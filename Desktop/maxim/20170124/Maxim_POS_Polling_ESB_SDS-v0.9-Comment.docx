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A72DD4" w:rsidRPr="0081166A" w:rsidRDefault="00A72DD4" w:rsidP="009A0562">
                            <w:r w:rsidRPr="0081166A">
                              <w:t>Prepared by: Buzz IT Company Limited</w:t>
                            </w:r>
                          </w:p>
                          <w:p w14:paraId="37B9779D" w14:textId="77777777" w:rsidR="00A72DD4" w:rsidRPr="0081166A" w:rsidRDefault="00A72DD4" w:rsidP="009A0562">
                            <w:r w:rsidRPr="0081166A">
                              <w:t>Author: Steven Chen</w:t>
                            </w:r>
                          </w:p>
                          <w:p w14:paraId="612E9F65" w14:textId="0F3AEF61" w:rsidR="00A72DD4" w:rsidRPr="0081166A" w:rsidRDefault="00A72DD4" w:rsidP="009A0562">
                            <w:r>
                              <w:t>Date: 13/01</w:t>
                            </w:r>
                            <w:r w:rsidRPr="0081166A">
                              <w:t>/201</w:t>
                            </w:r>
                            <w:r>
                              <w:t>7</w:t>
                            </w:r>
                          </w:p>
                          <w:p w14:paraId="54A5CBF8" w14:textId="4457D494" w:rsidR="00A72DD4" w:rsidRPr="0081166A" w:rsidRDefault="00A72DD4"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A72DD4" w:rsidRPr="0081166A" w:rsidRDefault="00A72DD4" w:rsidP="009A0562">
                      <w:r w:rsidRPr="0081166A">
                        <w:t>Prepared by: Buzz IT Company Limited</w:t>
                      </w:r>
                    </w:p>
                    <w:p w14:paraId="37B9779D" w14:textId="77777777" w:rsidR="00A72DD4" w:rsidRPr="0081166A" w:rsidRDefault="00A72DD4" w:rsidP="009A0562">
                      <w:r w:rsidRPr="0081166A">
                        <w:t>Author: Steven Chen</w:t>
                      </w:r>
                    </w:p>
                    <w:p w14:paraId="612E9F65" w14:textId="0F3AEF61" w:rsidR="00A72DD4" w:rsidRPr="0081166A" w:rsidRDefault="00A72DD4" w:rsidP="009A0562">
                      <w:r>
                        <w:t>Date: 13/01</w:t>
                      </w:r>
                      <w:r w:rsidRPr="0081166A">
                        <w:t>/201</w:t>
                      </w:r>
                      <w:r>
                        <w:t>7</w:t>
                      </w:r>
                    </w:p>
                    <w:p w14:paraId="54A5CBF8" w14:textId="4457D494" w:rsidR="00A72DD4" w:rsidRPr="0081166A" w:rsidRDefault="00A72DD4"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1"/>
        <w:numPr>
          <w:ilvl w:val="0"/>
          <w:numId w:val="0"/>
        </w:numPr>
        <w:ind w:left="432"/>
      </w:pPr>
      <w:bookmarkStart w:id="0" w:name="_Toc472133098"/>
      <w:r w:rsidRPr="00184A3A">
        <w:lastRenderedPageBreak/>
        <w:t>Document Control</w:t>
      </w:r>
      <w:bookmarkEnd w:id="0"/>
    </w:p>
    <w:p w14:paraId="1CF8B281" w14:textId="77777777" w:rsidR="005B21C6" w:rsidRPr="00184A3A" w:rsidRDefault="003D4291" w:rsidP="00D22FDC">
      <w:pPr>
        <w:pStyle w:val="2"/>
        <w:numPr>
          <w:ilvl w:val="0"/>
          <w:numId w:val="0"/>
        </w:numPr>
        <w:ind w:left="576"/>
      </w:pPr>
      <w:bookmarkStart w:id="1" w:name="_Toc472133099"/>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77D004C" w:rsidR="005B21C6" w:rsidRPr="00184A3A" w:rsidRDefault="0057159E" w:rsidP="00274118">
            <w:pPr>
              <w:spacing w:after="0"/>
              <w:jc w:val="both"/>
              <w:rPr>
                <w:rFonts w:eastAsia="Microsoft YaHei"/>
                <w:szCs w:val="20"/>
              </w:rPr>
            </w:pPr>
            <w:r>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9D17952" w:rsidR="005B21C6" w:rsidRPr="00184A3A" w:rsidRDefault="0057159E">
            <w:pPr>
              <w:spacing w:after="0"/>
              <w:jc w:val="both"/>
              <w:rPr>
                <w:rFonts w:eastAsia="Microsoft YaHei"/>
                <w:szCs w:val="20"/>
              </w:rPr>
            </w:pPr>
            <w:r>
              <w:rPr>
                <w:rFonts w:eastAsia="Microsoft YaHei"/>
                <w:szCs w:val="20"/>
              </w:rPr>
              <w:t>13</w:t>
            </w:r>
            <w:r w:rsidR="00543F74" w:rsidRPr="00184A3A">
              <w:rPr>
                <w:rFonts w:eastAsia="Microsoft YaHei"/>
                <w:szCs w:val="20"/>
              </w:rPr>
              <w:t>/01/2017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2"/>
        <w:numPr>
          <w:ilvl w:val="0"/>
          <w:numId w:val="0"/>
        </w:numPr>
        <w:ind w:left="576"/>
      </w:pPr>
      <w:bookmarkStart w:id="2" w:name="_Toc472133100"/>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2"/>
        <w:numPr>
          <w:ilvl w:val="0"/>
          <w:numId w:val="0"/>
        </w:numPr>
        <w:ind w:left="576"/>
      </w:pPr>
      <w:bookmarkStart w:id="4" w:name="_Toc472133101"/>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2133102"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1"/>
            <w:numPr>
              <w:ilvl w:val="0"/>
              <w:numId w:val="0"/>
            </w:numPr>
          </w:pPr>
          <w:r w:rsidRPr="00184A3A">
            <w:t>Table of Content</w:t>
          </w:r>
          <w:bookmarkEnd w:id="5"/>
        </w:p>
        <w:p w14:paraId="3AC2BCB4" w14:textId="77777777" w:rsidR="00E95E92" w:rsidRDefault="002643F7">
          <w:pPr>
            <w:pStyle w:val="11"/>
            <w:tabs>
              <w:tab w:val="right" w:leader="dot" w:pos="10790"/>
            </w:tabs>
            <w:rPr>
              <w:rFonts w:asciiTheme="minorHAnsi" w:hAnsiTheme="minorHAnsi"/>
              <w:noProof/>
              <w:sz w:val="22"/>
            </w:rPr>
          </w:pPr>
          <w:r w:rsidRPr="0057159E">
            <w:rPr>
              <w:rFonts w:eastAsia="Microsoft YaHei"/>
              <w:szCs w:val="20"/>
            </w:rPr>
            <w:fldChar w:fldCharType="begin"/>
          </w:r>
          <w:r w:rsidRPr="00184A3A">
            <w:rPr>
              <w:rFonts w:eastAsia="Microsoft YaHei"/>
              <w:szCs w:val="20"/>
            </w:rPr>
            <w:instrText xml:space="preserve"> TOC \o "1-2" \h \z \u </w:instrText>
          </w:r>
          <w:r w:rsidRPr="0057159E">
            <w:rPr>
              <w:rFonts w:eastAsia="Microsoft YaHei"/>
              <w:szCs w:val="20"/>
            </w:rPr>
            <w:fldChar w:fldCharType="separate"/>
          </w:r>
          <w:hyperlink w:anchor="_Toc472133098" w:history="1">
            <w:r w:rsidR="00E95E92" w:rsidRPr="002E2F2B">
              <w:rPr>
                <w:rStyle w:val="af"/>
                <w:noProof/>
              </w:rPr>
              <w:t>Document Control</w:t>
            </w:r>
            <w:r w:rsidR="00E95E92">
              <w:rPr>
                <w:noProof/>
                <w:webHidden/>
              </w:rPr>
              <w:tab/>
            </w:r>
            <w:r w:rsidR="00E95E92">
              <w:rPr>
                <w:noProof/>
                <w:webHidden/>
              </w:rPr>
              <w:fldChar w:fldCharType="begin"/>
            </w:r>
            <w:r w:rsidR="00E95E92">
              <w:rPr>
                <w:noProof/>
                <w:webHidden/>
              </w:rPr>
              <w:instrText xml:space="preserve"> PAGEREF _Toc472133098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5BCE16D6" w14:textId="77777777" w:rsidR="00E95E92" w:rsidRDefault="00FB1D1B">
          <w:pPr>
            <w:pStyle w:val="21"/>
            <w:tabs>
              <w:tab w:val="right" w:leader="dot" w:pos="10790"/>
            </w:tabs>
            <w:rPr>
              <w:rFonts w:asciiTheme="minorHAnsi" w:hAnsiTheme="minorHAnsi"/>
              <w:noProof/>
              <w:sz w:val="22"/>
            </w:rPr>
          </w:pPr>
          <w:hyperlink w:anchor="_Toc472133099" w:history="1">
            <w:r w:rsidR="00E95E92" w:rsidRPr="002E2F2B">
              <w:rPr>
                <w:rStyle w:val="af"/>
                <w:noProof/>
              </w:rPr>
              <w:t>Document History</w:t>
            </w:r>
            <w:r w:rsidR="00E95E92">
              <w:rPr>
                <w:noProof/>
                <w:webHidden/>
              </w:rPr>
              <w:tab/>
            </w:r>
            <w:r w:rsidR="00E95E92">
              <w:rPr>
                <w:noProof/>
                <w:webHidden/>
              </w:rPr>
              <w:fldChar w:fldCharType="begin"/>
            </w:r>
            <w:r w:rsidR="00E95E92">
              <w:rPr>
                <w:noProof/>
                <w:webHidden/>
              </w:rPr>
              <w:instrText xml:space="preserve"> PAGEREF _Toc472133099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0C4EFA98" w14:textId="77777777" w:rsidR="00E95E92" w:rsidRDefault="00FB1D1B">
          <w:pPr>
            <w:pStyle w:val="21"/>
            <w:tabs>
              <w:tab w:val="right" w:leader="dot" w:pos="10790"/>
            </w:tabs>
            <w:rPr>
              <w:rFonts w:asciiTheme="minorHAnsi" w:hAnsiTheme="minorHAnsi"/>
              <w:noProof/>
              <w:sz w:val="22"/>
            </w:rPr>
          </w:pPr>
          <w:hyperlink w:anchor="_Toc472133100" w:history="1">
            <w:r w:rsidR="00E95E92" w:rsidRPr="002E2F2B">
              <w:rPr>
                <w:rStyle w:val="af"/>
                <w:noProof/>
              </w:rPr>
              <w:t>Document/Design Owner</w:t>
            </w:r>
            <w:r w:rsidR="00E95E92">
              <w:rPr>
                <w:noProof/>
                <w:webHidden/>
              </w:rPr>
              <w:tab/>
            </w:r>
            <w:r w:rsidR="00E95E92">
              <w:rPr>
                <w:noProof/>
                <w:webHidden/>
              </w:rPr>
              <w:fldChar w:fldCharType="begin"/>
            </w:r>
            <w:r w:rsidR="00E95E92">
              <w:rPr>
                <w:noProof/>
                <w:webHidden/>
              </w:rPr>
              <w:instrText xml:space="preserve"> PAGEREF _Toc472133100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4CF04D71" w14:textId="77777777" w:rsidR="00E95E92" w:rsidRDefault="00FB1D1B">
          <w:pPr>
            <w:pStyle w:val="21"/>
            <w:tabs>
              <w:tab w:val="right" w:leader="dot" w:pos="10790"/>
            </w:tabs>
            <w:rPr>
              <w:rFonts w:asciiTheme="minorHAnsi" w:hAnsiTheme="minorHAnsi"/>
              <w:noProof/>
              <w:sz w:val="22"/>
            </w:rPr>
          </w:pPr>
          <w:hyperlink w:anchor="_Toc472133101" w:history="1">
            <w:r w:rsidR="00E95E92" w:rsidRPr="002E2F2B">
              <w:rPr>
                <w:rStyle w:val="af"/>
                <w:noProof/>
              </w:rPr>
              <w:t>Key Comments</w:t>
            </w:r>
            <w:r w:rsidR="00E95E92">
              <w:rPr>
                <w:noProof/>
                <w:webHidden/>
              </w:rPr>
              <w:tab/>
            </w:r>
            <w:r w:rsidR="00E95E92">
              <w:rPr>
                <w:noProof/>
                <w:webHidden/>
              </w:rPr>
              <w:fldChar w:fldCharType="begin"/>
            </w:r>
            <w:r w:rsidR="00E95E92">
              <w:rPr>
                <w:noProof/>
                <w:webHidden/>
              </w:rPr>
              <w:instrText xml:space="preserve"> PAGEREF _Toc472133101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39D7D90B" w14:textId="77777777" w:rsidR="00E95E92" w:rsidRDefault="00FB1D1B">
          <w:pPr>
            <w:pStyle w:val="11"/>
            <w:tabs>
              <w:tab w:val="right" w:leader="dot" w:pos="10790"/>
            </w:tabs>
            <w:rPr>
              <w:rFonts w:asciiTheme="minorHAnsi" w:hAnsiTheme="minorHAnsi"/>
              <w:noProof/>
              <w:sz w:val="22"/>
            </w:rPr>
          </w:pPr>
          <w:hyperlink w:anchor="_Toc472133102" w:history="1">
            <w:r w:rsidR="00E95E92" w:rsidRPr="002E2F2B">
              <w:rPr>
                <w:rStyle w:val="af"/>
                <w:noProof/>
              </w:rPr>
              <w:t>Table of Content</w:t>
            </w:r>
            <w:r w:rsidR="00E95E92">
              <w:rPr>
                <w:noProof/>
                <w:webHidden/>
              </w:rPr>
              <w:tab/>
            </w:r>
            <w:r w:rsidR="00E95E92">
              <w:rPr>
                <w:noProof/>
                <w:webHidden/>
              </w:rPr>
              <w:fldChar w:fldCharType="begin"/>
            </w:r>
            <w:r w:rsidR="00E95E92">
              <w:rPr>
                <w:noProof/>
                <w:webHidden/>
              </w:rPr>
              <w:instrText xml:space="preserve"> PAGEREF _Toc472133102 \h </w:instrText>
            </w:r>
            <w:r w:rsidR="00E95E92">
              <w:rPr>
                <w:noProof/>
                <w:webHidden/>
              </w:rPr>
            </w:r>
            <w:r w:rsidR="00E95E92">
              <w:rPr>
                <w:noProof/>
                <w:webHidden/>
              </w:rPr>
              <w:fldChar w:fldCharType="separate"/>
            </w:r>
            <w:r w:rsidR="00715524">
              <w:rPr>
                <w:noProof/>
                <w:webHidden/>
              </w:rPr>
              <w:t>3</w:t>
            </w:r>
            <w:r w:rsidR="00E95E92">
              <w:rPr>
                <w:noProof/>
                <w:webHidden/>
              </w:rPr>
              <w:fldChar w:fldCharType="end"/>
            </w:r>
          </w:hyperlink>
        </w:p>
        <w:p w14:paraId="28AE518A" w14:textId="77777777" w:rsidR="00E95E92" w:rsidRDefault="00FB1D1B">
          <w:pPr>
            <w:pStyle w:val="11"/>
            <w:tabs>
              <w:tab w:val="left" w:pos="660"/>
              <w:tab w:val="right" w:leader="dot" w:pos="10790"/>
            </w:tabs>
            <w:rPr>
              <w:rFonts w:asciiTheme="minorHAnsi" w:hAnsiTheme="minorHAnsi"/>
              <w:noProof/>
              <w:sz w:val="22"/>
            </w:rPr>
          </w:pPr>
          <w:hyperlink w:anchor="_Toc472133103" w:history="1">
            <w:r w:rsidR="00E95E92" w:rsidRPr="002E2F2B">
              <w:rPr>
                <w:rStyle w:val="af"/>
                <w:noProof/>
              </w:rPr>
              <w:t>1</w:t>
            </w:r>
            <w:r w:rsidR="00E95E92">
              <w:rPr>
                <w:rFonts w:asciiTheme="minorHAnsi" w:hAnsiTheme="minorHAnsi"/>
                <w:noProof/>
                <w:sz w:val="22"/>
              </w:rPr>
              <w:tab/>
            </w:r>
            <w:r w:rsidR="00E95E92" w:rsidRPr="002E2F2B">
              <w:rPr>
                <w:rStyle w:val="af"/>
                <w:noProof/>
              </w:rPr>
              <w:t>Background</w:t>
            </w:r>
            <w:r w:rsidR="00E95E92">
              <w:rPr>
                <w:noProof/>
                <w:webHidden/>
              </w:rPr>
              <w:tab/>
            </w:r>
            <w:r w:rsidR="00E95E92">
              <w:rPr>
                <w:noProof/>
                <w:webHidden/>
              </w:rPr>
              <w:fldChar w:fldCharType="begin"/>
            </w:r>
            <w:r w:rsidR="00E95E92">
              <w:rPr>
                <w:noProof/>
                <w:webHidden/>
              </w:rPr>
              <w:instrText xml:space="preserve"> PAGEREF _Toc472133103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427AED1B" w14:textId="77777777" w:rsidR="00E95E92" w:rsidRDefault="00FB1D1B">
          <w:pPr>
            <w:pStyle w:val="21"/>
            <w:tabs>
              <w:tab w:val="left" w:pos="880"/>
              <w:tab w:val="right" w:leader="dot" w:pos="10790"/>
            </w:tabs>
            <w:rPr>
              <w:rFonts w:asciiTheme="minorHAnsi" w:hAnsiTheme="minorHAnsi"/>
              <w:noProof/>
              <w:sz w:val="22"/>
            </w:rPr>
          </w:pPr>
          <w:hyperlink w:anchor="_Toc472133104" w:history="1">
            <w:r w:rsidR="00E95E92" w:rsidRPr="002E2F2B">
              <w:rPr>
                <w:rStyle w:val="af"/>
                <w:noProof/>
              </w:rPr>
              <w:t>1.1</w:t>
            </w:r>
            <w:r w:rsidR="00E95E92">
              <w:rPr>
                <w:rFonts w:asciiTheme="minorHAnsi" w:hAnsiTheme="minorHAnsi"/>
                <w:noProof/>
                <w:sz w:val="22"/>
              </w:rPr>
              <w:tab/>
            </w:r>
            <w:r w:rsidR="00E95E92" w:rsidRPr="002E2F2B">
              <w:rPr>
                <w:rStyle w:val="af"/>
                <w:noProof/>
              </w:rPr>
              <w:t>Document Purpose</w:t>
            </w:r>
            <w:r w:rsidR="00E95E92">
              <w:rPr>
                <w:noProof/>
                <w:webHidden/>
              </w:rPr>
              <w:tab/>
            </w:r>
            <w:r w:rsidR="00E95E92">
              <w:rPr>
                <w:noProof/>
                <w:webHidden/>
              </w:rPr>
              <w:fldChar w:fldCharType="begin"/>
            </w:r>
            <w:r w:rsidR="00E95E92">
              <w:rPr>
                <w:noProof/>
                <w:webHidden/>
              </w:rPr>
              <w:instrText xml:space="preserve"> PAGEREF _Toc472133104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00E6F3B6" w14:textId="77777777" w:rsidR="00E95E92" w:rsidRDefault="00FB1D1B">
          <w:pPr>
            <w:pStyle w:val="21"/>
            <w:tabs>
              <w:tab w:val="left" w:pos="880"/>
              <w:tab w:val="right" w:leader="dot" w:pos="10790"/>
            </w:tabs>
            <w:rPr>
              <w:rFonts w:asciiTheme="minorHAnsi" w:hAnsiTheme="minorHAnsi"/>
              <w:noProof/>
              <w:sz w:val="22"/>
            </w:rPr>
          </w:pPr>
          <w:hyperlink w:anchor="_Toc472133105" w:history="1">
            <w:r w:rsidR="00E95E92" w:rsidRPr="002E2F2B">
              <w:rPr>
                <w:rStyle w:val="af"/>
                <w:noProof/>
              </w:rPr>
              <w:t>1.2</w:t>
            </w:r>
            <w:r w:rsidR="00E95E92">
              <w:rPr>
                <w:rFonts w:asciiTheme="minorHAnsi" w:hAnsiTheme="minorHAnsi"/>
                <w:noProof/>
                <w:sz w:val="22"/>
              </w:rPr>
              <w:tab/>
            </w:r>
            <w:r w:rsidR="00E95E92" w:rsidRPr="002E2F2B">
              <w:rPr>
                <w:rStyle w:val="af"/>
                <w:noProof/>
              </w:rPr>
              <w:t>Document Scope</w:t>
            </w:r>
            <w:r w:rsidR="00E95E92">
              <w:rPr>
                <w:noProof/>
                <w:webHidden/>
              </w:rPr>
              <w:tab/>
            </w:r>
            <w:r w:rsidR="00E95E92">
              <w:rPr>
                <w:noProof/>
                <w:webHidden/>
              </w:rPr>
              <w:fldChar w:fldCharType="begin"/>
            </w:r>
            <w:r w:rsidR="00E95E92">
              <w:rPr>
                <w:noProof/>
                <w:webHidden/>
              </w:rPr>
              <w:instrText xml:space="preserve"> PAGEREF _Toc472133105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37204ADC" w14:textId="77777777" w:rsidR="00E95E92" w:rsidRDefault="00FB1D1B">
          <w:pPr>
            <w:pStyle w:val="21"/>
            <w:tabs>
              <w:tab w:val="left" w:pos="880"/>
              <w:tab w:val="right" w:leader="dot" w:pos="10790"/>
            </w:tabs>
            <w:rPr>
              <w:rFonts w:asciiTheme="minorHAnsi" w:hAnsiTheme="minorHAnsi"/>
              <w:noProof/>
              <w:sz w:val="22"/>
            </w:rPr>
          </w:pPr>
          <w:hyperlink w:anchor="_Toc472133106" w:history="1">
            <w:r w:rsidR="00E95E92" w:rsidRPr="002E2F2B">
              <w:rPr>
                <w:rStyle w:val="af"/>
                <w:noProof/>
              </w:rPr>
              <w:t>1.3</w:t>
            </w:r>
            <w:r w:rsidR="00E95E92">
              <w:rPr>
                <w:rFonts w:asciiTheme="minorHAnsi" w:hAnsiTheme="minorHAnsi"/>
                <w:noProof/>
                <w:sz w:val="22"/>
              </w:rPr>
              <w:tab/>
            </w:r>
            <w:r w:rsidR="00E95E92" w:rsidRPr="002E2F2B">
              <w:rPr>
                <w:rStyle w:val="af"/>
                <w:noProof/>
              </w:rPr>
              <w:t>Document Audience</w:t>
            </w:r>
            <w:r w:rsidR="00E95E92">
              <w:rPr>
                <w:noProof/>
                <w:webHidden/>
              </w:rPr>
              <w:tab/>
            </w:r>
            <w:r w:rsidR="00E95E92">
              <w:rPr>
                <w:noProof/>
                <w:webHidden/>
              </w:rPr>
              <w:fldChar w:fldCharType="begin"/>
            </w:r>
            <w:r w:rsidR="00E95E92">
              <w:rPr>
                <w:noProof/>
                <w:webHidden/>
              </w:rPr>
              <w:instrText xml:space="preserve"> PAGEREF _Toc472133106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6CE4A72C" w14:textId="77777777" w:rsidR="00E95E92" w:rsidRDefault="00FB1D1B">
          <w:pPr>
            <w:pStyle w:val="21"/>
            <w:tabs>
              <w:tab w:val="left" w:pos="880"/>
              <w:tab w:val="right" w:leader="dot" w:pos="10790"/>
            </w:tabs>
            <w:rPr>
              <w:rFonts w:asciiTheme="minorHAnsi" w:hAnsiTheme="minorHAnsi"/>
              <w:noProof/>
              <w:sz w:val="22"/>
            </w:rPr>
          </w:pPr>
          <w:hyperlink w:anchor="_Toc472133107" w:history="1">
            <w:r w:rsidR="00E95E92" w:rsidRPr="002E2F2B">
              <w:rPr>
                <w:rStyle w:val="af"/>
                <w:noProof/>
              </w:rPr>
              <w:t>1.4</w:t>
            </w:r>
            <w:r w:rsidR="00E95E92">
              <w:rPr>
                <w:rFonts w:asciiTheme="minorHAnsi" w:hAnsiTheme="minorHAnsi"/>
                <w:noProof/>
                <w:sz w:val="22"/>
              </w:rPr>
              <w:tab/>
            </w:r>
            <w:r w:rsidR="00E95E92" w:rsidRPr="002E2F2B">
              <w:rPr>
                <w:rStyle w:val="af"/>
                <w:noProof/>
              </w:rPr>
              <w:t>Terms &amp; Abbreviations</w:t>
            </w:r>
            <w:r w:rsidR="00E95E92">
              <w:rPr>
                <w:noProof/>
                <w:webHidden/>
              </w:rPr>
              <w:tab/>
            </w:r>
            <w:r w:rsidR="00E95E92">
              <w:rPr>
                <w:noProof/>
                <w:webHidden/>
              </w:rPr>
              <w:fldChar w:fldCharType="begin"/>
            </w:r>
            <w:r w:rsidR="00E95E92">
              <w:rPr>
                <w:noProof/>
                <w:webHidden/>
              </w:rPr>
              <w:instrText xml:space="preserve"> PAGEREF _Toc472133107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1AEE32B4" w14:textId="77777777" w:rsidR="00E95E92" w:rsidRDefault="00FB1D1B">
          <w:pPr>
            <w:pStyle w:val="21"/>
            <w:tabs>
              <w:tab w:val="left" w:pos="880"/>
              <w:tab w:val="right" w:leader="dot" w:pos="10790"/>
            </w:tabs>
            <w:rPr>
              <w:rFonts w:asciiTheme="minorHAnsi" w:hAnsiTheme="minorHAnsi"/>
              <w:noProof/>
              <w:sz w:val="22"/>
            </w:rPr>
          </w:pPr>
          <w:hyperlink w:anchor="_Toc472133108" w:history="1">
            <w:r w:rsidR="00E95E92" w:rsidRPr="002E2F2B">
              <w:rPr>
                <w:rStyle w:val="af"/>
                <w:noProof/>
              </w:rPr>
              <w:t>1.5</w:t>
            </w:r>
            <w:r w:rsidR="00E95E92">
              <w:rPr>
                <w:rFonts w:asciiTheme="minorHAnsi" w:hAnsiTheme="minorHAnsi"/>
                <w:noProof/>
                <w:sz w:val="22"/>
              </w:rPr>
              <w:tab/>
            </w:r>
            <w:r w:rsidR="00E95E92" w:rsidRPr="002E2F2B">
              <w:rPr>
                <w:rStyle w:val="af"/>
                <w:noProof/>
              </w:rPr>
              <w:t>Reference Materials</w:t>
            </w:r>
            <w:r w:rsidR="00E95E92">
              <w:rPr>
                <w:noProof/>
                <w:webHidden/>
              </w:rPr>
              <w:tab/>
            </w:r>
            <w:r w:rsidR="00E95E92">
              <w:rPr>
                <w:noProof/>
                <w:webHidden/>
              </w:rPr>
              <w:fldChar w:fldCharType="begin"/>
            </w:r>
            <w:r w:rsidR="00E95E92">
              <w:rPr>
                <w:noProof/>
                <w:webHidden/>
              </w:rPr>
              <w:instrText xml:space="preserve"> PAGEREF _Toc472133108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3F1BF6A3" w14:textId="77777777" w:rsidR="00E95E92" w:rsidRDefault="00FB1D1B">
          <w:pPr>
            <w:pStyle w:val="21"/>
            <w:tabs>
              <w:tab w:val="left" w:pos="880"/>
              <w:tab w:val="right" w:leader="dot" w:pos="10790"/>
            </w:tabs>
            <w:rPr>
              <w:rFonts w:asciiTheme="minorHAnsi" w:hAnsiTheme="minorHAnsi"/>
              <w:noProof/>
              <w:sz w:val="22"/>
            </w:rPr>
          </w:pPr>
          <w:hyperlink w:anchor="_Toc472133109" w:history="1">
            <w:r w:rsidR="00E95E92" w:rsidRPr="002E2F2B">
              <w:rPr>
                <w:rStyle w:val="af"/>
                <w:noProof/>
              </w:rPr>
              <w:t>1.6</w:t>
            </w:r>
            <w:r w:rsidR="00E95E92">
              <w:rPr>
                <w:rFonts w:asciiTheme="minorHAnsi" w:hAnsiTheme="minorHAnsi"/>
                <w:noProof/>
                <w:sz w:val="22"/>
              </w:rPr>
              <w:tab/>
            </w:r>
            <w:r w:rsidR="00E95E92" w:rsidRPr="002E2F2B">
              <w:rPr>
                <w:rStyle w:val="af"/>
                <w:noProof/>
              </w:rPr>
              <w:t>User Requirement Traceability Matrix</w:t>
            </w:r>
            <w:r w:rsidR="00E95E92">
              <w:rPr>
                <w:noProof/>
                <w:webHidden/>
              </w:rPr>
              <w:tab/>
            </w:r>
            <w:r w:rsidR="00E95E92">
              <w:rPr>
                <w:noProof/>
                <w:webHidden/>
              </w:rPr>
              <w:fldChar w:fldCharType="begin"/>
            </w:r>
            <w:r w:rsidR="00E95E92">
              <w:rPr>
                <w:noProof/>
                <w:webHidden/>
              </w:rPr>
              <w:instrText xml:space="preserve"> PAGEREF _Toc472133109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2ED19D7D" w14:textId="77777777" w:rsidR="00E95E92" w:rsidRDefault="00FB1D1B">
          <w:pPr>
            <w:pStyle w:val="11"/>
            <w:tabs>
              <w:tab w:val="left" w:pos="660"/>
              <w:tab w:val="right" w:leader="dot" w:pos="10790"/>
            </w:tabs>
            <w:rPr>
              <w:rFonts w:asciiTheme="minorHAnsi" w:hAnsiTheme="minorHAnsi"/>
              <w:noProof/>
              <w:sz w:val="22"/>
            </w:rPr>
          </w:pPr>
          <w:hyperlink w:anchor="_Toc472133110" w:history="1">
            <w:r w:rsidR="00E95E92" w:rsidRPr="002E2F2B">
              <w:rPr>
                <w:rStyle w:val="af"/>
                <w:noProof/>
              </w:rPr>
              <w:t>2</w:t>
            </w:r>
            <w:r w:rsidR="00E95E92">
              <w:rPr>
                <w:rFonts w:asciiTheme="minorHAnsi" w:hAnsiTheme="minorHAnsi"/>
                <w:noProof/>
                <w:sz w:val="22"/>
              </w:rPr>
              <w:tab/>
            </w:r>
            <w:r w:rsidR="00E95E92" w:rsidRPr="002E2F2B">
              <w:rPr>
                <w:rStyle w:val="af"/>
                <w:noProof/>
              </w:rPr>
              <w:t>Executive Summary</w:t>
            </w:r>
            <w:r w:rsidR="00E95E92">
              <w:rPr>
                <w:noProof/>
                <w:webHidden/>
              </w:rPr>
              <w:tab/>
            </w:r>
            <w:r w:rsidR="00E95E92">
              <w:rPr>
                <w:noProof/>
                <w:webHidden/>
              </w:rPr>
              <w:fldChar w:fldCharType="begin"/>
            </w:r>
            <w:r w:rsidR="00E95E92">
              <w:rPr>
                <w:noProof/>
                <w:webHidden/>
              </w:rPr>
              <w:instrText xml:space="preserve"> PAGEREF _Toc472133110 \h </w:instrText>
            </w:r>
            <w:r w:rsidR="00E95E92">
              <w:rPr>
                <w:noProof/>
                <w:webHidden/>
              </w:rPr>
            </w:r>
            <w:r w:rsidR="00E95E92">
              <w:rPr>
                <w:noProof/>
                <w:webHidden/>
              </w:rPr>
              <w:fldChar w:fldCharType="separate"/>
            </w:r>
            <w:r w:rsidR="00715524">
              <w:rPr>
                <w:noProof/>
                <w:webHidden/>
              </w:rPr>
              <w:t>9</w:t>
            </w:r>
            <w:r w:rsidR="00E95E92">
              <w:rPr>
                <w:noProof/>
                <w:webHidden/>
              </w:rPr>
              <w:fldChar w:fldCharType="end"/>
            </w:r>
          </w:hyperlink>
        </w:p>
        <w:p w14:paraId="3A9388D2" w14:textId="77777777" w:rsidR="00E95E92" w:rsidRDefault="00FB1D1B">
          <w:pPr>
            <w:pStyle w:val="11"/>
            <w:tabs>
              <w:tab w:val="left" w:pos="660"/>
              <w:tab w:val="right" w:leader="dot" w:pos="10790"/>
            </w:tabs>
            <w:rPr>
              <w:rFonts w:asciiTheme="minorHAnsi" w:hAnsiTheme="minorHAnsi"/>
              <w:noProof/>
              <w:sz w:val="22"/>
            </w:rPr>
          </w:pPr>
          <w:hyperlink w:anchor="_Toc472133111" w:history="1">
            <w:r w:rsidR="00E95E92" w:rsidRPr="002E2F2B">
              <w:rPr>
                <w:rStyle w:val="af"/>
                <w:noProof/>
              </w:rPr>
              <w:t>3</w:t>
            </w:r>
            <w:r w:rsidR="00E95E92">
              <w:rPr>
                <w:rFonts w:asciiTheme="minorHAnsi" w:hAnsiTheme="minorHAnsi"/>
                <w:noProof/>
                <w:sz w:val="22"/>
              </w:rPr>
              <w:tab/>
            </w:r>
            <w:r w:rsidR="00E95E92" w:rsidRPr="002E2F2B">
              <w:rPr>
                <w:rStyle w:val="af"/>
                <w:noProof/>
              </w:rPr>
              <w:t>Architecture Design</w:t>
            </w:r>
            <w:r w:rsidR="00E95E92">
              <w:rPr>
                <w:noProof/>
                <w:webHidden/>
              </w:rPr>
              <w:tab/>
            </w:r>
            <w:r w:rsidR="00E95E92">
              <w:rPr>
                <w:noProof/>
                <w:webHidden/>
              </w:rPr>
              <w:fldChar w:fldCharType="begin"/>
            </w:r>
            <w:r w:rsidR="00E95E92">
              <w:rPr>
                <w:noProof/>
                <w:webHidden/>
              </w:rPr>
              <w:instrText xml:space="preserve"> PAGEREF _Toc472133111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48F4B3E9" w14:textId="77777777" w:rsidR="00E95E92" w:rsidRDefault="00FB1D1B">
          <w:pPr>
            <w:pStyle w:val="21"/>
            <w:tabs>
              <w:tab w:val="left" w:pos="880"/>
              <w:tab w:val="right" w:leader="dot" w:pos="10790"/>
            </w:tabs>
            <w:rPr>
              <w:rFonts w:asciiTheme="minorHAnsi" w:hAnsiTheme="minorHAnsi"/>
              <w:noProof/>
              <w:sz w:val="22"/>
            </w:rPr>
          </w:pPr>
          <w:hyperlink w:anchor="_Toc472133112" w:history="1">
            <w:r w:rsidR="00E95E92" w:rsidRPr="002E2F2B">
              <w:rPr>
                <w:rStyle w:val="af"/>
                <w:noProof/>
              </w:rPr>
              <w:t>3.1</w:t>
            </w:r>
            <w:r w:rsidR="00E95E92">
              <w:rPr>
                <w:rFonts w:asciiTheme="minorHAnsi" w:hAnsiTheme="minorHAnsi"/>
                <w:noProof/>
                <w:sz w:val="22"/>
              </w:rPr>
              <w:tab/>
            </w:r>
            <w:r w:rsidR="00E95E92" w:rsidRPr="002E2F2B">
              <w:rPr>
                <w:rStyle w:val="af"/>
                <w:noProof/>
              </w:rPr>
              <w:t>Overall Architecture</w:t>
            </w:r>
            <w:r w:rsidR="00E95E92">
              <w:rPr>
                <w:noProof/>
                <w:webHidden/>
              </w:rPr>
              <w:tab/>
            </w:r>
            <w:r w:rsidR="00E95E92">
              <w:rPr>
                <w:noProof/>
                <w:webHidden/>
              </w:rPr>
              <w:fldChar w:fldCharType="begin"/>
            </w:r>
            <w:r w:rsidR="00E95E92">
              <w:rPr>
                <w:noProof/>
                <w:webHidden/>
              </w:rPr>
              <w:instrText xml:space="preserve"> PAGEREF _Toc472133112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6EA6C064" w14:textId="77777777" w:rsidR="00E95E92" w:rsidRDefault="00FB1D1B">
          <w:pPr>
            <w:pStyle w:val="11"/>
            <w:tabs>
              <w:tab w:val="left" w:pos="660"/>
              <w:tab w:val="right" w:leader="dot" w:pos="10790"/>
            </w:tabs>
            <w:rPr>
              <w:rFonts w:asciiTheme="minorHAnsi" w:hAnsiTheme="minorHAnsi"/>
              <w:noProof/>
              <w:sz w:val="22"/>
            </w:rPr>
          </w:pPr>
          <w:hyperlink w:anchor="_Toc472133113" w:history="1">
            <w:r w:rsidR="00E95E92" w:rsidRPr="002E2F2B">
              <w:rPr>
                <w:rStyle w:val="af"/>
                <w:noProof/>
              </w:rPr>
              <w:t>4</w:t>
            </w:r>
            <w:r w:rsidR="00E95E92">
              <w:rPr>
                <w:rFonts w:asciiTheme="minorHAnsi" w:hAnsiTheme="minorHAnsi"/>
                <w:noProof/>
                <w:sz w:val="22"/>
              </w:rPr>
              <w:tab/>
            </w:r>
            <w:r w:rsidR="00E95E92" w:rsidRPr="002E2F2B">
              <w:rPr>
                <w:rStyle w:val="af"/>
                <w:noProof/>
              </w:rPr>
              <w:t>Data Model Design</w:t>
            </w:r>
            <w:r w:rsidR="00E95E92">
              <w:rPr>
                <w:noProof/>
                <w:webHidden/>
              </w:rPr>
              <w:tab/>
            </w:r>
            <w:r w:rsidR="00E95E92">
              <w:rPr>
                <w:noProof/>
                <w:webHidden/>
              </w:rPr>
              <w:fldChar w:fldCharType="begin"/>
            </w:r>
            <w:r w:rsidR="00E95E92">
              <w:rPr>
                <w:noProof/>
                <w:webHidden/>
              </w:rPr>
              <w:instrText xml:space="preserve"> PAGEREF _Toc472133113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0E2FB8DD" w14:textId="77777777" w:rsidR="00E95E92" w:rsidRDefault="00FB1D1B">
          <w:pPr>
            <w:pStyle w:val="21"/>
            <w:tabs>
              <w:tab w:val="left" w:pos="880"/>
              <w:tab w:val="right" w:leader="dot" w:pos="10790"/>
            </w:tabs>
            <w:rPr>
              <w:rFonts w:asciiTheme="minorHAnsi" w:hAnsiTheme="minorHAnsi"/>
              <w:noProof/>
              <w:sz w:val="22"/>
            </w:rPr>
          </w:pPr>
          <w:hyperlink w:anchor="_Toc472133114" w:history="1">
            <w:r w:rsidR="00E95E92" w:rsidRPr="002E2F2B">
              <w:rPr>
                <w:rStyle w:val="af"/>
                <w:noProof/>
              </w:rPr>
              <w:t>4.1</w:t>
            </w:r>
            <w:r w:rsidR="00E95E92">
              <w:rPr>
                <w:rFonts w:asciiTheme="minorHAnsi" w:hAnsiTheme="minorHAnsi"/>
                <w:noProof/>
                <w:sz w:val="22"/>
              </w:rPr>
              <w:tab/>
            </w:r>
            <w:r w:rsidR="00E95E92" w:rsidRPr="002E2F2B">
              <w:rPr>
                <w:rStyle w:val="af"/>
                <w:noProof/>
              </w:rPr>
              <w:t>POS Client Data Source Data Model</w:t>
            </w:r>
            <w:r w:rsidR="00E95E92">
              <w:rPr>
                <w:noProof/>
                <w:webHidden/>
              </w:rPr>
              <w:tab/>
            </w:r>
            <w:r w:rsidR="00E95E92">
              <w:rPr>
                <w:noProof/>
                <w:webHidden/>
              </w:rPr>
              <w:fldChar w:fldCharType="begin"/>
            </w:r>
            <w:r w:rsidR="00E95E92">
              <w:rPr>
                <w:noProof/>
                <w:webHidden/>
              </w:rPr>
              <w:instrText xml:space="preserve"> PAGEREF _Toc472133114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57D3A590" w14:textId="77777777" w:rsidR="00E95E92" w:rsidRDefault="00FB1D1B">
          <w:pPr>
            <w:pStyle w:val="21"/>
            <w:tabs>
              <w:tab w:val="left" w:pos="880"/>
              <w:tab w:val="right" w:leader="dot" w:pos="10790"/>
            </w:tabs>
            <w:rPr>
              <w:rFonts w:asciiTheme="minorHAnsi" w:hAnsiTheme="minorHAnsi"/>
              <w:noProof/>
              <w:sz w:val="22"/>
            </w:rPr>
          </w:pPr>
          <w:hyperlink w:anchor="_Toc472133115" w:history="1">
            <w:r w:rsidR="00E95E92" w:rsidRPr="002E2F2B">
              <w:rPr>
                <w:rStyle w:val="af"/>
                <w:noProof/>
              </w:rPr>
              <w:t>4.2</w:t>
            </w:r>
            <w:r w:rsidR="00E95E92">
              <w:rPr>
                <w:rFonts w:asciiTheme="minorHAnsi" w:hAnsiTheme="minorHAnsi"/>
                <w:noProof/>
                <w:sz w:val="22"/>
              </w:rPr>
              <w:tab/>
            </w:r>
            <w:r w:rsidR="00E95E92" w:rsidRPr="002E2F2B">
              <w:rPr>
                <w:rStyle w:val="af"/>
                <w:noProof/>
              </w:rPr>
              <w:t>EDW Data Model</w:t>
            </w:r>
            <w:r w:rsidR="00E95E92">
              <w:rPr>
                <w:noProof/>
                <w:webHidden/>
              </w:rPr>
              <w:tab/>
            </w:r>
            <w:r w:rsidR="00E95E92">
              <w:rPr>
                <w:noProof/>
                <w:webHidden/>
              </w:rPr>
              <w:fldChar w:fldCharType="begin"/>
            </w:r>
            <w:r w:rsidR="00E95E92">
              <w:rPr>
                <w:noProof/>
                <w:webHidden/>
              </w:rPr>
              <w:instrText xml:space="preserve"> PAGEREF _Toc472133115 \h </w:instrText>
            </w:r>
            <w:r w:rsidR="00E95E92">
              <w:rPr>
                <w:noProof/>
                <w:webHidden/>
              </w:rPr>
            </w:r>
            <w:r w:rsidR="00E95E92">
              <w:rPr>
                <w:noProof/>
                <w:webHidden/>
              </w:rPr>
              <w:fldChar w:fldCharType="separate"/>
            </w:r>
            <w:r w:rsidR="00715524">
              <w:rPr>
                <w:noProof/>
                <w:webHidden/>
              </w:rPr>
              <w:t>12</w:t>
            </w:r>
            <w:r w:rsidR="00E95E92">
              <w:rPr>
                <w:noProof/>
                <w:webHidden/>
              </w:rPr>
              <w:fldChar w:fldCharType="end"/>
            </w:r>
          </w:hyperlink>
        </w:p>
        <w:p w14:paraId="6D8376C0" w14:textId="77777777" w:rsidR="00E95E92" w:rsidRDefault="00FB1D1B">
          <w:pPr>
            <w:pStyle w:val="21"/>
            <w:tabs>
              <w:tab w:val="left" w:pos="880"/>
              <w:tab w:val="right" w:leader="dot" w:pos="10790"/>
            </w:tabs>
            <w:rPr>
              <w:rFonts w:asciiTheme="minorHAnsi" w:hAnsiTheme="minorHAnsi"/>
              <w:noProof/>
              <w:sz w:val="22"/>
            </w:rPr>
          </w:pPr>
          <w:hyperlink w:anchor="_Toc472133116" w:history="1">
            <w:r w:rsidR="00E95E92" w:rsidRPr="002E2F2B">
              <w:rPr>
                <w:rStyle w:val="af"/>
                <w:noProof/>
              </w:rPr>
              <w:t>4.3</w:t>
            </w:r>
            <w:r w:rsidR="00E95E92">
              <w:rPr>
                <w:rFonts w:asciiTheme="minorHAnsi" w:hAnsiTheme="minorHAnsi"/>
                <w:noProof/>
                <w:sz w:val="22"/>
              </w:rPr>
              <w:tab/>
            </w:r>
            <w:r w:rsidR="00E95E92" w:rsidRPr="002E2F2B">
              <w:rPr>
                <w:rStyle w:val="af"/>
                <w:noProof/>
              </w:rPr>
              <w:t>Pricing/Master Data Model</w:t>
            </w:r>
            <w:r w:rsidR="00E95E92">
              <w:rPr>
                <w:noProof/>
                <w:webHidden/>
              </w:rPr>
              <w:tab/>
            </w:r>
            <w:r w:rsidR="00E95E92">
              <w:rPr>
                <w:noProof/>
                <w:webHidden/>
              </w:rPr>
              <w:fldChar w:fldCharType="begin"/>
            </w:r>
            <w:r w:rsidR="00E95E92">
              <w:rPr>
                <w:noProof/>
                <w:webHidden/>
              </w:rPr>
              <w:instrText xml:space="preserve"> PAGEREF _Toc472133116 \h </w:instrText>
            </w:r>
            <w:r w:rsidR="00E95E92">
              <w:rPr>
                <w:noProof/>
                <w:webHidden/>
              </w:rPr>
            </w:r>
            <w:r w:rsidR="00E95E92">
              <w:rPr>
                <w:noProof/>
                <w:webHidden/>
              </w:rPr>
              <w:fldChar w:fldCharType="separate"/>
            </w:r>
            <w:r w:rsidR="00715524">
              <w:rPr>
                <w:noProof/>
                <w:webHidden/>
              </w:rPr>
              <w:t>14</w:t>
            </w:r>
            <w:r w:rsidR="00E95E92">
              <w:rPr>
                <w:noProof/>
                <w:webHidden/>
              </w:rPr>
              <w:fldChar w:fldCharType="end"/>
            </w:r>
          </w:hyperlink>
        </w:p>
        <w:p w14:paraId="676FA41A" w14:textId="77777777" w:rsidR="00E95E92" w:rsidRDefault="00FB1D1B">
          <w:pPr>
            <w:pStyle w:val="21"/>
            <w:tabs>
              <w:tab w:val="left" w:pos="880"/>
              <w:tab w:val="right" w:leader="dot" w:pos="10790"/>
            </w:tabs>
            <w:rPr>
              <w:rFonts w:asciiTheme="minorHAnsi" w:hAnsiTheme="minorHAnsi"/>
              <w:noProof/>
              <w:sz w:val="22"/>
            </w:rPr>
          </w:pPr>
          <w:hyperlink w:anchor="_Toc472133117" w:history="1">
            <w:r w:rsidR="00E95E92" w:rsidRPr="002E2F2B">
              <w:rPr>
                <w:rStyle w:val="af"/>
                <w:noProof/>
              </w:rPr>
              <w:t>4.4</w:t>
            </w:r>
            <w:r w:rsidR="00E95E92">
              <w:rPr>
                <w:rFonts w:asciiTheme="minorHAnsi" w:hAnsiTheme="minorHAnsi"/>
                <w:noProof/>
                <w:sz w:val="22"/>
              </w:rPr>
              <w:tab/>
            </w:r>
            <w:r w:rsidR="00E95E92" w:rsidRPr="002E2F2B">
              <w:rPr>
                <w:rStyle w:val="af"/>
                <w:noProof/>
              </w:rPr>
              <w:t>Staging Table Data Model</w:t>
            </w:r>
            <w:r w:rsidR="00E95E92">
              <w:rPr>
                <w:noProof/>
                <w:webHidden/>
              </w:rPr>
              <w:tab/>
            </w:r>
            <w:r w:rsidR="00E95E92">
              <w:rPr>
                <w:noProof/>
                <w:webHidden/>
              </w:rPr>
              <w:fldChar w:fldCharType="begin"/>
            </w:r>
            <w:r w:rsidR="00E95E92">
              <w:rPr>
                <w:noProof/>
                <w:webHidden/>
              </w:rPr>
              <w:instrText xml:space="preserve"> PAGEREF _Toc472133117 \h </w:instrText>
            </w:r>
            <w:r w:rsidR="00E95E92">
              <w:rPr>
                <w:noProof/>
                <w:webHidden/>
              </w:rPr>
            </w:r>
            <w:r w:rsidR="00E95E92">
              <w:rPr>
                <w:noProof/>
                <w:webHidden/>
              </w:rPr>
              <w:fldChar w:fldCharType="separate"/>
            </w:r>
            <w:r w:rsidR="00715524">
              <w:rPr>
                <w:noProof/>
                <w:webHidden/>
              </w:rPr>
              <w:t>15</w:t>
            </w:r>
            <w:r w:rsidR="00E95E92">
              <w:rPr>
                <w:noProof/>
                <w:webHidden/>
              </w:rPr>
              <w:fldChar w:fldCharType="end"/>
            </w:r>
          </w:hyperlink>
        </w:p>
        <w:p w14:paraId="40F75921" w14:textId="77777777" w:rsidR="00E95E92" w:rsidRDefault="00FB1D1B">
          <w:pPr>
            <w:pStyle w:val="21"/>
            <w:tabs>
              <w:tab w:val="left" w:pos="880"/>
              <w:tab w:val="right" w:leader="dot" w:pos="10790"/>
            </w:tabs>
            <w:rPr>
              <w:rFonts w:asciiTheme="minorHAnsi" w:hAnsiTheme="minorHAnsi"/>
              <w:noProof/>
              <w:sz w:val="22"/>
            </w:rPr>
          </w:pPr>
          <w:hyperlink w:anchor="_Toc472133118" w:history="1">
            <w:r w:rsidR="00E95E92" w:rsidRPr="002E2F2B">
              <w:rPr>
                <w:rStyle w:val="af"/>
                <w:noProof/>
              </w:rPr>
              <w:t>4.5</w:t>
            </w:r>
            <w:r w:rsidR="00E95E92">
              <w:rPr>
                <w:rFonts w:asciiTheme="minorHAnsi" w:hAnsiTheme="minorHAnsi"/>
                <w:noProof/>
                <w:sz w:val="22"/>
              </w:rPr>
              <w:tab/>
            </w:r>
            <w:r w:rsidR="00E95E92" w:rsidRPr="002E2F2B">
              <w:rPr>
                <w:rStyle w:val="af"/>
                <w:noProof/>
              </w:rPr>
              <w:t>Polling Application Work Tables</w:t>
            </w:r>
            <w:r w:rsidR="00E95E92">
              <w:rPr>
                <w:noProof/>
                <w:webHidden/>
              </w:rPr>
              <w:tab/>
            </w:r>
            <w:r w:rsidR="00E95E92">
              <w:rPr>
                <w:noProof/>
                <w:webHidden/>
              </w:rPr>
              <w:fldChar w:fldCharType="begin"/>
            </w:r>
            <w:r w:rsidR="00E95E92">
              <w:rPr>
                <w:noProof/>
                <w:webHidden/>
              </w:rPr>
              <w:instrText xml:space="preserve"> PAGEREF _Toc472133118 \h </w:instrText>
            </w:r>
            <w:r w:rsidR="00E95E92">
              <w:rPr>
                <w:noProof/>
                <w:webHidden/>
              </w:rPr>
            </w:r>
            <w:r w:rsidR="00E95E92">
              <w:rPr>
                <w:noProof/>
                <w:webHidden/>
              </w:rPr>
              <w:fldChar w:fldCharType="separate"/>
            </w:r>
            <w:r w:rsidR="00715524">
              <w:rPr>
                <w:noProof/>
                <w:webHidden/>
              </w:rPr>
              <w:t>17</w:t>
            </w:r>
            <w:r w:rsidR="00E95E92">
              <w:rPr>
                <w:noProof/>
                <w:webHidden/>
              </w:rPr>
              <w:fldChar w:fldCharType="end"/>
            </w:r>
          </w:hyperlink>
        </w:p>
        <w:p w14:paraId="6C231F1A" w14:textId="77777777" w:rsidR="00E95E92" w:rsidRDefault="00FB1D1B">
          <w:pPr>
            <w:pStyle w:val="11"/>
            <w:tabs>
              <w:tab w:val="left" w:pos="660"/>
              <w:tab w:val="right" w:leader="dot" w:pos="10790"/>
            </w:tabs>
            <w:rPr>
              <w:rFonts w:asciiTheme="minorHAnsi" w:hAnsiTheme="minorHAnsi"/>
              <w:noProof/>
              <w:sz w:val="22"/>
            </w:rPr>
          </w:pPr>
          <w:hyperlink w:anchor="_Toc472133119" w:history="1">
            <w:r w:rsidR="00E95E92" w:rsidRPr="002E2F2B">
              <w:rPr>
                <w:rStyle w:val="af"/>
                <w:noProof/>
              </w:rPr>
              <w:t>5</w:t>
            </w:r>
            <w:r w:rsidR="00E95E92">
              <w:rPr>
                <w:rFonts w:asciiTheme="minorHAnsi" w:hAnsiTheme="minorHAnsi"/>
                <w:noProof/>
                <w:sz w:val="22"/>
              </w:rPr>
              <w:tab/>
            </w:r>
            <w:r w:rsidR="00E95E92" w:rsidRPr="002E2F2B">
              <w:rPr>
                <w:rStyle w:val="af"/>
                <w:noProof/>
              </w:rPr>
              <w:t>High Level Interface Design</w:t>
            </w:r>
            <w:r w:rsidR="00E95E92">
              <w:rPr>
                <w:noProof/>
                <w:webHidden/>
              </w:rPr>
              <w:tab/>
            </w:r>
            <w:r w:rsidR="00E95E92">
              <w:rPr>
                <w:noProof/>
                <w:webHidden/>
              </w:rPr>
              <w:fldChar w:fldCharType="begin"/>
            </w:r>
            <w:r w:rsidR="00E95E92">
              <w:rPr>
                <w:noProof/>
                <w:webHidden/>
              </w:rPr>
              <w:instrText xml:space="preserve"> PAGEREF _Toc472133119 \h </w:instrText>
            </w:r>
            <w:r w:rsidR="00E95E92">
              <w:rPr>
                <w:noProof/>
                <w:webHidden/>
              </w:rPr>
            </w:r>
            <w:r w:rsidR="00E95E92">
              <w:rPr>
                <w:noProof/>
                <w:webHidden/>
              </w:rPr>
              <w:fldChar w:fldCharType="separate"/>
            </w:r>
            <w:r w:rsidR="00715524">
              <w:rPr>
                <w:noProof/>
                <w:webHidden/>
              </w:rPr>
              <w:t>19</w:t>
            </w:r>
            <w:r w:rsidR="00E95E92">
              <w:rPr>
                <w:noProof/>
                <w:webHidden/>
              </w:rPr>
              <w:fldChar w:fldCharType="end"/>
            </w:r>
          </w:hyperlink>
        </w:p>
        <w:p w14:paraId="1A6D19AA" w14:textId="77777777" w:rsidR="00E95E92" w:rsidRDefault="00FB1D1B">
          <w:pPr>
            <w:pStyle w:val="11"/>
            <w:tabs>
              <w:tab w:val="left" w:pos="660"/>
              <w:tab w:val="right" w:leader="dot" w:pos="10790"/>
            </w:tabs>
            <w:rPr>
              <w:rFonts w:asciiTheme="minorHAnsi" w:hAnsiTheme="minorHAnsi"/>
              <w:noProof/>
              <w:sz w:val="22"/>
            </w:rPr>
          </w:pPr>
          <w:hyperlink w:anchor="_Toc472133120" w:history="1">
            <w:r w:rsidR="00E95E92" w:rsidRPr="002E2F2B">
              <w:rPr>
                <w:rStyle w:val="af"/>
                <w:noProof/>
              </w:rPr>
              <w:t>6</w:t>
            </w:r>
            <w:r w:rsidR="00E95E92">
              <w:rPr>
                <w:rFonts w:asciiTheme="minorHAnsi" w:hAnsiTheme="minorHAnsi"/>
                <w:noProof/>
                <w:sz w:val="22"/>
              </w:rPr>
              <w:tab/>
            </w:r>
            <w:r w:rsidR="00E95E92" w:rsidRPr="002E2F2B">
              <w:rPr>
                <w:rStyle w:val="af"/>
                <w:noProof/>
              </w:rPr>
              <w:t>Functional Design</w:t>
            </w:r>
            <w:r w:rsidR="00E95E92">
              <w:rPr>
                <w:noProof/>
                <w:webHidden/>
              </w:rPr>
              <w:tab/>
            </w:r>
            <w:r w:rsidR="00E95E92">
              <w:rPr>
                <w:noProof/>
                <w:webHidden/>
              </w:rPr>
              <w:fldChar w:fldCharType="begin"/>
            </w:r>
            <w:r w:rsidR="00E95E92">
              <w:rPr>
                <w:noProof/>
                <w:webHidden/>
              </w:rPr>
              <w:instrText xml:space="preserve"> PAGEREF _Toc472133120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667E53EA" w14:textId="77777777" w:rsidR="00E95E92" w:rsidRDefault="00FB1D1B">
          <w:pPr>
            <w:pStyle w:val="21"/>
            <w:tabs>
              <w:tab w:val="left" w:pos="880"/>
              <w:tab w:val="right" w:leader="dot" w:pos="10790"/>
            </w:tabs>
            <w:rPr>
              <w:rFonts w:asciiTheme="minorHAnsi" w:hAnsiTheme="minorHAnsi"/>
              <w:noProof/>
              <w:sz w:val="22"/>
            </w:rPr>
          </w:pPr>
          <w:hyperlink w:anchor="_Toc472133121" w:history="1">
            <w:r w:rsidR="00E95E92" w:rsidRPr="002E2F2B">
              <w:rPr>
                <w:rStyle w:val="af"/>
                <w:noProof/>
              </w:rPr>
              <w:t>6.1</w:t>
            </w:r>
            <w:r w:rsidR="00E95E92">
              <w:rPr>
                <w:rFonts w:asciiTheme="minorHAnsi" w:hAnsiTheme="minorHAnsi"/>
                <w:noProof/>
                <w:sz w:val="22"/>
              </w:rPr>
              <w:tab/>
            </w:r>
            <w:r w:rsidR="00E95E92" w:rsidRPr="002E2F2B">
              <w:rPr>
                <w:rStyle w:val="af"/>
                <w:noProof/>
              </w:rPr>
              <w:t>System Functional Overview</w:t>
            </w:r>
            <w:r w:rsidR="00E95E92">
              <w:rPr>
                <w:noProof/>
                <w:webHidden/>
              </w:rPr>
              <w:tab/>
            </w:r>
            <w:r w:rsidR="00E95E92">
              <w:rPr>
                <w:noProof/>
                <w:webHidden/>
              </w:rPr>
              <w:fldChar w:fldCharType="begin"/>
            </w:r>
            <w:r w:rsidR="00E95E92">
              <w:rPr>
                <w:noProof/>
                <w:webHidden/>
              </w:rPr>
              <w:instrText xml:space="preserve"> PAGEREF _Toc472133121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17662AF3" w14:textId="77777777" w:rsidR="00E95E92" w:rsidRDefault="00FB1D1B">
          <w:pPr>
            <w:pStyle w:val="21"/>
            <w:tabs>
              <w:tab w:val="left" w:pos="880"/>
              <w:tab w:val="right" w:leader="dot" w:pos="10790"/>
            </w:tabs>
            <w:rPr>
              <w:rFonts w:asciiTheme="minorHAnsi" w:hAnsiTheme="minorHAnsi"/>
              <w:noProof/>
              <w:sz w:val="22"/>
            </w:rPr>
          </w:pPr>
          <w:hyperlink w:anchor="_Toc472133122" w:history="1">
            <w:r w:rsidR="00E95E92" w:rsidRPr="002E2F2B">
              <w:rPr>
                <w:rStyle w:val="af"/>
                <w:noProof/>
              </w:rPr>
              <w:t>6.2</w:t>
            </w:r>
            <w:r w:rsidR="00E95E92">
              <w:rPr>
                <w:rFonts w:asciiTheme="minorHAnsi" w:hAnsiTheme="minorHAnsi"/>
                <w:noProof/>
                <w:sz w:val="22"/>
              </w:rPr>
              <w:tab/>
            </w:r>
            <w:r w:rsidR="00E95E92" w:rsidRPr="002E2F2B">
              <w:rPr>
                <w:rStyle w:val="af"/>
                <w:noProof/>
              </w:rPr>
              <w:t>Technology Used</w:t>
            </w:r>
            <w:r w:rsidR="00E95E92">
              <w:rPr>
                <w:noProof/>
                <w:webHidden/>
              </w:rPr>
              <w:tab/>
            </w:r>
            <w:r w:rsidR="00E95E92">
              <w:rPr>
                <w:noProof/>
                <w:webHidden/>
              </w:rPr>
              <w:fldChar w:fldCharType="begin"/>
            </w:r>
            <w:r w:rsidR="00E95E92">
              <w:rPr>
                <w:noProof/>
                <w:webHidden/>
              </w:rPr>
              <w:instrText xml:space="preserve"> PAGEREF _Toc472133122 \h </w:instrText>
            </w:r>
            <w:r w:rsidR="00E95E92">
              <w:rPr>
                <w:noProof/>
                <w:webHidden/>
              </w:rPr>
            </w:r>
            <w:r w:rsidR="00E95E92">
              <w:rPr>
                <w:noProof/>
                <w:webHidden/>
              </w:rPr>
              <w:fldChar w:fldCharType="separate"/>
            </w:r>
            <w:r w:rsidR="00715524">
              <w:rPr>
                <w:noProof/>
                <w:webHidden/>
              </w:rPr>
              <w:t>22</w:t>
            </w:r>
            <w:r w:rsidR="00E95E92">
              <w:rPr>
                <w:noProof/>
                <w:webHidden/>
              </w:rPr>
              <w:fldChar w:fldCharType="end"/>
            </w:r>
          </w:hyperlink>
        </w:p>
        <w:p w14:paraId="458A782E" w14:textId="77777777" w:rsidR="00E95E92" w:rsidRDefault="00FB1D1B">
          <w:pPr>
            <w:pStyle w:val="21"/>
            <w:tabs>
              <w:tab w:val="left" w:pos="880"/>
              <w:tab w:val="right" w:leader="dot" w:pos="10790"/>
            </w:tabs>
            <w:rPr>
              <w:rFonts w:asciiTheme="minorHAnsi" w:hAnsiTheme="minorHAnsi"/>
              <w:noProof/>
              <w:sz w:val="22"/>
            </w:rPr>
          </w:pPr>
          <w:hyperlink w:anchor="_Toc472133123" w:history="1">
            <w:r w:rsidR="00E95E92" w:rsidRPr="002E2F2B">
              <w:rPr>
                <w:rStyle w:val="af"/>
                <w:noProof/>
              </w:rPr>
              <w:t>6.3</w:t>
            </w:r>
            <w:r w:rsidR="00E95E92">
              <w:rPr>
                <w:rFonts w:asciiTheme="minorHAnsi" w:hAnsiTheme="minorHAnsi"/>
                <w:noProof/>
                <w:sz w:val="22"/>
              </w:rPr>
              <w:tab/>
            </w:r>
            <w:r w:rsidR="00E95E92" w:rsidRPr="002E2F2B">
              <w:rPr>
                <w:rStyle w:val="af"/>
                <w:noProof/>
              </w:rPr>
              <w:t>Branch Info Maintenance</w:t>
            </w:r>
            <w:r w:rsidR="00E95E92">
              <w:rPr>
                <w:noProof/>
                <w:webHidden/>
              </w:rPr>
              <w:tab/>
            </w:r>
            <w:r w:rsidR="00E95E92">
              <w:rPr>
                <w:noProof/>
                <w:webHidden/>
              </w:rPr>
              <w:fldChar w:fldCharType="begin"/>
            </w:r>
            <w:r w:rsidR="00E95E92">
              <w:rPr>
                <w:noProof/>
                <w:webHidden/>
              </w:rPr>
              <w:instrText xml:space="preserve"> PAGEREF _Toc472133123 \h </w:instrText>
            </w:r>
            <w:r w:rsidR="00E95E92">
              <w:rPr>
                <w:noProof/>
                <w:webHidden/>
              </w:rPr>
            </w:r>
            <w:r w:rsidR="00E95E92">
              <w:rPr>
                <w:noProof/>
                <w:webHidden/>
              </w:rPr>
              <w:fldChar w:fldCharType="separate"/>
            </w:r>
            <w:r w:rsidR="00715524">
              <w:rPr>
                <w:noProof/>
                <w:webHidden/>
              </w:rPr>
              <w:t>23</w:t>
            </w:r>
            <w:r w:rsidR="00E95E92">
              <w:rPr>
                <w:noProof/>
                <w:webHidden/>
              </w:rPr>
              <w:fldChar w:fldCharType="end"/>
            </w:r>
          </w:hyperlink>
        </w:p>
        <w:p w14:paraId="6C31569F" w14:textId="77777777" w:rsidR="00E95E92" w:rsidRDefault="00FB1D1B">
          <w:pPr>
            <w:pStyle w:val="21"/>
            <w:tabs>
              <w:tab w:val="left" w:pos="880"/>
              <w:tab w:val="right" w:leader="dot" w:pos="10790"/>
            </w:tabs>
            <w:rPr>
              <w:rFonts w:asciiTheme="minorHAnsi" w:hAnsiTheme="minorHAnsi"/>
              <w:noProof/>
              <w:sz w:val="22"/>
            </w:rPr>
          </w:pPr>
          <w:hyperlink w:anchor="_Toc472133124" w:history="1">
            <w:r w:rsidR="00E95E92" w:rsidRPr="002E2F2B">
              <w:rPr>
                <w:rStyle w:val="af"/>
                <w:noProof/>
              </w:rPr>
              <w:t>6.4</w:t>
            </w:r>
            <w:r w:rsidR="00E95E92">
              <w:rPr>
                <w:rFonts w:asciiTheme="minorHAnsi" w:hAnsiTheme="minorHAnsi"/>
                <w:noProof/>
                <w:sz w:val="22"/>
              </w:rPr>
              <w:tab/>
            </w:r>
            <w:r w:rsidR="00E95E92" w:rsidRPr="002E2F2B">
              <w:rPr>
                <w:rStyle w:val="af"/>
                <w:noProof/>
              </w:rPr>
              <w:t>Scheduler Jobs Maintenance</w:t>
            </w:r>
            <w:r w:rsidR="00E95E92">
              <w:rPr>
                <w:noProof/>
                <w:webHidden/>
              </w:rPr>
              <w:tab/>
            </w:r>
            <w:r w:rsidR="00E95E92">
              <w:rPr>
                <w:noProof/>
                <w:webHidden/>
              </w:rPr>
              <w:fldChar w:fldCharType="begin"/>
            </w:r>
            <w:r w:rsidR="00E95E92">
              <w:rPr>
                <w:noProof/>
                <w:webHidden/>
              </w:rPr>
              <w:instrText xml:space="preserve"> PAGEREF _Toc472133124 \h </w:instrText>
            </w:r>
            <w:r w:rsidR="00E95E92">
              <w:rPr>
                <w:noProof/>
                <w:webHidden/>
              </w:rPr>
            </w:r>
            <w:r w:rsidR="00E95E92">
              <w:rPr>
                <w:noProof/>
                <w:webHidden/>
              </w:rPr>
              <w:fldChar w:fldCharType="separate"/>
            </w:r>
            <w:r w:rsidR="00715524">
              <w:rPr>
                <w:noProof/>
                <w:webHidden/>
              </w:rPr>
              <w:t>29</w:t>
            </w:r>
            <w:r w:rsidR="00E95E92">
              <w:rPr>
                <w:noProof/>
                <w:webHidden/>
              </w:rPr>
              <w:fldChar w:fldCharType="end"/>
            </w:r>
          </w:hyperlink>
        </w:p>
        <w:p w14:paraId="3BD510C4" w14:textId="77777777" w:rsidR="00E95E92" w:rsidRDefault="00FB1D1B">
          <w:pPr>
            <w:pStyle w:val="21"/>
            <w:tabs>
              <w:tab w:val="left" w:pos="880"/>
              <w:tab w:val="right" w:leader="dot" w:pos="10790"/>
            </w:tabs>
            <w:rPr>
              <w:rFonts w:asciiTheme="minorHAnsi" w:hAnsiTheme="minorHAnsi"/>
              <w:noProof/>
              <w:sz w:val="22"/>
            </w:rPr>
          </w:pPr>
          <w:hyperlink w:anchor="_Toc472133125" w:history="1">
            <w:r w:rsidR="00E95E92" w:rsidRPr="002E2F2B">
              <w:rPr>
                <w:rStyle w:val="af"/>
                <w:noProof/>
              </w:rPr>
              <w:t>6.5</w:t>
            </w:r>
            <w:r w:rsidR="00E95E92">
              <w:rPr>
                <w:rFonts w:asciiTheme="minorHAnsi" w:hAnsiTheme="minorHAnsi"/>
                <w:noProof/>
                <w:sz w:val="22"/>
              </w:rPr>
              <w:tab/>
            </w:r>
            <w:r w:rsidR="00E95E92" w:rsidRPr="002E2F2B">
              <w:rPr>
                <w:rStyle w:val="af"/>
                <w:noProof/>
              </w:rPr>
              <w:t>Branch Scheme Maintenance</w:t>
            </w:r>
            <w:r w:rsidR="00E95E92">
              <w:rPr>
                <w:noProof/>
                <w:webHidden/>
              </w:rPr>
              <w:tab/>
            </w:r>
            <w:r w:rsidR="00E95E92">
              <w:rPr>
                <w:noProof/>
                <w:webHidden/>
              </w:rPr>
              <w:fldChar w:fldCharType="begin"/>
            </w:r>
            <w:r w:rsidR="00E95E92">
              <w:rPr>
                <w:noProof/>
                <w:webHidden/>
              </w:rPr>
              <w:instrText xml:space="preserve"> PAGEREF _Toc472133125 \h </w:instrText>
            </w:r>
            <w:r w:rsidR="00E95E92">
              <w:rPr>
                <w:noProof/>
                <w:webHidden/>
              </w:rPr>
            </w:r>
            <w:r w:rsidR="00E95E92">
              <w:rPr>
                <w:noProof/>
                <w:webHidden/>
              </w:rPr>
              <w:fldChar w:fldCharType="separate"/>
            </w:r>
            <w:r w:rsidR="00715524">
              <w:rPr>
                <w:noProof/>
                <w:webHidden/>
              </w:rPr>
              <w:t>32</w:t>
            </w:r>
            <w:r w:rsidR="00E95E92">
              <w:rPr>
                <w:noProof/>
                <w:webHidden/>
              </w:rPr>
              <w:fldChar w:fldCharType="end"/>
            </w:r>
          </w:hyperlink>
        </w:p>
        <w:p w14:paraId="77F1048B" w14:textId="77777777" w:rsidR="00E95E92" w:rsidRDefault="00FB1D1B">
          <w:pPr>
            <w:pStyle w:val="21"/>
            <w:tabs>
              <w:tab w:val="left" w:pos="880"/>
              <w:tab w:val="right" w:leader="dot" w:pos="10790"/>
            </w:tabs>
            <w:rPr>
              <w:rFonts w:asciiTheme="minorHAnsi" w:hAnsiTheme="minorHAnsi"/>
              <w:noProof/>
              <w:sz w:val="22"/>
            </w:rPr>
          </w:pPr>
          <w:hyperlink w:anchor="_Toc472133126" w:history="1">
            <w:r w:rsidR="00E95E92" w:rsidRPr="002E2F2B">
              <w:rPr>
                <w:rStyle w:val="af"/>
                <w:noProof/>
              </w:rPr>
              <w:t>6.6</w:t>
            </w:r>
            <w:r w:rsidR="00E95E92">
              <w:rPr>
                <w:rFonts w:asciiTheme="minorHAnsi" w:hAnsiTheme="minorHAnsi"/>
                <w:noProof/>
                <w:sz w:val="22"/>
              </w:rPr>
              <w:tab/>
            </w:r>
            <w:r w:rsidR="00E95E92" w:rsidRPr="002E2F2B">
              <w:rPr>
                <w:rStyle w:val="af"/>
                <w:noProof/>
              </w:rPr>
              <w:t>Job Logs View</w:t>
            </w:r>
            <w:r w:rsidR="00E95E92">
              <w:rPr>
                <w:noProof/>
                <w:webHidden/>
              </w:rPr>
              <w:tab/>
            </w:r>
            <w:r w:rsidR="00E95E92">
              <w:rPr>
                <w:noProof/>
                <w:webHidden/>
              </w:rPr>
              <w:fldChar w:fldCharType="begin"/>
            </w:r>
            <w:r w:rsidR="00E95E92">
              <w:rPr>
                <w:noProof/>
                <w:webHidden/>
              </w:rPr>
              <w:instrText xml:space="preserve"> PAGEREF _Toc472133126 \h </w:instrText>
            </w:r>
            <w:r w:rsidR="00E95E92">
              <w:rPr>
                <w:noProof/>
                <w:webHidden/>
              </w:rPr>
            </w:r>
            <w:r w:rsidR="00E95E92">
              <w:rPr>
                <w:noProof/>
                <w:webHidden/>
              </w:rPr>
              <w:fldChar w:fldCharType="separate"/>
            </w:r>
            <w:r w:rsidR="00715524">
              <w:rPr>
                <w:noProof/>
                <w:webHidden/>
              </w:rPr>
              <w:t>49</w:t>
            </w:r>
            <w:r w:rsidR="00E95E92">
              <w:rPr>
                <w:noProof/>
                <w:webHidden/>
              </w:rPr>
              <w:fldChar w:fldCharType="end"/>
            </w:r>
          </w:hyperlink>
        </w:p>
        <w:p w14:paraId="7448446D" w14:textId="77777777" w:rsidR="00E95E92" w:rsidRDefault="00FB1D1B">
          <w:pPr>
            <w:pStyle w:val="21"/>
            <w:tabs>
              <w:tab w:val="left" w:pos="880"/>
              <w:tab w:val="right" w:leader="dot" w:pos="10790"/>
            </w:tabs>
            <w:rPr>
              <w:rFonts w:asciiTheme="minorHAnsi" w:hAnsiTheme="minorHAnsi"/>
              <w:noProof/>
              <w:sz w:val="22"/>
            </w:rPr>
          </w:pPr>
          <w:hyperlink w:anchor="_Toc472133127" w:history="1">
            <w:r w:rsidR="00E95E92" w:rsidRPr="002E2F2B">
              <w:rPr>
                <w:rStyle w:val="af"/>
                <w:noProof/>
              </w:rPr>
              <w:t>6.7</w:t>
            </w:r>
            <w:r w:rsidR="00E95E92">
              <w:rPr>
                <w:rFonts w:asciiTheme="minorHAnsi" w:hAnsiTheme="minorHAnsi"/>
                <w:noProof/>
                <w:sz w:val="22"/>
              </w:rPr>
              <w:tab/>
            </w:r>
            <w:r w:rsidR="00E95E92" w:rsidRPr="002E2F2B">
              <w:rPr>
                <w:rStyle w:val="af"/>
                <w:noProof/>
              </w:rPr>
              <w:t>Sales Data Real Time Polling Batch Job</w:t>
            </w:r>
            <w:r w:rsidR="00E95E92">
              <w:rPr>
                <w:noProof/>
                <w:webHidden/>
              </w:rPr>
              <w:tab/>
            </w:r>
            <w:r w:rsidR="00E95E92">
              <w:rPr>
                <w:noProof/>
                <w:webHidden/>
              </w:rPr>
              <w:fldChar w:fldCharType="begin"/>
            </w:r>
            <w:r w:rsidR="00E95E92">
              <w:rPr>
                <w:noProof/>
                <w:webHidden/>
              </w:rPr>
              <w:instrText xml:space="preserve"> PAGEREF _Toc472133127 \h </w:instrText>
            </w:r>
            <w:r w:rsidR="00E95E92">
              <w:rPr>
                <w:noProof/>
                <w:webHidden/>
              </w:rPr>
            </w:r>
            <w:r w:rsidR="00E95E92">
              <w:rPr>
                <w:noProof/>
                <w:webHidden/>
              </w:rPr>
              <w:fldChar w:fldCharType="separate"/>
            </w:r>
            <w:r w:rsidR="00715524">
              <w:rPr>
                <w:noProof/>
                <w:webHidden/>
              </w:rPr>
              <w:t>56</w:t>
            </w:r>
            <w:r w:rsidR="00E95E92">
              <w:rPr>
                <w:noProof/>
                <w:webHidden/>
              </w:rPr>
              <w:fldChar w:fldCharType="end"/>
            </w:r>
          </w:hyperlink>
        </w:p>
        <w:p w14:paraId="1375F439" w14:textId="77777777" w:rsidR="00E95E92" w:rsidRDefault="00FB1D1B">
          <w:pPr>
            <w:pStyle w:val="21"/>
            <w:tabs>
              <w:tab w:val="left" w:pos="880"/>
              <w:tab w:val="right" w:leader="dot" w:pos="10790"/>
            </w:tabs>
            <w:rPr>
              <w:rFonts w:asciiTheme="minorHAnsi" w:hAnsiTheme="minorHAnsi"/>
              <w:noProof/>
              <w:sz w:val="22"/>
            </w:rPr>
          </w:pPr>
          <w:hyperlink w:anchor="_Toc472133128" w:history="1">
            <w:r w:rsidR="00E95E92" w:rsidRPr="002E2F2B">
              <w:rPr>
                <w:rStyle w:val="af"/>
                <w:noProof/>
              </w:rPr>
              <w:t>6.8</w:t>
            </w:r>
            <w:r w:rsidR="00E95E92">
              <w:rPr>
                <w:rFonts w:asciiTheme="minorHAnsi" w:hAnsiTheme="minorHAnsi"/>
                <w:noProof/>
                <w:sz w:val="22"/>
              </w:rPr>
              <w:tab/>
            </w:r>
            <w:r w:rsidR="00E95E92" w:rsidRPr="002E2F2B">
              <w:rPr>
                <w:rStyle w:val="af"/>
                <w:noProof/>
              </w:rPr>
              <w:t>Sales Data EOD Polling Batch Job (POS-Staging)</w:t>
            </w:r>
            <w:r w:rsidR="00E95E92">
              <w:rPr>
                <w:noProof/>
                <w:webHidden/>
              </w:rPr>
              <w:tab/>
            </w:r>
            <w:r w:rsidR="00E95E92">
              <w:rPr>
                <w:noProof/>
                <w:webHidden/>
              </w:rPr>
              <w:fldChar w:fldCharType="begin"/>
            </w:r>
            <w:r w:rsidR="00E95E92">
              <w:rPr>
                <w:noProof/>
                <w:webHidden/>
              </w:rPr>
              <w:instrText xml:space="preserve"> PAGEREF _Toc472133128 \h </w:instrText>
            </w:r>
            <w:r w:rsidR="00E95E92">
              <w:rPr>
                <w:noProof/>
                <w:webHidden/>
              </w:rPr>
            </w:r>
            <w:r w:rsidR="00E95E92">
              <w:rPr>
                <w:noProof/>
                <w:webHidden/>
              </w:rPr>
              <w:fldChar w:fldCharType="separate"/>
            </w:r>
            <w:r w:rsidR="00715524">
              <w:rPr>
                <w:noProof/>
                <w:webHidden/>
              </w:rPr>
              <w:t>67</w:t>
            </w:r>
            <w:r w:rsidR="00E95E92">
              <w:rPr>
                <w:noProof/>
                <w:webHidden/>
              </w:rPr>
              <w:fldChar w:fldCharType="end"/>
            </w:r>
          </w:hyperlink>
        </w:p>
        <w:p w14:paraId="2F26F477" w14:textId="77777777" w:rsidR="00E95E92" w:rsidRDefault="00FB1D1B">
          <w:pPr>
            <w:pStyle w:val="21"/>
            <w:tabs>
              <w:tab w:val="left" w:pos="880"/>
              <w:tab w:val="right" w:leader="dot" w:pos="10790"/>
            </w:tabs>
            <w:rPr>
              <w:rFonts w:asciiTheme="minorHAnsi" w:hAnsiTheme="minorHAnsi"/>
              <w:noProof/>
              <w:sz w:val="22"/>
            </w:rPr>
          </w:pPr>
          <w:hyperlink w:anchor="_Toc472133129" w:history="1">
            <w:r w:rsidR="00E95E92" w:rsidRPr="002E2F2B">
              <w:rPr>
                <w:rStyle w:val="af"/>
                <w:noProof/>
              </w:rPr>
              <w:t>6.9</w:t>
            </w:r>
            <w:r w:rsidR="00E95E92">
              <w:rPr>
                <w:rFonts w:asciiTheme="minorHAnsi" w:hAnsiTheme="minorHAnsi"/>
                <w:noProof/>
                <w:sz w:val="22"/>
              </w:rPr>
              <w:tab/>
            </w:r>
            <w:r w:rsidR="00E95E92" w:rsidRPr="002E2F2B">
              <w:rPr>
                <w:rStyle w:val="af"/>
                <w:noProof/>
              </w:rPr>
              <w:t>Pricing/Master Data Generation (Pricing Server - Staging)</w:t>
            </w:r>
            <w:r w:rsidR="00E95E92">
              <w:rPr>
                <w:noProof/>
                <w:webHidden/>
              </w:rPr>
              <w:tab/>
            </w:r>
            <w:r w:rsidR="00E95E92">
              <w:rPr>
                <w:noProof/>
                <w:webHidden/>
              </w:rPr>
              <w:fldChar w:fldCharType="begin"/>
            </w:r>
            <w:r w:rsidR="00E95E92">
              <w:rPr>
                <w:noProof/>
                <w:webHidden/>
              </w:rPr>
              <w:instrText xml:space="preserve"> PAGEREF _Toc472133129 \h </w:instrText>
            </w:r>
            <w:r w:rsidR="00E95E92">
              <w:rPr>
                <w:noProof/>
                <w:webHidden/>
              </w:rPr>
            </w:r>
            <w:r w:rsidR="00E95E92">
              <w:rPr>
                <w:noProof/>
                <w:webHidden/>
              </w:rPr>
              <w:fldChar w:fldCharType="separate"/>
            </w:r>
            <w:r w:rsidR="00715524">
              <w:rPr>
                <w:noProof/>
                <w:webHidden/>
              </w:rPr>
              <w:t>78</w:t>
            </w:r>
            <w:r w:rsidR="00E95E92">
              <w:rPr>
                <w:noProof/>
                <w:webHidden/>
              </w:rPr>
              <w:fldChar w:fldCharType="end"/>
            </w:r>
          </w:hyperlink>
        </w:p>
        <w:p w14:paraId="047D5732" w14:textId="77777777" w:rsidR="00E95E92" w:rsidRDefault="00FB1D1B">
          <w:pPr>
            <w:pStyle w:val="21"/>
            <w:tabs>
              <w:tab w:val="left" w:pos="880"/>
              <w:tab w:val="right" w:leader="dot" w:pos="10790"/>
            </w:tabs>
            <w:rPr>
              <w:rFonts w:asciiTheme="minorHAnsi" w:hAnsiTheme="minorHAnsi"/>
              <w:noProof/>
              <w:sz w:val="22"/>
            </w:rPr>
          </w:pPr>
          <w:hyperlink w:anchor="_Toc472133130" w:history="1">
            <w:r w:rsidR="00E95E92" w:rsidRPr="002E2F2B">
              <w:rPr>
                <w:rStyle w:val="af"/>
                <w:noProof/>
              </w:rPr>
              <w:t>6.10</w:t>
            </w:r>
            <w:r w:rsidR="00E95E92">
              <w:rPr>
                <w:rFonts w:asciiTheme="minorHAnsi" w:hAnsiTheme="minorHAnsi"/>
                <w:noProof/>
                <w:sz w:val="22"/>
              </w:rPr>
              <w:tab/>
            </w:r>
            <w:r w:rsidR="00E95E92" w:rsidRPr="002E2F2B">
              <w:rPr>
                <w:rStyle w:val="af"/>
                <w:noProof/>
              </w:rPr>
              <w:t>Pricing/Master Data Distribution Batch Job (Staging-POS)</w:t>
            </w:r>
            <w:r w:rsidR="00E95E92">
              <w:rPr>
                <w:noProof/>
                <w:webHidden/>
              </w:rPr>
              <w:tab/>
            </w:r>
            <w:r w:rsidR="00E95E92">
              <w:rPr>
                <w:noProof/>
                <w:webHidden/>
              </w:rPr>
              <w:fldChar w:fldCharType="begin"/>
            </w:r>
            <w:r w:rsidR="00E95E92">
              <w:rPr>
                <w:noProof/>
                <w:webHidden/>
              </w:rPr>
              <w:instrText xml:space="preserve"> PAGEREF _Toc472133130 \h </w:instrText>
            </w:r>
            <w:r w:rsidR="00E95E92">
              <w:rPr>
                <w:noProof/>
                <w:webHidden/>
              </w:rPr>
            </w:r>
            <w:r w:rsidR="00E95E92">
              <w:rPr>
                <w:noProof/>
                <w:webHidden/>
              </w:rPr>
              <w:fldChar w:fldCharType="separate"/>
            </w:r>
            <w:r w:rsidR="00715524">
              <w:rPr>
                <w:noProof/>
                <w:webHidden/>
              </w:rPr>
              <w:t>81</w:t>
            </w:r>
            <w:r w:rsidR="00E95E92">
              <w:rPr>
                <w:noProof/>
                <w:webHidden/>
              </w:rPr>
              <w:fldChar w:fldCharType="end"/>
            </w:r>
          </w:hyperlink>
        </w:p>
        <w:p w14:paraId="5786C419" w14:textId="77777777" w:rsidR="00E95E92" w:rsidRDefault="00FB1D1B">
          <w:pPr>
            <w:pStyle w:val="21"/>
            <w:tabs>
              <w:tab w:val="left" w:pos="880"/>
              <w:tab w:val="right" w:leader="dot" w:pos="10790"/>
            </w:tabs>
            <w:rPr>
              <w:rFonts w:asciiTheme="minorHAnsi" w:hAnsiTheme="minorHAnsi"/>
              <w:noProof/>
              <w:sz w:val="22"/>
            </w:rPr>
          </w:pPr>
          <w:hyperlink w:anchor="_Toc472133131" w:history="1">
            <w:r w:rsidR="00E95E92" w:rsidRPr="002E2F2B">
              <w:rPr>
                <w:rStyle w:val="af"/>
                <w:noProof/>
              </w:rPr>
              <w:t>6.11</w:t>
            </w:r>
            <w:r w:rsidR="00E95E92">
              <w:rPr>
                <w:rFonts w:asciiTheme="minorHAnsi" w:hAnsiTheme="minorHAnsi"/>
                <w:noProof/>
                <w:sz w:val="22"/>
              </w:rPr>
              <w:tab/>
            </w:r>
            <w:r w:rsidR="00E95E92" w:rsidRPr="002E2F2B">
              <w:rPr>
                <w:rStyle w:val="af"/>
                <w:noProof/>
              </w:rPr>
              <w:t>System Dashboard View</w:t>
            </w:r>
            <w:r w:rsidR="00E95E92">
              <w:rPr>
                <w:noProof/>
                <w:webHidden/>
              </w:rPr>
              <w:tab/>
            </w:r>
            <w:r w:rsidR="00E95E92">
              <w:rPr>
                <w:noProof/>
                <w:webHidden/>
              </w:rPr>
              <w:fldChar w:fldCharType="begin"/>
            </w:r>
            <w:r w:rsidR="00E95E92">
              <w:rPr>
                <w:noProof/>
                <w:webHidden/>
              </w:rPr>
              <w:instrText xml:space="preserve"> PAGEREF _Toc472133131 \h </w:instrText>
            </w:r>
            <w:r w:rsidR="00E95E92">
              <w:rPr>
                <w:noProof/>
                <w:webHidden/>
              </w:rPr>
            </w:r>
            <w:r w:rsidR="00E95E92">
              <w:rPr>
                <w:noProof/>
                <w:webHidden/>
              </w:rPr>
              <w:fldChar w:fldCharType="separate"/>
            </w:r>
            <w:r w:rsidR="00715524">
              <w:rPr>
                <w:noProof/>
                <w:webHidden/>
              </w:rPr>
              <w:t>88</w:t>
            </w:r>
            <w:r w:rsidR="00E95E92">
              <w:rPr>
                <w:noProof/>
                <w:webHidden/>
              </w:rPr>
              <w:fldChar w:fldCharType="end"/>
            </w:r>
          </w:hyperlink>
        </w:p>
        <w:p w14:paraId="681DCFFE" w14:textId="77777777" w:rsidR="00E95E92" w:rsidRDefault="00FB1D1B">
          <w:pPr>
            <w:pStyle w:val="21"/>
            <w:tabs>
              <w:tab w:val="left" w:pos="880"/>
              <w:tab w:val="right" w:leader="dot" w:pos="10790"/>
            </w:tabs>
            <w:rPr>
              <w:rFonts w:asciiTheme="minorHAnsi" w:hAnsiTheme="minorHAnsi"/>
              <w:noProof/>
              <w:sz w:val="22"/>
            </w:rPr>
          </w:pPr>
          <w:hyperlink w:anchor="_Toc472133132" w:history="1">
            <w:r w:rsidR="00E95E92" w:rsidRPr="002E2F2B">
              <w:rPr>
                <w:rStyle w:val="af"/>
                <w:noProof/>
              </w:rPr>
              <w:t>6.12</w:t>
            </w:r>
            <w:r w:rsidR="00E95E92">
              <w:rPr>
                <w:rFonts w:asciiTheme="minorHAnsi" w:hAnsiTheme="minorHAnsi"/>
                <w:noProof/>
                <w:sz w:val="22"/>
              </w:rPr>
              <w:tab/>
            </w:r>
            <w:r w:rsidR="00E95E92" w:rsidRPr="002E2F2B">
              <w:rPr>
                <w:rStyle w:val="af"/>
                <w:noProof/>
              </w:rPr>
              <w:t>System Parameter Maintenance</w:t>
            </w:r>
            <w:r w:rsidR="00E95E92">
              <w:rPr>
                <w:noProof/>
                <w:webHidden/>
              </w:rPr>
              <w:tab/>
            </w:r>
            <w:r w:rsidR="00E95E92">
              <w:rPr>
                <w:noProof/>
                <w:webHidden/>
              </w:rPr>
              <w:fldChar w:fldCharType="begin"/>
            </w:r>
            <w:r w:rsidR="00E95E92">
              <w:rPr>
                <w:noProof/>
                <w:webHidden/>
              </w:rPr>
              <w:instrText xml:space="preserve"> PAGEREF _Toc472133132 \h </w:instrText>
            </w:r>
            <w:r w:rsidR="00E95E92">
              <w:rPr>
                <w:noProof/>
                <w:webHidden/>
              </w:rPr>
            </w:r>
            <w:r w:rsidR="00E95E92">
              <w:rPr>
                <w:noProof/>
                <w:webHidden/>
              </w:rPr>
              <w:fldChar w:fldCharType="separate"/>
            </w:r>
            <w:r w:rsidR="00715524">
              <w:rPr>
                <w:noProof/>
                <w:webHidden/>
              </w:rPr>
              <w:t>94</w:t>
            </w:r>
            <w:r w:rsidR="00E95E92">
              <w:rPr>
                <w:noProof/>
                <w:webHidden/>
              </w:rPr>
              <w:fldChar w:fldCharType="end"/>
            </w:r>
          </w:hyperlink>
        </w:p>
        <w:p w14:paraId="5AC1261A" w14:textId="77777777" w:rsidR="00E95E92" w:rsidRDefault="00FB1D1B">
          <w:pPr>
            <w:pStyle w:val="21"/>
            <w:tabs>
              <w:tab w:val="left" w:pos="880"/>
              <w:tab w:val="right" w:leader="dot" w:pos="10790"/>
            </w:tabs>
            <w:rPr>
              <w:rFonts w:asciiTheme="minorHAnsi" w:hAnsiTheme="minorHAnsi"/>
              <w:noProof/>
              <w:sz w:val="22"/>
            </w:rPr>
          </w:pPr>
          <w:hyperlink w:anchor="_Toc472133133" w:history="1">
            <w:r w:rsidR="00E95E92" w:rsidRPr="002E2F2B">
              <w:rPr>
                <w:rStyle w:val="af"/>
                <w:noProof/>
              </w:rPr>
              <w:t>6.13</w:t>
            </w:r>
            <w:r w:rsidR="00E95E92">
              <w:rPr>
                <w:rFonts w:asciiTheme="minorHAnsi" w:hAnsiTheme="minorHAnsi"/>
                <w:noProof/>
                <w:sz w:val="22"/>
              </w:rPr>
              <w:tab/>
            </w:r>
            <w:r w:rsidR="00E95E92" w:rsidRPr="002E2F2B">
              <w:rPr>
                <w:rStyle w:val="af"/>
                <w:noProof/>
              </w:rPr>
              <w:t>Export Daily Report</w:t>
            </w:r>
            <w:r w:rsidR="00E95E92">
              <w:rPr>
                <w:noProof/>
                <w:webHidden/>
              </w:rPr>
              <w:tab/>
            </w:r>
            <w:r w:rsidR="00E95E92">
              <w:rPr>
                <w:noProof/>
                <w:webHidden/>
              </w:rPr>
              <w:fldChar w:fldCharType="begin"/>
            </w:r>
            <w:r w:rsidR="00E95E92">
              <w:rPr>
                <w:noProof/>
                <w:webHidden/>
              </w:rPr>
              <w:instrText xml:space="preserve"> PAGEREF _Toc472133133 \h </w:instrText>
            </w:r>
            <w:r w:rsidR="00E95E92">
              <w:rPr>
                <w:noProof/>
                <w:webHidden/>
              </w:rPr>
            </w:r>
            <w:r w:rsidR="00E95E92">
              <w:rPr>
                <w:noProof/>
                <w:webHidden/>
              </w:rPr>
              <w:fldChar w:fldCharType="separate"/>
            </w:r>
            <w:r w:rsidR="00715524">
              <w:rPr>
                <w:noProof/>
                <w:webHidden/>
              </w:rPr>
              <w:t>97</w:t>
            </w:r>
            <w:r w:rsidR="00E95E92">
              <w:rPr>
                <w:noProof/>
                <w:webHidden/>
              </w:rPr>
              <w:fldChar w:fldCharType="end"/>
            </w:r>
          </w:hyperlink>
        </w:p>
        <w:p w14:paraId="3EDFA3B0" w14:textId="77777777" w:rsidR="00E95E92" w:rsidRDefault="00FB1D1B">
          <w:pPr>
            <w:pStyle w:val="11"/>
            <w:tabs>
              <w:tab w:val="left" w:pos="660"/>
              <w:tab w:val="right" w:leader="dot" w:pos="10790"/>
            </w:tabs>
            <w:rPr>
              <w:rFonts w:asciiTheme="minorHAnsi" w:hAnsiTheme="minorHAnsi"/>
              <w:noProof/>
              <w:sz w:val="22"/>
            </w:rPr>
          </w:pPr>
          <w:hyperlink w:anchor="_Toc472133134" w:history="1">
            <w:r w:rsidR="00E95E92" w:rsidRPr="002E2F2B">
              <w:rPr>
                <w:rStyle w:val="af"/>
                <w:noProof/>
              </w:rPr>
              <w:t>7</w:t>
            </w:r>
            <w:r w:rsidR="00E95E92">
              <w:rPr>
                <w:rFonts w:asciiTheme="minorHAnsi" w:hAnsiTheme="minorHAnsi"/>
                <w:noProof/>
                <w:sz w:val="22"/>
              </w:rPr>
              <w:tab/>
            </w:r>
            <w:r w:rsidR="00E95E92" w:rsidRPr="002E2F2B">
              <w:rPr>
                <w:rStyle w:val="af"/>
                <w:noProof/>
              </w:rPr>
              <w:t>Interface Design</w:t>
            </w:r>
            <w:r w:rsidR="00E95E92">
              <w:rPr>
                <w:noProof/>
                <w:webHidden/>
              </w:rPr>
              <w:tab/>
            </w:r>
            <w:r w:rsidR="00E95E92">
              <w:rPr>
                <w:noProof/>
                <w:webHidden/>
              </w:rPr>
              <w:fldChar w:fldCharType="begin"/>
            </w:r>
            <w:r w:rsidR="00E95E92">
              <w:rPr>
                <w:noProof/>
                <w:webHidden/>
              </w:rPr>
              <w:instrText xml:space="preserve"> PAGEREF _Toc472133134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24977486" w14:textId="77777777" w:rsidR="00E95E92" w:rsidRDefault="00FB1D1B">
          <w:pPr>
            <w:pStyle w:val="21"/>
            <w:tabs>
              <w:tab w:val="left" w:pos="880"/>
              <w:tab w:val="right" w:leader="dot" w:pos="10790"/>
            </w:tabs>
            <w:rPr>
              <w:rFonts w:asciiTheme="minorHAnsi" w:hAnsiTheme="minorHAnsi"/>
              <w:noProof/>
              <w:sz w:val="22"/>
            </w:rPr>
          </w:pPr>
          <w:hyperlink w:anchor="_Toc472133135" w:history="1">
            <w:r w:rsidR="00E95E92" w:rsidRPr="002E2F2B">
              <w:rPr>
                <w:rStyle w:val="af"/>
                <w:noProof/>
              </w:rPr>
              <w:t>7.1</w:t>
            </w:r>
            <w:r w:rsidR="00E95E92">
              <w:rPr>
                <w:rFonts w:asciiTheme="minorHAnsi" w:hAnsiTheme="minorHAnsi"/>
                <w:noProof/>
                <w:sz w:val="22"/>
              </w:rPr>
              <w:tab/>
            </w:r>
            <w:r w:rsidR="00E95E92" w:rsidRPr="002E2F2B">
              <w:rPr>
                <w:rStyle w:val="af"/>
                <w:noProof/>
              </w:rPr>
              <w:t>Sales Data Web Service</w:t>
            </w:r>
            <w:r w:rsidR="00E95E92">
              <w:rPr>
                <w:noProof/>
                <w:webHidden/>
              </w:rPr>
              <w:tab/>
            </w:r>
            <w:r w:rsidR="00E95E92">
              <w:rPr>
                <w:noProof/>
                <w:webHidden/>
              </w:rPr>
              <w:fldChar w:fldCharType="begin"/>
            </w:r>
            <w:r w:rsidR="00E95E92">
              <w:rPr>
                <w:noProof/>
                <w:webHidden/>
              </w:rPr>
              <w:instrText xml:space="preserve"> PAGEREF _Toc472133135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615E0D7F" w14:textId="77777777" w:rsidR="00E95E92" w:rsidRDefault="00FB1D1B">
          <w:pPr>
            <w:pStyle w:val="21"/>
            <w:tabs>
              <w:tab w:val="left" w:pos="880"/>
              <w:tab w:val="right" w:leader="dot" w:pos="10790"/>
            </w:tabs>
            <w:rPr>
              <w:rFonts w:asciiTheme="minorHAnsi" w:hAnsiTheme="minorHAnsi"/>
              <w:noProof/>
              <w:sz w:val="22"/>
            </w:rPr>
          </w:pPr>
          <w:hyperlink w:anchor="_Toc472133136" w:history="1">
            <w:r w:rsidR="00E95E92" w:rsidRPr="002E2F2B">
              <w:rPr>
                <w:rStyle w:val="af"/>
                <w:noProof/>
              </w:rPr>
              <w:t>7.2</w:t>
            </w:r>
            <w:r w:rsidR="00E95E92">
              <w:rPr>
                <w:rFonts w:asciiTheme="minorHAnsi" w:hAnsiTheme="minorHAnsi"/>
                <w:noProof/>
                <w:sz w:val="22"/>
              </w:rPr>
              <w:tab/>
            </w:r>
            <w:r w:rsidR="00E95E92" w:rsidRPr="002E2F2B">
              <w:rPr>
                <w:rStyle w:val="af"/>
                <w:noProof/>
              </w:rPr>
              <w:t>Pricing Data Web Service</w:t>
            </w:r>
            <w:r w:rsidR="00E95E92">
              <w:rPr>
                <w:noProof/>
                <w:webHidden/>
              </w:rPr>
              <w:tab/>
            </w:r>
            <w:r w:rsidR="00E95E92">
              <w:rPr>
                <w:noProof/>
                <w:webHidden/>
              </w:rPr>
              <w:fldChar w:fldCharType="begin"/>
            </w:r>
            <w:r w:rsidR="00E95E92">
              <w:rPr>
                <w:noProof/>
                <w:webHidden/>
              </w:rPr>
              <w:instrText xml:space="preserve"> PAGEREF _Toc472133136 \h </w:instrText>
            </w:r>
            <w:r w:rsidR="00E95E92">
              <w:rPr>
                <w:noProof/>
                <w:webHidden/>
              </w:rPr>
            </w:r>
            <w:r w:rsidR="00E95E92">
              <w:rPr>
                <w:noProof/>
                <w:webHidden/>
              </w:rPr>
              <w:fldChar w:fldCharType="separate"/>
            </w:r>
            <w:r w:rsidR="00715524">
              <w:rPr>
                <w:noProof/>
                <w:webHidden/>
              </w:rPr>
              <w:t>111</w:t>
            </w:r>
            <w:r w:rsidR="00E95E92">
              <w:rPr>
                <w:noProof/>
                <w:webHidden/>
              </w:rPr>
              <w:fldChar w:fldCharType="end"/>
            </w:r>
          </w:hyperlink>
        </w:p>
        <w:p w14:paraId="7038B2A7" w14:textId="77777777" w:rsidR="00E95E92" w:rsidRDefault="00FB1D1B">
          <w:pPr>
            <w:pStyle w:val="21"/>
            <w:tabs>
              <w:tab w:val="left" w:pos="880"/>
              <w:tab w:val="right" w:leader="dot" w:pos="10790"/>
            </w:tabs>
            <w:rPr>
              <w:rFonts w:asciiTheme="minorHAnsi" w:hAnsiTheme="minorHAnsi"/>
              <w:noProof/>
              <w:sz w:val="22"/>
            </w:rPr>
          </w:pPr>
          <w:hyperlink w:anchor="_Toc472133137" w:history="1">
            <w:r w:rsidR="00E95E92" w:rsidRPr="002E2F2B">
              <w:rPr>
                <w:rStyle w:val="af"/>
                <w:noProof/>
              </w:rPr>
              <w:t>7.3</w:t>
            </w:r>
            <w:r w:rsidR="00E95E92">
              <w:rPr>
                <w:rFonts w:asciiTheme="minorHAnsi" w:hAnsiTheme="minorHAnsi"/>
                <w:noProof/>
                <w:sz w:val="22"/>
              </w:rPr>
              <w:tab/>
            </w:r>
            <w:r w:rsidR="00E95E92" w:rsidRPr="002E2F2B">
              <w:rPr>
                <w:rStyle w:val="af"/>
                <w:noProof/>
              </w:rPr>
              <w:t>EDW Checksum Web Service</w:t>
            </w:r>
            <w:r w:rsidR="00E95E92">
              <w:rPr>
                <w:noProof/>
                <w:webHidden/>
              </w:rPr>
              <w:tab/>
            </w:r>
            <w:r w:rsidR="00E95E92">
              <w:rPr>
                <w:noProof/>
                <w:webHidden/>
              </w:rPr>
              <w:fldChar w:fldCharType="begin"/>
            </w:r>
            <w:r w:rsidR="00E95E92">
              <w:rPr>
                <w:noProof/>
                <w:webHidden/>
              </w:rPr>
              <w:instrText xml:space="preserve"> PAGEREF _Toc472133137 \h </w:instrText>
            </w:r>
            <w:r w:rsidR="00E95E92">
              <w:rPr>
                <w:noProof/>
                <w:webHidden/>
              </w:rPr>
            </w:r>
            <w:r w:rsidR="00E95E92">
              <w:rPr>
                <w:noProof/>
                <w:webHidden/>
              </w:rPr>
              <w:fldChar w:fldCharType="separate"/>
            </w:r>
            <w:r w:rsidR="00715524">
              <w:rPr>
                <w:noProof/>
                <w:webHidden/>
              </w:rPr>
              <w:t>113</w:t>
            </w:r>
            <w:r w:rsidR="00E95E92">
              <w:rPr>
                <w:noProof/>
                <w:webHidden/>
              </w:rPr>
              <w:fldChar w:fldCharType="end"/>
            </w:r>
          </w:hyperlink>
        </w:p>
        <w:p w14:paraId="4A2A91A0" w14:textId="77777777" w:rsidR="00E95E92" w:rsidRDefault="00FB1D1B">
          <w:pPr>
            <w:pStyle w:val="11"/>
            <w:tabs>
              <w:tab w:val="left" w:pos="660"/>
              <w:tab w:val="right" w:leader="dot" w:pos="10790"/>
            </w:tabs>
            <w:rPr>
              <w:rFonts w:asciiTheme="minorHAnsi" w:hAnsiTheme="minorHAnsi"/>
              <w:noProof/>
              <w:sz w:val="22"/>
            </w:rPr>
          </w:pPr>
          <w:hyperlink w:anchor="_Toc472133138" w:history="1">
            <w:r w:rsidR="00E95E92" w:rsidRPr="002E2F2B">
              <w:rPr>
                <w:rStyle w:val="af"/>
                <w:noProof/>
              </w:rPr>
              <w:t>8</w:t>
            </w:r>
            <w:r w:rsidR="00E95E92">
              <w:rPr>
                <w:rFonts w:asciiTheme="minorHAnsi" w:hAnsiTheme="minorHAnsi"/>
                <w:noProof/>
                <w:sz w:val="22"/>
              </w:rPr>
              <w:tab/>
            </w:r>
            <w:r w:rsidR="00E95E92" w:rsidRPr="002E2F2B">
              <w:rPr>
                <w:rStyle w:val="af"/>
                <w:noProof/>
              </w:rPr>
              <w:t>Sign Off</w:t>
            </w:r>
            <w:r w:rsidR="00E95E92">
              <w:rPr>
                <w:noProof/>
                <w:webHidden/>
              </w:rPr>
              <w:tab/>
            </w:r>
            <w:r w:rsidR="00E95E92">
              <w:rPr>
                <w:noProof/>
                <w:webHidden/>
              </w:rPr>
              <w:fldChar w:fldCharType="begin"/>
            </w:r>
            <w:r w:rsidR="00E95E92">
              <w:rPr>
                <w:noProof/>
                <w:webHidden/>
              </w:rPr>
              <w:instrText xml:space="preserve"> PAGEREF _Toc472133138 \h </w:instrText>
            </w:r>
            <w:r w:rsidR="00E95E92">
              <w:rPr>
                <w:noProof/>
                <w:webHidden/>
              </w:rPr>
            </w:r>
            <w:r w:rsidR="00E95E92">
              <w:rPr>
                <w:noProof/>
                <w:webHidden/>
              </w:rPr>
              <w:fldChar w:fldCharType="separate"/>
            </w:r>
            <w:r w:rsidR="00715524">
              <w:rPr>
                <w:noProof/>
                <w:webHidden/>
              </w:rPr>
              <w:t>115</w:t>
            </w:r>
            <w:r w:rsidR="00E95E92">
              <w:rPr>
                <w:noProof/>
                <w:webHidden/>
              </w:rPr>
              <w:fldChar w:fldCharType="end"/>
            </w:r>
          </w:hyperlink>
        </w:p>
        <w:p w14:paraId="124EB4D1" w14:textId="1FB8BC27" w:rsidR="00506802" w:rsidRPr="00184A3A" w:rsidRDefault="002643F7" w:rsidP="007306B9">
          <w:pPr>
            <w:spacing w:beforeLines="100" w:before="240" w:afterLines="100" w:after="240" w:line="240" w:lineRule="auto"/>
            <w:jc w:val="both"/>
            <w:rPr>
              <w:rFonts w:eastAsia="Microsoft YaHei"/>
            </w:rPr>
          </w:pPr>
          <w:r w:rsidRPr="0057159E">
            <w:rPr>
              <w:rFonts w:eastAsia="Microsoft YaHei"/>
              <w:szCs w:val="20"/>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1"/>
      </w:pPr>
      <w:bookmarkStart w:id="6" w:name="_Toc472133103"/>
      <w:r w:rsidRPr="00184A3A">
        <w:lastRenderedPageBreak/>
        <w:t>Background</w:t>
      </w:r>
      <w:bookmarkEnd w:id="6"/>
    </w:p>
    <w:p w14:paraId="0EC6E7F6" w14:textId="77777777" w:rsidR="009706A7" w:rsidRPr="00184A3A" w:rsidRDefault="002265DC" w:rsidP="00D22FDC">
      <w:pPr>
        <w:pStyle w:val="2"/>
      </w:pPr>
      <w:bookmarkStart w:id="7" w:name="_Toc472133104"/>
      <w:r w:rsidRPr="00184A3A">
        <w:t>Document Purpose</w:t>
      </w:r>
      <w:bookmarkEnd w:id="7"/>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2"/>
      </w:pPr>
      <w:bookmarkStart w:id="8" w:name="_Toc472133105"/>
      <w:r w:rsidRPr="00184A3A">
        <w:t>Document Scope</w:t>
      </w:r>
      <w:bookmarkEnd w:id="8"/>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2"/>
      </w:pPr>
      <w:bookmarkStart w:id="9" w:name="_Toc472133106"/>
      <w:r w:rsidRPr="00184A3A">
        <w:t>Document Audience</w:t>
      </w:r>
      <w:bookmarkEnd w:id="9"/>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2"/>
      </w:pPr>
      <w:bookmarkStart w:id="10" w:name="_Toc472133107"/>
      <w:r w:rsidRPr="00184A3A">
        <w:lastRenderedPageBreak/>
        <w:t>Terms &amp; Abbreviation</w:t>
      </w:r>
      <w:r w:rsidR="00611DDF" w:rsidRPr="00184A3A">
        <w:t>s</w:t>
      </w:r>
      <w:bookmarkEnd w:id="10"/>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57159E">
        <w:tc>
          <w:tcPr>
            <w:tcW w:w="1561" w:type="dxa"/>
            <w:tcBorders>
              <w:bottom w:val="single" w:sz="4" w:space="0" w:color="auto"/>
            </w:tcBorders>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57159E">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184A3A" w:rsidRDefault="008B0458" w:rsidP="0057159E">
            <w:pPr>
              <w:spacing w:after="0"/>
              <w:jc w:val="both"/>
              <w:rPr>
                <w:rFonts w:eastAsia="SimSun"/>
                <w:lang w:eastAsia="zh-CN"/>
              </w:rPr>
            </w:pPr>
            <w:r w:rsidRPr="00184A3A">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184A3A" w:rsidRDefault="008B0458" w:rsidP="0057159E">
            <w:pPr>
              <w:spacing w:after="0"/>
              <w:jc w:val="both"/>
              <w:rPr>
                <w:rFonts w:eastAsia="SimSun"/>
                <w:lang w:eastAsia="zh-CN"/>
              </w:rPr>
            </w:pPr>
            <w:r w:rsidRPr="00184A3A">
              <w:rPr>
                <w:rFonts w:eastAsia="SimSun"/>
                <w:lang w:eastAsia="zh-CN"/>
              </w:rPr>
              <w:t>Enterprise Service Bus</w:t>
            </w:r>
          </w:p>
        </w:tc>
      </w:tr>
      <w:tr w:rsidR="00D21579" w:rsidRPr="00184A3A" w14:paraId="52B02D22" w14:textId="77777777" w:rsidTr="0057159E">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184A3A" w:rsidRDefault="008B0458" w:rsidP="0057159E">
            <w:pPr>
              <w:spacing w:after="0"/>
              <w:jc w:val="both"/>
              <w:rPr>
                <w:rFonts w:eastAsia="Microsoft YaHei"/>
                <w:lang w:eastAsia="zh-CN"/>
              </w:rPr>
            </w:pPr>
            <w:r w:rsidRPr="00184A3A">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184A3A" w:rsidRDefault="008B0458" w:rsidP="0057159E">
            <w:pPr>
              <w:spacing w:after="0"/>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57159E">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184A3A" w:rsidRDefault="00556B07" w:rsidP="0057159E">
            <w:pPr>
              <w:spacing w:after="0"/>
              <w:jc w:val="both"/>
            </w:pPr>
            <w:r w:rsidRPr="00184A3A">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184A3A" w:rsidRDefault="00556B07" w:rsidP="0057159E">
            <w:pPr>
              <w:spacing w:after="0"/>
              <w:jc w:val="both"/>
            </w:pPr>
            <w:r w:rsidRPr="00184A3A">
              <w:t>Enterprise Data Warehouse</w:t>
            </w:r>
          </w:p>
        </w:tc>
      </w:tr>
      <w:tr w:rsidR="00D21579" w:rsidRPr="00184A3A" w14:paraId="6DBC925D" w14:textId="77777777" w:rsidTr="0057159E">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184A3A" w:rsidRDefault="004666E3" w:rsidP="0057159E">
            <w:pPr>
              <w:spacing w:after="0"/>
              <w:jc w:val="both"/>
              <w:rPr>
                <w:rFonts w:eastAsia="SimSun"/>
                <w:lang w:eastAsia="zh-CN"/>
              </w:rPr>
            </w:pPr>
            <w:r w:rsidRPr="00184A3A">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184A3A" w:rsidRDefault="004666E3" w:rsidP="0057159E">
            <w:pPr>
              <w:spacing w:after="0"/>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57159E">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184A3A" w:rsidRDefault="00B549E4" w:rsidP="0057159E">
            <w:pPr>
              <w:spacing w:after="0"/>
              <w:jc w:val="both"/>
              <w:rPr>
                <w:rFonts w:eastAsia="SimSun"/>
                <w:lang w:eastAsia="zh-CN"/>
              </w:rPr>
            </w:pPr>
            <w:r w:rsidRPr="00184A3A">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184A3A" w:rsidRDefault="004666E3" w:rsidP="0057159E">
            <w:pPr>
              <w:spacing w:after="0"/>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57159E">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184A3A" w:rsidRDefault="004666E3" w:rsidP="0057159E">
            <w:pPr>
              <w:spacing w:after="0"/>
              <w:jc w:val="both"/>
            </w:pPr>
            <w:r w:rsidRPr="00184A3A">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184A3A" w:rsidRDefault="004666E3" w:rsidP="0057159E">
            <w:pPr>
              <w:spacing w:after="0"/>
              <w:jc w:val="both"/>
            </w:pPr>
            <w:r w:rsidRPr="00184A3A">
              <w:t>Database</w:t>
            </w:r>
          </w:p>
        </w:tc>
      </w:tr>
      <w:tr w:rsidR="00D21579" w:rsidRPr="00184A3A" w14:paraId="40105FD7" w14:textId="77777777" w:rsidTr="0057159E">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184A3A" w:rsidRDefault="00B549E4" w:rsidP="0057159E">
            <w:pPr>
              <w:spacing w:after="0"/>
              <w:jc w:val="both"/>
            </w:pPr>
            <w:r w:rsidRPr="00184A3A">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184A3A" w:rsidRDefault="00B549E4" w:rsidP="0057159E">
            <w:pPr>
              <w:spacing w:after="0"/>
              <w:jc w:val="both"/>
              <w:rPr>
                <w:rFonts w:cs="Calibri"/>
              </w:rPr>
            </w:pPr>
            <w:r w:rsidRPr="00184A3A">
              <w:rPr>
                <w:rFonts w:cs="Calibri"/>
              </w:rPr>
              <w:t>Point of Sales</w:t>
            </w:r>
          </w:p>
        </w:tc>
      </w:tr>
      <w:tr w:rsidR="00501756" w:rsidRPr="00184A3A" w14:paraId="15C28E3E" w14:textId="77777777" w:rsidTr="0057159E">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184A3A" w:rsidRDefault="00501756" w:rsidP="0057159E">
            <w:pPr>
              <w:spacing w:after="0"/>
              <w:jc w:val="both"/>
            </w:pPr>
            <w:r w:rsidRPr="00184A3A">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184A3A" w:rsidRDefault="00501756" w:rsidP="0057159E">
            <w:pPr>
              <w:spacing w:after="0"/>
              <w:jc w:val="both"/>
              <w:rPr>
                <w:rFonts w:cs="Calibri"/>
              </w:rPr>
            </w:pPr>
            <w:r w:rsidRPr="00184A3A">
              <w:rPr>
                <w:rFonts w:cs="Calibri"/>
              </w:rPr>
              <w:t>The service bus database to stage the polling data</w:t>
            </w:r>
          </w:p>
        </w:tc>
      </w:tr>
    </w:tbl>
    <w:p w14:paraId="4F39A461" w14:textId="77777777" w:rsidR="00D21579" w:rsidRPr="00184A3A" w:rsidRDefault="00D21579" w:rsidP="007E6F0F">
      <w:pPr>
        <w:jc w:val="both"/>
      </w:pPr>
    </w:p>
    <w:p w14:paraId="71640A68" w14:textId="77777777" w:rsidR="009706A7" w:rsidRPr="00184A3A" w:rsidRDefault="002265DC" w:rsidP="00D22FDC">
      <w:pPr>
        <w:pStyle w:val="2"/>
      </w:pPr>
      <w:bookmarkStart w:id="11" w:name="_Toc472133108"/>
      <w:r w:rsidRPr="00184A3A">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715524" w:rsidRPr="00184A3A" w14:paraId="407B5E6D"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4D1BD9B2" w14:textId="64FE33AD" w:rsidR="00715524" w:rsidRPr="00A57F4A" w:rsidRDefault="00715524" w:rsidP="00715524">
            <w:pPr>
              <w:spacing w:after="0"/>
              <w:jc w:val="both"/>
              <w:rPr>
                <w:szCs w:val="20"/>
              </w:rPr>
            </w:pPr>
            <w:r w:rsidRPr="005B5BF5">
              <w:rPr>
                <w:szCs w:val="20"/>
              </w:rPr>
              <w:t>Maxim’s POS Polling ESB Implementation Service Proposal EL-FY16-902-v3.docx</w:t>
            </w:r>
          </w:p>
        </w:tc>
      </w:tr>
      <w:tr w:rsidR="00715524" w:rsidRPr="00184A3A" w14:paraId="70060506"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036C3E6" w14:textId="07115F86" w:rsidR="00715524" w:rsidRPr="00A57F4A" w:rsidRDefault="00715524" w:rsidP="00715524">
            <w:pPr>
              <w:spacing w:after="0"/>
              <w:jc w:val="both"/>
              <w:rPr>
                <w:szCs w:val="20"/>
              </w:rPr>
            </w:pPr>
            <w:r w:rsidRPr="005B5BF5">
              <w:rPr>
                <w:rFonts w:eastAsia="Microsoft YaHei"/>
                <w:szCs w:val="20"/>
              </w:rPr>
              <w:t>POS Polling User Requirement Confirmation-20161121-Discussion Note.xlsx</w:t>
            </w:r>
          </w:p>
        </w:tc>
      </w:tr>
      <w:tr w:rsidR="00715524" w:rsidRPr="00184A3A" w14:paraId="486BCD9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10498EF" w14:textId="089F9C82" w:rsidR="00715524" w:rsidRPr="00A57F4A" w:rsidRDefault="00715524" w:rsidP="00715524">
            <w:pPr>
              <w:spacing w:after="0"/>
              <w:jc w:val="both"/>
              <w:rPr>
                <w:szCs w:val="20"/>
              </w:rPr>
            </w:pPr>
            <w:bookmarkStart w:id="12" w:name="_GoBack"/>
            <w:r w:rsidRPr="00A57F4A">
              <w:rPr>
                <w:szCs w:val="20"/>
              </w:rPr>
              <w:t>Maxim</w:t>
            </w:r>
            <w:bookmarkEnd w:id="12"/>
            <w:r w:rsidRPr="00A57F4A">
              <w:rPr>
                <w:szCs w:val="20"/>
              </w:rPr>
              <w:t>_POS_Polling_ESB_RDD-v1.3</w:t>
            </w:r>
            <w:r>
              <w:rPr>
                <w:szCs w:val="20"/>
              </w:rPr>
              <w:t>.docx</w:t>
            </w:r>
          </w:p>
        </w:tc>
      </w:tr>
    </w:tbl>
    <w:p w14:paraId="642EE435" w14:textId="77777777" w:rsidR="009A3EE4" w:rsidRPr="00184A3A" w:rsidRDefault="009A3EE4" w:rsidP="007E6F0F">
      <w:pPr>
        <w:jc w:val="both"/>
        <w:rPr>
          <w:rFonts w:eastAsia="Microsoft YaHei"/>
        </w:rPr>
      </w:pPr>
    </w:p>
    <w:p w14:paraId="61533F38" w14:textId="08BFF5F0" w:rsidR="00A57F4A" w:rsidRPr="00184A3A" w:rsidRDefault="00A57F4A" w:rsidP="00A57F4A">
      <w:pPr>
        <w:pStyle w:val="2"/>
      </w:pPr>
      <w:bookmarkStart w:id="13" w:name="_Toc472133109"/>
      <w:r>
        <w:t>User Requirement Traceability Matrix</w:t>
      </w:r>
      <w:bookmarkEnd w:id="13"/>
    </w:p>
    <w:tbl>
      <w:tblPr>
        <w:tblW w:w="10782" w:type="dxa"/>
        <w:tblInd w:w="108" w:type="dxa"/>
        <w:tblLook w:val="04A0" w:firstRow="1" w:lastRow="0" w:firstColumn="1" w:lastColumn="0" w:noHBand="0" w:noVBand="1"/>
      </w:tblPr>
      <w:tblGrid>
        <w:gridCol w:w="1962"/>
        <w:gridCol w:w="7560"/>
        <w:gridCol w:w="1260"/>
      </w:tblGrid>
      <w:tr w:rsidR="002E7BC6" w:rsidRPr="00184A3A" w14:paraId="269E125F" w14:textId="77777777" w:rsidTr="00C22FE5">
        <w:trPr>
          <w:tblHeader/>
        </w:trPr>
        <w:tc>
          <w:tcPr>
            <w:tcW w:w="1962" w:type="dxa"/>
            <w:tcBorders>
              <w:bottom w:val="single" w:sz="4" w:space="0" w:color="auto"/>
            </w:tcBorders>
            <w:shd w:val="clear" w:color="auto" w:fill="1F497D" w:themeFill="text2"/>
          </w:tcPr>
          <w:p w14:paraId="50374866" w14:textId="20620F94" w:rsidR="002E7BC6" w:rsidRPr="00184A3A" w:rsidRDefault="002E7BC6" w:rsidP="002E7BC6">
            <w:pPr>
              <w:rPr>
                <w:rFonts w:eastAsia="Microsoft YaHei"/>
                <w:b/>
                <w:color w:val="FFFFFF"/>
                <w:szCs w:val="20"/>
                <w:lang w:eastAsia="zh-CN"/>
              </w:rPr>
            </w:pPr>
            <w:r>
              <w:rPr>
                <w:rFonts w:eastAsia="Microsoft YaHei"/>
                <w:b/>
                <w:color w:val="FFFFFF"/>
                <w:szCs w:val="20"/>
                <w:lang w:eastAsia="zh-CN"/>
              </w:rPr>
              <w:t>User Requirement Function ID</w:t>
            </w:r>
          </w:p>
        </w:tc>
        <w:tc>
          <w:tcPr>
            <w:tcW w:w="7560" w:type="dxa"/>
            <w:tcBorders>
              <w:bottom w:val="single" w:sz="4" w:space="0" w:color="auto"/>
            </w:tcBorders>
            <w:shd w:val="clear" w:color="auto" w:fill="1F497D" w:themeFill="text2"/>
          </w:tcPr>
          <w:p w14:paraId="00896D27" w14:textId="77777777" w:rsidR="002E7BC6" w:rsidRPr="00184A3A" w:rsidRDefault="002E7BC6" w:rsidP="002E7BC6">
            <w:pPr>
              <w:rPr>
                <w:b/>
              </w:rPr>
            </w:pPr>
            <w:r w:rsidRPr="00184A3A">
              <w:rPr>
                <w:rFonts w:eastAsia="Microsoft YaHei"/>
                <w:b/>
                <w:color w:val="FFFFFF"/>
                <w:szCs w:val="20"/>
                <w:lang w:eastAsia="zh-CN"/>
              </w:rPr>
              <w:t>Description</w:t>
            </w:r>
          </w:p>
        </w:tc>
        <w:tc>
          <w:tcPr>
            <w:tcW w:w="1260" w:type="dxa"/>
            <w:tcBorders>
              <w:bottom w:val="single" w:sz="4" w:space="0" w:color="auto"/>
            </w:tcBorders>
            <w:shd w:val="clear" w:color="auto" w:fill="1F497D" w:themeFill="text2"/>
          </w:tcPr>
          <w:p w14:paraId="73E1559B" w14:textId="7D01524C" w:rsidR="002E7BC6" w:rsidRPr="00184A3A" w:rsidRDefault="002E7BC6" w:rsidP="002E7BC6">
            <w:pPr>
              <w:jc w:val="center"/>
              <w:rPr>
                <w:b/>
              </w:rPr>
            </w:pPr>
            <w:r w:rsidRPr="002E7BC6">
              <w:rPr>
                <w:b/>
                <w:color w:val="FFFFFF" w:themeColor="background1"/>
              </w:rPr>
              <w:t>Chapter</w:t>
            </w:r>
          </w:p>
        </w:tc>
      </w:tr>
      <w:tr w:rsidR="002E7BC6" w:rsidRPr="002E7BC6" w14:paraId="6FD7B54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CF772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A39EA"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4E1B9DEA" w14:textId="501C8CD0"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Scheduling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485E610" w14:textId="1995CCAB"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.4</w:t>
            </w:r>
            <w:r w:rsidR="000E17A3">
              <w:rPr>
                <w:rFonts w:eastAsia="SimSun"/>
                <w:sz w:val="18"/>
                <w:lang w:eastAsia="zh-CN"/>
              </w:rPr>
              <w:t>.1</w:t>
            </w:r>
          </w:p>
        </w:tc>
      </w:tr>
      <w:tr w:rsidR="002E7BC6" w:rsidRPr="002E7BC6" w14:paraId="77B6640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531B5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9C14F6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C4DE19B" w14:textId="38104E14"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Database Types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D4C5D5" w14:textId="2D1F3655"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7C08DA1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B275C3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009B2E0" w14:textId="7252FA5A"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Mitpos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200FBF" w14:textId="62D32A07"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4ADFC8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AA39E0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F2BEDF" w14:textId="745B3305"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Data staging to service bus working DB - Transaction Handling -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89157BE" w14:textId="5A003CC3"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6458241A"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623491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C821042"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2B84EA1" w14:textId="6AC0835A" w:rsidR="002E7BC6" w:rsidRPr="002E7BC6" w:rsidRDefault="002E7BC6" w:rsidP="003D2D74">
            <w:pPr>
              <w:spacing w:after="0"/>
              <w:rPr>
                <w:rFonts w:eastAsia="SimSun"/>
                <w:sz w:val="18"/>
                <w:lang w:eastAsia="zh-CN"/>
              </w:rPr>
            </w:pPr>
            <w:r w:rsidRPr="002E7BC6">
              <w:rPr>
                <w:rFonts w:eastAsia="SimSun"/>
                <w:sz w:val="18"/>
                <w:lang w:eastAsia="zh-CN"/>
              </w:rPr>
              <w:t xml:space="preserve">- Update POS Client’s Polling Flag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3AD2458" w14:textId="5627E619" w:rsidR="002E7BC6" w:rsidRPr="002E7BC6" w:rsidRDefault="002E7BC6" w:rsidP="002E7BC6">
            <w:pPr>
              <w:spacing w:after="0"/>
              <w:jc w:val="center"/>
              <w:rPr>
                <w:rFonts w:eastAsia="SimSun"/>
                <w:sz w:val="18"/>
                <w:lang w:eastAsia="zh-CN"/>
              </w:rPr>
            </w:pPr>
            <w:r w:rsidRPr="002E7BC6">
              <w:rPr>
                <w:rFonts w:eastAsia="SimSun"/>
                <w:sz w:val="18"/>
                <w:lang w:eastAsia="zh-CN"/>
              </w:rPr>
              <w:t>6</w:t>
            </w:r>
            <w:r w:rsidR="003D2D74">
              <w:rPr>
                <w:rFonts w:eastAsia="SimSun"/>
                <w:sz w:val="18"/>
                <w:lang w:eastAsia="zh-CN"/>
              </w:rPr>
              <w:t>.7</w:t>
            </w:r>
            <w:r w:rsidR="007E45F6">
              <w:rPr>
                <w:rFonts w:eastAsia="SimSun"/>
                <w:sz w:val="18"/>
                <w:lang w:eastAsia="zh-CN"/>
              </w:rPr>
              <w:t>.5</w:t>
            </w:r>
            <w:r w:rsidR="000E17A3">
              <w:rPr>
                <w:rFonts w:eastAsia="SimSun"/>
                <w:sz w:val="18"/>
                <w:lang w:eastAsia="zh-CN"/>
              </w:rPr>
              <w:t>.1</w:t>
            </w:r>
          </w:p>
        </w:tc>
      </w:tr>
      <w:tr w:rsidR="002E7BC6" w:rsidRPr="002E7BC6" w14:paraId="366998B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46DD50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F4A85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4918638" w14:textId="3AEB4ECD" w:rsidR="002E7BC6" w:rsidRPr="002E7BC6" w:rsidRDefault="002E7BC6" w:rsidP="002E7BC6">
            <w:pPr>
              <w:spacing w:after="0"/>
              <w:rPr>
                <w:rFonts w:eastAsia="SimSun"/>
                <w:sz w:val="18"/>
                <w:lang w:eastAsia="zh-CN"/>
              </w:rPr>
            </w:pPr>
            <w:r w:rsidRPr="002E7BC6">
              <w:rPr>
                <w:rFonts w:eastAsia="SimSun"/>
                <w:sz w:val="18"/>
                <w:lang w:eastAsia="zh-CN"/>
              </w:rPr>
              <w:t xml:space="preserve">- Polling to Staging DB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DD6D9AC" w14:textId="53B31E14" w:rsidR="002E7BC6" w:rsidRPr="002E7BC6" w:rsidRDefault="003D2D74" w:rsidP="002E7BC6">
            <w:pPr>
              <w:spacing w:after="0"/>
              <w:jc w:val="center"/>
              <w:rPr>
                <w:rFonts w:eastAsia="SimSun"/>
                <w:sz w:val="18"/>
                <w:lang w:eastAsia="zh-CN"/>
              </w:rPr>
            </w:pPr>
            <w:r>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525AE2D4"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1385D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90346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4030E4E" w14:textId="0B38074D" w:rsidR="002E7BC6" w:rsidRPr="002E7BC6" w:rsidRDefault="002E7BC6" w:rsidP="002E7BC6">
            <w:pPr>
              <w:spacing w:after="0"/>
              <w:rPr>
                <w:rFonts w:eastAsia="SimSun"/>
                <w:sz w:val="18"/>
                <w:lang w:eastAsia="zh-CN"/>
              </w:rPr>
            </w:pPr>
            <w:r w:rsidRPr="002E7BC6">
              <w:rPr>
                <w:rFonts w:eastAsia="SimSun"/>
                <w:sz w:val="18"/>
                <w:lang w:eastAsia="zh-CN"/>
              </w:rPr>
              <w:t>- Data Processing to EDW - Check Data Integrity (MIDPOS &amp;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448A7D1" w14:textId="1C1001BB" w:rsidR="002E7BC6" w:rsidRPr="002E7BC6" w:rsidRDefault="000E17A3" w:rsidP="002E7BC6">
            <w:pPr>
              <w:spacing w:after="0"/>
              <w:jc w:val="center"/>
              <w:rPr>
                <w:rFonts w:eastAsia="SimSun"/>
                <w:sz w:val="18"/>
                <w:lang w:eastAsia="zh-CN"/>
              </w:rPr>
            </w:pPr>
            <w:r>
              <w:rPr>
                <w:rFonts w:eastAsia="SimSun"/>
                <w:sz w:val="18"/>
                <w:lang w:eastAsia="zh-CN"/>
              </w:rPr>
              <w:t>6.8.6.1</w:t>
            </w:r>
          </w:p>
        </w:tc>
      </w:tr>
      <w:tr w:rsidR="002E7BC6" w:rsidRPr="002E7BC6" w14:paraId="2E8DF33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3BCBA0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7CD64E"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7A3A7928" w14:textId="73367D85" w:rsidR="002E7BC6" w:rsidRPr="002E7BC6" w:rsidRDefault="002E7BC6" w:rsidP="002E7BC6">
            <w:pPr>
              <w:spacing w:after="0"/>
              <w:rPr>
                <w:rFonts w:eastAsia="SimSun"/>
                <w:sz w:val="18"/>
                <w:lang w:eastAsia="zh-CN"/>
              </w:rPr>
            </w:pPr>
            <w:r w:rsidRPr="002E7BC6">
              <w:rPr>
                <w:rFonts w:eastAsia="SimSun"/>
                <w:sz w:val="18"/>
                <w:lang w:eastAsia="zh-CN"/>
              </w:rPr>
              <w:t>- Data Processing to EDW - Retrieve Table List for Checking (Check_log, Orders..)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046FE13" w14:textId="2FE7406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1D92928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7AC4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C7A5C05"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F588426" w14:textId="323F269C" w:rsidR="002E7BC6" w:rsidRPr="002E7BC6" w:rsidRDefault="002E7BC6" w:rsidP="002E7BC6">
            <w:pPr>
              <w:spacing w:after="0"/>
              <w:rPr>
                <w:rFonts w:eastAsia="SimSun"/>
                <w:sz w:val="18"/>
                <w:lang w:eastAsia="zh-CN"/>
              </w:rPr>
            </w:pPr>
            <w:r>
              <w:rPr>
                <w:rFonts w:eastAsia="SimSun"/>
                <w:sz w:val="18"/>
                <w:lang w:eastAsia="zh-CN"/>
              </w:rPr>
              <w:t xml:space="preserve"> </w:t>
            </w:r>
            <w:r w:rsidRPr="002E7BC6">
              <w:rPr>
                <w:rFonts w:eastAsia="SimSun"/>
                <w:sz w:val="18"/>
                <w:lang w:eastAsia="zh-CN"/>
              </w:rPr>
              <w:t xml:space="preserve">- Data Processing to EDW - Send Data to EDW after verification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1D2584F" w14:textId="6D8C06A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706816E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B0B6D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BB90F41"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081275F" w14:textId="458B0F9F" w:rsidR="002E7BC6" w:rsidRPr="002E7BC6" w:rsidRDefault="002E7BC6" w:rsidP="002E7BC6">
            <w:pPr>
              <w:spacing w:after="0"/>
              <w:rPr>
                <w:rFonts w:eastAsia="SimSun"/>
                <w:sz w:val="18"/>
                <w:lang w:eastAsia="zh-CN"/>
              </w:rPr>
            </w:pPr>
            <w:r w:rsidRPr="002E7BC6">
              <w:rPr>
                <w:rFonts w:eastAsia="SimSun"/>
                <w:sz w:val="18"/>
                <w:lang w:eastAsia="zh-CN"/>
              </w:rPr>
              <w:lastRenderedPageBreak/>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D03AAF" w14:textId="6C117687" w:rsidR="002E7BC6" w:rsidRPr="002E7BC6" w:rsidRDefault="000E17A3" w:rsidP="002E7BC6">
            <w:pPr>
              <w:spacing w:after="0"/>
              <w:jc w:val="center"/>
              <w:rPr>
                <w:rFonts w:eastAsia="SimSun"/>
                <w:sz w:val="18"/>
                <w:lang w:eastAsia="zh-CN"/>
              </w:rPr>
            </w:pPr>
            <w:r w:rsidRPr="00287795">
              <w:rPr>
                <w:rFonts w:eastAsia="SimSun"/>
                <w:sz w:val="18"/>
                <w:lang w:eastAsia="zh-CN"/>
              </w:rPr>
              <w:lastRenderedPageBreak/>
              <w:t>6.8.6.1</w:t>
            </w:r>
          </w:p>
        </w:tc>
      </w:tr>
      <w:tr w:rsidR="00C22FE5" w:rsidRPr="00D57A80" w14:paraId="18C54AA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4427E44" w14:textId="77777777" w:rsidR="002E7BC6" w:rsidRPr="00D57A80" w:rsidRDefault="002E7BC6" w:rsidP="002E7BC6">
            <w:pPr>
              <w:spacing w:after="0"/>
              <w:jc w:val="both"/>
              <w:rPr>
                <w:rFonts w:eastAsia="SimSun"/>
                <w:sz w:val="18"/>
                <w:lang w:eastAsia="zh-CN"/>
              </w:rPr>
            </w:pPr>
            <w:r w:rsidRPr="00D57A80">
              <w:rPr>
                <w:rFonts w:eastAsia="SimSun"/>
                <w:sz w:val="18"/>
                <w:lang w:eastAsia="zh-CN"/>
              </w:rPr>
              <w:t>ESB-SAL-02-05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2E32CE5" w14:textId="77777777" w:rsidR="002E7BC6" w:rsidRPr="00D57A80" w:rsidRDefault="002E7BC6" w:rsidP="002E7BC6">
            <w:pPr>
              <w:spacing w:after="0"/>
              <w:rPr>
                <w:rFonts w:eastAsia="SimSun"/>
                <w:sz w:val="18"/>
                <w:lang w:eastAsia="zh-CN"/>
              </w:rPr>
            </w:pPr>
            <w:r w:rsidRPr="00D57A80">
              <w:rPr>
                <w:rFonts w:eastAsia="SimSun"/>
                <w:sz w:val="18"/>
                <w:lang w:eastAsia="zh-CN"/>
              </w:rPr>
              <w:t xml:space="preserve">Sales Data Real Time </w:t>
            </w:r>
          </w:p>
          <w:p w14:paraId="65F2F04F" w14:textId="603DF068" w:rsidR="002E7BC6" w:rsidRPr="00D57A80" w:rsidRDefault="002E7BC6" w:rsidP="002E7BC6">
            <w:pPr>
              <w:spacing w:after="0"/>
              <w:rPr>
                <w:rFonts w:eastAsia="SimSun"/>
                <w:sz w:val="18"/>
                <w:lang w:eastAsia="zh-CN"/>
              </w:rPr>
            </w:pPr>
            <w:r w:rsidRPr="00D57A80">
              <w:rPr>
                <w:rFonts w:eastAsia="SimSun"/>
                <w:sz w:val="18"/>
                <w:lang w:eastAsia="zh-CN"/>
              </w:rPr>
              <w:t xml:space="preserve">- Data Processing to EDW - Data Send Block by Block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BEF778" w14:textId="77777777" w:rsidR="002E7BC6" w:rsidRPr="00D57A80" w:rsidRDefault="000E17A3" w:rsidP="002E7BC6">
            <w:pPr>
              <w:spacing w:after="0"/>
              <w:jc w:val="center"/>
              <w:rPr>
                <w:rFonts w:eastAsia="SimSun"/>
                <w:sz w:val="18"/>
                <w:lang w:eastAsia="zh-CN"/>
              </w:rPr>
            </w:pPr>
            <w:r w:rsidRPr="00D57A80">
              <w:rPr>
                <w:rFonts w:eastAsia="SimSun"/>
                <w:sz w:val="18"/>
                <w:lang w:eastAsia="zh-CN"/>
              </w:rPr>
              <w:t>Technical</w:t>
            </w:r>
          </w:p>
          <w:p w14:paraId="33F9FF56" w14:textId="7D08384D" w:rsidR="000E17A3" w:rsidRPr="00D57A80" w:rsidRDefault="000E17A3" w:rsidP="002E7BC6">
            <w:pPr>
              <w:spacing w:after="0"/>
              <w:jc w:val="center"/>
              <w:rPr>
                <w:rFonts w:eastAsia="SimSun"/>
                <w:sz w:val="18"/>
                <w:lang w:eastAsia="zh-CN"/>
              </w:rPr>
            </w:pPr>
            <w:r w:rsidRPr="00D57A80">
              <w:rPr>
                <w:rFonts w:eastAsia="SimSun"/>
                <w:sz w:val="18"/>
                <w:lang w:eastAsia="zh-CN"/>
              </w:rPr>
              <w:t>Spec.</w:t>
            </w:r>
          </w:p>
        </w:tc>
      </w:tr>
      <w:tr w:rsidR="002E7BC6" w:rsidRPr="002E7BC6" w14:paraId="608F974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3CDBC49" w14:textId="5228A9D5" w:rsidR="002E7BC6" w:rsidRPr="002E7BC6" w:rsidRDefault="002E7BC6" w:rsidP="002E7BC6">
            <w:pPr>
              <w:spacing w:after="0"/>
              <w:jc w:val="both"/>
              <w:rPr>
                <w:rFonts w:eastAsia="SimSun"/>
                <w:sz w:val="18"/>
                <w:lang w:eastAsia="zh-CN"/>
              </w:rPr>
            </w:pPr>
            <w:r w:rsidRPr="002E7BC6">
              <w:rPr>
                <w:rFonts w:eastAsia="SimSun"/>
                <w:sz w:val="18"/>
                <w:lang w:eastAsia="zh-CN"/>
              </w:rPr>
              <w:t>ESB-SAL-02-06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33CADD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6BD31A1" w14:textId="09E6A6DE"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25EA06" w14:textId="3BD17F93"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2E7BC6" w:rsidRPr="002E7BC6" w14:paraId="0438EBA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FAC953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ESB-SAL-03-01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13E424B" w14:textId="77777777" w:rsidR="002E7BC6" w:rsidRDefault="002E7BC6" w:rsidP="002E7BC6">
            <w:pPr>
              <w:spacing w:after="0"/>
              <w:rPr>
                <w:rFonts w:eastAsia="SimSun"/>
                <w:sz w:val="18"/>
                <w:lang w:eastAsia="zh-CN"/>
              </w:rPr>
            </w:pPr>
            <w:r w:rsidRPr="002E7BC6">
              <w:rPr>
                <w:rFonts w:eastAsia="SimSun"/>
                <w:sz w:val="18"/>
                <w:lang w:eastAsia="zh-CN"/>
              </w:rPr>
              <w:t>POS Client EOD Triggering</w:t>
            </w:r>
          </w:p>
          <w:p w14:paraId="1AE4E52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36D291" w14:textId="59AB71E3" w:rsidR="002E7BC6" w:rsidRPr="002E7BC6" w:rsidRDefault="0016525C" w:rsidP="002E7BC6">
            <w:pPr>
              <w:spacing w:after="0"/>
              <w:jc w:val="center"/>
              <w:rPr>
                <w:rFonts w:eastAsia="SimSun"/>
                <w:sz w:val="18"/>
                <w:lang w:eastAsia="zh-CN"/>
              </w:rPr>
            </w:pPr>
            <w:r>
              <w:rPr>
                <w:rFonts w:eastAsia="SimSun"/>
                <w:sz w:val="18"/>
                <w:lang w:eastAsia="zh-CN"/>
              </w:rPr>
              <w:t>6.8.4.1</w:t>
            </w:r>
          </w:p>
        </w:tc>
      </w:tr>
      <w:tr w:rsidR="0016525C" w:rsidRPr="002E7BC6" w14:paraId="6EBC4E09"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448FF"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77567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Monitoring </w:t>
            </w:r>
          </w:p>
          <w:p w14:paraId="1D611962"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11787AA" w14:textId="73DE30CF"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7F3995F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90AA1D6"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6E9052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Download all History Tables </w:t>
            </w:r>
          </w:p>
          <w:p w14:paraId="37EF5E3E"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4FF3FA5" w14:textId="51521510"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50F9739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F3A729A"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DF40EC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Update Synchronization Status </w:t>
            </w:r>
          </w:p>
          <w:p w14:paraId="604B6A5D"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3C6B9E" w14:textId="5441B2B4"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4E09112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D3ACD1"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70CB7CE" w14:textId="77777777" w:rsidR="0016525C" w:rsidRDefault="0016525C" w:rsidP="0016525C">
            <w:pPr>
              <w:spacing w:after="0"/>
              <w:rPr>
                <w:rFonts w:eastAsia="SimSun"/>
                <w:sz w:val="18"/>
                <w:lang w:eastAsia="zh-CN"/>
              </w:rPr>
            </w:pPr>
            <w:r w:rsidRPr="002E7BC6">
              <w:rPr>
                <w:rFonts w:eastAsia="SimSun"/>
                <w:sz w:val="18"/>
                <w:lang w:eastAsia="zh-CN"/>
              </w:rPr>
              <w:t>POS Client EOD Process Job Summary</w:t>
            </w:r>
          </w:p>
          <w:p w14:paraId="2F997C4F"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42A6E3" w14:textId="5C0E41DE"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27F450C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E4ECD3"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9C533C"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055E2FB3" w14:textId="744F9EF0" w:rsidR="0016525C" w:rsidRPr="002E7BC6" w:rsidRDefault="0016525C" w:rsidP="0016525C">
            <w:pPr>
              <w:spacing w:after="0"/>
              <w:rPr>
                <w:rFonts w:eastAsia="SimSun"/>
                <w:sz w:val="18"/>
                <w:lang w:eastAsia="zh-CN"/>
              </w:rPr>
            </w:pPr>
            <w:r w:rsidRPr="002E7BC6">
              <w:rPr>
                <w:rFonts w:eastAsia="SimSun"/>
                <w:sz w:val="18"/>
                <w:lang w:eastAsia="zh-CN"/>
              </w:rPr>
              <w:t>- Data Processing to EDW - DB-to-DB copy to EDW Staging Table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9589FBA" w14:textId="0DD19BF5"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24F27EA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2CCA515"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D914D9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5FE603F3" w14:textId="2C7C6D76"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Multiple Business Date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6325BA5" w14:textId="06AB3B23"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6C142C1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5F222AB"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C8013C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3528A49B" w14:textId="1883467C" w:rsidR="0016525C" w:rsidRPr="002E7BC6" w:rsidRDefault="0016525C" w:rsidP="0016525C">
            <w:pPr>
              <w:spacing w:after="0"/>
              <w:rPr>
                <w:rFonts w:eastAsia="SimSun"/>
                <w:sz w:val="18"/>
                <w:lang w:eastAsia="zh-CN"/>
              </w:rPr>
            </w:pPr>
            <w:r w:rsidRPr="002E7BC6">
              <w:rPr>
                <w:rFonts w:eastAsia="SimSun"/>
                <w:sz w:val="18"/>
                <w:lang w:eastAsia="zh-CN"/>
              </w:rPr>
              <w:t>- Data Processing to EDW - Validation Check</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33FA7C5" w14:textId="44D919BE"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462DF3B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CED8F54"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33B552"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20A08347" w14:textId="7DC0066B"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D8F4A3" w14:textId="02408298" w:rsidR="0016525C" w:rsidRPr="002E7BC6" w:rsidRDefault="0016525C" w:rsidP="0016525C">
            <w:pPr>
              <w:spacing w:after="0"/>
              <w:jc w:val="center"/>
              <w:rPr>
                <w:rFonts w:eastAsia="SimSun"/>
                <w:sz w:val="18"/>
                <w:lang w:eastAsia="zh-CN"/>
              </w:rPr>
            </w:pPr>
            <w:r w:rsidRPr="00DE62C9">
              <w:rPr>
                <w:rFonts w:eastAsia="SimSun"/>
                <w:sz w:val="18"/>
                <w:lang w:eastAsia="zh-CN"/>
              </w:rPr>
              <w:t>6.8.4.1</w:t>
            </w:r>
          </w:p>
        </w:tc>
      </w:tr>
      <w:tr w:rsidR="002E7BC6" w:rsidRPr="002E7BC6" w14:paraId="1F084DE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BECBAC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AC32BFC"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73C56C2E" w14:textId="3C7B38CA" w:rsidR="002E7BC6" w:rsidRPr="002E7BC6" w:rsidRDefault="002E7BC6" w:rsidP="002E7BC6">
            <w:pPr>
              <w:spacing w:after="0"/>
              <w:rPr>
                <w:rFonts w:eastAsia="SimSun"/>
                <w:sz w:val="18"/>
                <w:lang w:eastAsia="zh-CN"/>
              </w:rPr>
            </w:pPr>
            <w:r w:rsidRPr="002E7BC6">
              <w:rPr>
                <w:rFonts w:eastAsia="SimSun"/>
                <w:sz w:val="18"/>
                <w:lang w:eastAsia="zh-CN"/>
              </w:rPr>
              <w:t>- Data Processing to EDW - Update Synchronization Status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7D41A77" w14:textId="7FDEC121" w:rsidR="002E7BC6" w:rsidRPr="002E7BC6" w:rsidRDefault="002E7BC6" w:rsidP="002E7BC6">
            <w:pPr>
              <w:spacing w:after="0"/>
              <w:jc w:val="center"/>
              <w:rPr>
                <w:rFonts w:eastAsia="SimSun"/>
                <w:sz w:val="18"/>
                <w:lang w:eastAsia="zh-CN"/>
              </w:rPr>
            </w:pPr>
            <w:r w:rsidRPr="002E7BC6">
              <w:rPr>
                <w:rFonts w:eastAsia="SimSun"/>
                <w:sz w:val="18"/>
                <w:lang w:eastAsia="zh-CN"/>
              </w:rPr>
              <w:t>6.8</w:t>
            </w:r>
            <w:r w:rsidR="0016525C">
              <w:rPr>
                <w:rFonts w:eastAsia="SimSun"/>
                <w:sz w:val="18"/>
                <w:lang w:eastAsia="zh-CN"/>
              </w:rPr>
              <w:t>.4.1</w:t>
            </w:r>
          </w:p>
        </w:tc>
      </w:tr>
      <w:tr w:rsidR="002E7BC6" w:rsidRPr="002E7BC6" w14:paraId="1588F34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CA073F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E3E79D8"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528D087E" w14:textId="1DD532DB"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Process Job Summary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78BB41A" w14:textId="738E978F" w:rsidR="002E7BC6" w:rsidRPr="002E7BC6" w:rsidRDefault="002E7BC6" w:rsidP="0016525C">
            <w:pPr>
              <w:spacing w:after="0"/>
              <w:jc w:val="center"/>
              <w:rPr>
                <w:rFonts w:eastAsia="SimSun"/>
                <w:sz w:val="18"/>
                <w:lang w:eastAsia="zh-CN"/>
              </w:rPr>
            </w:pPr>
            <w:r w:rsidRPr="002E7BC6">
              <w:rPr>
                <w:rFonts w:eastAsia="SimSun"/>
                <w:sz w:val="18"/>
                <w:lang w:eastAsia="zh-CN"/>
              </w:rPr>
              <w:t>6</w:t>
            </w:r>
            <w:r w:rsidR="0016525C">
              <w:rPr>
                <w:rFonts w:eastAsia="SimSun"/>
                <w:sz w:val="18"/>
                <w:lang w:eastAsia="zh-CN"/>
              </w:rPr>
              <w:t>.8.4.1</w:t>
            </w:r>
          </w:p>
        </w:tc>
      </w:tr>
      <w:tr w:rsidR="002E7BC6" w:rsidRPr="002E7BC6" w14:paraId="2F6138C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E8EC1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3ADAAC" w14:textId="77777777" w:rsidR="002E7BC6" w:rsidRDefault="002E7BC6" w:rsidP="002E7BC6">
            <w:pPr>
              <w:spacing w:after="0"/>
              <w:rPr>
                <w:rFonts w:eastAsia="SimSun"/>
                <w:sz w:val="18"/>
                <w:lang w:eastAsia="zh-CN"/>
              </w:rPr>
            </w:pPr>
            <w:r w:rsidRPr="002E7BC6">
              <w:rPr>
                <w:rFonts w:eastAsia="SimSun"/>
                <w:sz w:val="18"/>
                <w:lang w:eastAsia="zh-CN"/>
              </w:rPr>
              <w:t>Pricing/Master Data Preparation</w:t>
            </w:r>
          </w:p>
          <w:p w14:paraId="1FB6024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482220E" w14:textId="768861FE"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49D528E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FCBB48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CE3EE46" w14:textId="77777777" w:rsidR="002E7BC6" w:rsidRDefault="002E7BC6" w:rsidP="002E7BC6">
            <w:pPr>
              <w:spacing w:after="0"/>
              <w:rPr>
                <w:rFonts w:eastAsia="SimSun"/>
                <w:sz w:val="18"/>
                <w:lang w:eastAsia="zh-CN"/>
              </w:rPr>
            </w:pPr>
            <w:r w:rsidRPr="002E7BC6">
              <w:rPr>
                <w:rFonts w:eastAsia="SimSun"/>
                <w:sz w:val="18"/>
                <w:lang w:eastAsia="zh-CN"/>
              </w:rPr>
              <w:t>Pricing/Master Data Download to Staging</w:t>
            </w:r>
          </w:p>
          <w:p w14:paraId="04DAA75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3539DAF" w14:textId="64D07C0B"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2AEBA5D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18FEA9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38BB95"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Pre-Distribution Process </w:t>
            </w:r>
          </w:p>
          <w:p w14:paraId="592731D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FAFEB88" w14:textId="59B4363E"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487EFB5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D46C08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814042"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Initialization </w:t>
            </w:r>
          </w:p>
          <w:p w14:paraId="0E544865"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26A0642" w14:textId="14CDB571"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378210B6"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7C87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8B0B00" w14:textId="77777777" w:rsidR="002E7BC6" w:rsidRDefault="002E7BC6" w:rsidP="002E7BC6">
            <w:pPr>
              <w:spacing w:after="0"/>
              <w:rPr>
                <w:rFonts w:eastAsia="SimSun"/>
                <w:sz w:val="18"/>
                <w:lang w:eastAsia="zh-CN"/>
              </w:rPr>
            </w:pPr>
            <w:r w:rsidRPr="002E7BC6">
              <w:rPr>
                <w:rFonts w:eastAsia="SimSun"/>
                <w:sz w:val="18"/>
                <w:lang w:eastAsia="zh-CN"/>
              </w:rPr>
              <w:t>Pricing/Master Data Distribution  - Integrity Check</w:t>
            </w:r>
          </w:p>
          <w:p w14:paraId="2673A05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CDAF8A8" w14:textId="58D85A9B"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1A9C3B1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3C7DB2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431F5E9"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Incremental Update to POS Client </w:t>
            </w:r>
          </w:p>
          <w:p w14:paraId="752E3FA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A4BD7A3" w14:textId="756226DE"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6781661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693C80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BB3CFAC"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Update Synchronization Status  </w:t>
            </w:r>
          </w:p>
          <w:p w14:paraId="1E6CC8B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E5D2C82" w14:textId="543A7B0B"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31B1BB5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A37868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C32E621"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Distribution  - Process Job Summary </w:t>
            </w:r>
          </w:p>
          <w:p w14:paraId="6F2FFB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ED021E9" w14:textId="2BAB2668"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25472CA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A6CCE5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ESB-NF-REQ-01-01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7B3685D" w14:textId="77777777" w:rsidR="002E7BC6" w:rsidRDefault="002E7BC6" w:rsidP="002E7BC6">
            <w:pPr>
              <w:spacing w:after="0"/>
              <w:rPr>
                <w:rFonts w:eastAsia="SimSun"/>
                <w:sz w:val="18"/>
                <w:lang w:eastAsia="zh-CN"/>
              </w:rPr>
            </w:pPr>
            <w:r w:rsidRPr="002E7BC6">
              <w:rPr>
                <w:rFonts w:eastAsia="SimSun"/>
                <w:sz w:val="18"/>
                <w:lang w:eastAsia="zh-CN"/>
              </w:rPr>
              <w:t>System Dashboard View - Real Time</w:t>
            </w:r>
          </w:p>
          <w:p w14:paraId="0B341834"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891326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6.11</w:t>
            </w:r>
          </w:p>
        </w:tc>
      </w:tr>
      <w:tr w:rsidR="002E7BC6" w:rsidRPr="002E7BC6" w14:paraId="247077F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689B67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8B7929A" w14:textId="77777777" w:rsidR="002E7BC6" w:rsidRDefault="002E7BC6" w:rsidP="002E7BC6">
            <w:pPr>
              <w:spacing w:after="0"/>
              <w:rPr>
                <w:rFonts w:eastAsia="SimSun"/>
                <w:sz w:val="18"/>
                <w:lang w:eastAsia="zh-CN"/>
              </w:rPr>
            </w:pPr>
            <w:r w:rsidRPr="002E7BC6">
              <w:rPr>
                <w:rFonts w:eastAsia="SimSun"/>
                <w:sz w:val="18"/>
                <w:lang w:eastAsia="zh-CN"/>
              </w:rPr>
              <w:t xml:space="preserve">POS Data Source Control - Control Indicators for Easy Manipulation </w:t>
            </w:r>
          </w:p>
          <w:p w14:paraId="5C2A20B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734ECE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4.5</w:t>
            </w:r>
          </w:p>
        </w:tc>
      </w:tr>
      <w:tr w:rsidR="002E7BC6" w:rsidRPr="002E7BC6" w14:paraId="13565B8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9B7EF3E"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57FD71D" w14:textId="77777777" w:rsidR="002E7BC6" w:rsidRDefault="002E7BC6" w:rsidP="002E7BC6">
            <w:pPr>
              <w:spacing w:after="0"/>
              <w:rPr>
                <w:rFonts w:eastAsia="SimSun"/>
                <w:sz w:val="18"/>
                <w:lang w:eastAsia="zh-CN"/>
              </w:rPr>
            </w:pPr>
            <w:r w:rsidRPr="002E7BC6">
              <w:rPr>
                <w:rFonts w:eastAsia="SimSun"/>
                <w:sz w:val="18"/>
                <w:lang w:eastAsia="zh-CN"/>
              </w:rPr>
              <w:t>POS Data Source Control - Password Protected on Data Source Table</w:t>
            </w:r>
          </w:p>
          <w:p w14:paraId="7061D83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E241AD" w14:textId="77777777" w:rsidR="00146FDD" w:rsidRDefault="002E7BC6" w:rsidP="002E7BC6">
            <w:pPr>
              <w:spacing w:after="0"/>
              <w:jc w:val="center"/>
              <w:rPr>
                <w:rFonts w:eastAsia="SimSun"/>
                <w:sz w:val="18"/>
                <w:lang w:eastAsia="zh-CN"/>
              </w:rPr>
            </w:pPr>
            <w:r>
              <w:rPr>
                <w:rFonts w:eastAsia="SimSun"/>
                <w:sz w:val="18"/>
                <w:lang w:eastAsia="zh-CN"/>
              </w:rPr>
              <w:t>Tech</w:t>
            </w:r>
            <w:r w:rsidR="00146FDD">
              <w:rPr>
                <w:rFonts w:eastAsia="SimSun"/>
                <w:sz w:val="18"/>
                <w:lang w:eastAsia="zh-CN"/>
              </w:rPr>
              <w:t>nical</w:t>
            </w:r>
          </w:p>
          <w:p w14:paraId="74AFB241" w14:textId="767BF090" w:rsidR="002E7BC6" w:rsidRPr="002E7BC6" w:rsidRDefault="002E7BC6" w:rsidP="002E7BC6">
            <w:pPr>
              <w:spacing w:after="0"/>
              <w:jc w:val="center"/>
              <w:rPr>
                <w:rFonts w:eastAsia="SimSun"/>
                <w:sz w:val="18"/>
                <w:lang w:eastAsia="zh-CN"/>
              </w:rPr>
            </w:pPr>
            <w:r>
              <w:rPr>
                <w:rFonts w:eastAsia="SimSun"/>
                <w:sz w:val="18"/>
                <w:lang w:eastAsia="zh-CN"/>
              </w:rPr>
              <w:t>Spec</w:t>
            </w:r>
            <w:r w:rsidR="00146FDD">
              <w:rPr>
                <w:rFonts w:eastAsia="SimSun"/>
                <w:sz w:val="18"/>
                <w:lang w:eastAsia="zh-CN"/>
              </w:rPr>
              <w:t>.</w:t>
            </w:r>
          </w:p>
        </w:tc>
      </w:tr>
      <w:tr w:rsidR="002E7BC6" w:rsidRPr="002E7BC6" w14:paraId="6C8C3EC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30223E1" w14:textId="65FE6FAC" w:rsidR="002E7BC6" w:rsidRPr="002E7BC6" w:rsidRDefault="002E7BC6" w:rsidP="002E7BC6">
            <w:pPr>
              <w:spacing w:after="0"/>
              <w:jc w:val="both"/>
              <w:rPr>
                <w:rFonts w:eastAsia="SimSun"/>
                <w:sz w:val="18"/>
                <w:lang w:eastAsia="zh-CN"/>
              </w:rPr>
            </w:pPr>
            <w:r w:rsidRPr="002E7BC6">
              <w:rPr>
                <w:rFonts w:eastAsia="SimSun"/>
                <w:sz w:val="18"/>
                <w:lang w:eastAsia="zh-CN"/>
              </w:rPr>
              <w:t>ESB-NF-REQ-01-04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6C6414" w14:textId="77777777" w:rsidR="002E7BC6" w:rsidRDefault="002E7BC6" w:rsidP="002E7BC6">
            <w:pPr>
              <w:spacing w:after="0"/>
              <w:rPr>
                <w:rFonts w:eastAsia="SimSun"/>
                <w:sz w:val="18"/>
                <w:lang w:eastAsia="zh-CN"/>
              </w:rPr>
            </w:pPr>
            <w:r w:rsidRPr="002E7BC6">
              <w:rPr>
                <w:rFonts w:eastAsia="SimSun"/>
                <w:sz w:val="18"/>
                <w:lang w:eastAsia="zh-CN"/>
              </w:rPr>
              <w:t>System Exception Report - Jobs Process</w:t>
            </w:r>
          </w:p>
          <w:p w14:paraId="342766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69E9378"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1442CCA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B505BF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D48265C" w14:textId="77777777" w:rsidR="002E7BC6" w:rsidRDefault="002E7BC6" w:rsidP="002E7BC6">
            <w:pPr>
              <w:spacing w:after="0"/>
              <w:rPr>
                <w:rFonts w:eastAsia="SimSun"/>
                <w:sz w:val="18"/>
                <w:lang w:eastAsia="zh-CN"/>
              </w:rPr>
            </w:pPr>
            <w:r w:rsidRPr="002E7BC6">
              <w:rPr>
                <w:rFonts w:eastAsia="SimSun"/>
                <w:sz w:val="18"/>
                <w:lang w:eastAsia="zh-CN"/>
              </w:rPr>
              <w:t>System Exception Report - Data Process</w:t>
            </w:r>
          </w:p>
          <w:p w14:paraId="34E5C5B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DEB7EC"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6A72526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1B1D62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3F48220" w14:textId="77777777" w:rsidR="002E7BC6" w:rsidRDefault="002E7BC6" w:rsidP="002E7BC6">
            <w:pPr>
              <w:spacing w:after="0"/>
              <w:rPr>
                <w:rFonts w:eastAsia="SimSun"/>
                <w:sz w:val="18"/>
                <w:lang w:eastAsia="zh-CN"/>
              </w:rPr>
            </w:pPr>
            <w:r w:rsidRPr="002E7BC6">
              <w:rPr>
                <w:rFonts w:eastAsia="SimSun"/>
                <w:sz w:val="18"/>
                <w:lang w:eastAsia="zh-CN"/>
              </w:rPr>
              <w:t>System Exception Handling - Jobs Process</w:t>
            </w:r>
          </w:p>
          <w:p w14:paraId="7E711B1C"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C63267" w14:textId="77777777" w:rsidR="0016525C" w:rsidRDefault="0016525C" w:rsidP="002E7BC6">
            <w:pPr>
              <w:spacing w:after="0"/>
              <w:jc w:val="center"/>
              <w:rPr>
                <w:rFonts w:eastAsia="SimSun"/>
                <w:sz w:val="18"/>
                <w:lang w:eastAsia="zh-CN"/>
              </w:rPr>
            </w:pPr>
            <w:r>
              <w:rPr>
                <w:rFonts w:eastAsia="SimSun"/>
                <w:sz w:val="18"/>
                <w:lang w:eastAsia="zh-CN"/>
              </w:rPr>
              <w:t xml:space="preserve">Technical </w:t>
            </w:r>
          </w:p>
          <w:p w14:paraId="542A00EC" w14:textId="19887595" w:rsidR="002E7BC6" w:rsidRPr="002E7BC6" w:rsidRDefault="0016525C" w:rsidP="002E7BC6">
            <w:pPr>
              <w:spacing w:after="0"/>
              <w:jc w:val="center"/>
              <w:rPr>
                <w:rFonts w:eastAsia="SimSun"/>
                <w:sz w:val="18"/>
                <w:lang w:eastAsia="zh-CN"/>
              </w:rPr>
            </w:pPr>
            <w:r>
              <w:rPr>
                <w:rFonts w:eastAsia="SimSun"/>
                <w:sz w:val="18"/>
                <w:lang w:eastAsia="zh-CN"/>
              </w:rPr>
              <w:t>Spec.</w:t>
            </w:r>
          </w:p>
        </w:tc>
      </w:tr>
      <w:tr w:rsidR="002E7BC6" w:rsidRPr="002E7BC6" w14:paraId="44BD00C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ECFE5C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ESB-NF-REQ-01-07</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630ABEA" w14:textId="77777777" w:rsidR="002E7BC6" w:rsidRDefault="002E7BC6" w:rsidP="002E7BC6">
            <w:pPr>
              <w:spacing w:after="0"/>
              <w:rPr>
                <w:rFonts w:eastAsia="SimSun"/>
                <w:sz w:val="18"/>
                <w:lang w:eastAsia="zh-CN"/>
              </w:rPr>
            </w:pPr>
            <w:r w:rsidRPr="002E7BC6">
              <w:rPr>
                <w:rFonts w:eastAsia="SimSun"/>
                <w:sz w:val="18"/>
                <w:lang w:eastAsia="zh-CN"/>
              </w:rPr>
              <w:t xml:space="preserve">System Exception Handling - Data Process (EOD) </w:t>
            </w:r>
          </w:p>
          <w:p w14:paraId="48AECB2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5D40A04" w14:textId="77777777" w:rsidR="0016525C" w:rsidRDefault="0016525C" w:rsidP="0016525C">
            <w:pPr>
              <w:spacing w:after="0"/>
              <w:jc w:val="center"/>
              <w:rPr>
                <w:rFonts w:eastAsia="SimSun"/>
                <w:sz w:val="18"/>
                <w:lang w:eastAsia="zh-CN"/>
              </w:rPr>
            </w:pPr>
            <w:r>
              <w:rPr>
                <w:rFonts w:eastAsia="SimSun"/>
                <w:sz w:val="18"/>
                <w:lang w:eastAsia="zh-CN"/>
              </w:rPr>
              <w:t xml:space="preserve">Technical </w:t>
            </w:r>
          </w:p>
          <w:p w14:paraId="74B4520F" w14:textId="12913B5C" w:rsidR="002E7BC6" w:rsidRPr="002E7BC6" w:rsidRDefault="0016525C" w:rsidP="0016525C">
            <w:pPr>
              <w:spacing w:after="0"/>
              <w:jc w:val="center"/>
              <w:rPr>
                <w:rFonts w:eastAsia="SimSun"/>
                <w:sz w:val="18"/>
                <w:lang w:eastAsia="zh-CN"/>
              </w:rPr>
            </w:pPr>
            <w:r>
              <w:rPr>
                <w:rFonts w:eastAsia="SimSun"/>
                <w:sz w:val="18"/>
                <w:lang w:eastAsia="zh-CN"/>
              </w:rPr>
              <w:t>Spec.</w:t>
            </w:r>
          </w:p>
        </w:tc>
      </w:tr>
      <w:tr w:rsidR="002E7BC6" w:rsidRPr="002E7BC6" w14:paraId="73146B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1D4ECAD"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ESB-NF-REQ-01-08</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4002E1" w14:textId="77777777" w:rsidR="002E7BC6" w:rsidRDefault="002E7BC6" w:rsidP="002E7BC6">
            <w:pPr>
              <w:spacing w:after="0"/>
              <w:rPr>
                <w:rFonts w:eastAsia="SimSun"/>
                <w:sz w:val="18"/>
                <w:lang w:eastAsia="zh-CN"/>
              </w:rPr>
            </w:pPr>
            <w:r w:rsidRPr="002E7BC6">
              <w:rPr>
                <w:rFonts w:eastAsia="SimSun"/>
                <w:sz w:val="18"/>
                <w:lang w:eastAsia="zh-CN"/>
              </w:rPr>
              <w:t xml:space="preserve">System Job Control - Polling Schema Maintenance </w:t>
            </w:r>
          </w:p>
          <w:p w14:paraId="00887C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F2755D4"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6.5</w:t>
            </w:r>
          </w:p>
        </w:tc>
      </w:tr>
      <w:tr w:rsidR="002E7BC6" w:rsidRPr="002E7BC6" w14:paraId="2D0E15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174948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ESB-NF-REQ-01-09</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6BB4788" w14:textId="77777777" w:rsidR="002E7BC6" w:rsidRDefault="002E7BC6" w:rsidP="002E7BC6">
            <w:pPr>
              <w:spacing w:after="0"/>
              <w:rPr>
                <w:rFonts w:eastAsia="SimSun"/>
                <w:sz w:val="18"/>
                <w:lang w:eastAsia="zh-CN"/>
              </w:rPr>
            </w:pPr>
            <w:r w:rsidRPr="002E7BC6">
              <w:rPr>
                <w:rFonts w:eastAsia="SimSun"/>
                <w:sz w:val="18"/>
                <w:lang w:eastAsia="zh-CN"/>
              </w:rPr>
              <w:t>System Job Control - Branch Master Initiation</w:t>
            </w:r>
          </w:p>
          <w:p w14:paraId="207296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7045A6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6.3</w:t>
            </w:r>
          </w:p>
        </w:tc>
      </w:tr>
      <w:tr w:rsidR="002E7BC6" w:rsidRPr="002E7BC6" w14:paraId="3B41106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04ADE4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ESB-NF-REQ-01-10</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9B4056C" w14:textId="77777777" w:rsidR="002E7BC6" w:rsidRDefault="002E7BC6" w:rsidP="002E7BC6">
            <w:pPr>
              <w:spacing w:after="0"/>
              <w:rPr>
                <w:rFonts w:eastAsia="SimSun"/>
                <w:sz w:val="18"/>
                <w:lang w:eastAsia="zh-CN"/>
              </w:rPr>
            </w:pPr>
            <w:r w:rsidRPr="002E7BC6">
              <w:rPr>
                <w:rFonts w:eastAsia="SimSun"/>
                <w:sz w:val="18"/>
                <w:lang w:eastAsia="zh-CN"/>
              </w:rPr>
              <w:t>System Configuration</w:t>
            </w:r>
          </w:p>
          <w:p w14:paraId="233D3C7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F45FE7D"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6.12</w:t>
            </w:r>
          </w:p>
        </w:tc>
      </w:tr>
      <w:tr w:rsidR="002E7BC6" w:rsidRPr="002E7BC6" w14:paraId="7BF286A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1DFC3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A40D1FC" w14:textId="77777777" w:rsidR="002E7BC6" w:rsidRDefault="002E7BC6" w:rsidP="002E7BC6">
            <w:pPr>
              <w:spacing w:after="0"/>
              <w:rPr>
                <w:rFonts w:eastAsia="SimSun"/>
                <w:sz w:val="18"/>
                <w:lang w:eastAsia="zh-CN"/>
              </w:rPr>
            </w:pPr>
            <w:r w:rsidRPr="002E7BC6">
              <w:rPr>
                <w:rFonts w:eastAsia="SimSun"/>
                <w:sz w:val="18"/>
                <w:lang w:eastAsia="zh-CN"/>
              </w:rPr>
              <w:t>Sales Data Web Service</w:t>
            </w:r>
          </w:p>
          <w:p w14:paraId="7B62369A"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1D5A39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7.1</w:t>
            </w:r>
          </w:p>
        </w:tc>
      </w:tr>
      <w:tr w:rsidR="002E7BC6" w:rsidRPr="002E7BC6" w14:paraId="10B3540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2241BC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46A8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E4B1FF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167C83"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7.2</w:t>
            </w:r>
          </w:p>
        </w:tc>
      </w:tr>
      <w:tr w:rsidR="002E7BC6" w:rsidRPr="002E7BC6" w14:paraId="6E92FEC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AB715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382099" w14:textId="77777777" w:rsidR="002E7BC6" w:rsidRDefault="002E7BC6" w:rsidP="002E7BC6">
            <w:pPr>
              <w:spacing w:after="0"/>
              <w:rPr>
                <w:rFonts w:eastAsia="SimSun"/>
                <w:sz w:val="18"/>
                <w:lang w:eastAsia="zh-CN"/>
              </w:rPr>
            </w:pPr>
            <w:r w:rsidRPr="002E7BC6">
              <w:rPr>
                <w:rFonts w:eastAsia="SimSun"/>
                <w:sz w:val="18"/>
                <w:lang w:eastAsia="zh-CN"/>
              </w:rPr>
              <w:t>Sales Data DB Adapters - Total Number</w:t>
            </w:r>
          </w:p>
          <w:p w14:paraId="2E286E4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01A5DF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FAED09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846024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1478013" w14:textId="77777777" w:rsidR="002E7BC6" w:rsidRDefault="002E7BC6" w:rsidP="002E7BC6">
            <w:pPr>
              <w:spacing w:after="0"/>
              <w:rPr>
                <w:rFonts w:eastAsia="SimSun"/>
                <w:sz w:val="18"/>
                <w:lang w:eastAsia="zh-CN"/>
              </w:rPr>
            </w:pPr>
            <w:r w:rsidRPr="002E7BC6">
              <w:rPr>
                <w:rFonts w:eastAsia="SimSun"/>
                <w:sz w:val="18"/>
                <w:lang w:eastAsia="zh-CN"/>
              </w:rPr>
              <w:t xml:space="preserve">Sales Data DB Adapters - Total Amount </w:t>
            </w:r>
          </w:p>
          <w:p w14:paraId="50D1FE63"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318F65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ACAA1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08586D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09215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D932A0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425C438" w14:textId="77777777" w:rsidR="002E7BC6" w:rsidRDefault="0016525C" w:rsidP="002E7BC6">
            <w:pPr>
              <w:spacing w:after="0"/>
              <w:jc w:val="center"/>
              <w:rPr>
                <w:rFonts w:eastAsia="SimSun"/>
                <w:sz w:val="18"/>
                <w:lang w:eastAsia="zh-CN"/>
              </w:rPr>
            </w:pPr>
            <w:r>
              <w:rPr>
                <w:rFonts w:eastAsia="SimSun"/>
                <w:sz w:val="18"/>
                <w:lang w:eastAsia="zh-CN"/>
              </w:rPr>
              <w:t>Technical</w:t>
            </w:r>
          </w:p>
          <w:p w14:paraId="71C0C175" w14:textId="26633D61" w:rsidR="0016525C" w:rsidRPr="002E7BC6" w:rsidRDefault="0016525C" w:rsidP="002E7BC6">
            <w:pPr>
              <w:spacing w:after="0"/>
              <w:jc w:val="center"/>
              <w:rPr>
                <w:rFonts w:eastAsia="SimSun"/>
                <w:sz w:val="18"/>
                <w:lang w:eastAsia="zh-CN"/>
              </w:rPr>
            </w:pPr>
            <w:r>
              <w:rPr>
                <w:rFonts w:eastAsia="SimSun"/>
                <w:sz w:val="18"/>
                <w:lang w:eastAsia="zh-CN"/>
              </w:rPr>
              <w:t>Spec.</w:t>
            </w:r>
          </w:p>
        </w:tc>
      </w:tr>
    </w:tbl>
    <w:p w14:paraId="75F59FD7" w14:textId="27E56512" w:rsidR="002265DC" w:rsidRPr="00184A3A" w:rsidRDefault="002265DC" w:rsidP="007E6F0F">
      <w:pPr>
        <w:jc w:val="both"/>
        <w:rPr>
          <w:rFonts w:eastAsia="Microsoft YaHei" w:cs="Microsoft YaHei"/>
          <w:b/>
          <w:bCs/>
          <w:color w:val="365F91" w:themeColor="accent1" w:themeShade="BF"/>
          <w:sz w:val="28"/>
          <w:szCs w:val="28"/>
        </w:rPr>
      </w:pPr>
    </w:p>
    <w:p w14:paraId="7E3D92A1" w14:textId="77777777" w:rsidR="00A57F4A" w:rsidRDefault="00A57F4A">
      <w:pPr>
        <w:rPr>
          <w:rFonts w:eastAsia="SimSun" w:cs="Microsoft YaHei"/>
          <w:b/>
          <w:bCs/>
          <w:color w:val="365F91" w:themeColor="accent1" w:themeShade="BF"/>
          <w:sz w:val="28"/>
          <w:szCs w:val="28"/>
          <w:lang w:eastAsia="zh-CN"/>
        </w:rPr>
      </w:pPr>
      <w:r>
        <w:br w:type="page"/>
      </w:r>
    </w:p>
    <w:p w14:paraId="6B01EC18" w14:textId="5A335480" w:rsidR="004E1819" w:rsidRPr="00184A3A" w:rsidRDefault="004E1819" w:rsidP="009D5EF3">
      <w:pPr>
        <w:pStyle w:val="1"/>
      </w:pPr>
      <w:bookmarkStart w:id="14" w:name="_Toc472133110"/>
      <w:r w:rsidRPr="00184A3A">
        <w:lastRenderedPageBreak/>
        <w:t>Executive Summary</w:t>
      </w:r>
      <w:bookmarkEnd w:id="14"/>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1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1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1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1"/>
      </w:pPr>
      <w:bookmarkStart w:id="15" w:name="_Toc472133111"/>
      <w:r w:rsidRPr="00184A3A">
        <w:lastRenderedPageBreak/>
        <w:t>Architecture Design</w:t>
      </w:r>
      <w:bookmarkEnd w:id="15"/>
    </w:p>
    <w:p w14:paraId="6F9EEDB9" w14:textId="28E60E51" w:rsidR="00B64BE6" w:rsidRPr="00184A3A" w:rsidRDefault="00D22FDC" w:rsidP="00B64BE6">
      <w:pPr>
        <w:pStyle w:val="2"/>
      </w:pPr>
      <w:bookmarkStart w:id="16" w:name="_Toc472133112"/>
      <w:r w:rsidRPr="00184A3A">
        <w:t>Overall Architecture</w:t>
      </w:r>
      <w:bookmarkEnd w:id="16"/>
    </w:p>
    <w:p w14:paraId="33FF8E2A" w14:textId="634D7198" w:rsidR="00333876" w:rsidRPr="00184A3A" w:rsidRDefault="00500FB7" w:rsidP="006D1CCB">
      <w:pPr>
        <w:jc w:val="center"/>
        <w:rPr>
          <w:lang w:eastAsia="zh-HK"/>
        </w:rPr>
      </w:pPr>
      <w:r>
        <w:rPr>
          <w:noProof/>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24020"/>
                    </a:xfrm>
                    <a:prstGeom prst="rect">
                      <a:avLst/>
                    </a:prstGeom>
                  </pic:spPr>
                </pic:pic>
              </a:graphicData>
            </a:graphic>
          </wp:inline>
        </w:drawing>
      </w:r>
    </w:p>
    <w:p w14:paraId="4450FCCD" w14:textId="77777777" w:rsidR="002A4B5A" w:rsidRPr="00184A3A" w:rsidRDefault="002A4B5A" w:rsidP="00C22FE5">
      <w:pPr>
        <w:spacing w:after="0" w:line="240" w:lineRule="auto"/>
        <w:rPr>
          <w:b/>
          <w:u w:val="single"/>
        </w:rPr>
      </w:pPr>
      <w:r w:rsidRPr="00184A3A">
        <w:rPr>
          <w:b/>
          <w:u w:val="single"/>
        </w:rPr>
        <w:t>Key Data Sources</w:t>
      </w:r>
    </w:p>
    <w:p w14:paraId="71FF2F65" w14:textId="2D78CCA9" w:rsidR="002A4B5A" w:rsidRPr="00184A3A" w:rsidRDefault="00712C66" w:rsidP="00DF002A">
      <w:pPr>
        <w:pStyle w:val="ac"/>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ac"/>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ac"/>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pPr>
      <w:r w:rsidRPr="00184A3A">
        <w:t>15.  Staging Database</w:t>
      </w:r>
    </w:p>
    <w:p w14:paraId="0BC48123" w14:textId="77777777" w:rsidR="002A4B5A" w:rsidRPr="00184A3A" w:rsidRDefault="002A4B5A" w:rsidP="00C22FE5">
      <w:pPr>
        <w:spacing w:before="120" w:after="0" w:line="240" w:lineRule="auto"/>
        <w:rPr>
          <w:b/>
          <w:u w:val="single"/>
        </w:rPr>
      </w:pPr>
      <w:r w:rsidRPr="00184A3A">
        <w:rPr>
          <w:b/>
          <w:u w:val="single"/>
        </w:rPr>
        <w:t>Key Process</w:t>
      </w:r>
    </w:p>
    <w:p w14:paraId="0C9AE1ED" w14:textId="77777777" w:rsidR="002A4B5A" w:rsidRPr="00184A3A" w:rsidRDefault="002A4B5A" w:rsidP="00DF002A">
      <w:pPr>
        <w:pStyle w:val="ac"/>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ac"/>
        <w:numPr>
          <w:ilvl w:val="0"/>
          <w:numId w:val="7"/>
        </w:numPr>
        <w:spacing w:after="0" w:line="240" w:lineRule="auto"/>
        <w:contextualSpacing w:val="0"/>
      </w:pPr>
      <w:r w:rsidRPr="00184A3A">
        <w:t>Sales Data Real Time to EDW (Staging -&gt; EDW, depend on #4 completion)</w:t>
      </w:r>
    </w:p>
    <w:p w14:paraId="41AAD003" w14:textId="77777777" w:rsidR="002A4B5A" w:rsidRPr="00184A3A" w:rsidRDefault="002A4B5A" w:rsidP="00DF002A">
      <w:pPr>
        <w:pStyle w:val="ac"/>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ac"/>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ac"/>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ac"/>
        <w:numPr>
          <w:ilvl w:val="0"/>
          <w:numId w:val="7"/>
        </w:numPr>
        <w:spacing w:after="0" w:line="240" w:lineRule="auto"/>
        <w:contextualSpacing w:val="0"/>
      </w:pPr>
      <w:r w:rsidRPr="00184A3A">
        <w:t>Pricing/Master Distribution (Staging –&gt; POS clients, depending on #8 completion)</w:t>
      </w:r>
    </w:p>
    <w:p w14:paraId="1201BAA6" w14:textId="11627448" w:rsidR="002A4B5A" w:rsidRPr="00184A3A" w:rsidRDefault="006D1CCB" w:rsidP="00C22FE5">
      <w:pPr>
        <w:spacing w:before="120" w:after="0" w:line="240" w:lineRule="auto"/>
        <w:rPr>
          <w:b/>
          <w:u w:val="single"/>
        </w:rPr>
      </w:pPr>
      <w:r w:rsidRPr="00184A3A">
        <w:rPr>
          <w:b/>
          <w:u w:val="single"/>
        </w:rPr>
        <w:t>Key OSB components</w:t>
      </w:r>
    </w:p>
    <w:p w14:paraId="67622A33" w14:textId="77777777" w:rsidR="002A4B5A" w:rsidRPr="00184A3A" w:rsidRDefault="002A4B5A" w:rsidP="00DF002A">
      <w:pPr>
        <w:pStyle w:val="ac"/>
        <w:numPr>
          <w:ilvl w:val="0"/>
          <w:numId w:val="7"/>
        </w:numPr>
        <w:spacing w:after="0" w:line="240" w:lineRule="auto"/>
        <w:contextualSpacing w:val="0"/>
      </w:pPr>
      <w:r w:rsidRPr="00184A3A">
        <w:t>Write EDW tables service (Virtual Branch Sales Inbound tables)</w:t>
      </w:r>
    </w:p>
    <w:p w14:paraId="7A3B4673" w14:textId="77777777" w:rsidR="002A4B5A" w:rsidRPr="00184A3A" w:rsidRDefault="002A4B5A" w:rsidP="00DF002A">
      <w:pPr>
        <w:pStyle w:val="ac"/>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ac"/>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1"/>
      </w:pPr>
      <w:bookmarkStart w:id="17" w:name="_Toc472133113"/>
      <w:r w:rsidRPr="00184A3A">
        <w:lastRenderedPageBreak/>
        <w:t>Data Model Design</w:t>
      </w:r>
      <w:bookmarkEnd w:id="17"/>
    </w:p>
    <w:p w14:paraId="51E618AA" w14:textId="08697EA1" w:rsidR="00D22FDC" w:rsidRPr="00184A3A" w:rsidRDefault="00B64BE6" w:rsidP="00D22FDC">
      <w:pPr>
        <w:pStyle w:val="2"/>
      </w:pPr>
      <w:bookmarkStart w:id="18" w:name="_Toc472133114"/>
      <w:r w:rsidRPr="00184A3A">
        <w:t>POS Client Data Source Data Model</w:t>
      </w:r>
      <w:bookmarkEnd w:id="18"/>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19"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A33F6D"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Carl</w:t>
            </w:r>
          </w:p>
        </w:tc>
      </w:tr>
      <w:bookmarkEnd w:id="19"/>
    </w:tbl>
    <w:p w14:paraId="34660A28" w14:textId="29D5B6C7" w:rsidR="00BA6D83" w:rsidRPr="00184A3A" w:rsidRDefault="00BA6D83">
      <w:pPr>
        <w:rPr>
          <w:rFonts w:cs="Microsoft YaHei"/>
          <w:b/>
          <w:bCs/>
          <w:color w:val="4F81BD" w:themeColor="accent1"/>
          <w:sz w:val="26"/>
          <w:szCs w:val="26"/>
          <w:lang w:eastAsia="zh-HK"/>
        </w:rPr>
      </w:pPr>
    </w:p>
    <w:p w14:paraId="728BA614" w14:textId="77777777" w:rsidR="00D57A80" w:rsidRDefault="00D57A80">
      <w:pPr>
        <w:rPr>
          <w:rFonts w:cs="Microsoft YaHei"/>
          <w:b/>
          <w:bCs/>
          <w:color w:val="4F81BD" w:themeColor="accent1"/>
          <w:sz w:val="26"/>
          <w:szCs w:val="26"/>
          <w:lang w:eastAsia="zh-HK"/>
        </w:rPr>
      </w:pPr>
      <w:bookmarkStart w:id="20" w:name="_Toc472133115"/>
      <w:r>
        <w:br w:type="page"/>
      </w:r>
    </w:p>
    <w:p w14:paraId="74C80D4E" w14:textId="31039C30" w:rsidR="00B64BE6" w:rsidRPr="00184A3A" w:rsidRDefault="00B64BE6" w:rsidP="00B64BE6">
      <w:pPr>
        <w:pStyle w:val="2"/>
      </w:pPr>
      <w:r w:rsidRPr="00184A3A">
        <w:lastRenderedPageBreak/>
        <w:t>EDW Data Model</w:t>
      </w:r>
      <w:bookmarkEnd w:id="20"/>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A33F6D" w14:paraId="7777E9F5" w14:textId="77777777" w:rsidTr="00A57F4A">
        <w:trPr>
          <w:trHeight w:val="310"/>
          <w:tblHeader/>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bl>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2"/>
      </w:pPr>
      <w:bookmarkStart w:id="21" w:name="_Toc472133116"/>
      <w:r w:rsidRPr="00184A3A">
        <w:lastRenderedPageBreak/>
        <w:t>Pricing/Master Data Model</w:t>
      </w:r>
      <w:bookmarkEnd w:id="21"/>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2"/>
      </w:pPr>
      <w:bookmarkStart w:id="22" w:name="_Toc472133117"/>
      <w:r w:rsidRPr="00184A3A">
        <w:lastRenderedPageBreak/>
        <w:t>Staging Table Data Model</w:t>
      </w:r>
      <w:bookmarkEnd w:id="22"/>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Carl</w:t>
            </w:r>
          </w:p>
        </w:tc>
      </w:tr>
    </w:tbl>
    <w:p w14:paraId="29277AD1" w14:textId="77777777" w:rsidR="00A57F4A" w:rsidRDefault="00A57F4A">
      <w:pPr>
        <w:rPr>
          <w:lang w:eastAsia="zh-HK"/>
        </w:rPr>
      </w:pPr>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2"/>
      </w:pPr>
      <w:bookmarkStart w:id="23" w:name="_Toc472133118"/>
      <w:r w:rsidRPr="00184A3A">
        <w:lastRenderedPageBreak/>
        <w:t>Polling Application Work Tables</w:t>
      </w:r>
      <w:bookmarkEnd w:id="23"/>
    </w:p>
    <w:p w14:paraId="546F3B19" w14:textId="4A3B199B" w:rsidR="000D588D" w:rsidRPr="00184A3A" w:rsidRDefault="000D588D" w:rsidP="00A33F6D">
      <w:pPr>
        <w:spacing w:after="240"/>
        <w:rPr>
          <w:b/>
          <w:u w:val="single"/>
        </w:rPr>
      </w:pPr>
      <w:r w:rsidRPr="00184A3A">
        <w:rPr>
          <w:b/>
          <w:u w:val="single"/>
        </w:rPr>
        <w:t>Polling Schemes</w:t>
      </w:r>
    </w:p>
    <w:p w14:paraId="663CF75B" w14:textId="73D3AAE0" w:rsidR="000D588D" w:rsidRPr="00184A3A" w:rsidRDefault="000D588D" w:rsidP="000D588D">
      <w:pPr>
        <w:rPr>
          <w:lang w:eastAsia="zh-HK"/>
        </w:rPr>
      </w:pPr>
      <w:r w:rsidRPr="0057159E">
        <w:rPr>
          <w:noProof/>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A33F6D">
      <w:pPr>
        <w:spacing w:after="24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57159E">
        <w:rPr>
          <w:noProof/>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4B4C1309" w14:textId="31B88417" w:rsidR="00B64BE6" w:rsidRPr="00184A3A" w:rsidRDefault="00B64BE6">
      <w:pPr>
        <w:rPr>
          <w:rFonts w:eastAsia="SimSun" w:cs="Microsoft YaHei"/>
          <w:b/>
          <w:bCs/>
          <w:color w:val="365F91" w:themeColor="accent1" w:themeShade="BF"/>
          <w:sz w:val="28"/>
          <w:szCs w:val="28"/>
          <w:lang w:eastAsia="zh-CN"/>
        </w:rPr>
      </w:pPr>
    </w:p>
    <w:p w14:paraId="00783E9C" w14:textId="77777777" w:rsidR="00A57F4A" w:rsidRDefault="00A57F4A">
      <w:pPr>
        <w:rPr>
          <w:rFonts w:eastAsia="SimSun" w:cs="Microsoft YaHei"/>
          <w:b/>
          <w:bCs/>
          <w:color w:val="365F91" w:themeColor="accent1" w:themeShade="BF"/>
          <w:sz w:val="28"/>
          <w:szCs w:val="28"/>
          <w:lang w:eastAsia="zh-CN"/>
        </w:rPr>
      </w:pPr>
      <w:r>
        <w:br w:type="page"/>
      </w:r>
    </w:p>
    <w:p w14:paraId="57C3307E" w14:textId="6A9F687C" w:rsidR="00D22FDC" w:rsidRPr="00184A3A" w:rsidRDefault="00D22FDC" w:rsidP="00D22FDC">
      <w:pPr>
        <w:pStyle w:val="1"/>
      </w:pPr>
      <w:bookmarkStart w:id="24" w:name="_Toc472133119"/>
      <w:r w:rsidRPr="00184A3A">
        <w:lastRenderedPageBreak/>
        <w:t>High Level Interface Design</w:t>
      </w:r>
      <w:bookmarkEnd w:id="24"/>
    </w:p>
    <w:p w14:paraId="4B8F8AE4" w14:textId="77777777" w:rsidR="00463122" w:rsidRPr="00184A3A" w:rsidRDefault="00463122" w:rsidP="00463122">
      <w:r w:rsidRPr="0057159E">
        <w:rPr>
          <w:noProof/>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A72DD4" w:rsidRPr="007C18A5" w:rsidRDefault="00A72DD4"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A72DD4" w:rsidRPr="007C18A5" w:rsidRDefault="00A72DD4"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A72DD4" w:rsidRPr="007C18A5" w:rsidRDefault="00A72DD4"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A72DD4" w:rsidRPr="007C18A5" w:rsidRDefault="00A72DD4"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57159E">
        <w:rPr>
          <w:noProof/>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A72DD4" w:rsidRPr="007C18A5" w:rsidRDefault="00A72DD4"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A72DD4" w:rsidRPr="007C18A5" w:rsidRDefault="00A72DD4"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A72DD4" w:rsidRPr="007C18A5" w:rsidRDefault="00A72DD4"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A72DD4" w:rsidRPr="007C18A5" w:rsidRDefault="00A72DD4"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57159E">
        <w:rPr>
          <w:noProof/>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57159E">
        <w:rPr>
          <w:noProof/>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57159E">
        <w:rPr>
          <w:noProof/>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57159E">
        <w:rPr>
          <w:noProof/>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57159E">
        <w:rPr>
          <w:noProof/>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A72DD4" w:rsidRDefault="00A72DD4" w:rsidP="00463122">
                              <w:pPr>
                                <w:jc w:val="center"/>
                                <w:rPr>
                                  <w:color w:val="000000" w:themeColor="text1"/>
                                  <w:sz w:val="16"/>
                                  <w:szCs w:val="16"/>
                                </w:rPr>
                              </w:pPr>
                              <w:r>
                                <w:rPr>
                                  <w:color w:val="000000" w:themeColor="text1"/>
                                  <w:sz w:val="16"/>
                                  <w:szCs w:val="16"/>
                                </w:rPr>
                                <w:t>Sales Data Real Time Service</w:t>
                              </w:r>
                            </w:p>
                            <w:p w14:paraId="4137BD35" w14:textId="77777777" w:rsidR="00A72DD4" w:rsidRPr="009E0E91" w:rsidRDefault="00A72DD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A72DD4" w:rsidRDefault="00A72DD4"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A72DD4" w:rsidRPr="009E0E91" w:rsidRDefault="00A72DD4"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A72DD4" w:rsidRPr="009E0E91" w:rsidRDefault="00A72DD4"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A72DD4" w:rsidRPr="009E0E91" w:rsidRDefault="00A72DD4"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A72DD4" w:rsidRPr="009E0E91" w:rsidRDefault="00A72DD4"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A72DD4" w:rsidRPr="009E0E91" w:rsidRDefault="00A72DD4"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A72DD4" w:rsidRDefault="00A72DD4" w:rsidP="00463122">
                        <w:pPr>
                          <w:jc w:val="center"/>
                          <w:rPr>
                            <w:color w:val="000000" w:themeColor="text1"/>
                            <w:sz w:val="16"/>
                            <w:szCs w:val="16"/>
                          </w:rPr>
                        </w:pPr>
                        <w:r>
                          <w:rPr>
                            <w:color w:val="000000" w:themeColor="text1"/>
                            <w:sz w:val="16"/>
                            <w:szCs w:val="16"/>
                          </w:rPr>
                          <w:t>Sales Data Real Time Service</w:t>
                        </w:r>
                      </w:p>
                      <w:p w14:paraId="4137BD35" w14:textId="77777777" w:rsidR="00A72DD4" w:rsidRPr="009E0E91" w:rsidRDefault="00A72DD4"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A72DD4" w:rsidRDefault="00A72DD4"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A72DD4" w:rsidRPr="009E0E91" w:rsidRDefault="00A72DD4"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A72DD4" w:rsidRPr="009E0E91" w:rsidRDefault="00A72DD4"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A72DD4" w:rsidRPr="009E0E91" w:rsidRDefault="00A72DD4"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A72DD4" w:rsidRPr="009E0E91" w:rsidRDefault="00A72DD4"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A72DD4" w:rsidRPr="009E0E91" w:rsidRDefault="00A72DD4"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57159E">
        <w:rPr>
          <w:noProof/>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A72DD4" w:rsidRPr="009E0E91" w:rsidRDefault="00A72DD4"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A72DD4" w:rsidRPr="009E0E91" w:rsidRDefault="00A72DD4" w:rsidP="00463122">
                      <w:pPr>
                        <w:rPr>
                          <w:sz w:val="16"/>
                          <w:szCs w:val="16"/>
                        </w:rPr>
                      </w:pPr>
                      <w:r w:rsidRPr="009E0E91">
                        <w:rPr>
                          <w:rFonts w:hint="eastAsia"/>
                          <w:sz w:val="16"/>
                          <w:szCs w:val="16"/>
                        </w:rPr>
                        <w:t>FTP</w:t>
                      </w:r>
                    </w:p>
                  </w:txbxContent>
                </v:textbox>
              </v:shape>
            </w:pict>
          </mc:Fallback>
        </mc:AlternateContent>
      </w:r>
      <w:r w:rsidRPr="0057159E">
        <w:rPr>
          <w:noProof/>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A72DD4" w:rsidRPr="009E0E91" w:rsidRDefault="00A72DD4"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A72DD4" w:rsidRPr="009E0E91" w:rsidRDefault="00A72DD4"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57159E">
        <w:rPr>
          <w:noProof/>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A72DD4" w:rsidRPr="009E0E91" w:rsidRDefault="00A72DD4"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A72DD4" w:rsidRPr="009E0E91" w:rsidRDefault="00A72DD4"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57159E">
        <w:rPr>
          <w:noProof/>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A72DD4" w:rsidRPr="00CD77E6" w:rsidRDefault="00A72DD4"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A72DD4" w:rsidRPr="00CD77E6" w:rsidRDefault="00A72DD4" w:rsidP="00463122">
                      <w:pPr>
                        <w:jc w:val="center"/>
                        <w:rPr>
                          <w:sz w:val="16"/>
                          <w:szCs w:val="16"/>
                        </w:rPr>
                      </w:pPr>
                      <w:r>
                        <w:rPr>
                          <w:sz w:val="16"/>
                          <w:szCs w:val="16"/>
                        </w:rPr>
                        <w:t>HTTP</w:t>
                      </w:r>
                    </w:p>
                  </w:txbxContent>
                </v:textbox>
              </v:shape>
            </w:pict>
          </mc:Fallback>
        </mc:AlternateContent>
      </w:r>
      <w:r w:rsidRPr="0057159E">
        <w:rPr>
          <w:noProof/>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57159E">
        <w:rPr>
          <w:noProof/>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A72DD4" w:rsidRPr="00CD77E6" w:rsidRDefault="00A72DD4"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A72DD4" w:rsidRPr="00CD77E6" w:rsidRDefault="00A72DD4"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57159E">
        <w:rPr>
          <w:noProof/>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A72DD4" w:rsidRDefault="00A72DD4" w:rsidP="00463122">
                              <w:r>
                                <w:t>Oracle Service Bus</w:t>
                              </w:r>
                            </w:p>
                            <w:p w14:paraId="352DF356" w14:textId="77777777" w:rsidR="00A72DD4" w:rsidRDefault="00A72DD4"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A72DD4" w:rsidRDefault="00A72DD4" w:rsidP="00463122">
                              <w:pPr>
                                <w:jc w:val="center"/>
                                <w:rPr>
                                  <w:color w:val="000000" w:themeColor="text1"/>
                                  <w:sz w:val="16"/>
                                  <w:szCs w:val="16"/>
                                </w:rPr>
                              </w:pPr>
                              <w:r>
                                <w:rPr>
                                  <w:color w:val="000000" w:themeColor="text1"/>
                                  <w:sz w:val="16"/>
                                  <w:szCs w:val="16"/>
                                </w:rPr>
                                <w:t>Sales Data Web Service</w:t>
                              </w:r>
                            </w:p>
                            <w:p w14:paraId="441F7461" w14:textId="77777777" w:rsidR="00A72DD4" w:rsidRPr="009E0E91" w:rsidRDefault="00A72DD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AC773E1" w:rsidR="00A72DD4" w:rsidRDefault="00A72DD4"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A72DD4" w:rsidRPr="009E0E91" w:rsidRDefault="00A72DD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A72DD4" w:rsidRDefault="00A72DD4" w:rsidP="00463122">
                              <w:pPr>
                                <w:jc w:val="center"/>
                                <w:rPr>
                                  <w:color w:val="000000" w:themeColor="text1"/>
                                  <w:sz w:val="16"/>
                                  <w:szCs w:val="16"/>
                                </w:rPr>
                              </w:pPr>
                              <w:r>
                                <w:rPr>
                                  <w:color w:val="000000" w:themeColor="text1"/>
                                  <w:sz w:val="16"/>
                                  <w:szCs w:val="16"/>
                                </w:rPr>
                                <w:t>EDW Checksum Web Service</w:t>
                              </w:r>
                            </w:p>
                            <w:p w14:paraId="5B4694DF" w14:textId="77777777" w:rsidR="00A72DD4" w:rsidRPr="009E0E91" w:rsidRDefault="00A72DD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A72DD4" w:rsidRDefault="00A72DD4" w:rsidP="00463122">
                        <w:r>
                          <w:t>Oracle Service Bus</w:t>
                        </w:r>
                      </w:p>
                      <w:p w14:paraId="352DF356" w14:textId="77777777" w:rsidR="00A72DD4" w:rsidRDefault="00A72DD4"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A72DD4" w:rsidRDefault="00A72DD4" w:rsidP="00463122">
                        <w:pPr>
                          <w:jc w:val="center"/>
                          <w:rPr>
                            <w:color w:val="000000" w:themeColor="text1"/>
                            <w:sz w:val="16"/>
                            <w:szCs w:val="16"/>
                          </w:rPr>
                        </w:pPr>
                        <w:r>
                          <w:rPr>
                            <w:color w:val="000000" w:themeColor="text1"/>
                            <w:sz w:val="16"/>
                            <w:szCs w:val="16"/>
                          </w:rPr>
                          <w:t>Sales Data Web Service</w:t>
                        </w:r>
                      </w:p>
                      <w:p w14:paraId="441F7461" w14:textId="77777777" w:rsidR="00A72DD4" w:rsidRPr="009E0E91" w:rsidRDefault="00A72DD4"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5AC773E1" w:rsidR="00A72DD4" w:rsidRDefault="00A72DD4"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A72DD4" w:rsidRPr="009E0E91" w:rsidRDefault="00A72DD4"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A72DD4" w:rsidRDefault="00A72DD4" w:rsidP="00463122">
                        <w:pPr>
                          <w:jc w:val="center"/>
                          <w:rPr>
                            <w:color w:val="000000" w:themeColor="text1"/>
                            <w:sz w:val="16"/>
                            <w:szCs w:val="16"/>
                          </w:rPr>
                        </w:pPr>
                        <w:r>
                          <w:rPr>
                            <w:color w:val="000000" w:themeColor="text1"/>
                            <w:sz w:val="16"/>
                            <w:szCs w:val="16"/>
                          </w:rPr>
                          <w:t>EDW Checksum Web Service</w:t>
                        </w:r>
                      </w:p>
                      <w:p w14:paraId="5B4694DF" w14:textId="77777777" w:rsidR="00A72DD4" w:rsidRPr="009E0E91" w:rsidRDefault="00A72DD4"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57159E">
        <w:rPr>
          <w:noProof/>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A72DD4" w:rsidRPr="00CD77E6" w:rsidRDefault="00A72DD4"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A72DD4" w:rsidRPr="00CD77E6" w:rsidRDefault="00A72DD4" w:rsidP="00463122">
                      <w:pPr>
                        <w:jc w:val="center"/>
                        <w:rPr>
                          <w:sz w:val="16"/>
                          <w:szCs w:val="16"/>
                        </w:rPr>
                      </w:pPr>
                      <w:r w:rsidRPr="00CD77E6">
                        <w:rPr>
                          <w:sz w:val="16"/>
                          <w:szCs w:val="16"/>
                        </w:rPr>
                        <w:t>JDBC</w:t>
                      </w:r>
                    </w:p>
                  </w:txbxContent>
                </v:textbox>
              </v:shape>
            </w:pict>
          </mc:Fallback>
        </mc:AlternateContent>
      </w:r>
      <w:r w:rsidRPr="0057159E">
        <w:rPr>
          <w:noProof/>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r w:rsidRPr="0057159E">
        <w:rPr>
          <w:noProof/>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30B56D1C" w:rsidR="00A72DD4" w:rsidRPr="0057159E" w:rsidRDefault="00A72DD4" w:rsidP="007719F5">
                            <w:pPr>
                              <w:jc w:val="center"/>
                              <w:rPr>
                                <w:color w:val="FF0000"/>
                                <w:sz w:val="16"/>
                                <w:szCs w:val="16"/>
                              </w:rPr>
                            </w:pPr>
                            <w:r w:rsidRPr="0057159E">
                              <w:rPr>
                                <w:color w:val="FF0000"/>
                                <w:sz w:val="16"/>
                                <w:szCs w:val="16"/>
                              </w:rPr>
                              <w:t>POS Server Synchronization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30B56D1C" w:rsidR="00A72DD4" w:rsidRPr="0057159E" w:rsidRDefault="00A72DD4" w:rsidP="007719F5">
                      <w:pPr>
                        <w:jc w:val="center"/>
                        <w:rPr>
                          <w:color w:val="FF0000"/>
                          <w:sz w:val="16"/>
                          <w:szCs w:val="16"/>
                        </w:rPr>
                      </w:pPr>
                      <w:r w:rsidRPr="0057159E">
                        <w:rPr>
                          <w:color w:val="FF0000"/>
                          <w:sz w:val="16"/>
                          <w:szCs w:val="16"/>
                        </w:rPr>
                        <w:t>POS Server Synchronization</w:t>
                      </w:r>
                    </w:p>
                  </w:txbxContent>
                </v:textbox>
              </v:roundrect>
            </w:pict>
          </mc:Fallback>
        </mc:AlternateContent>
      </w:r>
      <w:r w:rsidR="00463122" w:rsidRPr="0057159E">
        <w:rPr>
          <w:noProof/>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A72DD4" w:rsidRPr="009E0E91" w:rsidRDefault="00A72DD4"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A72DD4" w:rsidRPr="009E0E91" w:rsidRDefault="00A72DD4" w:rsidP="00463122">
                      <w:pPr>
                        <w:rPr>
                          <w:sz w:val="16"/>
                          <w:szCs w:val="16"/>
                        </w:rPr>
                      </w:pPr>
                      <w:r>
                        <w:rPr>
                          <w:sz w:val="16"/>
                          <w:szCs w:val="16"/>
                        </w:rPr>
                        <w:t>JDBC</w:t>
                      </w:r>
                    </w:p>
                  </w:txbxContent>
                </v:textbox>
              </v:shape>
            </w:pict>
          </mc:Fallback>
        </mc:AlternateContent>
      </w:r>
      <w:r w:rsidRPr="0057159E">
        <w:rPr>
          <w:noProof/>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A72DD4" w:rsidRPr="00CD77E6" w:rsidRDefault="00A72DD4"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2"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3"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A72DD4" w:rsidRPr="00CD77E6" w:rsidRDefault="00A72DD4"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57159E">
        <w:rPr>
          <w:noProof/>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A72DD4" w:rsidRPr="00CD77E6" w:rsidRDefault="00A72DD4"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A72DD4" w:rsidRPr="00CD77E6" w:rsidRDefault="00A72DD4"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57159E">
        <w:rPr>
          <w:noProof/>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57159E">
        <w:rPr>
          <w:noProof/>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57159E">
        <w:rPr>
          <w:noProof/>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A72DD4" w:rsidRPr="009E0E91" w:rsidRDefault="00A72DD4"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A72DD4" w:rsidRPr="009E0E91" w:rsidRDefault="00A72DD4" w:rsidP="00463122">
                      <w:pPr>
                        <w:rPr>
                          <w:sz w:val="16"/>
                          <w:szCs w:val="16"/>
                        </w:rPr>
                      </w:pPr>
                      <w:r>
                        <w:rPr>
                          <w:sz w:val="16"/>
                          <w:szCs w:val="16"/>
                        </w:rPr>
                        <w:t>JDBC</w:t>
                      </w:r>
                    </w:p>
                  </w:txbxContent>
                </v:textbox>
              </v:shape>
            </w:pict>
          </mc:Fallback>
        </mc:AlternateContent>
      </w:r>
      <w:r w:rsidRPr="0057159E">
        <w:rPr>
          <w:noProof/>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A72DD4" w:rsidRPr="00CD77E6" w:rsidRDefault="00A72DD4"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_x0000_s1068"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9"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A72DD4" w:rsidRPr="00CD77E6" w:rsidRDefault="00A72DD4"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A72DD4" w:rsidRPr="0057159E" w:rsidRDefault="00A72DD4" w:rsidP="0057159E">
                            <w:pPr>
                              <w:jc w:val="center"/>
                              <w:rPr>
                                <w:color w:val="FF0000"/>
                              </w:rPr>
                            </w:pPr>
                            <w:r w:rsidRPr="0057159E">
                              <w:rPr>
                                <w:color w:val="FF0000"/>
                              </w:rPr>
                              <w:t>IT 5x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A72DD4" w:rsidRPr="0057159E" w:rsidRDefault="00A72DD4" w:rsidP="0057159E">
                      <w:pPr>
                        <w:jc w:val="center"/>
                        <w:rPr>
                          <w:color w:val="FF0000"/>
                        </w:rPr>
                      </w:pPr>
                      <w:r w:rsidRPr="0057159E">
                        <w:rPr>
                          <w:color w:val="FF0000"/>
                        </w:rPr>
                        <w:t>IT 5x</w:t>
                      </w:r>
                    </w:p>
                  </w:txbxContent>
                </v:textbox>
                <w10:wrap anchorx="margin"/>
              </v:shape>
            </w:pict>
          </mc:Fallback>
        </mc:AlternateContent>
      </w:r>
      <w:r w:rsidR="00B64BE6" w:rsidRPr="00184A3A">
        <w:br w:type="page"/>
      </w:r>
    </w:p>
    <w:p w14:paraId="2EB7E2F3" w14:textId="46104F04" w:rsidR="00DB06B0" w:rsidRPr="00184A3A" w:rsidRDefault="00D22FDC" w:rsidP="00DB06B0">
      <w:pPr>
        <w:pStyle w:val="1"/>
      </w:pPr>
      <w:bookmarkStart w:id="25" w:name="_Toc472133120"/>
      <w:r w:rsidRPr="00184A3A">
        <w:lastRenderedPageBreak/>
        <w:t>Function</w:t>
      </w:r>
      <w:r w:rsidR="00CA287F" w:rsidRPr="00184A3A">
        <w:t>al</w:t>
      </w:r>
      <w:r w:rsidRPr="00184A3A">
        <w:t xml:space="preserve"> Design</w:t>
      </w:r>
      <w:bookmarkEnd w:id="25"/>
    </w:p>
    <w:p w14:paraId="422BDFDA" w14:textId="27516CB2" w:rsidR="00AB14F3" w:rsidRPr="00184A3A" w:rsidRDefault="00AB14F3" w:rsidP="00AB14F3">
      <w:pPr>
        <w:pStyle w:val="2"/>
      </w:pPr>
      <w:bookmarkStart w:id="26" w:name="_Toc472133121"/>
      <w:r w:rsidRPr="00184A3A">
        <w:t>System Functional Overview</w:t>
      </w:r>
      <w:bookmarkEnd w:id="26"/>
    </w:p>
    <w:p w14:paraId="121B26B9" w14:textId="6DC01551" w:rsidR="00AE4B65" w:rsidRPr="00184A3A" w:rsidRDefault="00AE4B65" w:rsidP="00900E50">
      <w:pPr>
        <w:pStyle w:val="3"/>
      </w:pPr>
      <w:r w:rsidRPr="00184A3A">
        <w:t>Site Map</w:t>
      </w:r>
    </w:p>
    <w:p w14:paraId="530FA352" w14:textId="09697928" w:rsidR="00066910" w:rsidRPr="00184A3A" w:rsidRDefault="00066910" w:rsidP="00066910">
      <w:pPr>
        <w:rPr>
          <w:lang w:eastAsia="zh-CN"/>
        </w:rPr>
      </w:pPr>
      <w:r w:rsidRPr="0057159E">
        <w:rPr>
          <w:noProof/>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12110"/>
                    </a:xfrm>
                    <a:prstGeom prst="rect">
                      <a:avLst/>
                    </a:prstGeom>
                  </pic:spPr>
                </pic:pic>
              </a:graphicData>
            </a:graphic>
          </wp:inline>
        </w:drawing>
      </w:r>
    </w:p>
    <w:p w14:paraId="374CB0FB" w14:textId="77777777" w:rsidR="007719F5" w:rsidRPr="00184A3A" w:rsidRDefault="007719F5" w:rsidP="0057159E">
      <w:pPr>
        <w:jc w:val="both"/>
        <w:rPr>
          <w:rFonts w:eastAsiaTheme="majorEastAsia" w:cstheme="majorBidi"/>
          <w:b/>
          <w:bCs/>
          <w:color w:val="4F81BD" w:themeColor="accent1"/>
          <w:lang w:eastAsia="zh-CN"/>
        </w:rPr>
      </w:pPr>
    </w:p>
    <w:p w14:paraId="7834F66B" w14:textId="77777777" w:rsidR="00A57F4A" w:rsidRDefault="00A57F4A">
      <w:pPr>
        <w:rPr>
          <w:rFonts w:eastAsiaTheme="majorEastAsia" w:cstheme="majorBidi"/>
          <w:b/>
          <w:bCs/>
          <w:color w:val="4F81BD" w:themeColor="accent1"/>
          <w:lang w:eastAsia="zh-CN"/>
        </w:rPr>
      </w:pPr>
      <w:r>
        <w:rPr>
          <w:lang w:eastAsia="zh-CN"/>
        </w:rPr>
        <w:br w:type="page"/>
      </w:r>
    </w:p>
    <w:p w14:paraId="20EEA64A" w14:textId="356ED6D8" w:rsidR="00AB14F3" w:rsidRPr="00184A3A" w:rsidRDefault="00364966" w:rsidP="00900E50">
      <w:pPr>
        <w:pStyle w:val="3"/>
      </w:pPr>
      <w:r w:rsidRPr="00184A3A">
        <w:lastRenderedPageBreak/>
        <w:t>Use Case</w:t>
      </w:r>
    </w:p>
    <w:p w14:paraId="521FCC85" w14:textId="09489837" w:rsidR="00364966" w:rsidRPr="00184A3A" w:rsidRDefault="00AE4B65" w:rsidP="00364966">
      <w:pPr>
        <w:rPr>
          <w:lang w:eastAsia="zh-CN"/>
        </w:rPr>
      </w:pPr>
      <w:r w:rsidRPr="0057159E">
        <w:rPr>
          <w:noProof/>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lang w:eastAsia="zh-CN"/>
        </w:rPr>
      </w:pPr>
    </w:p>
    <w:p w14:paraId="199E51C9" w14:textId="77777777" w:rsidR="001850DF" w:rsidRPr="00184A3A" w:rsidRDefault="001850DF" w:rsidP="00364966">
      <w:pPr>
        <w:rPr>
          <w:lang w:eastAsia="zh-CN"/>
        </w:rPr>
      </w:pPr>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0813A8C" w14:textId="0BE3280B" w:rsidR="0037476C" w:rsidRPr="00184A3A" w:rsidRDefault="0037476C" w:rsidP="0037476C">
      <w:pPr>
        <w:pStyle w:val="2"/>
        <w:spacing w:after="200" w:line="240" w:lineRule="auto"/>
        <w:jc w:val="left"/>
      </w:pPr>
      <w:bookmarkStart w:id="27" w:name="_Toc332304270"/>
      <w:bookmarkStart w:id="28" w:name="_Toc404943514"/>
      <w:bookmarkStart w:id="29" w:name="_Toc472133122"/>
      <w:r w:rsidRPr="00184A3A">
        <w:lastRenderedPageBreak/>
        <w:t>Technology Used</w:t>
      </w:r>
      <w:bookmarkEnd w:id="27"/>
      <w:bookmarkEnd w:id="28"/>
      <w:bookmarkEnd w:id="29"/>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2"/>
      </w:pPr>
      <w:bookmarkStart w:id="30" w:name="_Toc472133123"/>
      <w:r w:rsidRPr="00184A3A">
        <w:lastRenderedPageBreak/>
        <w:t>Branch Info Maintenance</w:t>
      </w:r>
      <w:bookmarkEnd w:id="30"/>
    </w:p>
    <w:p w14:paraId="46720F55" w14:textId="7EECD08D" w:rsidR="0036047D" w:rsidRPr="00184A3A" w:rsidRDefault="0036047D" w:rsidP="00900E50">
      <w:pPr>
        <w:pStyle w:val="3"/>
      </w:pPr>
      <w:r w:rsidRPr="00184A3A">
        <w:t>Description</w:t>
      </w:r>
    </w:p>
    <w:p w14:paraId="5E099FF7" w14:textId="7EE070A1" w:rsidR="00821ED9" w:rsidRPr="00184A3A" w:rsidRDefault="00821ED9" w:rsidP="00A57F4A">
      <w:pPr>
        <w:jc w:val="both"/>
        <w:rPr>
          <w:lang w:eastAsia="zh-CN"/>
        </w:rPr>
      </w:pPr>
      <w:r w:rsidRPr="00184A3A">
        <w:rPr>
          <w:lang w:eastAsia="zh-CN"/>
        </w:rPr>
        <w:t>The “Branch Info Main</w:t>
      </w:r>
      <w:r w:rsidR="00D36286">
        <w:rPr>
          <w:lang w:eastAsia="zh-CN"/>
        </w:rPr>
        <w:t xml:space="preserve">tenance” function allows the maintenance of </w:t>
      </w:r>
      <w:r w:rsidRPr="00184A3A">
        <w:rPr>
          <w:lang w:eastAsia="zh-CN"/>
        </w:rPr>
        <w:t xml:space="preserve">POS client </w:t>
      </w:r>
      <w:r w:rsidR="00D36286">
        <w:rPr>
          <w:lang w:eastAsia="zh-CN"/>
        </w:rPr>
        <w:t>information</w:t>
      </w:r>
      <w:r w:rsidR="00CA3CE9">
        <w:rPr>
          <w:lang w:eastAsia="zh-CN"/>
        </w:rPr>
        <w:t xml:space="preserve"> such as </w:t>
      </w:r>
      <w:r w:rsidR="00C258A3">
        <w:rPr>
          <w:lang w:eastAsia="zh-CN"/>
        </w:rPr>
        <w:t>branch code, host IP and Client DB Name</w:t>
      </w:r>
      <w:r w:rsidR="00D36286">
        <w:rPr>
          <w:lang w:eastAsia="zh-CN"/>
        </w:rPr>
        <w:t>.</w:t>
      </w:r>
      <w:r w:rsidRPr="00184A3A">
        <w:rPr>
          <w:lang w:eastAsia="zh-CN"/>
        </w:rPr>
        <w:t xml:space="preserve">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A57F4A">
      <w:pPr>
        <w:rPr>
          <w:lang w:eastAsia="zh-CN"/>
        </w:rPr>
      </w:pPr>
      <w:r w:rsidRPr="00184A3A">
        <w:rPr>
          <w:lang w:eastAsia="zh-CN"/>
        </w:rPr>
        <w:t>Use Case functions</w:t>
      </w:r>
    </w:p>
    <w:p w14:paraId="38178497" w14:textId="4082CB4D" w:rsidR="00DE2D4E" w:rsidRDefault="00DE2D4E" w:rsidP="00A57F4A">
      <w:pPr>
        <w:spacing w:after="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00C258A3">
        <w:rPr>
          <w:lang w:eastAsia="zh-CN"/>
        </w:rPr>
        <w:t>List</w:t>
      </w:r>
      <w:r w:rsidR="0095669B" w:rsidRPr="00184A3A">
        <w:rPr>
          <w:lang w:eastAsia="zh-CN"/>
        </w:rPr>
        <w:t>)</w:t>
      </w:r>
    </w:p>
    <w:p w14:paraId="5A15A447" w14:textId="03B43E57" w:rsidR="00C258A3" w:rsidRDefault="00C258A3" w:rsidP="00C258A3">
      <w:pPr>
        <w:spacing w:after="0"/>
        <w:rPr>
          <w:lang w:eastAsia="zh-CN"/>
        </w:rPr>
      </w:pPr>
      <w:r w:rsidRPr="00184A3A">
        <w:rPr>
          <w:lang w:eastAsia="zh-CN"/>
        </w:rPr>
        <w:t># Maintain Branch Info (</w:t>
      </w:r>
      <w:r>
        <w:rPr>
          <w:lang w:eastAsia="zh-CN"/>
        </w:rPr>
        <w:t>Create/Edit/Delete</w:t>
      </w:r>
      <w:r w:rsidRPr="00184A3A">
        <w:rPr>
          <w:lang w:eastAsia="zh-CN"/>
        </w:rPr>
        <w:t>)</w:t>
      </w:r>
    </w:p>
    <w:p w14:paraId="74BE2847" w14:textId="77777777" w:rsidR="00C258A3" w:rsidRPr="00184A3A" w:rsidRDefault="00C258A3" w:rsidP="00A57F4A">
      <w:pPr>
        <w:spacing w:after="0"/>
        <w:rPr>
          <w:lang w:eastAsia="zh-CN"/>
        </w:rPr>
      </w:pPr>
    </w:p>
    <w:p w14:paraId="20C2F989" w14:textId="77777777" w:rsidR="0036047D" w:rsidRPr="00184A3A" w:rsidRDefault="0036047D" w:rsidP="00900E50">
      <w:pPr>
        <w:pStyle w:val="3"/>
      </w:pPr>
      <w:r w:rsidRPr="00184A3A">
        <w:t>Input</w:t>
      </w:r>
    </w:p>
    <w:p w14:paraId="3432E89E" w14:textId="77777777" w:rsidR="00DE2D4E" w:rsidRPr="00184A3A" w:rsidRDefault="00DE2D4E" w:rsidP="00A57F4A">
      <w:pPr>
        <w:rPr>
          <w:lang w:eastAsia="zh-CN"/>
        </w:rPr>
      </w:pPr>
      <w:r w:rsidRPr="00184A3A">
        <w:rPr>
          <w:lang w:eastAsia="zh-CN"/>
        </w:rPr>
        <w:t>N/A</w:t>
      </w:r>
    </w:p>
    <w:p w14:paraId="5A02ADF5" w14:textId="77777777" w:rsidR="0036047D" w:rsidRPr="00184A3A" w:rsidRDefault="0036047D" w:rsidP="00900E50">
      <w:pPr>
        <w:pStyle w:val="3"/>
      </w:pPr>
      <w:r w:rsidRPr="00184A3A">
        <w:t>Output</w:t>
      </w:r>
    </w:p>
    <w:p w14:paraId="2012D7DB" w14:textId="77777777" w:rsidR="00DE2D4E" w:rsidRPr="00184A3A" w:rsidRDefault="00DE2D4E" w:rsidP="00A57F4A">
      <w:pPr>
        <w:rPr>
          <w:lang w:eastAsia="zh-CN"/>
        </w:rPr>
      </w:pPr>
      <w:r w:rsidRPr="00184A3A">
        <w:rPr>
          <w:lang w:eastAsia="zh-CN"/>
        </w:rPr>
        <w:t>N/A</w:t>
      </w:r>
    </w:p>
    <w:p w14:paraId="13C56E16" w14:textId="79704EA9" w:rsidR="0036047D" w:rsidRPr="00184A3A" w:rsidRDefault="00FB0720" w:rsidP="00900E50">
      <w:pPr>
        <w:pStyle w:val="3"/>
      </w:pPr>
      <w:r w:rsidRPr="00184A3A">
        <w:t>Maintain</w:t>
      </w:r>
      <w:r w:rsidR="0036047D" w:rsidRPr="00184A3A">
        <w:t xml:space="preserve"> Branch Info </w:t>
      </w:r>
      <w:r w:rsidRPr="00184A3A">
        <w:t>(</w:t>
      </w:r>
      <w:r w:rsidR="0036047D" w:rsidRPr="00184A3A">
        <w:t>List</w:t>
      </w:r>
      <w:r w:rsidRPr="00184A3A">
        <w:t>)</w:t>
      </w:r>
    </w:p>
    <w:p w14:paraId="1EE17B65" w14:textId="12E087E1" w:rsidR="0036047D" w:rsidRPr="00184A3A" w:rsidRDefault="0036047D" w:rsidP="00E51271">
      <w:pPr>
        <w:pStyle w:val="4"/>
      </w:pPr>
      <w:r w:rsidRPr="00184A3A">
        <w:t>Process/Work Flow</w:t>
      </w:r>
    </w:p>
    <w:p w14:paraId="27D4BC22" w14:textId="4EC488E9" w:rsidR="003214F1" w:rsidRPr="00184A3A" w:rsidRDefault="003214F1" w:rsidP="00A57F4A">
      <w:pPr>
        <w:rPr>
          <w:lang w:eastAsia="zh-CN"/>
        </w:rPr>
      </w:pPr>
      <w:r w:rsidRPr="00184A3A">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A57F4A">
      <w:pPr>
        <w:rPr>
          <w:b/>
          <w:u w:val="single"/>
          <w:lang w:eastAsia="zh-CN"/>
        </w:rPr>
      </w:pPr>
      <w:r w:rsidRPr="00184A3A">
        <w:rPr>
          <w:b/>
          <w:u w:val="single"/>
          <w:lang w:eastAsia="zh-CN"/>
        </w:rPr>
        <w:t>Business Logic</w:t>
      </w:r>
    </w:p>
    <w:p w14:paraId="2FA9D76C" w14:textId="2933B966" w:rsidR="003214F1" w:rsidRPr="00184A3A" w:rsidRDefault="003214F1" w:rsidP="00D36286">
      <w:pPr>
        <w:jc w:val="both"/>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7B8ECF7" w:rsidR="00B43194" w:rsidRPr="00184A3A" w:rsidRDefault="00B43194" w:rsidP="00A57F4A">
      <w:pPr>
        <w:pStyle w:val="ac"/>
        <w:ind w:left="0"/>
        <w:rPr>
          <w:lang w:eastAsia="zh-CN"/>
        </w:rPr>
      </w:pPr>
      <w:r w:rsidRPr="00184A3A">
        <w:rPr>
          <w:lang w:eastAsia="zh-CN"/>
        </w:rPr>
        <w:t>By default, when the page is accessed, there</w:t>
      </w:r>
      <w:r w:rsidR="00D36286">
        <w:rPr>
          <w:lang w:eastAsia="zh-CN"/>
        </w:rPr>
        <w:t xml:space="preserve"> i</w:t>
      </w:r>
      <w:r w:rsidRPr="00184A3A">
        <w:rPr>
          <w:lang w:eastAsia="zh-CN"/>
        </w:rPr>
        <w:t>s no search</w:t>
      </w:r>
      <w:r w:rsidR="00D36286">
        <w:rPr>
          <w:lang w:eastAsia="zh-CN"/>
        </w:rPr>
        <w:t>ing</w:t>
      </w:r>
      <w:r w:rsidRPr="00184A3A">
        <w:rPr>
          <w:lang w:eastAsia="zh-CN"/>
        </w:rPr>
        <w:t xml:space="preserve"> criteria provided and all branch info will be displayed on the page with pagination</w:t>
      </w:r>
    </w:p>
    <w:p w14:paraId="34EE51FB" w14:textId="5E869E2F"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4BE69F59" w14:textId="77777777" w:rsidR="00E51271" w:rsidRDefault="00E51271">
      <w:pPr>
        <w:rPr>
          <w:rFonts w:eastAsiaTheme="majorEastAsia" w:cstheme="majorBidi"/>
          <w:b/>
          <w:bCs/>
          <w:i/>
          <w:iCs/>
        </w:rPr>
      </w:pPr>
      <w:r>
        <w:br w:type="page"/>
      </w:r>
    </w:p>
    <w:p w14:paraId="644D3CA9" w14:textId="7FB48887" w:rsidR="0036047D" w:rsidRPr="00184A3A" w:rsidRDefault="0036047D" w:rsidP="00E51271">
      <w:pPr>
        <w:pStyle w:val="4"/>
      </w:pPr>
      <w:r w:rsidRPr="00184A3A">
        <w:lastRenderedPageBreak/>
        <w:t>Screen</w:t>
      </w:r>
    </w:p>
    <w:p w14:paraId="34BE0A99" w14:textId="786B4C87" w:rsidR="00FE1041" w:rsidRPr="00184A3A" w:rsidRDefault="00FE1041" w:rsidP="00E51271">
      <w:pPr>
        <w:rPr>
          <w:b/>
          <w:u w:val="single"/>
        </w:rPr>
      </w:pPr>
      <w:r w:rsidRPr="00184A3A">
        <w:rPr>
          <w:b/>
          <w:u w:val="single"/>
        </w:rPr>
        <w:t>Maintain Branch Info (List)</w:t>
      </w:r>
    </w:p>
    <w:p w14:paraId="7B495049" w14:textId="2DEABC26" w:rsidR="0036047D" w:rsidRPr="00184A3A" w:rsidRDefault="0036047D" w:rsidP="0036047D">
      <w:r w:rsidRPr="0057159E">
        <w:rPr>
          <w:noProof/>
        </w:rPr>
        <w:drawing>
          <wp:inline distT="0" distB="0" distL="0" distR="0" wp14:anchorId="679B43ED" wp14:editId="74E07038">
            <wp:extent cx="6858000" cy="3728109"/>
            <wp:effectExtent l="19050" t="19050" r="19050" b="2476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solidFill>
                        <a:schemeClr val="accent1"/>
                      </a:solidFill>
                    </a:ln>
                  </pic:spPr>
                </pic:pic>
              </a:graphicData>
            </a:graphic>
          </wp:inline>
        </w:drawing>
      </w:r>
    </w:p>
    <w:p w14:paraId="3215A4F9" w14:textId="77777777" w:rsidR="0036047D" w:rsidRPr="00184A3A" w:rsidRDefault="0036047D" w:rsidP="00E51271">
      <w:pPr>
        <w:pStyle w:val="4"/>
      </w:pPr>
      <w:r w:rsidRPr="00184A3A">
        <w:t>Data Fields &amp; Presentation Logic</w:t>
      </w:r>
    </w:p>
    <w:p w14:paraId="0366A14E" w14:textId="06068138" w:rsidR="0036047D" w:rsidRPr="00184A3A" w:rsidRDefault="00F03AEF" w:rsidP="0005458D">
      <w:pPr>
        <w:pStyle w:val="ac"/>
        <w:numPr>
          <w:ilvl w:val="0"/>
          <w:numId w:val="9"/>
        </w:numPr>
        <w:ind w:left="360"/>
        <w:rPr>
          <w:lang w:eastAsia="zh-CN"/>
        </w:rPr>
      </w:pPr>
      <w:r w:rsidRPr="00184A3A">
        <w:rPr>
          <w:lang w:eastAsia="zh-CN"/>
        </w:rPr>
        <w:t>Default Sorting of Branch Info List, Priority from top to bottom</w:t>
      </w:r>
    </w:p>
    <w:p w14:paraId="15AC82C0" w14:textId="5B2C6079" w:rsidR="005C36F7" w:rsidRPr="00184A3A" w:rsidRDefault="00F03AEF" w:rsidP="00E51271">
      <w:pPr>
        <w:pStyle w:val="ac"/>
        <w:numPr>
          <w:ilvl w:val="0"/>
          <w:numId w:val="3"/>
        </w:numPr>
        <w:spacing w:line="240" w:lineRule="auto"/>
        <w:ind w:left="360"/>
        <w:rPr>
          <w:lang w:eastAsia="zh-CN"/>
        </w:rPr>
      </w:pPr>
      <w:r w:rsidRPr="00184A3A">
        <w:rPr>
          <w:lang w:eastAsia="zh-CN"/>
        </w:rPr>
        <w:t>Branch Code (</w:t>
      </w:r>
      <w:r w:rsidR="00C258A3">
        <w:rPr>
          <w:lang w:eastAsia="zh-CN"/>
        </w:rPr>
        <w:t>a</w:t>
      </w:r>
      <w:r w:rsidRPr="00184A3A">
        <w:rPr>
          <w:lang w:eastAsia="zh-CN"/>
        </w:rPr>
        <w:t>scending)</w:t>
      </w:r>
    </w:p>
    <w:p w14:paraId="076CC24E" w14:textId="178596AF" w:rsidR="00900E50" w:rsidRDefault="00900E50">
      <w:pPr>
        <w:rPr>
          <w:lang w:eastAsia="zh-CN"/>
        </w:rPr>
      </w:pPr>
    </w:p>
    <w:p w14:paraId="5A01599D" w14:textId="3B3BFD2F" w:rsidR="005C36F7" w:rsidRPr="00184A3A" w:rsidRDefault="005C36F7" w:rsidP="0005458D">
      <w:pPr>
        <w:pStyle w:val="ac"/>
        <w:numPr>
          <w:ilvl w:val="0"/>
          <w:numId w:val="9"/>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463"/>
        <w:gridCol w:w="1170"/>
        <w:gridCol w:w="1327"/>
        <w:gridCol w:w="1440"/>
        <w:gridCol w:w="1440"/>
        <w:gridCol w:w="2250"/>
      </w:tblGrid>
      <w:tr w:rsidR="005C36F7" w:rsidRPr="00184A3A" w14:paraId="73F8FA5B" w14:textId="77777777" w:rsidTr="00900E50">
        <w:trPr>
          <w:tblHeader/>
        </w:trPr>
        <w:tc>
          <w:tcPr>
            <w:tcW w:w="1710" w:type="dxa"/>
            <w:shd w:val="clear" w:color="auto" w:fill="C6D9F1"/>
          </w:tcPr>
          <w:p w14:paraId="30C96F43" w14:textId="77777777" w:rsidR="005C36F7" w:rsidRPr="00184A3A" w:rsidRDefault="005C36F7" w:rsidP="00900E50">
            <w:pPr>
              <w:spacing w:after="0"/>
              <w:ind w:left="360" w:hanging="360"/>
              <w:rPr>
                <w:b/>
              </w:rPr>
            </w:pPr>
            <w:r w:rsidRPr="00184A3A">
              <w:rPr>
                <w:b/>
              </w:rPr>
              <w:t>Field</w:t>
            </w:r>
          </w:p>
        </w:tc>
        <w:tc>
          <w:tcPr>
            <w:tcW w:w="1463" w:type="dxa"/>
            <w:shd w:val="clear" w:color="auto" w:fill="C6D9F1"/>
          </w:tcPr>
          <w:p w14:paraId="1CEF9ADC" w14:textId="77777777" w:rsidR="00900E50" w:rsidRDefault="00900E50" w:rsidP="00900E50">
            <w:pPr>
              <w:spacing w:after="0"/>
              <w:ind w:left="360" w:hanging="360"/>
              <w:rPr>
                <w:b/>
              </w:rPr>
            </w:pPr>
            <w:r>
              <w:rPr>
                <w:b/>
              </w:rPr>
              <w:t>Object</w:t>
            </w:r>
          </w:p>
          <w:p w14:paraId="3ABE2EB6" w14:textId="5FF6DFAB" w:rsidR="005C36F7" w:rsidRPr="00184A3A" w:rsidRDefault="005C36F7" w:rsidP="00900E50">
            <w:pPr>
              <w:spacing w:after="0"/>
              <w:ind w:left="360" w:hanging="360"/>
              <w:rPr>
                <w:b/>
              </w:rPr>
            </w:pPr>
            <w:r w:rsidRPr="00184A3A">
              <w:rPr>
                <w:b/>
              </w:rPr>
              <w:t>Type</w:t>
            </w:r>
          </w:p>
        </w:tc>
        <w:tc>
          <w:tcPr>
            <w:tcW w:w="1170" w:type="dxa"/>
            <w:shd w:val="clear" w:color="auto" w:fill="C6D9F1"/>
          </w:tcPr>
          <w:p w14:paraId="46685266" w14:textId="6BA8F4FE" w:rsidR="00900E50" w:rsidRDefault="005C36F7" w:rsidP="00EB4EBA">
            <w:pPr>
              <w:spacing w:after="0"/>
              <w:ind w:left="360" w:hanging="360"/>
              <w:jc w:val="center"/>
              <w:rPr>
                <w:b/>
              </w:rPr>
            </w:pPr>
            <w:r w:rsidRPr="00184A3A">
              <w:rPr>
                <w:b/>
              </w:rPr>
              <w:t>Default</w:t>
            </w:r>
          </w:p>
          <w:p w14:paraId="2D12E000" w14:textId="2B2DDD4F" w:rsidR="005C36F7" w:rsidRPr="00184A3A" w:rsidRDefault="005C36F7" w:rsidP="00EB4EBA">
            <w:pPr>
              <w:spacing w:after="0"/>
              <w:ind w:left="360" w:hanging="360"/>
              <w:jc w:val="center"/>
              <w:rPr>
                <w:b/>
              </w:rPr>
            </w:pPr>
            <w:r w:rsidRPr="00184A3A">
              <w:rPr>
                <w:b/>
              </w:rPr>
              <w:t>Value</w:t>
            </w:r>
          </w:p>
        </w:tc>
        <w:tc>
          <w:tcPr>
            <w:tcW w:w="1327" w:type="dxa"/>
            <w:shd w:val="clear" w:color="auto" w:fill="C6D9F1"/>
          </w:tcPr>
          <w:p w14:paraId="198FF9C4" w14:textId="4BCB98FA" w:rsidR="00900E50" w:rsidRDefault="005C36F7" w:rsidP="00EB4EBA">
            <w:pPr>
              <w:spacing w:after="0"/>
              <w:ind w:left="360" w:hanging="360"/>
              <w:jc w:val="center"/>
              <w:rPr>
                <w:b/>
              </w:rPr>
            </w:pPr>
            <w:r w:rsidRPr="00184A3A">
              <w:rPr>
                <w:b/>
              </w:rPr>
              <w:t>Mandatory</w:t>
            </w:r>
          </w:p>
          <w:p w14:paraId="48281859" w14:textId="436D946B" w:rsidR="005C36F7" w:rsidRPr="00184A3A" w:rsidRDefault="005C36F7" w:rsidP="00EB4EBA">
            <w:pPr>
              <w:spacing w:after="0"/>
              <w:ind w:left="360" w:hanging="360"/>
              <w:jc w:val="center"/>
              <w:rPr>
                <w:b/>
              </w:rPr>
            </w:pPr>
            <w:r w:rsidRPr="00184A3A">
              <w:rPr>
                <w:b/>
              </w:rPr>
              <w:t>(M/O/C)</w:t>
            </w:r>
          </w:p>
        </w:tc>
        <w:tc>
          <w:tcPr>
            <w:tcW w:w="1440" w:type="dxa"/>
            <w:shd w:val="clear" w:color="auto" w:fill="C6D9F1"/>
          </w:tcPr>
          <w:p w14:paraId="3EC989C7" w14:textId="77777777" w:rsidR="005C36F7" w:rsidRDefault="005C36F7" w:rsidP="00EB4EBA">
            <w:pPr>
              <w:spacing w:after="0"/>
              <w:ind w:left="360" w:hanging="360"/>
              <w:jc w:val="center"/>
              <w:rPr>
                <w:b/>
              </w:rPr>
            </w:pPr>
            <w:r w:rsidRPr="00184A3A">
              <w:rPr>
                <w:b/>
              </w:rPr>
              <w:t>Format</w:t>
            </w:r>
          </w:p>
          <w:p w14:paraId="54B76538" w14:textId="5FF695C9" w:rsidR="007E19FA" w:rsidRDefault="007E19FA" w:rsidP="00EB4EBA">
            <w:pPr>
              <w:spacing w:after="0"/>
              <w:ind w:left="360" w:hanging="360"/>
              <w:jc w:val="center"/>
              <w:rPr>
                <w:b/>
              </w:rPr>
            </w:pPr>
            <w:r>
              <w:rPr>
                <w:b/>
              </w:rPr>
              <w:t>A-character</w:t>
            </w:r>
          </w:p>
          <w:p w14:paraId="453AD896" w14:textId="5D04B5F4" w:rsidR="007E19FA" w:rsidRPr="00184A3A" w:rsidRDefault="007E19FA" w:rsidP="00EB4EBA">
            <w:pPr>
              <w:spacing w:after="0"/>
              <w:ind w:left="360" w:hanging="360"/>
              <w:jc w:val="center"/>
              <w:rPr>
                <w:b/>
              </w:rPr>
            </w:pPr>
            <w:r>
              <w:rPr>
                <w:b/>
              </w:rPr>
              <w:t>N-number</w:t>
            </w:r>
          </w:p>
        </w:tc>
        <w:tc>
          <w:tcPr>
            <w:tcW w:w="1440" w:type="dxa"/>
            <w:shd w:val="clear" w:color="auto" w:fill="C6D9F1"/>
          </w:tcPr>
          <w:p w14:paraId="7D93CC8D"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2A1B4A2A" w14:textId="77777777" w:rsidR="005C36F7" w:rsidRPr="00184A3A" w:rsidRDefault="005C36F7" w:rsidP="00900E50">
            <w:pPr>
              <w:spacing w:after="0"/>
              <w:ind w:left="360" w:hanging="360"/>
              <w:rPr>
                <w:b/>
              </w:rPr>
            </w:pPr>
            <w:r w:rsidRPr="00184A3A">
              <w:rPr>
                <w:b/>
              </w:rPr>
              <w:t>Description</w:t>
            </w:r>
          </w:p>
        </w:tc>
      </w:tr>
      <w:tr w:rsidR="005C36F7" w:rsidRPr="00184A3A" w14:paraId="4FF209B8" w14:textId="77777777" w:rsidTr="00900E50">
        <w:tc>
          <w:tcPr>
            <w:tcW w:w="1710" w:type="dxa"/>
          </w:tcPr>
          <w:p w14:paraId="31A971BE" w14:textId="2F14A770" w:rsidR="005C36F7" w:rsidRPr="00184A3A" w:rsidRDefault="005C36F7" w:rsidP="00900E50">
            <w:pPr>
              <w:spacing w:after="0"/>
              <w:ind w:left="360" w:right="-108" w:hanging="360"/>
              <w:rPr>
                <w:b/>
              </w:rPr>
            </w:pPr>
            <w:r w:rsidRPr="00184A3A">
              <w:rPr>
                <w:b/>
              </w:rPr>
              <w:t>Branch Code</w:t>
            </w:r>
          </w:p>
        </w:tc>
        <w:tc>
          <w:tcPr>
            <w:tcW w:w="1463" w:type="dxa"/>
          </w:tcPr>
          <w:p w14:paraId="4C7D4317" w14:textId="4CF8EBF1" w:rsidR="00281557" w:rsidRPr="00E51271" w:rsidRDefault="005C36F7" w:rsidP="00900E50">
            <w:pPr>
              <w:spacing w:after="0"/>
            </w:pPr>
            <w:r w:rsidRPr="00E51271">
              <w:t>Read-only text</w:t>
            </w:r>
          </w:p>
        </w:tc>
        <w:tc>
          <w:tcPr>
            <w:tcW w:w="1170" w:type="dxa"/>
          </w:tcPr>
          <w:p w14:paraId="7C83A49D" w14:textId="77777777" w:rsidR="005C36F7" w:rsidRPr="00184A3A" w:rsidRDefault="005C36F7" w:rsidP="00EB4EBA">
            <w:pPr>
              <w:spacing w:after="0"/>
              <w:jc w:val="center"/>
            </w:pPr>
            <w:r w:rsidRPr="00184A3A">
              <w:t>Prefilled</w:t>
            </w:r>
          </w:p>
        </w:tc>
        <w:tc>
          <w:tcPr>
            <w:tcW w:w="1327" w:type="dxa"/>
          </w:tcPr>
          <w:p w14:paraId="614F2461" w14:textId="77777777" w:rsidR="005C36F7" w:rsidRPr="00184A3A" w:rsidRDefault="005C36F7" w:rsidP="00EB4EBA">
            <w:pPr>
              <w:spacing w:after="0"/>
              <w:jc w:val="center"/>
            </w:pPr>
            <w:r w:rsidRPr="00184A3A">
              <w:t>-</w:t>
            </w:r>
          </w:p>
        </w:tc>
        <w:tc>
          <w:tcPr>
            <w:tcW w:w="1440" w:type="dxa"/>
          </w:tcPr>
          <w:p w14:paraId="34337521" w14:textId="59E783EA" w:rsidR="00AA61F0" w:rsidRPr="00184A3A" w:rsidRDefault="005C36F7" w:rsidP="00EB4EBA">
            <w:pPr>
              <w:spacing w:after="0"/>
              <w:jc w:val="center"/>
            </w:pPr>
            <w:r w:rsidRPr="00184A3A">
              <w:t>A</w:t>
            </w:r>
            <w:r w:rsidR="002D5F19">
              <w:t>(</w:t>
            </w:r>
            <w:r w:rsidR="00BA1094">
              <w:t>10</w:t>
            </w:r>
            <w:r w:rsidR="002D5F19">
              <w:t>)</w:t>
            </w:r>
          </w:p>
        </w:tc>
        <w:tc>
          <w:tcPr>
            <w:tcW w:w="1440" w:type="dxa"/>
          </w:tcPr>
          <w:p w14:paraId="35214F4D" w14:textId="77777777" w:rsidR="005C36F7" w:rsidRPr="00184A3A" w:rsidRDefault="005C36F7" w:rsidP="00900E50">
            <w:pPr>
              <w:spacing w:after="0"/>
            </w:pPr>
            <w:r w:rsidRPr="00184A3A">
              <w:t>-</w:t>
            </w:r>
          </w:p>
        </w:tc>
        <w:tc>
          <w:tcPr>
            <w:tcW w:w="2250" w:type="dxa"/>
          </w:tcPr>
          <w:p w14:paraId="59EC0E6B" w14:textId="1B41764C" w:rsidR="00AA61F0" w:rsidRPr="00184A3A" w:rsidRDefault="00E51271" w:rsidP="00900E50">
            <w:pPr>
              <w:spacing w:after="0"/>
            </w:pPr>
            <w:r>
              <w:t>Branch Code</w:t>
            </w:r>
          </w:p>
        </w:tc>
      </w:tr>
      <w:tr w:rsidR="00BA1094" w:rsidRPr="00184A3A" w14:paraId="7AB78310" w14:textId="77777777" w:rsidTr="00900E50">
        <w:tc>
          <w:tcPr>
            <w:tcW w:w="1710" w:type="dxa"/>
          </w:tcPr>
          <w:p w14:paraId="136BB26F" w14:textId="77777777" w:rsidR="00BA1094" w:rsidRPr="00184A3A" w:rsidRDefault="00BA1094" w:rsidP="00900E50">
            <w:pPr>
              <w:spacing w:after="0"/>
              <w:ind w:left="360" w:right="-108" w:hanging="360"/>
              <w:rPr>
                <w:b/>
              </w:rPr>
            </w:pPr>
            <w:r w:rsidRPr="00184A3A">
              <w:rPr>
                <w:b/>
              </w:rPr>
              <w:t>Client Type</w:t>
            </w:r>
          </w:p>
        </w:tc>
        <w:tc>
          <w:tcPr>
            <w:tcW w:w="1463" w:type="dxa"/>
          </w:tcPr>
          <w:p w14:paraId="25A916F4" w14:textId="77777777" w:rsidR="00BA1094" w:rsidRPr="00E51271" w:rsidRDefault="00BA1094" w:rsidP="00900E50">
            <w:pPr>
              <w:spacing w:after="0"/>
            </w:pPr>
            <w:r w:rsidRPr="00E51271">
              <w:t>Read-only text</w:t>
            </w:r>
          </w:p>
        </w:tc>
        <w:tc>
          <w:tcPr>
            <w:tcW w:w="1170" w:type="dxa"/>
          </w:tcPr>
          <w:p w14:paraId="62E2652E" w14:textId="77777777" w:rsidR="00BA1094" w:rsidRPr="00184A3A" w:rsidRDefault="00BA1094" w:rsidP="00EB4EBA">
            <w:pPr>
              <w:spacing w:after="0"/>
              <w:jc w:val="center"/>
            </w:pPr>
            <w:r w:rsidRPr="00184A3A">
              <w:t>Prefilled</w:t>
            </w:r>
          </w:p>
        </w:tc>
        <w:tc>
          <w:tcPr>
            <w:tcW w:w="1327" w:type="dxa"/>
          </w:tcPr>
          <w:p w14:paraId="22508E0C" w14:textId="77777777" w:rsidR="00BA1094" w:rsidRPr="00184A3A" w:rsidRDefault="00BA1094" w:rsidP="00EB4EBA">
            <w:pPr>
              <w:spacing w:after="0"/>
              <w:jc w:val="center"/>
            </w:pPr>
            <w:r w:rsidRPr="00184A3A">
              <w:t>-</w:t>
            </w:r>
          </w:p>
        </w:tc>
        <w:tc>
          <w:tcPr>
            <w:tcW w:w="1440" w:type="dxa"/>
          </w:tcPr>
          <w:p w14:paraId="07663143" w14:textId="6210A629" w:rsidR="00BA1094" w:rsidRPr="00184A3A" w:rsidRDefault="00BA1094" w:rsidP="00EB4EBA">
            <w:pPr>
              <w:spacing w:after="0"/>
              <w:jc w:val="center"/>
            </w:pPr>
            <w:r w:rsidRPr="00184A3A">
              <w:t>A</w:t>
            </w:r>
            <w:r>
              <w:t>(10)</w:t>
            </w:r>
          </w:p>
        </w:tc>
        <w:tc>
          <w:tcPr>
            <w:tcW w:w="1440" w:type="dxa"/>
          </w:tcPr>
          <w:p w14:paraId="767C9514" w14:textId="77777777" w:rsidR="00BA1094" w:rsidRPr="00184A3A" w:rsidRDefault="00BA1094" w:rsidP="00900E50">
            <w:pPr>
              <w:spacing w:after="0"/>
            </w:pPr>
            <w:r w:rsidRPr="00184A3A">
              <w:t>-</w:t>
            </w:r>
          </w:p>
        </w:tc>
        <w:tc>
          <w:tcPr>
            <w:tcW w:w="2250" w:type="dxa"/>
          </w:tcPr>
          <w:p w14:paraId="3CD9DBC5" w14:textId="7B95F2AA" w:rsidR="00BA1094" w:rsidRPr="00184A3A" w:rsidRDefault="00BA1094" w:rsidP="00900E50">
            <w:pPr>
              <w:spacing w:after="0"/>
            </w:pPr>
            <w:r w:rsidRPr="00184A3A">
              <w:t>Options</w:t>
            </w:r>
            <w:r w:rsidR="00900E50">
              <w:t>:</w:t>
            </w:r>
          </w:p>
          <w:p w14:paraId="0CD0EB1D" w14:textId="77777777" w:rsidR="00BA1094" w:rsidRPr="00184A3A" w:rsidRDefault="00BA1094" w:rsidP="00900E50">
            <w:pPr>
              <w:pStyle w:val="ac"/>
              <w:numPr>
                <w:ilvl w:val="0"/>
                <w:numId w:val="3"/>
              </w:numPr>
              <w:tabs>
                <w:tab w:val="left" w:pos="162"/>
              </w:tabs>
              <w:spacing w:after="0"/>
              <w:ind w:left="0" w:firstLine="0"/>
            </w:pPr>
            <w:r w:rsidRPr="00184A3A">
              <w:t>SQL Server</w:t>
            </w:r>
          </w:p>
          <w:p w14:paraId="45D86325" w14:textId="77777777" w:rsidR="00BA1094" w:rsidRPr="00184A3A" w:rsidRDefault="00BA1094" w:rsidP="00900E50">
            <w:pPr>
              <w:pStyle w:val="ac"/>
              <w:numPr>
                <w:ilvl w:val="0"/>
                <w:numId w:val="3"/>
              </w:numPr>
              <w:tabs>
                <w:tab w:val="left" w:pos="162"/>
              </w:tabs>
              <w:spacing w:after="0"/>
              <w:ind w:left="0" w:firstLine="0"/>
            </w:pPr>
            <w:r w:rsidRPr="00184A3A">
              <w:t>DBF</w:t>
            </w:r>
          </w:p>
          <w:p w14:paraId="247013E2" w14:textId="41B68B52" w:rsidR="00BA1094" w:rsidRPr="00184A3A" w:rsidRDefault="00BA1094" w:rsidP="00900E50">
            <w:pPr>
              <w:pStyle w:val="ac"/>
              <w:numPr>
                <w:ilvl w:val="0"/>
                <w:numId w:val="3"/>
              </w:numPr>
              <w:tabs>
                <w:tab w:val="left" w:pos="162"/>
              </w:tabs>
              <w:spacing w:after="0"/>
              <w:ind w:left="0" w:firstLine="0"/>
            </w:pPr>
            <w:r w:rsidRPr="00184A3A">
              <w:t>Text file</w:t>
            </w:r>
          </w:p>
        </w:tc>
      </w:tr>
      <w:tr w:rsidR="005C36F7" w:rsidRPr="00184A3A" w14:paraId="51FBE86A" w14:textId="77777777" w:rsidTr="00900E50">
        <w:tc>
          <w:tcPr>
            <w:tcW w:w="1710" w:type="dxa"/>
          </w:tcPr>
          <w:p w14:paraId="6D2C0554" w14:textId="77777777" w:rsidR="005C36F7" w:rsidRPr="00184A3A" w:rsidRDefault="005C36F7" w:rsidP="00900E50">
            <w:pPr>
              <w:spacing w:after="0"/>
              <w:ind w:left="-18" w:right="-108"/>
              <w:rPr>
                <w:b/>
              </w:rPr>
            </w:pPr>
            <w:r w:rsidRPr="00184A3A">
              <w:rPr>
                <w:b/>
              </w:rPr>
              <w:t>Client Host</w:t>
            </w:r>
          </w:p>
        </w:tc>
        <w:tc>
          <w:tcPr>
            <w:tcW w:w="1463" w:type="dxa"/>
          </w:tcPr>
          <w:p w14:paraId="4CD565EB" w14:textId="77777777" w:rsidR="005C36F7" w:rsidRPr="00184A3A" w:rsidRDefault="005C36F7" w:rsidP="00900E50">
            <w:pPr>
              <w:spacing w:after="0"/>
            </w:pPr>
            <w:r w:rsidRPr="00184A3A">
              <w:t>Read-only text</w:t>
            </w:r>
          </w:p>
        </w:tc>
        <w:tc>
          <w:tcPr>
            <w:tcW w:w="1170" w:type="dxa"/>
          </w:tcPr>
          <w:p w14:paraId="31B3D2B2" w14:textId="77777777" w:rsidR="005C36F7" w:rsidRPr="00184A3A" w:rsidRDefault="005C36F7" w:rsidP="00EB4EBA">
            <w:pPr>
              <w:spacing w:after="0"/>
              <w:jc w:val="center"/>
            </w:pPr>
            <w:r w:rsidRPr="00184A3A">
              <w:t>Prefilled</w:t>
            </w:r>
          </w:p>
        </w:tc>
        <w:tc>
          <w:tcPr>
            <w:tcW w:w="1327" w:type="dxa"/>
          </w:tcPr>
          <w:p w14:paraId="5AA6C6D6" w14:textId="77777777" w:rsidR="005C36F7" w:rsidRPr="00184A3A" w:rsidRDefault="005C36F7" w:rsidP="00EB4EBA">
            <w:pPr>
              <w:spacing w:after="0"/>
              <w:jc w:val="center"/>
            </w:pPr>
            <w:r w:rsidRPr="00184A3A">
              <w:t>-</w:t>
            </w:r>
          </w:p>
        </w:tc>
        <w:tc>
          <w:tcPr>
            <w:tcW w:w="1440" w:type="dxa"/>
          </w:tcPr>
          <w:p w14:paraId="4B26E738" w14:textId="1C097EE4" w:rsidR="005C36F7" w:rsidRPr="00184A3A" w:rsidRDefault="005C36F7" w:rsidP="00EB4EBA">
            <w:pPr>
              <w:spacing w:after="0"/>
              <w:jc w:val="center"/>
            </w:pPr>
            <w:r w:rsidRPr="00184A3A">
              <w:t>A</w:t>
            </w:r>
            <w:r w:rsidR="00BA1094">
              <w:t>(200)</w:t>
            </w:r>
          </w:p>
        </w:tc>
        <w:tc>
          <w:tcPr>
            <w:tcW w:w="1440" w:type="dxa"/>
          </w:tcPr>
          <w:p w14:paraId="2E812344" w14:textId="77777777" w:rsidR="005C36F7" w:rsidRPr="00184A3A" w:rsidRDefault="005C36F7" w:rsidP="00900E50">
            <w:pPr>
              <w:spacing w:after="0"/>
            </w:pPr>
            <w:r w:rsidRPr="00184A3A">
              <w:t>-</w:t>
            </w:r>
          </w:p>
        </w:tc>
        <w:tc>
          <w:tcPr>
            <w:tcW w:w="2250" w:type="dxa"/>
          </w:tcPr>
          <w:p w14:paraId="2B32ABF7" w14:textId="130BAE18" w:rsidR="005C36F7" w:rsidRPr="00184A3A" w:rsidRDefault="005C36F7" w:rsidP="00900E50">
            <w:pPr>
              <w:spacing w:after="0"/>
            </w:pPr>
            <w:r w:rsidRPr="00184A3A">
              <w:t xml:space="preserve">The location of the client, it could be a URL with host name, </w:t>
            </w:r>
            <w:r w:rsidRPr="00184A3A">
              <w:lastRenderedPageBreak/>
              <w:t>IP address or file directory.</w:t>
            </w:r>
          </w:p>
        </w:tc>
      </w:tr>
      <w:tr w:rsidR="005C36F7" w:rsidRPr="00184A3A" w14:paraId="7DC454A0" w14:textId="77777777" w:rsidTr="00900E50">
        <w:tc>
          <w:tcPr>
            <w:tcW w:w="1710" w:type="dxa"/>
          </w:tcPr>
          <w:p w14:paraId="48100180" w14:textId="77777777" w:rsidR="005C36F7" w:rsidRPr="00184A3A" w:rsidRDefault="005C36F7" w:rsidP="00900E50">
            <w:pPr>
              <w:spacing w:after="0"/>
              <w:ind w:left="-18" w:right="-108"/>
              <w:rPr>
                <w:b/>
              </w:rPr>
            </w:pPr>
            <w:r w:rsidRPr="00184A3A">
              <w:rPr>
                <w:b/>
              </w:rPr>
              <w:lastRenderedPageBreak/>
              <w:t>Client Port</w:t>
            </w:r>
          </w:p>
        </w:tc>
        <w:tc>
          <w:tcPr>
            <w:tcW w:w="1463" w:type="dxa"/>
          </w:tcPr>
          <w:p w14:paraId="291660EC" w14:textId="77777777" w:rsidR="005C36F7" w:rsidRPr="00184A3A" w:rsidRDefault="005C36F7" w:rsidP="00900E50">
            <w:pPr>
              <w:spacing w:after="0"/>
            </w:pPr>
            <w:r w:rsidRPr="00184A3A">
              <w:t>Read-only text</w:t>
            </w:r>
          </w:p>
        </w:tc>
        <w:tc>
          <w:tcPr>
            <w:tcW w:w="1170" w:type="dxa"/>
          </w:tcPr>
          <w:p w14:paraId="5A90F3E8" w14:textId="77777777" w:rsidR="005C36F7" w:rsidRPr="00184A3A" w:rsidRDefault="005C36F7" w:rsidP="00EB4EBA">
            <w:pPr>
              <w:spacing w:after="0"/>
              <w:jc w:val="center"/>
            </w:pPr>
            <w:r w:rsidRPr="00184A3A">
              <w:t>Prefilled</w:t>
            </w:r>
          </w:p>
        </w:tc>
        <w:tc>
          <w:tcPr>
            <w:tcW w:w="1327" w:type="dxa"/>
          </w:tcPr>
          <w:p w14:paraId="05E9F1A3" w14:textId="77777777" w:rsidR="005C36F7" w:rsidRPr="00184A3A" w:rsidRDefault="005C36F7" w:rsidP="00EB4EBA">
            <w:pPr>
              <w:spacing w:after="0"/>
              <w:jc w:val="center"/>
            </w:pPr>
            <w:r w:rsidRPr="00184A3A">
              <w:t>-</w:t>
            </w:r>
          </w:p>
        </w:tc>
        <w:tc>
          <w:tcPr>
            <w:tcW w:w="1440" w:type="dxa"/>
          </w:tcPr>
          <w:p w14:paraId="7AE7B255" w14:textId="42229860" w:rsidR="005C36F7" w:rsidRPr="00184A3A" w:rsidRDefault="00BA1094" w:rsidP="00EB4EBA">
            <w:pPr>
              <w:spacing w:after="0"/>
              <w:jc w:val="center"/>
            </w:pPr>
            <w:r>
              <w:t>N(5,0)</w:t>
            </w:r>
          </w:p>
        </w:tc>
        <w:tc>
          <w:tcPr>
            <w:tcW w:w="1440" w:type="dxa"/>
          </w:tcPr>
          <w:p w14:paraId="25B168F5" w14:textId="77777777" w:rsidR="005C36F7" w:rsidRPr="00184A3A" w:rsidRDefault="005C36F7" w:rsidP="00900E50">
            <w:pPr>
              <w:spacing w:after="0"/>
            </w:pPr>
            <w:r w:rsidRPr="00184A3A">
              <w:t>-</w:t>
            </w:r>
          </w:p>
        </w:tc>
        <w:tc>
          <w:tcPr>
            <w:tcW w:w="2250" w:type="dxa"/>
          </w:tcPr>
          <w:p w14:paraId="22143F12" w14:textId="77777777" w:rsidR="005C36F7" w:rsidRPr="00184A3A" w:rsidRDefault="005C36F7" w:rsidP="00900E50">
            <w:pPr>
              <w:spacing w:after="0"/>
            </w:pPr>
            <w:r w:rsidRPr="00184A3A">
              <w:t>Client port number, will be blank if the client access does not require a port, e.g. shared folder</w:t>
            </w:r>
          </w:p>
        </w:tc>
      </w:tr>
      <w:tr w:rsidR="005C36F7" w:rsidRPr="00184A3A" w14:paraId="6E4B7EEF" w14:textId="77777777" w:rsidTr="00900E50">
        <w:tc>
          <w:tcPr>
            <w:tcW w:w="1710" w:type="dxa"/>
          </w:tcPr>
          <w:p w14:paraId="6FEF7C14" w14:textId="77777777" w:rsidR="005C36F7" w:rsidRPr="00184A3A" w:rsidRDefault="005C36F7" w:rsidP="00900E50">
            <w:pPr>
              <w:spacing w:after="0"/>
              <w:ind w:left="-18" w:right="-108"/>
              <w:rPr>
                <w:b/>
              </w:rPr>
            </w:pPr>
            <w:r w:rsidRPr="00184A3A">
              <w:rPr>
                <w:b/>
              </w:rPr>
              <w:t>Client DB</w:t>
            </w:r>
          </w:p>
        </w:tc>
        <w:tc>
          <w:tcPr>
            <w:tcW w:w="1463" w:type="dxa"/>
          </w:tcPr>
          <w:p w14:paraId="5177F224" w14:textId="77777777" w:rsidR="005C36F7" w:rsidRPr="00184A3A" w:rsidRDefault="005C36F7" w:rsidP="00900E50">
            <w:pPr>
              <w:spacing w:after="0"/>
            </w:pPr>
            <w:r w:rsidRPr="00184A3A">
              <w:t>Read-only text</w:t>
            </w:r>
          </w:p>
        </w:tc>
        <w:tc>
          <w:tcPr>
            <w:tcW w:w="1170" w:type="dxa"/>
          </w:tcPr>
          <w:p w14:paraId="0191380F" w14:textId="77777777" w:rsidR="005C36F7" w:rsidRPr="00184A3A" w:rsidRDefault="005C36F7" w:rsidP="00EB4EBA">
            <w:pPr>
              <w:spacing w:after="0"/>
              <w:jc w:val="center"/>
            </w:pPr>
            <w:r w:rsidRPr="00184A3A">
              <w:t>Prefilled</w:t>
            </w:r>
          </w:p>
        </w:tc>
        <w:tc>
          <w:tcPr>
            <w:tcW w:w="1327" w:type="dxa"/>
          </w:tcPr>
          <w:p w14:paraId="3B2036EB" w14:textId="77777777" w:rsidR="005C36F7" w:rsidRPr="00184A3A" w:rsidRDefault="005C36F7" w:rsidP="00EB4EBA">
            <w:pPr>
              <w:spacing w:after="0"/>
              <w:jc w:val="center"/>
            </w:pPr>
            <w:r w:rsidRPr="00184A3A">
              <w:t>-</w:t>
            </w:r>
          </w:p>
        </w:tc>
        <w:tc>
          <w:tcPr>
            <w:tcW w:w="1440" w:type="dxa"/>
          </w:tcPr>
          <w:p w14:paraId="5DE7BA4D" w14:textId="45B51EB9" w:rsidR="005C36F7" w:rsidRPr="00184A3A" w:rsidRDefault="005C36F7" w:rsidP="00EB4EBA">
            <w:pPr>
              <w:spacing w:after="0"/>
              <w:jc w:val="center"/>
            </w:pPr>
            <w:r w:rsidRPr="00184A3A">
              <w:t>A</w:t>
            </w:r>
            <w:r w:rsidR="00BA1094">
              <w:t>(50)</w:t>
            </w:r>
          </w:p>
        </w:tc>
        <w:tc>
          <w:tcPr>
            <w:tcW w:w="1440" w:type="dxa"/>
          </w:tcPr>
          <w:p w14:paraId="1DE2F49D" w14:textId="688A3E48" w:rsidR="005C36F7" w:rsidRPr="00184A3A" w:rsidRDefault="005C36F7" w:rsidP="00900E50">
            <w:pPr>
              <w:spacing w:after="0"/>
            </w:pPr>
            <w:r w:rsidRPr="00184A3A">
              <w:t>-</w:t>
            </w:r>
          </w:p>
        </w:tc>
        <w:tc>
          <w:tcPr>
            <w:tcW w:w="2250" w:type="dxa"/>
          </w:tcPr>
          <w:p w14:paraId="26CF004E" w14:textId="77777777" w:rsidR="005C36F7" w:rsidRPr="00184A3A" w:rsidRDefault="005C36F7" w:rsidP="00900E50">
            <w:pPr>
              <w:spacing w:after="0"/>
            </w:pPr>
            <w:r w:rsidRPr="00184A3A">
              <w:t>Database name if the client is a DB Connection</w:t>
            </w:r>
          </w:p>
        </w:tc>
      </w:tr>
      <w:tr w:rsidR="005C36F7" w:rsidRPr="00184A3A" w14:paraId="3E58FD0D" w14:textId="77777777" w:rsidTr="00900E50">
        <w:tc>
          <w:tcPr>
            <w:tcW w:w="1710" w:type="dxa"/>
          </w:tcPr>
          <w:p w14:paraId="6151856B" w14:textId="77777777" w:rsidR="005C36F7" w:rsidRPr="00184A3A" w:rsidRDefault="005C36F7" w:rsidP="00900E50">
            <w:pPr>
              <w:spacing w:after="0"/>
              <w:ind w:left="-18" w:right="-108"/>
              <w:rPr>
                <w:b/>
              </w:rPr>
            </w:pPr>
            <w:r w:rsidRPr="00184A3A">
              <w:rPr>
                <w:b/>
              </w:rPr>
              <w:t>Client User</w:t>
            </w:r>
          </w:p>
        </w:tc>
        <w:tc>
          <w:tcPr>
            <w:tcW w:w="1463" w:type="dxa"/>
          </w:tcPr>
          <w:p w14:paraId="0F78379C" w14:textId="77777777" w:rsidR="005C36F7" w:rsidRPr="00184A3A" w:rsidRDefault="005C36F7" w:rsidP="00900E50">
            <w:pPr>
              <w:spacing w:after="0"/>
            </w:pPr>
            <w:r w:rsidRPr="00184A3A">
              <w:t>Read-only text</w:t>
            </w:r>
          </w:p>
        </w:tc>
        <w:tc>
          <w:tcPr>
            <w:tcW w:w="1170" w:type="dxa"/>
          </w:tcPr>
          <w:p w14:paraId="11FA1811" w14:textId="77777777" w:rsidR="005C36F7" w:rsidRPr="00184A3A" w:rsidRDefault="005C36F7" w:rsidP="00EB4EBA">
            <w:pPr>
              <w:spacing w:after="0"/>
              <w:jc w:val="center"/>
            </w:pPr>
            <w:r w:rsidRPr="00184A3A">
              <w:t>Prefilled</w:t>
            </w:r>
          </w:p>
        </w:tc>
        <w:tc>
          <w:tcPr>
            <w:tcW w:w="1327" w:type="dxa"/>
          </w:tcPr>
          <w:p w14:paraId="427A0716" w14:textId="77777777" w:rsidR="005C36F7" w:rsidRPr="00184A3A" w:rsidRDefault="005C36F7" w:rsidP="00EB4EBA">
            <w:pPr>
              <w:spacing w:after="0"/>
              <w:jc w:val="center"/>
            </w:pPr>
            <w:r w:rsidRPr="00184A3A">
              <w:t>-</w:t>
            </w:r>
          </w:p>
        </w:tc>
        <w:tc>
          <w:tcPr>
            <w:tcW w:w="1440" w:type="dxa"/>
          </w:tcPr>
          <w:p w14:paraId="5E6EB8B2" w14:textId="01D512CB" w:rsidR="005C36F7" w:rsidRPr="00184A3A" w:rsidRDefault="005C36F7" w:rsidP="00EB4EBA">
            <w:pPr>
              <w:spacing w:after="0"/>
              <w:jc w:val="center"/>
            </w:pPr>
            <w:r w:rsidRPr="00184A3A">
              <w:t>A</w:t>
            </w:r>
            <w:r w:rsidR="00BA1094">
              <w:t>(50)</w:t>
            </w:r>
          </w:p>
        </w:tc>
        <w:tc>
          <w:tcPr>
            <w:tcW w:w="1440" w:type="dxa"/>
          </w:tcPr>
          <w:p w14:paraId="58B07F78" w14:textId="77777777" w:rsidR="005C36F7" w:rsidRPr="00184A3A" w:rsidRDefault="005C36F7" w:rsidP="00900E50">
            <w:pPr>
              <w:spacing w:after="0"/>
            </w:pPr>
            <w:r w:rsidRPr="00184A3A">
              <w:t>-</w:t>
            </w:r>
          </w:p>
        </w:tc>
        <w:tc>
          <w:tcPr>
            <w:tcW w:w="2250" w:type="dxa"/>
          </w:tcPr>
          <w:p w14:paraId="061713A3" w14:textId="77777777" w:rsidR="005C36F7" w:rsidRPr="00184A3A" w:rsidRDefault="005C36F7" w:rsidP="00900E50">
            <w:pPr>
              <w:spacing w:after="0"/>
            </w:pPr>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E51271">
      <w:pPr>
        <w:pStyle w:val="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0"/>
        <w:gridCol w:w="1120"/>
        <w:gridCol w:w="5170"/>
        <w:gridCol w:w="2250"/>
      </w:tblGrid>
      <w:tr w:rsidR="005C36F7" w:rsidRPr="00184A3A" w14:paraId="561D9776" w14:textId="77777777" w:rsidTr="00A33F6D">
        <w:tc>
          <w:tcPr>
            <w:tcW w:w="2260" w:type="dxa"/>
            <w:shd w:val="clear" w:color="auto" w:fill="C6D9F1"/>
          </w:tcPr>
          <w:p w14:paraId="115C7D21" w14:textId="77777777" w:rsidR="005C36F7" w:rsidRPr="00184A3A" w:rsidRDefault="005C36F7" w:rsidP="00900E50">
            <w:pPr>
              <w:spacing w:after="0"/>
              <w:rPr>
                <w:b/>
              </w:rPr>
            </w:pPr>
            <w:r w:rsidRPr="00184A3A">
              <w:rPr>
                <w:b/>
              </w:rPr>
              <w:t>Screen Object</w:t>
            </w:r>
          </w:p>
        </w:tc>
        <w:tc>
          <w:tcPr>
            <w:tcW w:w="1120" w:type="dxa"/>
            <w:shd w:val="clear" w:color="auto" w:fill="C6D9F1"/>
          </w:tcPr>
          <w:p w14:paraId="24390CD1" w14:textId="77777777" w:rsidR="005C36F7" w:rsidRPr="00184A3A" w:rsidRDefault="005C36F7" w:rsidP="00EB4EBA">
            <w:pPr>
              <w:spacing w:after="0"/>
              <w:jc w:val="center"/>
              <w:rPr>
                <w:b/>
              </w:rPr>
            </w:pPr>
            <w:r w:rsidRPr="00184A3A">
              <w:rPr>
                <w:b/>
              </w:rPr>
              <w:t>Object Type</w:t>
            </w:r>
          </w:p>
        </w:tc>
        <w:tc>
          <w:tcPr>
            <w:tcW w:w="5170" w:type="dxa"/>
            <w:shd w:val="clear" w:color="auto" w:fill="C6D9F1"/>
          </w:tcPr>
          <w:p w14:paraId="3BAD7FC0"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0A0AA9B7" w14:textId="77777777" w:rsidR="005C36F7" w:rsidRPr="00184A3A" w:rsidRDefault="005C36F7" w:rsidP="00900E50">
            <w:pPr>
              <w:spacing w:after="0"/>
              <w:rPr>
                <w:b/>
              </w:rPr>
            </w:pPr>
            <w:r w:rsidRPr="00184A3A">
              <w:rPr>
                <w:b/>
              </w:rPr>
              <w:t>Remarks</w:t>
            </w:r>
          </w:p>
        </w:tc>
      </w:tr>
      <w:tr w:rsidR="005C36F7" w:rsidRPr="00184A3A" w14:paraId="210A7A53" w14:textId="77777777" w:rsidTr="00A33F6D">
        <w:tc>
          <w:tcPr>
            <w:tcW w:w="2260" w:type="dxa"/>
          </w:tcPr>
          <w:p w14:paraId="48487CBB" w14:textId="5A797AFA" w:rsidR="005C36F7" w:rsidRPr="00184A3A" w:rsidRDefault="005C36F7" w:rsidP="00900E50">
            <w:pPr>
              <w:spacing w:after="0"/>
            </w:pPr>
            <w:r w:rsidRPr="00184A3A">
              <w:t>Create</w:t>
            </w:r>
          </w:p>
        </w:tc>
        <w:tc>
          <w:tcPr>
            <w:tcW w:w="1120" w:type="dxa"/>
          </w:tcPr>
          <w:p w14:paraId="1FE5FD3C" w14:textId="77777777" w:rsidR="005C36F7" w:rsidRPr="00184A3A" w:rsidRDefault="005C36F7" w:rsidP="00EB4EBA">
            <w:pPr>
              <w:spacing w:after="0"/>
              <w:jc w:val="center"/>
            </w:pPr>
            <w:r w:rsidRPr="00184A3A">
              <w:t>Button</w:t>
            </w:r>
          </w:p>
        </w:tc>
        <w:tc>
          <w:tcPr>
            <w:tcW w:w="5170" w:type="dxa"/>
          </w:tcPr>
          <w:p w14:paraId="2F1784CA" w14:textId="77777777" w:rsidR="005C36F7" w:rsidRDefault="005C36F7" w:rsidP="00900E50">
            <w:pPr>
              <w:spacing w:after="0"/>
            </w:pPr>
            <w:r w:rsidRPr="00184A3A">
              <w:t>Create a new entry of branch info</w:t>
            </w:r>
          </w:p>
          <w:p w14:paraId="453C39DC" w14:textId="5A4D319B" w:rsidR="00EB4EBA" w:rsidRPr="00184A3A" w:rsidRDefault="00EB4EBA" w:rsidP="00900E50">
            <w:pPr>
              <w:spacing w:after="0"/>
            </w:pPr>
          </w:p>
        </w:tc>
        <w:tc>
          <w:tcPr>
            <w:tcW w:w="2250" w:type="dxa"/>
          </w:tcPr>
          <w:p w14:paraId="328485B7" w14:textId="77777777" w:rsidR="005C36F7" w:rsidRPr="00184A3A" w:rsidRDefault="005C36F7" w:rsidP="00900E50">
            <w:pPr>
              <w:spacing w:after="0"/>
            </w:pPr>
            <w:r w:rsidRPr="00184A3A">
              <w:t>N/A</w:t>
            </w:r>
          </w:p>
        </w:tc>
      </w:tr>
      <w:tr w:rsidR="00542BBF" w:rsidRPr="00184A3A" w14:paraId="3E877A07" w14:textId="77777777" w:rsidTr="00A33F6D">
        <w:tc>
          <w:tcPr>
            <w:tcW w:w="2260" w:type="dxa"/>
          </w:tcPr>
          <w:p w14:paraId="3B4F98BE" w14:textId="1E494F09" w:rsidR="00542BBF" w:rsidRPr="00184A3A" w:rsidRDefault="00542BBF" w:rsidP="00900E50">
            <w:pPr>
              <w:spacing w:after="0"/>
            </w:pPr>
            <w:r w:rsidRPr="00184A3A">
              <w:t>Operation -</w:t>
            </w:r>
            <w:r w:rsidRPr="00184A3A">
              <w:rPr>
                <w:b/>
              </w:rPr>
              <w:t>Edit</w:t>
            </w:r>
          </w:p>
        </w:tc>
        <w:tc>
          <w:tcPr>
            <w:tcW w:w="1120" w:type="dxa"/>
          </w:tcPr>
          <w:p w14:paraId="77A37F2C" w14:textId="7FEEB70F" w:rsidR="00542BBF" w:rsidRPr="00184A3A" w:rsidRDefault="00542BBF" w:rsidP="00EB4EBA">
            <w:pPr>
              <w:spacing w:after="0"/>
              <w:jc w:val="center"/>
            </w:pPr>
            <w:r w:rsidRPr="00184A3A">
              <w:t>Button</w:t>
            </w:r>
          </w:p>
        </w:tc>
        <w:tc>
          <w:tcPr>
            <w:tcW w:w="5170" w:type="dxa"/>
          </w:tcPr>
          <w:p w14:paraId="3AB5CC5D" w14:textId="77777777" w:rsidR="00542BBF" w:rsidRDefault="00542BBF" w:rsidP="00900E50">
            <w:pPr>
              <w:spacing w:after="0"/>
            </w:pPr>
            <w:r w:rsidRPr="00184A3A">
              <w:t>Edit the corresponding branch info record</w:t>
            </w:r>
          </w:p>
          <w:p w14:paraId="5652A621" w14:textId="5A348A48" w:rsidR="00A33F6D" w:rsidRPr="00184A3A" w:rsidRDefault="00A33F6D" w:rsidP="00900E50">
            <w:pPr>
              <w:spacing w:after="0"/>
            </w:pPr>
          </w:p>
        </w:tc>
        <w:tc>
          <w:tcPr>
            <w:tcW w:w="2250" w:type="dxa"/>
          </w:tcPr>
          <w:p w14:paraId="3BBC369A" w14:textId="6367378E" w:rsidR="00542BBF" w:rsidRPr="00184A3A" w:rsidRDefault="00542BBF" w:rsidP="00900E50">
            <w:pPr>
              <w:spacing w:after="0"/>
            </w:pPr>
            <w:r w:rsidRPr="00184A3A">
              <w:t>N/A</w:t>
            </w:r>
          </w:p>
        </w:tc>
      </w:tr>
      <w:tr w:rsidR="00542BBF" w:rsidRPr="00184A3A" w14:paraId="1833A127" w14:textId="77777777" w:rsidTr="00A33F6D">
        <w:tc>
          <w:tcPr>
            <w:tcW w:w="2260" w:type="dxa"/>
          </w:tcPr>
          <w:p w14:paraId="50720942" w14:textId="477F6694" w:rsidR="00542BBF" w:rsidRPr="00184A3A" w:rsidRDefault="00542BBF" w:rsidP="00900E50">
            <w:pPr>
              <w:spacing w:after="0"/>
            </w:pPr>
            <w:r w:rsidRPr="00184A3A">
              <w:t>Operation -</w:t>
            </w:r>
            <w:r w:rsidRPr="00184A3A">
              <w:rPr>
                <w:b/>
              </w:rPr>
              <w:t>Delete</w:t>
            </w:r>
          </w:p>
        </w:tc>
        <w:tc>
          <w:tcPr>
            <w:tcW w:w="1120" w:type="dxa"/>
          </w:tcPr>
          <w:p w14:paraId="41DA1A45" w14:textId="03F1B749" w:rsidR="00542BBF" w:rsidRPr="00184A3A" w:rsidRDefault="00542BBF" w:rsidP="00EB4EBA">
            <w:pPr>
              <w:spacing w:after="0"/>
              <w:jc w:val="center"/>
            </w:pPr>
            <w:r w:rsidRPr="00184A3A">
              <w:t>Button</w:t>
            </w:r>
          </w:p>
        </w:tc>
        <w:tc>
          <w:tcPr>
            <w:tcW w:w="5170" w:type="dxa"/>
          </w:tcPr>
          <w:p w14:paraId="5CB88D74" w14:textId="77777777" w:rsidR="00542BBF" w:rsidRDefault="00542BBF" w:rsidP="00900E50">
            <w:pPr>
              <w:spacing w:after="0"/>
            </w:pPr>
            <w:r w:rsidRPr="00184A3A">
              <w:t>Delete the corresponding branch info</w:t>
            </w:r>
          </w:p>
          <w:p w14:paraId="672E951E" w14:textId="68330505" w:rsidR="00EB4EBA" w:rsidRPr="00184A3A" w:rsidRDefault="00EB4EBA" w:rsidP="00900E50">
            <w:pPr>
              <w:spacing w:after="0"/>
            </w:pPr>
          </w:p>
        </w:tc>
        <w:tc>
          <w:tcPr>
            <w:tcW w:w="2250" w:type="dxa"/>
          </w:tcPr>
          <w:p w14:paraId="011B87C1" w14:textId="09CB3BC0" w:rsidR="00542BBF" w:rsidRPr="00184A3A" w:rsidRDefault="00542BBF" w:rsidP="00900E50">
            <w:pPr>
              <w:spacing w:after="0"/>
            </w:pPr>
            <w:r w:rsidRPr="00184A3A">
              <w:t>N/A</w:t>
            </w:r>
          </w:p>
        </w:tc>
      </w:tr>
      <w:tr w:rsidR="00542BBF" w:rsidRPr="00184A3A" w14:paraId="5149F5BA" w14:textId="77777777" w:rsidTr="00A33F6D">
        <w:tc>
          <w:tcPr>
            <w:tcW w:w="2260" w:type="dxa"/>
          </w:tcPr>
          <w:p w14:paraId="18085FA6" w14:textId="779851D2" w:rsidR="00542BBF" w:rsidRPr="00184A3A" w:rsidRDefault="00542BBF" w:rsidP="00900E50">
            <w:pPr>
              <w:spacing w:after="0"/>
            </w:pPr>
            <w:r w:rsidRPr="00184A3A">
              <w:t>Operation -</w:t>
            </w:r>
            <w:r w:rsidRPr="00184A3A">
              <w:rPr>
                <w:b/>
              </w:rPr>
              <w:t>Detail</w:t>
            </w:r>
          </w:p>
        </w:tc>
        <w:tc>
          <w:tcPr>
            <w:tcW w:w="1120" w:type="dxa"/>
          </w:tcPr>
          <w:p w14:paraId="144A259F" w14:textId="6B11104F" w:rsidR="00542BBF" w:rsidRPr="00184A3A" w:rsidRDefault="00542BBF" w:rsidP="00EB4EBA">
            <w:pPr>
              <w:spacing w:after="0"/>
              <w:jc w:val="center"/>
            </w:pPr>
            <w:r w:rsidRPr="00184A3A">
              <w:t>Button</w:t>
            </w:r>
          </w:p>
        </w:tc>
        <w:tc>
          <w:tcPr>
            <w:tcW w:w="5170" w:type="dxa"/>
          </w:tcPr>
          <w:p w14:paraId="6B6DD776" w14:textId="77777777" w:rsidR="00542BBF" w:rsidRDefault="00542BBF" w:rsidP="00900E50">
            <w:pPr>
              <w:spacing w:after="0"/>
            </w:pPr>
            <w:r w:rsidRPr="00184A3A">
              <w:t>View the corresponding branch info detail</w:t>
            </w:r>
          </w:p>
          <w:p w14:paraId="7B91EEB8" w14:textId="420BF8A0" w:rsidR="00A33F6D" w:rsidRPr="00184A3A" w:rsidRDefault="00A33F6D" w:rsidP="00900E50">
            <w:pPr>
              <w:spacing w:after="0"/>
            </w:pPr>
          </w:p>
        </w:tc>
        <w:tc>
          <w:tcPr>
            <w:tcW w:w="2250" w:type="dxa"/>
          </w:tcPr>
          <w:p w14:paraId="287FFE42" w14:textId="54BFDD36" w:rsidR="00542BBF" w:rsidRPr="00184A3A" w:rsidRDefault="00542BBF" w:rsidP="00900E50">
            <w:pPr>
              <w:spacing w:after="0"/>
            </w:pPr>
            <w:r w:rsidRPr="00184A3A">
              <w:t>N/A</w:t>
            </w:r>
          </w:p>
        </w:tc>
      </w:tr>
    </w:tbl>
    <w:p w14:paraId="6859FFD4" w14:textId="77777777" w:rsidR="005C36F7" w:rsidRPr="00184A3A" w:rsidRDefault="005C36F7" w:rsidP="005C36F7"/>
    <w:p w14:paraId="5692110C" w14:textId="77777777" w:rsidR="0036047D" w:rsidRPr="00184A3A" w:rsidRDefault="0036047D" w:rsidP="00E51271">
      <w:pPr>
        <w:pStyle w:val="4"/>
      </w:pPr>
      <w:r w:rsidRPr="00184A3A">
        <w:t>User/Security Group</w:t>
      </w:r>
    </w:p>
    <w:p w14:paraId="71603ECB" w14:textId="77777777" w:rsidR="007E164B" w:rsidRPr="00184A3A" w:rsidRDefault="007E164B" w:rsidP="00900E50">
      <w:pPr>
        <w:rPr>
          <w:rFonts w:eastAsia="SimSun"/>
        </w:rPr>
      </w:pPr>
      <w:r w:rsidRPr="00184A3A">
        <w:rPr>
          <w:rFonts w:eastAsia="SimSun"/>
        </w:rPr>
        <w:t>This function can be accessed by the following user(s):</w:t>
      </w:r>
    </w:p>
    <w:p w14:paraId="4BB968E2" w14:textId="0015CDEF" w:rsidR="00946169" w:rsidRPr="00900E50" w:rsidRDefault="00CC4959" w:rsidP="00900E50">
      <w:pPr>
        <w:pStyle w:val="ac"/>
        <w:numPr>
          <w:ilvl w:val="0"/>
          <w:numId w:val="3"/>
        </w:numPr>
        <w:rPr>
          <w:rFonts w:eastAsia="SimSun"/>
        </w:rPr>
      </w:pPr>
      <w:r w:rsidRPr="00184A3A">
        <w:rPr>
          <w:rFonts w:eastAsia="SimSun"/>
        </w:rPr>
        <w:t>System Admin</w:t>
      </w:r>
      <w:r w:rsidR="006D1CCB" w:rsidRPr="00184A3A">
        <w:rPr>
          <w:rFonts w:eastAsia="SimSun"/>
        </w:rPr>
        <w:t>istrator</w:t>
      </w:r>
    </w:p>
    <w:p w14:paraId="494743D1" w14:textId="77777777" w:rsidR="0036047D" w:rsidRPr="00184A3A" w:rsidRDefault="0036047D" w:rsidP="00E51271">
      <w:pPr>
        <w:pStyle w:val="4"/>
      </w:pPr>
      <w:r w:rsidRPr="00184A3A">
        <w:t>Assumptions/Constraints</w:t>
      </w:r>
    </w:p>
    <w:p w14:paraId="47CA5F48" w14:textId="77777777" w:rsidR="0036047D" w:rsidRPr="00184A3A" w:rsidRDefault="0036047D" w:rsidP="00900E50">
      <w:pPr>
        <w:rPr>
          <w:lang w:eastAsia="zh-CN"/>
        </w:rPr>
      </w:pPr>
      <w:r w:rsidRPr="00184A3A">
        <w:rPr>
          <w:lang w:eastAsia="zh-CN"/>
        </w:rPr>
        <w:t>N/A</w:t>
      </w:r>
    </w:p>
    <w:p w14:paraId="2CABD7BC" w14:textId="77777777" w:rsidR="0036047D" w:rsidRPr="00184A3A" w:rsidRDefault="0036047D" w:rsidP="00E51271">
      <w:pPr>
        <w:pStyle w:val="4"/>
      </w:pPr>
      <w:r w:rsidRPr="00184A3A">
        <w:t xml:space="preserve">Error &amp; Exception List </w:t>
      </w:r>
    </w:p>
    <w:p w14:paraId="228221A4" w14:textId="77777777" w:rsidR="002D5F19" w:rsidRPr="00184A3A" w:rsidRDefault="002D5F19" w:rsidP="00900E50">
      <w:pPr>
        <w:rPr>
          <w:lang w:eastAsia="zh-CN"/>
        </w:rPr>
      </w:pPr>
      <w:r w:rsidRPr="00184A3A">
        <w:rPr>
          <w:lang w:eastAsia="zh-CN"/>
        </w:rPr>
        <w:t>N/A</w:t>
      </w:r>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1991500D" w:rsidR="00FB0720" w:rsidRPr="00184A3A" w:rsidRDefault="00FB0720" w:rsidP="00900E50">
      <w:pPr>
        <w:pStyle w:val="3"/>
      </w:pPr>
      <w:r w:rsidRPr="00184A3A">
        <w:lastRenderedPageBreak/>
        <w:t>Maintain Branch Info (Create/Edit/Delete)</w:t>
      </w:r>
    </w:p>
    <w:p w14:paraId="052A71EB" w14:textId="77777777" w:rsidR="0036047D" w:rsidRPr="00184A3A" w:rsidRDefault="0036047D" w:rsidP="00E51271">
      <w:pPr>
        <w:pStyle w:val="4"/>
      </w:pPr>
      <w:r w:rsidRPr="00184A3A">
        <w:t>Process/Work Flow</w:t>
      </w:r>
    </w:p>
    <w:p w14:paraId="4860FA78" w14:textId="6EC4688E" w:rsidR="0036047D" w:rsidRPr="00184A3A" w:rsidRDefault="00946169" w:rsidP="00E51271">
      <w:pPr>
        <w:rPr>
          <w:b/>
          <w:u w:val="single"/>
        </w:rPr>
      </w:pPr>
      <w:r w:rsidRPr="00184A3A">
        <w:rPr>
          <w:b/>
          <w:u w:val="single"/>
        </w:rPr>
        <w:t>Maintain Branch Info (Create)</w:t>
      </w:r>
    </w:p>
    <w:p w14:paraId="43F21C66" w14:textId="226548D8" w:rsidR="00264E46" w:rsidRPr="00184A3A" w:rsidRDefault="00264E46" w:rsidP="00E51271">
      <w:pPr>
        <w:jc w:val="both"/>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E51271">
      <w:pPr>
        <w:rPr>
          <w:b/>
          <w:u w:val="single"/>
        </w:rPr>
      </w:pPr>
      <w:r w:rsidRPr="00184A3A">
        <w:rPr>
          <w:b/>
          <w:u w:val="single"/>
        </w:rPr>
        <w:t>Maintain Branch Info (Edit)</w:t>
      </w:r>
    </w:p>
    <w:p w14:paraId="3035EBDD" w14:textId="1DFD4F7A" w:rsidR="00A705C6" w:rsidRPr="00184A3A" w:rsidRDefault="00A705C6" w:rsidP="00E51271">
      <w:pPr>
        <w:jc w:val="both"/>
      </w:pPr>
      <w:r w:rsidRPr="00184A3A">
        <w:t>A pop-up dialog contain in original branch info detail values will appear to receive input from the user by clicking the “Edit” b</w:t>
      </w:r>
      <w:r w:rsidR="00EB4EBA">
        <w:t>utton. Same as record creation, o</w:t>
      </w:r>
      <w:r w:rsidRPr="00184A3A">
        <w:t>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E51271">
      <w:pPr>
        <w:rPr>
          <w:b/>
          <w:u w:val="single"/>
        </w:rPr>
      </w:pPr>
      <w:r w:rsidRPr="00184A3A">
        <w:rPr>
          <w:b/>
          <w:u w:val="single"/>
        </w:rPr>
        <w:t>Maintain Branch Info (Delete)</w:t>
      </w:r>
    </w:p>
    <w:p w14:paraId="681AC41F" w14:textId="6826AFE6" w:rsidR="00541505" w:rsidRPr="00184A3A" w:rsidRDefault="00541505" w:rsidP="00E51271">
      <w:pPr>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E51271">
      <w:pPr>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E51271">
      <w:pPr>
        <w:pStyle w:val="4"/>
      </w:pPr>
      <w:r w:rsidRPr="00184A3A">
        <w:t>Screen</w:t>
      </w:r>
    </w:p>
    <w:p w14:paraId="06642895" w14:textId="797D2EAF" w:rsidR="00946169" w:rsidRPr="00184A3A" w:rsidRDefault="00946169" w:rsidP="00E51271">
      <w:pPr>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57159E">
        <w:rPr>
          <w:noProof/>
        </w:rPr>
        <w:drawing>
          <wp:inline distT="0" distB="0" distL="0" distR="0" wp14:anchorId="1BC85258" wp14:editId="56457F79">
            <wp:extent cx="3736268" cy="3418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5015" cy="3426116"/>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E51271">
      <w:pPr>
        <w:pStyle w:val="4"/>
      </w:pPr>
      <w:r w:rsidRPr="00184A3A">
        <w:lastRenderedPageBreak/>
        <w:t xml:space="preserve">Data Fields &amp; </w:t>
      </w:r>
      <w:r w:rsidRPr="00E51271">
        <w:t>Presentation</w:t>
      </w:r>
      <w:r w:rsidRPr="00184A3A">
        <w:t xml:space="preserve"> Logic</w:t>
      </w:r>
    </w:p>
    <w:p w14:paraId="62D467D9" w14:textId="248D7EFB" w:rsidR="0036047D" w:rsidRPr="00184A3A" w:rsidRDefault="00F07A24" w:rsidP="00E51271">
      <w:pPr>
        <w:rPr>
          <w:b/>
          <w:u w:val="single"/>
          <w:lang w:eastAsia="zh-CN"/>
        </w:rPr>
      </w:pPr>
      <w:r w:rsidRPr="00184A3A">
        <w:rPr>
          <w:b/>
          <w:u w:val="single"/>
          <w:lang w:eastAsia="zh-CN"/>
        </w:rPr>
        <w:t>Create Branch info 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767"/>
      </w:tblGrid>
      <w:tr w:rsidR="00F07A24" w:rsidRPr="00184A3A" w14:paraId="4B5B6623" w14:textId="77777777" w:rsidTr="00E51271">
        <w:tc>
          <w:tcPr>
            <w:tcW w:w="1553" w:type="dxa"/>
            <w:shd w:val="clear" w:color="auto" w:fill="C6D9F1"/>
            <w:vAlign w:val="center"/>
          </w:tcPr>
          <w:p w14:paraId="6310CAA6" w14:textId="77777777" w:rsidR="00F07A24" w:rsidRPr="00184A3A" w:rsidRDefault="00F07A24" w:rsidP="00E51271">
            <w:pPr>
              <w:spacing w:after="0"/>
              <w:rPr>
                <w:b/>
              </w:rPr>
            </w:pPr>
            <w:r w:rsidRPr="00184A3A">
              <w:rPr>
                <w:b/>
              </w:rPr>
              <w:t>Field</w:t>
            </w:r>
          </w:p>
        </w:tc>
        <w:tc>
          <w:tcPr>
            <w:tcW w:w="1260" w:type="dxa"/>
            <w:shd w:val="clear" w:color="auto" w:fill="C6D9F1"/>
            <w:vAlign w:val="center"/>
          </w:tcPr>
          <w:p w14:paraId="163B3266" w14:textId="77777777" w:rsidR="00F07A24" w:rsidRPr="00184A3A" w:rsidRDefault="00F07A24" w:rsidP="00E51271">
            <w:pPr>
              <w:spacing w:after="0"/>
              <w:jc w:val="center"/>
              <w:rPr>
                <w:b/>
              </w:rPr>
            </w:pPr>
            <w:r w:rsidRPr="00184A3A">
              <w:rPr>
                <w:b/>
              </w:rPr>
              <w:t>Object Type</w:t>
            </w:r>
          </w:p>
        </w:tc>
        <w:tc>
          <w:tcPr>
            <w:tcW w:w="1170" w:type="dxa"/>
            <w:shd w:val="clear" w:color="auto" w:fill="C6D9F1"/>
            <w:vAlign w:val="center"/>
          </w:tcPr>
          <w:p w14:paraId="780942B3" w14:textId="77777777" w:rsidR="00F07A24" w:rsidRPr="00184A3A" w:rsidRDefault="00F07A24" w:rsidP="00E51271">
            <w:pPr>
              <w:spacing w:after="0"/>
              <w:jc w:val="center"/>
              <w:rPr>
                <w:b/>
              </w:rPr>
            </w:pPr>
            <w:r w:rsidRPr="00184A3A">
              <w:rPr>
                <w:b/>
              </w:rPr>
              <w:t>Default Value</w:t>
            </w:r>
          </w:p>
        </w:tc>
        <w:tc>
          <w:tcPr>
            <w:tcW w:w="1237" w:type="dxa"/>
            <w:shd w:val="clear" w:color="auto" w:fill="C6D9F1"/>
            <w:vAlign w:val="center"/>
          </w:tcPr>
          <w:p w14:paraId="1650D074" w14:textId="77777777" w:rsidR="00F07A24" w:rsidRPr="00184A3A" w:rsidRDefault="00F07A24" w:rsidP="00E51271">
            <w:pPr>
              <w:spacing w:after="0"/>
              <w:jc w:val="center"/>
              <w:rPr>
                <w:b/>
              </w:rPr>
            </w:pPr>
            <w:r w:rsidRPr="00184A3A">
              <w:rPr>
                <w:b/>
              </w:rPr>
              <w:t>Mandatory (M/O/C)</w:t>
            </w:r>
          </w:p>
        </w:tc>
        <w:tc>
          <w:tcPr>
            <w:tcW w:w="1103" w:type="dxa"/>
            <w:shd w:val="clear" w:color="auto" w:fill="C6D9F1"/>
            <w:vAlign w:val="center"/>
          </w:tcPr>
          <w:p w14:paraId="3559BCB2" w14:textId="77777777" w:rsidR="00F07A24" w:rsidRPr="00184A3A" w:rsidRDefault="00F07A24" w:rsidP="00E51271">
            <w:pPr>
              <w:spacing w:after="0"/>
              <w:jc w:val="center"/>
              <w:rPr>
                <w:b/>
              </w:rPr>
            </w:pPr>
            <w:r w:rsidRPr="00184A3A">
              <w:rPr>
                <w:b/>
              </w:rPr>
              <w:t>Format</w:t>
            </w:r>
          </w:p>
        </w:tc>
        <w:tc>
          <w:tcPr>
            <w:tcW w:w="1800" w:type="dxa"/>
            <w:shd w:val="clear" w:color="auto" w:fill="C6D9F1"/>
            <w:vAlign w:val="center"/>
          </w:tcPr>
          <w:p w14:paraId="4EA8C83D" w14:textId="77777777" w:rsidR="00F07A24" w:rsidRPr="00184A3A" w:rsidRDefault="00F07A24" w:rsidP="00E51271">
            <w:pPr>
              <w:spacing w:after="0"/>
              <w:rPr>
                <w:b/>
              </w:rPr>
            </w:pPr>
            <w:r w:rsidRPr="00184A3A">
              <w:rPr>
                <w:b/>
              </w:rPr>
              <w:t>Action / Event / Response</w:t>
            </w:r>
          </w:p>
        </w:tc>
        <w:tc>
          <w:tcPr>
            <w:tcW w:w="2767" w:type="dxa"/>
            <w:shd w:val="clear" w:color="auto" w:fill="C6D9F1"/>
            <w:vAlign w:val="center"/>
          </w:tcPr>
          <w:p w14:paraId="3C16A241" w14:textId="77777777" w:rsidR="00F07A24" w:rsidRPr="00184A3A" w:rsidRDefault="00F07A24" w:rsidP="00E51271">
            <w:pPr>
              <w:spacing w:after="0"/>
              <w:rPr>
                <w:b/>
              </w:rPr>
            </w:pPr>
            <w:r w:rsidRPr="00184A3A">
              <w:rPr>
                <w:b/>
              </w:rPr>
              <w:t>Description</w:t>
            </w:r>
          </w:p>
        </w:tc>
      </w:tr>
      <w:tr w:rsidR="00F07A24" w:rsidRPr="00184A3A" w14:paraId="18CF72E8" w14:textId="77777777" w:rsidTr="00E51271">
        <w:trPr>
          <w:trHeight w:val="512"/>
        </w:trPr>
        <w:tc>
          <w:tcPr>
            <w:tcW w:w="1553" w:type="dxa"/>
          </w:tcPr>
          <w:p w14:paraId="0C6A3458" w14:textId="77777777" w:rsidR="00F07A24" w:rsidRPr="00184A3A" w:rsidRDefault="00F07A24" w:rsidP="00463122">
            <w:pPr>
              <w:spacing w:after="0"/>
              <w:ind w:left="-18" w:right="-108"/>
              <w:rPr>
                <w:b/>
              </w:rPr>
            </w:pPr>
            <w:r w:rsidRPr="00184A3A">
              <w:rPr>
                <w:b/>
              </w:rPr>
              <w:t>Branch Code</w:t>
            </w:r>
          </w:p>
        </w:tc>
        <w:tc>
          <w:tcPr>
            <w:tcW w:w="1260" w:type="dxa"/>
          </w:tcPr>
          <w:p w14:paraId="6166CF76" w14:textId="2D25BDD9" w:rsidR="00F07A24" w:rsidRPr="00184A3A" w:rsidRDefault="00F07A24" w:rsidP="00E51271">
            <w:pPr>
              <w:spacing w:after="0"/>
              <w:jc w:val="center"/>
            </w:pPr>
            <w:r w:rsidRPr="00184A3A">
              <w:t>Textbox</w:t>
            </w:r>
          </w:p>
        </w:tc>
        <w:tc>
          <w:tcPr>
            <w:tcW w:w="1170" w:type="dxa"/>
          </w:tcPr>
          <w:p w14:paraId="4031C440" w14:textId="57BCD3B7" w:rsidR="00F07A24" w:rsidRPr="00184A3A" w:rsidRDefault="00F07A24" w:rsidP="00E51271">
            <w:pPr>
              <w:spacing w:after="0"/>
              <w:jc w:val="center"/>
            </w:pPr>
            <w:r w:rsidRPr="00184A3A">
              <w:t>Blank</w:t>
            </w:r>
          </w:p>
        </w:tc>
        <w:tc>
          <w:tcPr>
            <w:tcW w:w="1237" w:type="dxa"/>
          </w:tcPr>
          <w:p w14:paraId="504291AF" w14:textId="77777777" w:rsidR="00F07A24" w:rsidRPr="00184A3A" w:rsidRDefault="00F07A24" w:rsidP="00E51271">
            <w:pPr>
              <w:spacing w:after="0"/>
              <w:jc w:val="center"/>
            </w:pPr>
            <w:r w:rsidRPr="00184A3A">
              <w:t>-</w:t>
            </w:r>
          </w:p>
        </w:tc>
        <w:tc>
          <w:tcPr>
            <w:tcW w:w="1103" w:type="dxa"/>
          </w:tcPr>
          <w:p w14:paraId="24DBB686" w14:textId="76F28CD8" w:rsidR="00F07A24" w:rsidRPr="00184A3A" w:rsidRDefault="00F07A24" w:rsidP="00E51271">
            <w:pPr>
              <w:spacing w:after="0"/>
              <w:jc w:val="center"/>
            </w:pPr>
            <w:r w:rsidRPr="00184A3A">
              <w:t>A</w:t>
            </w:r>
            <w:r w:rsidR="00BA1094">
              <w:t>(</w:t>
            </w:r>
            <w:r w:rsidRPr="00184A3A">
              <w:t>1</w:t>
            </w:r>
            <w:r w:rsidR="00BA1094">
              <w:t>0)</w:t>
            </w:r>
          </w:p>
        </w:tc>
        <w:tc>
          <w:tcPr>
            <w:tcW w:w="1800" w:type="dxa"/>
          </w:tcPr>
          <w:p w14:paraId="1BF60541" w14:textId="77777777" w:rsidR="00F07A24" w:rsidRPr="00184A3A" w:rsidRDefault="00F07A24" w:rsidP="00463122">
            <w:pPr>
              <w:spacing w:after="0"/>
            </w:pPr>
            <w:r w:rsidRPr="00184A3A">
              <w:t>-</w:t>
            </w:r>
          </w:p>
        </w:tc>
        <w:tc>
          <w:tcPr>
            <w:tcW w:w="2767" w:type="dxa"/>
          </w:tcPr>
          <w:p w14:paraId="48344888" w14:textId="51BF5B6F" w:rsidR="00F07A24" w:rsidRPr="00184A3A" w:rsidRDefault="00F07A24" w:rsidP="00463122">
            <w:pPr>
              <w:spacing w:after="0"/>
            </w:pPr>
            <w:r w:rsidRPr="00184A3A">
              <w:t>Branch Code</w:t>
            </w:r>
            <w:r w:rsidR="00E51271">
              <w:t>.</w:t>
            </w:r>
          </w:p>
        </w:tc>
      </w:tr>
      <w:tr w:rsidR="00F07A24" w:rsidRPr="00184A3A" w14:paraId="09F3F2CC" w14:textId="77777777" w:rsidTr="00E51271">
        <w:tc>
          <w:tcPr>
            <w:tcW w:w="1553" w:type="dxa"/>
          </w:tcPr>
          <w:p w14:paraId="6977FE87" w14:textId="77777777" w:rsidR="00F07A24" w:rsidRPr="00184A3A" w:rsidRDefault="00F07A24" w:rsidP="00463122">
            <w:pPr>
              <w:spacing w:after="0"/>
              <w:ind w:left="-18" w:right="-108"/>
              <w:rPr>
                <w:b/>
              </w:rPr>
            </w:pPr>
            <w:r w:rsidRPr="00184A3A">
              <w:rPr>
                <w:b/>
              </w:rPr>
              <w:t>Client Type</w:t>
            </w:r>
          </w:p>
        </w:tc>
        <w:tc>
          <w:tcPr>
            <w:tcW w:w="1260" w:type="dxa"/>
          </w:tcPr>
          <w:p w14:paraId="3B6C6F7D" w14:textId="16AB03D4" w:rsidR="00F07A24" w:rsidRPr="00184A3A" w:rsidRDefault="00F07A24" w:rsidP="00E51271">
            <w:pPr>
              <w:spacing w:after="0"/>
              <w:jc w:val="center"/>
            </w:pPr>
            <w:r w:rsidRPr="00184A3A">
              <w:t>Dropdown box</w:t>
            </w:r>
          </w:p>
        </w:tc>
        <w:tc>
          <w:tcPr>
            <w:tcW w:w="1170" w:type="dxa"/>
          </w:tcPr>
          <w:p w14:paraId="49FDDE35" w14:textId="2AB71982" w:rsidR="00F07A24" w:rsidRPr="00184A3A" w:rsidRDefault="00F07A24" w:rsidP="00E51271">
            <w:pPr>
              <w:spacing w:after="0"/>
              <w:jc w:val="center"/>
            </w:pPr>
            <w:r w:rsidRPr="00184A3A">
              <w:t>Blank</w:t>
            </w:r>
          </w:p>
        </w:tc>
        <w:tc>
          <w:tcPr>
            <w:tcW w:w="1237" w:type="dxa"/>
          </w:tcPr>
          <w:p w14:paraId="2B428241" w14:textId="77777777" w:rsidR="00F07A24" w:rsidRPr="00184A3A" w:rsidRDefault="00F07A24" w:rsidP="00E51271">
            <w:pPr>
              <w:spacing w:after="0"/>
              <w:jc w:val="center"/>
            </w:pPr>
            <w:r w:rsidRPr="00184A3A">
              <w:t>-</w:t>
            </w:r>
          </w:p>
        </w:tc>
        <w:tc>
          <w:tcPr>
            <w:tcW w:w="1103" w:type="dxa"/>
          </w:tcPr>
          <w:p w14:paraId="318BB9C7" w14:textId="64E70BDF" w:rsidR="00F07A24" w:rsidRPr="00184A3A" w:rsidRDefault="00F07A24" w:rsidP="00E51271">
            <w:pPr>
              <w:spacing w:after="0"/>
              <w:jc w:val="center"/>
            </w:pPr>
            <w:r w:rsidRPr="00184A3A">
              <w:t>A</w:t>
            </w:r>
            <w:r w:rsidR="00BA1094">
              <w:t>(20)</w:t>
            </w:r>
          </w:p>
        </w:tc>
        <w:tc>
          <w:tcPr>
            <w:tcW w:w="1800" w:type="dxa"/>
          </w:tcPr>
          <w:p w14:paraId="5862C9AE" w14:textId="77777777" w:rsidR="00F07A24" w:rsidRPr="00184A3A" w:rsidRDefault="00F07A24" w:rsidP="00463122">
            <w:pPr>
              <w:spacing w:after="0"/>
            </w:pPr>
            <w:r w:rsidRPr="00184A3A">
              <w:t>-</w:t>
            </w:r>
          </w:p>
        </w:tc>
        <w:tc>
          <w:tcPr>
            <w:tcW w:w="2767" w:type="dxa"/>
          </w:tcPr>
          <w:p w14:paraId="4E3E5C9B" w14:textId="51ADEF50" w:rsidR="00F07A24" w:rsidRPr="00184A3A" w:rsidRDefault="00D0316D" w:rsidP="00463122">
            <w:pPr>
              <w:spacing w:after="0"/>
            </w:pPr>
            <w:r w:rsidRPr="00184A3A">
              <w:t>Options</w:t>
            </w:r>
            <w:r w:rsidR="00C22FE5">
              <w:t>:</w:t>
            </w:r>
          </w:p>
          <w:p w14:paraId="4DFC8AE2" w14:textId="77777777" w:rsidR="00D0316D" w:rsidRPr="00184A3A" w:rsidRDefault="00D0316D" w:rsidP="00463122">
            <w:pPr>
              <w:pStyle w:val="ac"/>
              <w:numPr>
                <w:ilvl w:val="0"/>
                <w:numId w:val="3"/>
              </w:numPr>
              <w:spacing w:after="0"/>
              <w:ind w:left="319" w:hanging="270"/>
            </w:pPr>
            <w:r w:rsidRPr="00184A3A">
              <w:t>SQL Server</w:t>
            </w:r>
          </w:p>
          <w:p w14:paraId="0E7D98B7" w14:textId="77777777" w:rsidR="00D0316D" w:rsidRPr="00184A3A" w:rsidRDefault="00D0316D" w:rsidP="00463122">
            <w:pPr>
              <w:pStyle w:val="ac"/>
              <w:numPr>
                <w:ilvl w:val="0"/>
                <w:numId w:val="3"/>
              </w:numPr>
              <w:spacing w:after="0"/>
              <w:ind w:left="319" w:hanging="270"/>
            </w:pPr>
            <w:r w:rsidRPr="00184A3A">
              <w:t>DBF</w:t>
            </w:r>
          </w:p>
          <w:p w14:paraId="60DFEF80" w14:textId="5C6F7D2E" w:rsidR="00D0316D" w:rsidRPr="00184A3A" w:rsidRDefault="00D0316D" w:rsidP="00463122">
            <w:pPr>
              <w:pStyle w:val="ac"/>
              <w:numPr>
                <w:ilvl w:val="0"/>
                <w:numId w:val="3"/>
              </w:numPr>
              <w:spacing w:after="0"/>
              <w:ind w:left="319" w:hanging="270"/>
            </w:pPr>
            <w:r w:rsidRPr="00184A3A">
              <w:t>Text file</w:t>
            </w:r>
          </w:p>
        </w:tc>
      </w:tr>
      <w:tr w:rsidR="00F07A24" w:rsidRPr="00184A3A" w14:paraId="1CB23B15" w14:textId="77777777" w:rsidTr="00E51271">
        <w:tc>
          <w:tcPr>
            <w:tcW w:w="1553" w:type="dxa"/>
          </w:tcPr>
          <w:p w14:paraId="6EB621CC" w14:textId="03586872" w:rsidR="00F07A24" w:rsidRPr="00184A3A" w:rsidRDefault="00F07A24" w:rsidP="00463122">
            <w:pPr>
              <w:spacing w:after="0"/>
              <w:ind w:left="-18" w:right="-108"/>
              <w:rPr>
                <w:b/>
              </w:rPr>
            </w:pPr>
            <w:r w:rsidRPr="00184A3A">
              <w:rPr>
                <w:b/>
              </w:rPr>
              <w:t>Client Host</w:t>
            </w:r>
          </w:p>
        </w:tc>
        <w:tc>
          <w:tcPr>
            <w:tcW w:w="1260" w:type="dxa"/>
          </w:tcPr>
          <w:p w14:paraId="5C3B76F5" w14:textId="652A2A1A" w:rsidR="00F07A24" w:rsidRPr="00184A3A" w:rsidRDefault="00F07A24" w:rsidP="00E51271">
            <w:pPr>
              <w:spacing w:after="0"/>
              <w:jc w:val="center"/>
            </w:pPr>
            <w:r w:rsidRPr="00184A3A">
              <w:t>Textbox</w:t>
            </w:r>
          </w:p>
        </w:tc>
        <w:tc>
          <w:tcPr>
            <w:tcW w:w="1170" w:type="dxa"/>
          </w:tcPr>
          <w:p w14:paraId="704F8BEA" w14:textId="1BE9CD4D" w:rsidR="00F07A24" w:rsidRPr="00184A3A" w:rsidRDefault="00F07A24" w:rsidP="00E51271">
            <w:pPr>
              <w:spacing w:after="0"/>
              <w:jc w:val="center"/>
            </w:pPr>
            <w:r w:rsidRPr="00184A3A">
              <w:t>Blank</w:t>
            </w:r>
          </w:p>
        </w:tc>
        <w:tc>
          <w:tcPr>
            <w:tcW w:w="1237" w:type="dxa"/>
          </w:tcPr>
          <w:p w14:paraId="36B773F7" w14:textId="77777777" w:rsidR="00F07A24" w:rsidRPr="00184A3A" w:rsidRDefault="00F07A24" w:rsidP="00E51271">
            <w:pPr>
              <w:spacing w:after="0"/>
              <w:jc w:val="center"/>
            </w:pPr>
            <w:r w:rsidRPr="00184A3A">
              <w:t>-</w:t>
            </w:r>
          </w:p>
        </w:tc>
        <w:tc>
          <w:tcPr>
            <w:tcW w:w="1103" w:type="dxa"/>
          </w:tcPr>
          <w:p w14:paraId="36E88A32" w14:textId="5F73719E" w:rsidR="00F07A24" w:rsidRPr="00184A3A" w:rsidRDefault="00F07A24" w:rsidP="00E51271">
            <w:pPr>
              <w:spacing w:after="0"/>
              <w:jc w:val="center"/>
            </w:pPr>
            <w:r w:rsidRPr="00184A3A">
              <w:t>A</w:t>
            </w:r>
            <w:r w:rsidR="00BA1094">
              <w:t>(200)</w:t>
            </w:r>
          </w:p>
        </w:tc>
        <w:tc>
          <w:tcPr>
            <w:tcW w:w="1800" w:type="dxa"/>
          </w:tcPr>
          <w:p w14:paraId="120A743D" w14:textId="77777777" w:rsidR="00F07A24" w:rsidRPr="00184A3A" w:rsidRDefault="00F07A24" w:rsidP="00463122">
            <w:pPr>
              <w:spacing w:after="0"/>
            </w:pPr>
            <w:r w:rsidRPr="00184A3A">
              <w:t>-</w:t>
            </w:r>
          </w:p>
        </w:tc>
        <w:tc>
          <w:tcPr>
            <w:tcW w:w="2767" w:type="dxa"/>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E51271">
        <w:tc>
          <w:tcPr>
            <w:tcW w:w="1553" w:type="dxa"/>
          </w:tcPr>
          <w:p w14:paraId="7C914601" w14:textId="77777777" w:rsidR="00F07A24" w:rsidRPr="00184A3A" w:rsidRDefault="00F07A24" w:rsidP="00463122">
            <w:pPr>
              <w:spacing w:after="0"/>
              <w:ind w:left="-18" w:right="-108"/>
              <w:rPr>
                <w:b/>
              </w:rPr>
            </w:pPr>
            <w:r w:rsidRPr="00184A3A">
              <w:rPr>
                <w:b/>
              </w:rPr>
              <w:t>Client Port</w:t>
            </w:r>
          </w:p>
        </w:tc>
        <w:tc>
          <w:tcPr>
            <w:tcW w:w="1260" w:type="dxa"/>
          </w:tcPr>
          <w:p w14:paraId="6C378919" w14:textId="76DCB0BE" w:rsidR="00F07A24" w:rsidRPr="00184A3A" w:rsidRDefault="00F07A24" w:rsidP="00E51271">
            <w:pPr>
              <w:spacing w:after="0"/>
              <w:jc w:val="center"/>
            </w:pPr>
            <w:r w:rsidRPr="00184A3A">
              <w:t>Textbox</w:t>
            </w:r>
          </w:p>
        </w:tc>
        <w:tc>
          <w:tcPr>
            <w:tcW w:w="1170" w:type="dxa"/>
          </w:tcPr>
          <w:p w14:paraId="29938449" w14:textId="05C2AD01" w:rsidR="00F07A24" w:rsidRPr="00184A3A" w:rsidRDefault="00F07A24" w:rsidP="00E51271">
            <w:pPr>
              <w:spacing w:after="0"/>
              <w:jc w:val="center"/>
            </w:pPr>
            <w:r w:rsidRPr="00184A3A">
              <w:t>Blank</w:t>
            </w:r>
          </w:p>
        </w:tc>
        <w:tc>
          <w:tcPr>
            <w:tcW w:w="1237" w:type="dxa"/>
          </w:tcPr>
          <w:p w14:paraId="1B46B645" w14:textId="77777777" w:rsidR="00F07A24" w:rsidRPr="00184A3A" w:rsidRDefault="00F07A24" w:rsidP="00E51271">
            <w:pPr>
              <w:spacing w:after="0"/>
              <w:jc w:val="center"/>
            </w:pPr>
            <w:r w:rsidRPr="00184A3A">
              <w:t>-</w:t>
            </w:r>
          </w:p>
        </w:tc>
        <w:tc>
          <w:tcPr>
            <w:tcW w:w="1103" w:type="dxa"/>
          </w:tcPr>
          <w:p w14:paraId="02CB2F11" w14:textId="62E526BF" w:rsidR="00F07A24" w:rsidRPr="00184A3A" w:rsidRDefault="00D0316D" w:rsidP="00E51271">
            <w:pPr>
              <w:spacing w:after="0"/>
              <w:jc w:val="center"/>
            </w:pPr>
            <w:r w:rsidRPr="00184A3A">
              <w:t>N(5</w:t>
            </w:r>
            <w:r w:rsidR="00BA1094">
              <w:t>,0</w:t>
            </w:r>
            <w:r w:rsidRPr="00184A3A">
              <w:t>)</w:t>
            </w:r>
          </w:p>
        </w:tc>
        <w:tc>
          <w:tcPr>
            <w:tcW w:w="1800" w:type="dxa"/>
          </w:tcPr>
          <w:p w14:paraId="47D942EB" w14:textId="77777777" w:rsidR="00F07A24" w:rsidRPr="00184A3A" w:rsidRDefault="00F07A24" w:rsidP="00463122">
            <w:pPr>
              <w:spacing w:after="0"/>
            </w:pPr>
            <w:r w:rsidRPr="00184A3A">
              <w:t>-</w:t>
            </w:r>
          </w:p>
        </w:tc>
        <w:tc>
          <w:tcPr>
            <w:tcW w:w="2767" w:type="dxa"/>
          </w:tcPr>
          <w:p w14:paraId="74E8FD7F" w14:textId="695DE1D7" w:rsidR="00F07A24" w:rsidRPr="00184A3A" w:rsidRDefault="00F07A24" w:rsidP="00463122">
            <w:pPr>
              <w:spacing w:after="0"/>
            </w:pPr>
            <w:r w:rsidRPr="00184A3A">
              <w:t xml:space="preserve">Client port </w:t>
            </w:r>
            <w:r w:rsidR="00C22FE5" w:rsidRPr="00184A3A">
              <w:t>number</w:t>
            </w:r>
            <w:r w:rsidRPr="00184A3A">
              <w:t xml:space="preserve"> will be blank if the client access does not require a port, e.g. shared folder</w:t>
            </w:r>
            <w:r w:rsidR="00E51271">
              <w:t>.</w:t>
            </w:r>
          </w:p>
        </w:tc>
      </w:tr>
      <w:tr w:rsidR="00F07A24" w:rsidRPr="00184A3A" w14:paraId="37CAA0D3" w14:textId="77777777" w:rsidTr="00E51271">
        <w:tc>
          <w:tcPr>
            <w:tcW w:w="1553" w:type="dxa"/>
          </w:tcPr>
          <w:p w14:paraId="487BFEBA" w14:textId="77777777" w:rsidR="00F07A24" w:rsidRPr="00184A3A" w:rsidRDefault="00F07A24" w:rsidP="00463122">
            <w:pPr>
              <w:spacing w:after="0"/>
              <w:ind w:left="-18" w:right="-108"/>
              <w:rPr>
                <w:b/>
              </w:rPr>
            </w:pPr>
            <w:r w:rsidRPr="00184A3A">
              <w:rPr>
                <w:b/>
              </w:rPr>
              <w:t>Client DB</w:t>
            </w:r>
          </w:p>
        </w:tc>
        <w:tc>
          <w:tcPr>
            <w:tcW w:w="1260" w:type="dxa"/>
          </w:tcPr>
          <w:p w14:paraId="57E80AB9" w14:textId="2052F5EB" w:rsidR="00F07A24" w:rsidRPr="00184A3A" w:rsidRDefault="00F07A24" w:rsidP="00E51271">
            <w:pPr>
              <w:spacing w:after="0"/>
              <w:jc w:val="center"/>
            </w:pPr>
            <w:r w:rsidRPr="00184A3A">
              <w:t>Textbox</w:t>
            </w:r>
          </w:p>
        </w:tc>
        <w:tc>
          <w:tcPr>
            <w:tcW w:w="1170" w:type="dxa"/>
          </w:tcPr>
          <w:p w14:paraId="7BF03D49" w14:textId="2B3EA128" w:rsidR="00F07A24" w:rsidRPr="00184A3A" w:rsidRDefault="00F07A24" w:rsidP="00E51271">
            <w:pPr>
              <w:spacing w:after="0"/>
              <w:jc w:val="center"/>
            </w:pPr>
            <w:r w:rsidRPr="00184A3A">
              <w:t>Blank</w:t>
            </w:r>
          </w:p>
        </w:tc>
        <w:tc>
          <w:tcPr>
            <w:tcW w:w="1237" w:type="dxa"/>
          </w:tcPr>
          <w:p w14:paraId="4A6C10CE" w14:textId="77777777" w:rsidR="00F07A24" w:rsidRPr="00184A3A" w:rsidRDefault="00F07A24" w:rsidP="00E51271">
            <w:pPr>
              <w:spacing w:after="0"/>
              <w:jc w:val="center"/>
            </w:pPr>
            <w:r w:rsidRPr="00184A3A">
              <w:t>-</w:t>
            </w:r>
          </w:p>
        </w:tc>
        <w:tc>
          <w:tcPr>
            <w:tcW w:w="1103" w:type="dxa"/>
          </w:tcPr>
          <w:p w14:paraId="2ECD8F45" w14:textId="461F89B9" w:rsidR="00F07A24" w:rsidRPr="00184A3A" w:rsidRDefault="00F07A24" w:rsidP="00E51271">
            <w:pPr>
              <w:spacing w:after="0"/>
              <w:jc w:val="center"/>
            </w:pPr>
            <w:r w:rsidRPr="00184A3A">
              <w:t>A</w:t>
            </w:r>
            <w:r w:rsidR="00BA1094">
              <w:t>(50)</w:t>
            </w:r>
          </w:p>
        </w:tc>
        <w:tc>
          <w:tcPr>
            <w:tcW w:w="1800" w:type="dxa"/>
          </w:tcPr>
          <w:p w14:paraId="1EFE1B24" w14:textId="52123ABF" w:rsidR="00F07A24" w:rsidRPr="00184A3A" w:rsidRDefault="00F3706D" w:rsidP="00463122">
            <w:pPr>
              <w:spacing w:after="0"/>
            </w:pPr>
            <w:r>
              <w:t>Only allow characters [a-zA-Z0-9_]</w:t>
            </w:r>
          </w:p>
        </w:tc>
        <w:tc>
          <w:tcPr>
            <w:tcW w:w="2767" w:type="dxa"/>
          </w:tcPr>
          <w:p w14:paraId="7760BC23" w14:textId="0E7B4BA2" w:rsidR="00F07A24" w:rsidRDefault="00F07A24" w:rsidP="00463122">
            <w:pPr>
              <w:spacing w:after="0"/>
            </w:pPr>
            <w:r w:rsidRPr="00184A3A">
              <w:t>Database name if the client is a DB Connection</w:t>
            </w:r>
            <w:r w:rsidR="00E51271">
              <w:t>.</w:t>
            </w:r>
          </w:p>
          <w:p w14:paraId="1563FC16" w14:textId="0B3DE399" w:rsidR="00F3706D" w:rsidRPr="00184A3A" w:rsidRDefault="00F3706D" w:rsidP="00463122">
            <w:pPr>
              <w:spacing w:after="0"/>
            </w:pPr>
          </w:p>
        </w:tc>
      </w:tr>
      <w:tr w:rsidR="00F07A24" w:rsidRPr="00184A3A" w14:paraId="0D535EDA" w14:textId="77777777" w:rsidTr="00E51271">
        <w:tc>
          <w:tcPr>
            <w:tcW w:w="1553" w:type="dxa"/>
          </w:tcPr>
          <w:p w14:paraId="73888768" w14:textId="77777777" w:rsidR="00F07A24" w:rsidRPr="00184A3A" w:rsidRDefault="00F07A24" w:rsidP="00463122">
            <w:pPr>
              <w:spacing w:after="0"/>
              <w:ind w:left="-18" w:right="-108"/>
              <w:rPr>
                <w:b/>
              </w:rPr>
            </w:pPr>
            <w:r w:rsidRPr="00184A3A">
              <w:rPr>
                <w:b/>
              </w:rPr>
              <w:t>Client User</w:t>
            </w:r>
          </w:p>
        </w:tc>
        <w:tc>
          <w:tcPr>
            <w:tcW w:w="1260" w:type="dxa"/>
          </w:tcPr>
          <w:p w14:paraId="57BF88EE" w14:textId="16F2C221" w:rsidR="00F07A24" w:rsidRPr="00184A3A" w:rsidRDefault="00F07A24" w:rsidP="00E51271">
            <w:pPr>
              <w:spacing w:after="0"/>
              <w:jc w:val="center"/>
            </w:pPr>
            <w:r w:rsidRPr="00184A3A">
              <w:t>Textbox</w:t>
            </w:r>
          </w:p>
        </w:tc>
        <w:tc>
          <w:tcPr>
            <w:tcW w:w="1170" w:type="dxa"/>
          </w:tcPr>
          <w:p w14:paraId="69F4FEE1" w14:textId="0A49CF00" w:rsidR="00F07A24" w:rsidRPr="00184A3A" w:rsidRDefault="00F07A24" w:rsidP="00E51271">
            <w:pPr>
              <w:spacing w:after="0"/>
              <w:jc w:val="center"/>
            </w:pPr>
            <w:r w:rsidRPr="00184A3A">
              <w:t>Blank</w:t>
            </w:r>
          </w:p>
        </w:tc>
        <w:tc>
          <w:tcPr>
            <w:tcW w:w="1237" w:type="dxa"/>
          </w:tcPr>
          <w:p w14:paraId="76E2F792" w14:textId="77777777" w:rsidR="00F07A24" w:rsidRPr="00184A3A" w:rsidRDefault="00F07A24" w:rsidP="00E51271">
            <w:pPr>
              <w:spacing w:after="0"/>
              <w:jc w:val="center"/>
            </w:pPr>
            <w:r w:rsidRPr="00184A3A">
              <w:t>-</w:t>
            </w:r>
          </w:p>
        </w:tc>
        <w:tc>
          <w:tcPr>
            <w:tcW w:w="1103" w:type="dxa"/>
          </w:tcPr>
          <w:p w14:paraId="7C408336" w14:textId="63701B2B" w:rsidR="00F07A24" w:rsidRPr="00184A3A" w:rsidRDefault="00F07A24" w:rsidP="00E51271">
            <w:pPr>
              <w:spacing w:after="0"/>
              <w:jc w:val="center"/>
            </w:pPr>
            <w:r w:rsidRPr="00184A3A">
              <w:t>A</w:t>
            </w:r>
            <w:r w:rsidR="00BA1094">
              <w:t>(50)</w:t>
            </w:r>
          </w:p>
        </w:tc>
        <w:tc>
          <w:tcPr>
            <w:tcW w:w="1800" w:type="dxa"/>
          </w:tcPr>
          <w:p w14:paraId="51F6B377" w14:textId="20648A07" w:rsidR="00F07A24" w:rsidRPr="00184A3A" w:rsidRDefault="00F3706D" w:rsidP="00463122">
            <w:pPr>
              <w:spacing w:after="0"/>
            </w:pPr>
            <w:r>
              <w:t>Only allow characters [a-zA-Z0-9-_]</w:t>
            </w:r>
          </w:p>
        </w:tc>
        <w:tc>
          <w:tcPr>
            <w:tcW w:w="2767" w:type="dxa"/>
          </w:tcPr>
          <w:p w14:paraId="1E39BD02" w14:textId="241681B9" w:rsidR="00F07A24" w:rsidRDefault="00F07A24" w:rsidP="00463122">
            <w:pPr>
              <w:spacing w:after="0"/>
            </w:pPr>
            <w:r w:rsidRPr="00184A3A">
              <w:t>A username to access the client</w:t>
            </w:r>
            <w:r w:rsidR="00E51271">
              <w:t>.</w:t>
            </w:r>
          </w:p>
          <w:p w14:paraId="004FB806" w14:textId="0C79BB45" w:rsidR="00984DB7" w:rsidRPr="00184A3A" w:rsidRDefault="00984DB7" w:rsidP="00463122">
            <w:pPr>
              <w:spacing w:after="0"/>
            </w:pPr>
          </w:p>
        </w:tc>
      </w:tr>
      <w:tr w:rsidR="00F07A24" w:rsidRPr="00184A3A" w14:paraId="540F258B" w14:textId="77777777" w:rsidTr="00E51271">
        <w:tc>
          <w:tcPr>
            <w:tcW w:w="1553" w:type="dxa"/>
          </w:tcPr>
          <w:p w14:paraId="34C4DC60" w14:textId="642020C2" w:rsidR="00F07A24" w:rsidRPr="00184A3A" w:rsidRDefault="00F07A24" w:rsidP="00463122">
            <w:pPr>
              <w:spacing w:after="0"/>
              <w:ind w:left="-18" w:right="-108"/>
              <w:rPr>
                <w:b/>
              </w:rPr>
            </w:pPr>
            <w:r w:rsidRPr="00184A3A">
              <w:rPr>
                <w:b/>
              </w:rPr>
              <w:t>Password</w:t>
            </w:r>
          </w:p>
        </w:tc>
        <w:tc>
          <w:tcPr>
            <w:tcW w:w="1260" w:type="dxa"/>
          </w:tcPr>
          <w:p w14:paraId="7F470BF0" w14:textId="6AB4E37C" w:rsidR="00F07A24" w:rsidRPr="00184A3A" w:rsidRDefault="00F07A24" w:rsidP="00E51271">
            <w:pPr>
              <w:spacing w:after="0"/>
              <w:jc w:val="center"/>
            </w:pPr>
            <w:r w:rsidRPr="00184A3A">
              <w:t>Textbox</w:t>
            </w:r>
          </w:p>
        </w:tc>
        <w:tc>
          <w:tcPr>
            <w:tcW w:w="1170" w:type="dxa"/>
          </w:tcPr>
          <w:p w14:paraId="63A1F7D0" w14:textId="4C96F65C" w:rsidR="00F07A24" w:rsidRPr="00184A3A" w:rsidRDefault="00F07A24" w:rsidP="00E51271">
            <w:pPr>
              <w:spacing w:after="0"/>
              <w:jc w:val="center"/>
            </w:pPr>
            <w:r w:rsidRPr="00184A3A">
              <w:t>Blank</w:t>
            </w:r>
          </w:p>
        </w:tc>
        <w:tc>
          <w:tcPr>
            <w:tcW w:w="1237" w:type="dxa"/>
          </w:tcPr>
          <w:p w14:paraId="57ACC9B1" w14:textId="4B68A308" w:rsidR="00F07A24" w:rsidRPr="00184A3A" w:rsidRDefault="00F07A24" w:rsidP="00E51271">
            <w:pPr>
              <w:spacing w:after="0"/>
              <w:jc w:val="center"/>
            </w:pPr>
            <w:r w:rsidRPr="00184A3A">
              <w:t>-</w:t>
            </w:r>
          </w:p>
        </w:tc>
        <w:tc>
          <w:tcPr>
            <w:tcW w:w="1103" w:type="dxa"/>
          </w:tcPr>
          <w:p w14:paraId="1AC2710E" w14:textId="510D309F" w:rsidR="00F07A24" w:rsidRPr="00184A3A" w:rsidRDefault="00D0316D" w:rsidP="00E51271">
            <w:pPr>
              <w:spacing w:after="0"/>
              <w:jc w:val="center"/>
            </w:pPr>
            <w:r w:rsidRPr="00184A3A">
              <w:t>A</w:t>
            </w:r>
            <w:r w:rsidR="00BA1094">
              <w:t>(20)</w:t>
            </w:r>
          </w:p>
        </w:tc>
        <w:tc>
          <w:tcPr>
            <w:tcW w:w="1800" w:type="dxa"/>
          </w:tcPr>
          <w:p w14:paraId="3077F330" w14:textId="4C1003D0" w:rsidR="00F07A24" w:rsidRPr="00184A3A" w:rsidRDefault="00DE2B86" w:rsidP="00DE2B86">
            <w:pPr>
              <w:spacing w:after="0"/>
            </w:pPr>
            <w:r>
              <w:t>The password length cannot longer than 20 digits</w:t>
            </w:r>
            <w:r w:rsidRPr="00184A3A" w:rsidDel="00DE2B86">
              <w:t xml:space="preserve"> </w:t>
            </w:r>
          </w:p>
        </w:tc>
        <w:tc>
          <w:tcPr>
            <w:tcW w:w="2767" w:type="dxa"/>
          </w:tcPr>
          <w:p w14:paraId="04B94EC2" w14:textId="78117B4E" w:rsidR="00BA1094" w:rsidRPr="00184A3A" w:rsidRDefault="00F07A24">
            <w:pPr>
              <w:spacing w:after="0"/>
            </w:pPr>
            <w:r w:rsidRPr="00184A3A">
              <w:t>The value of this textbox will be masked</w:t>
            </w:r>
            <w:r w:rsidR="00BA1094">
              <w:t>.</w:t>
            </w:r>
          </w:p>
        </w:tc>
      </w:tr>
      <w:tr w:rsidR="00F07A24" w:rsidRPr="00184A3A" w14:paraId="308320C2" w14:textId="77777777" w:rsidTr="00E51271">
        <w:tc>
          <w:tcPr>
            <w:tcW w:w="1553" w:type="dxa"/>
          </w:tcPr>
          <w:p w14:paraId="1359221E" w14:textId="318C86B2" w:rsidR="00F07A24" w:rsidRPr="00184A3A" w:rsidRDefault="00F07A24" w:rsidP="00463122">
            <w:pPr>
              <w:spacing w:after="0"/>
              <w:ind w:left="-18" w:right="-108"/>
              <w:rPr>
                <w:b/>
              </w:rPr>
            </w:pPr>
            <w:r w:rsidRPr="00184A3A">
              <w:rPr>
                <w:b/>
              </w:rPr>
              <w:t>Re-enter password</w:t>
            </w:r>
          </w:p>
        </w:tc>
        <w:tc>
          <w:tcPr>
            <w:tcW w:w="1260" w:type="dxa"/>
          </w:tcPr>
          <w:p w14:paraId="5D7E9D62" w14:textId="3887EAFB" w:rsidR="00F07A24" w:rsidRPr="00184A3A" w:rsidRDefault="00F07A24" w:rsidP="00E51271">
            <w:pPr>
              <w:spacing w:after="0"/>
              <w:jc w:val="center"/>
            </w:pPr>
            <w:r w:rsidRPr="00184A3A">
              <w:t>Textbox</w:t>
            </w:r>
          </w:p>
        </w:tc>
        <w:tc>
          <w:tcPr>
            <w:tcW w:w="1170" w:type="dxa"/>
          </w:tcPr>
          <w:p w14:paraId="5D689330" w14:textId="56760C93" w:rsidR="00F07A24" w:rsidRPr="00184A3A" w:rsidRDefault="00F07A24" w:rsidP="00E51271">
            <w:pPr>
              <w:spacing w:after="0"/>
              <w:jc w:val="center"/>
            </w:pPr>
            <w:r w:rsidRPr="00184A3A">
              <w:t>Blank</w:t>
            </w:r>
          </w:p>
        </w:tc>
        <w:tc>
          <w:tcPr>
            <w:tcW w:w="1237" w:type="dxa"/>
          </w:tcPr>
          <w:p w14:paraId="0FE3896F" w14:textId="08435655" w:rsidR="00F07A24" w:rsidRPr="00184A3A" w:rsidRDefault="00F07A24" w:rsidP="00E51271">
            <w:pPr>
              <w:spacing w:after="0"/>
              <w:jc w:val="center"/>
            </w:pPr>
            <w:r w:rsidRPr="00184A3A">
              <w:t>-</w:t>
            </w:r>
          </w:p>
        </w:tc>
        <w:tc>
          <w:tcPr>
            <w:tcW w:w="1103" w:type="dxa"/>
          </w:tcPr>
          <w:p w14:paraId="271C1781" w14:textId="1AC9B948" w:rsidR="00F07A24" w:rsidRPr="00184A3A" w:rsidRDefault="00D0316D" w:rsidP="00E51271">
            <w:pPr>
              <w:spacing w:after="0"/>
              <w:jc w:val="center"/>
            </w:pPr>
            <w:r w:rsidRPr="00184A3A">
              <w:t>A</w:t>
            </w:r>
            <w:r w:rsidR="00BA1094">
              <w:t>(20)</w:t>
            </w:r>
          </w:p>
        </w:tc>
        <w:tc>
          <w:tcPr>
            <w:tcW w:w="1800" w:type="dxa"/>
          </w:tcPr>
          <w:p w14:paraId="793EBB30" w14:textId="77777777" w:rsidR="00DE2B86" w:rsidRDefault="00DE2B86" w:rsidP="00DE2B86">
            <w:pPr>
              <w:spacing w:after="0"/>
            </w:pPr>
            <w:r>
              <w:t>The password length cannot longer than 20 digits;</w:t>
            </w:r>
          </w:p>
          <w:p w14:paraId="7BBE81D5" w14:textId="1D6F112A" w:rsidR="00F07A24" w:rsidRPr="00184A3A" w:rsidRDefault="00DE2B86" w:rsidP="00DE2B86">
            <w:pPr>
              <w:spacing w:after="0"/>
            </w:pPr>
            <w:r>
              <w:t>The re-enter password must be the same as password.</w:t>
            </w:r>
          </w:p>
        </w:tc>
        <w:tc>
          <w:tcPr>
            <w:tcW w:w="2767" w:type="dxa"/>
          </w:tcPr>
          <w:p w14:paraId="5687BDA4" w14:textId="48F2407D" w:rsidR="00F07A24" w:rsidRPr="00184A3A" w:rsidRDefault="00BA1094">
            <w:pPr>
              <w:spacing w:after="0"/>
            </w:pPr>
            <w:r w:rsidRPr="00184A3A">
              <w:t>The value of this textbox will be masked</w:t>
            </w:r>
            <w:r>
              <w:t>.</w:t>
            </w:r>
          </w:p>
        </w:tc>
      </w:tr>
    </w:tbl>
    <w:p w14:paraId="4978B944" w14:textId="77777777" w:rsidR="00F07A24" w:rsidRPr="00184A3A" w:rsidRDefault="00F07A24" w:rsidP="00F07A24">
      <w:pPr>
        <w:ind w:left="360"/>
        <w:rPr>
          <w:b/>
          <w:u w:val="single"/>
          <w:lang w:eastAsia="zh-CN"/>
        </w:rPr>
      </w:pPr>
    </w:p>
    <w:p w14:paraId="2F56BF2A" w14:textId="77777777" w:rsidR="00E51271" w:rsidRDefault="00E51271">
      <w:pPr>
        <w:rPr>
          <w:rFonts w:eastAsiaTheme="majorEastAsia" w:cstheme="majorBidi"/>
          <w:b/>
          <w:bCs/>
          <w:i/>
          <w:iCs/>
        </w:rPr>
      </w:pPr>
      <w:r>
        <w:br w:type="page"/>
      </w:r>
    </w:p>
    <w:p w14:paraId="09A0CA80" w14:textId="3523894B" w:rsidR="0036047D" w:rsidRPr="00184A3A" w:rsidRDefault="0036047D" w:rsidP="00E51271">
      <w:pPr>
        <w:pStyle w:val="4"/>
      </w:pPr>
      <w:r w:rsidRPr="00184A3A">
        <w:lastRenderedPageBreak/>
        <w:t>Screen Objects &amp; 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337"/>
        <w:gridCol w:w="2160"/>
      </w:tblGrid>
      <w:tr w:rsidR="00D0316D" w:rsidRPr="00184A3A" w14:paraId="04A9218C" w14:textId="77777777" w:rsidTr="00A33F6D">
        <w:tc>
          <w:tcPr>
            <w:tcW w:w="191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E51271">
            <w:pPr>
              <w:jc w:val="center"/>
              <w:rPr>
                <w:b/>
              </w:rPr>
            </w:pPr>
            <w:r w:rsidRPr="00184A3A">
              <w:rPr>
                <w:b/>
              </w:rPr>
              <w:t>Object Type</w:t>
            </w:r>
          </w:p>
        </w:tc>
        <w:tc>
          <w:tcPr>
            <w:tcW w:w="5337" w:type="dxa"/>
            <w:shd w:val="clear" w:color="auto" w:fill="C6D9F1"/>
          </w:tcPr>
          <w:p w14:paraId="1E815752" w14:textId="77777777" w:rsidR="00D0316D" w:rsidRPr="00184A3A" w:rsidRDefault="00D0316D" w:rsidP="00F23C2F">
            <w:pPr>
              <w:rPr>
                <w:b/>
              </w:rPr>
            </w:pPr>
            <w:r w:rsidRPr="00184A3A">
              <w:rPr>
                <w:b/>
              </w:rPr>
              <w:t>Action / Event / Response</w:t>
            </w:r>
          </w:p>
        </w:tc>
        <w:tc>
          <w:tcPr>
            <w:tcW w:w="216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A33F6D">
        <w:tc>
          <w:tcPr>
            <w:tcW w:w="1913" w:type="dxa"/>
          </w:tcPr>
          <w:p w14:paraId="6778B945" w14:textId="46A71834" w:rsidR="00D0316D" w:rsidRPr="00E51271" w:rsidRDefault="00D0316D" w:rsidP="00E51271">
            <w:pPr>
              <w:spacing w:after="120"/>
              <w:rPr>
                <w:b/>
              </w:rPr>
            </w:pPr>
            <w:r w:rsidRPr="00E51271">
              <w:rPr>
                <w:b/>
              </w:rPr>
              <w:t>Test</w:t>
            </w:r>
          </w:p>
        </w:tc>
        <w:tc>
          <w:tcPr>
            <w:tcW w:w="1300" w:type="dxa"/>
          </w:tcPr>
          <w:p w14:paraId="1D687BDD" w14:textId="13584B80" w:rsidR="00D0316D" w:rsidRPr="00184A3A" w:rsidRDefault="00D0316D" w:rsidP="00E51271">
            <w:pPr>
              <w:spacing w:after="120"/>
              <w:jc w:val="center"/>
            </w:pPr>
            <w:r w:rsidRPr="00184A3A">
              <w:t>Button</w:t>
            </w:r>
          </w:p>
        </w:tc>
        <w:tc>
          <w:tcPr>
            <w:tcW w:w="5337" w:type="dxa"/>
          </w:tcPr>
          <w:p w14:paraId="46B809FF" w14:textId="1C8D525C" w:rsidR="00A33F6D" w:rsidRPr="00184A3A" w:rsidRDefault="00D0316D" w:rsidP="00E51271">
            <w:pPr>
              <w:spacing w:after="120"/>
            </w:pPr>
            <w:r w:rsidRPr="00184A3A">
              <w:t>Test the connectivity of the source</w:t>
            </w:r>
          </w:p>
        </w:tc>
        <w:tc>
          <w:tcPr>
            <w:tcW w:w="2160" w:type="dxa"/>
          </w:tcPr>
          <w:p w14:paraId="1D64448B" w14:textId="7D35CDE9" w:rsidR="00D0316D" w:rsidRPr="00184A3A" w:rsidRDefault="00F3706D" w:rsidP="00E51271">
            <w:pPr>
              <w:spacing w:after="120"/>
            </w:pPr>
            <w:r>
              <w:t>N/A</w:t>
            </w:r>
          </w:p>
        </w:tc>
      </w:tr>
      <w:tr w:rsidR="00D0316D" w:rsidRPr="00184A3A" w14:paraId="4263CBF6" w14:textId="77777777" w:rsidTr="00A33F6D">
        <w:tc>
          <w:tcPr>
            <w:tcW w:w="1913" w:type="dxa"/>
          </w:tcPr>
          <w:p w14:paraId="7548D9E4" w14:textId="5F280D48" w:rsidR="00D0316D" w:rsidRPr="00E51271" w:rsidRDefault="00D0316D" w:rsidP="00E51271">
            <w:pPr>
              <w:spacing w:after="120"/>
              <w:rPr>
                <w:b/>
              </w:rPr>
            </w:pPr>
            <w:r w:rsidRPr="00E51271">
              <w:rPr>
                <w:b/>
              </w:rPr>
              <w:t>Save</w:t>
            </w:r>
          </w:p>
        </w:tc>
        <w:tc>
          <w:tcPr>
            <w:tcW w:w="1300" w:type="dxa"/>
          </w:tcPr>
          <w:p w14:paraId="06DC001C" w14:textId="1E927640" w:rsidR="00D0316D" w:rsidRPr="00184A3A" w:rsidRDefault="00D0316D" w:rsidP="00E51271">
            <w:pPr>
              <w:spacing w:after="120"/>
              <w:jc w:val="center"/>
            </w:pPr>
            <w:r w:rsidRPr="00184A3A">
              <w:t>Button</w:t>
            </w:r>
          </w:p>
        </w:tc>
        <w:tc>
          <w:tcPr>
            <w:tcW w:w="5337" w:type="dxa"/>
          </w:tcPr>
          <w:p w14:paraId="40FCE473" w14:textId="4E66C778" w:rsidR="00D0316D" w:rsidRPr="00184A3A" w:rsidRDefault="00D0316D" w:rsidP="00E51271">
            <w:pPr>
              <w:spacing w:after="120"/>
            </w:pPr>
            <w:r w:rsidRPr="00184A3A">
              <w:t xml:space="preserve">Save the </w:t>
            </w:r>
            <w:r w:rsidR="00005501" w:rsidRPr="00184A3A">
              <w:t>created/</w:t>
            </w:r>
            <w:r w:rsidRPr="00184A3A">
              <w:t>edited content of the corresponding record</w:t>
            </w:r>
          </w:p>
        </w:tc>
        <w:tc>
          <w:tcPr>
            <w:tcW w:w="2160" w:type="dxa"/>
          </w:tcPr>
          <w:p w14:paraId="40D4E50C" w14:textId="657BD8F5" w:rsidR="00D0316D" w:rsidRPr="00184A3A" w:rsidRDefault="00005501" w:rsidP="00E51271">
            <w:pPr>
              <w:spacing w:after="120"/>
            </w:pPr>
            <w:r w:rsidRPr="00184A3A">
              <w:t>N/A</w:t>
            </w:r>
          </w:p>
        </w:tc>
      </w:tr>
    </w:tbl>
    <w:p w14:paraId="78853BBB" w14:textId="0B821D9C" w:rsidR="0036047D" w:rsidRPr="00184A3A" w:rsidRDefault="0036047D" w:rsidP="00D0316D">
      <w:pPr>
        <w:rPr>
          <w:lang w:eastAsia="zh-CN"/>
        </w:rPr>
      </w:pPr>
    </w:p>
    <w:p w14:paraId="2A516DB8" w14:textId="77777777" w:rsidR="0036047D" w:rsidRPr="00184A3A" w:rsidRDefault="0036047D" w:rsidP="00E51271">
      <w:pPr>
        <w:pStyle w:val="4"/>
      </w:pPr>
      <w:r w:rsidRPr="00184A3A">
        <w:t>User/Security Group</w:t>
      </w:r>
    </w:p>
    <w:p w14:paraId="00973D2B" w14:textId="77777777" w:rsidR="00CC4959" w:rsidRPr="00184A3A" w:rsidRDefault="00CC4959" w:rsidP="00E51271">
      <w:pPr>
        <w:rPr>
          <w:rFonts w:eastAsia="SimSun"/>
        </w:rPr>
      </w:pPr>
      <w:r w:rsidRPr="00184A3A">
        <w:rPr>
          <w:rFonts w:eastAsia="SimSun"/>
        </w:rPr>
        <w:t>This function can be accessed by the following user(s):</w:t>
      </w:r>
    </w:p>
    <w:p w14:paraId="451258A9" w14:textId="7BDC9819" w:rsidR="00CC4959" w:rsidRPr="00184A3A" w:rsidRDefault="00CC4959" w:rsidP="00CC4959">
      <w:pPr>
        <w:pStyle w:val="ac"/>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E51271">
      <w:pPr>
        <w:pStyle w:val="4"/>
      </w:pPr>
      <w:r w:rsidRPr="00184A3A">
        <w:t>Assumptions/Constraints</w:t>
      </w:r>
    </w:p>
    <w:p w14:paraId="5E093AAB" w14:textId="77777777" w:rsidR="0036047D" w:rsidRPr="00184A3A" w:rsidRDefault="0036047D" w:rsidP="00E51271">
      <w:pPr>
        <w:rPr>
          <w:lang w:eastAsia="zh-CN"/>
        </w:rPr>
      </w:pPr>
      <w:r w:rsidRPr="00184A3A">
        <w:rPr>
          <w:lang w:eastAsia="zh-CN"/>
        </w:rPr>
        <w:t>N/A</w:t>
      </w:r>
    </w:p>
    <w:p w14:paraId="231C9960" w14:textId="77777777" w:rsidR="0036047D" w:rsidRPr="00184A3A" w:rsidRDefault="0036047D" w:rsidP="00E51271">
      <w:pPr>
        <w:pStyle w:val="4"/>
      </w:pPr>
      <w:r w:rsidRPr="00184A3A">
        <w:t xml:space="preserve">Error &amp; Exception List </w:t>
      </w:r>
    </w:p>
    <w:tbl>
      <w:tblPr>
        <w:tblW w:w="10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013"/>
        <w:gridCol w:w="7465"/>
      </w:tblGrid>
      <w:tr w:rsidR="00E51271" w:rsidRPr="00184A3A" w14:paraId="604ECD0E" w14:textId="77777777" w:rsidTr="00E51271">
        <w:tc>
          <w:tcPr>
            <w:tcW w:w="2430" w:type="dxa"/>
            <w:shd w:val="clear" w:color="auto" w:fill="C6D9F1"/>
          </w:tcPr>
          <w:p w14:paraId="04406398" w14:textId="77777777" w:rsidR="00E51271" w:rsidRPr="00184A3A" w:rsidRDefault="00E51271" w:rsidP="0090729B">
            <w:pPr>
              <w:pStyle w:val="af7"/>
              <w:rPr>
                <w:b/>
              </w:rPr>
            </w:pPr>
            <w:r w:rsidRPr="00184A3A">
              <w:rPr>
                <w:b/>
              </w:rPr>
              <w:t>Error Code</w:t>
            </w:r>
          </w:p>
        </w:tc>
        <w:tc>
          <w:tcPr>
            <w:tcW w:w="1013" w:type="dxa"/>
            <w:shd w:val="clear" w:color="auto" w:fill="C6D9F1"/>
          </w:tcPr>
          <w:p w14:paraId="35397A50" w14:textId="77777777" w:rsidR="00E51271" w:rsidRPr="00184A3A" w:rsidRDefault="00E51271" w:rsidP="0090729B">
            <w:pPr>
              <w:pStyle w:val="af7"/>
              <w:rPr>
                <w:b/>
              </w:rPr>
            </w:pPr>
            <w:r w:rsidRPr="00184A3A">
              <w:rPr>
                <w:b/>
              </w:rPr>
              <w:t>Severity</w:t>
            </w:r>
          </w:p>
        </w:tc>
        <w:tc>
          <w:tcPr>
            <w:tcW w:w="7465" w:type="dxa"/>
            <w:shd w:val="clear" w:color="auto" w:fill="C6D9F1"/>
          </w:tcPr>
          <w:p w14:paraId="79161C76" w14:textId="77777777" w:rsidR="00E51271" w:rsidRPr="00184A3A" w:rsidRDefault="00E51271" w:rsidP="0090729B">
            <w:pPr>
              <w:pStyle w:val="af7"/>
              <w:rPr>
                <w:b/>
              </w:rPr>
            </w:pPr>
            <w:r w:rsidRPr="00184A3A">
              <w:rPr>
                <w:b/>
              </w:rPr>
              <w:t>Error Message</w:t>
            </w:r>
          </w:p>
        </w:tc>
      </w:tr>
      <w:tr w:rsidR="00E51271" w:rsidRPr="00184A3A" w14:paraId="3E9C1464" w14:textId="77777777" w:rsidTr="00E51271">
        <w:tc>
          <w:tcPr>
            <w:tcW w:w="2430" w:type="dxa"/>
          </w:tcPr>
          <w:p w14:paraId="4A1D8B65" w14:textId="77777777" w:rsidR="00E51271" w:rsidRPr="00E51271" w:rsidRDefault="00E51271" w:rsidP="0090729B">
            <w:r w:rsidRPr="00E51271">
              <w:t>S0001</w:t>
            </w:r>
          </w:p>
        </w:tc>
        <w:tc>
          <w:tcPr>
            <w:tcW w:w="1013" w:type="dxa"/>
          </w:tcPr>
          <w:p w14:paraId="6A797E73" w14:textId="77777777" w:rsidR="00E51271" w:rsidRPr="00E51271" w:rsidRDefault="00E51271" w:rsidP="0090729B">
            <w:r w:rsidRPr="00E51271">
              <w:t>N/A</w:t>
            </w:r>
          </w:p>
        </w:tc>
        <w:tc>
          <w:tcPr>
            <w:tcW w:w="7465" w:type="dxa"/>
          </w:tcPr>
          <w:p w14:paraId="51F4FD09" w14:textId="77777777" w:rsidR="00E51271" w:rsidRPr="00E51271" w:rsidRDefault="00E51271" w:rsidP="0090729B">
            <w:r w:rsidRPr="00E51271">
              <w:t>Connection Test Failed!</w:t>
            </w:r>
          </w:p>
        </w:tc>
      </w:tr>
      <w:tr w:rsidR="00E51271" w:rsidRPr="00184A3A" w14:paraId="13DFDE8E" w14:textId="77777777" w:rsidTr="00E51271">
        <w:tc>
          <w:tcPr>
            <w:tcW w:w="2430" w:type="dxa"/>
          </w:tcPr>
          <w:p w14:paraId="04C71D2B" w14:textId="77777777" w:rsidR="00E51271" w:rsidRPr="00E51271" w:rsidRDefault="00E51271" w:rsidP="00277234">
            <w:r w:rsidRPr="00E51271">
              <w:t>S0002</w:t>
            </w:r>
          </w:p>
        </w:tc>
        <w:tc>
          <w:tcPr>
            <w:tcW w:w="1013" w:type="dxa"/>
          </w:tcPr>
          <w:p w14:paraId="65B6B01E" w14:textId="77777777" w:rsidR="00E51271" w:rsidRPr="00E51271" w:rsidRDefault="00E51271" w:rsidP="00277234">
            <w:r w:rsidRPr="00E51271">
              <w:t>N/A</w:t>
            </w:r>
          </w:p>
        </w:tc>
        <w:tc>
          <w:tcPr>
            <w:tcW w:w="7465" w:type="dxa"/>
          </w:tcPr>
          <w:p w14:paraId="2C8F6343" w14:textId="77777777" w:rsidR="00E51271" w:rsidRPr="00E51271" w:rsidRDefault="00E51271" w:rsidP="00277234">
            <w:r w:rsidRPr="00E51271">
              <w:t>This branch info has maintained relationship with other data.</w:t>
            </w:r>
          </w:p>
        </w:tc>
      </w:tr>
      <w:tr w:rsidR="00E51271" w:rsidRPr="00184A3A" w14:paraId="624B9CDB" w14:textId="77777777" w:rsidTr="00E51271">
        <w:tc>
          <w:tcPr>
            <w:tcW w:w="2430" w:type="dxa"/>
          </w:tcPr>
          <w:p w14:paraId="0E699F91" w14:textId="77777777" w:rsidR="00E51271" w:rsidRPr="00E51271" w:rsidRDefault="00E51271" w:rsidP="00277234">
            <w:r w:rsidRPr="00E51271">
              <w:t>S0003</w:t>
            </w:r>
          </w:p>
        </w:tc>
        <w:tc>
          <w:tcPr>
            <w:tcW w:w="1013" w:type="dxa"/>
          </w:tcPr>
          <w:p w14:paraId="051B3713" w14:textId="77777777" w:rsidR="00E51271" w:rsidRPr="00E51271" w:rsidRDefault="00E51271" w:rsidP="00277234">
            <w:r w:rsidRPr="00E51271">
              <w:t>N/A</w:t>
            </w:r>
          </w:p>
        </w:tc>
        <w:tc>
          <w:tcPr>
            <w:tcW w:w="7465" w:type="dxa"/>
          </w:tcPr>
          <w:p w14:paraId="001C8CA1" w14:textId="77777777" w:rsidR="00E51271" w:rsidRPr="00E51271" w:rsidRDefault="00E51271" w:rsidP="00AA61F0">
            <w:r w:rsidRPr="00E51271">
              <w:t>Mandatory fields not input. Please verify</w:t>
            </w:r>
            <w:r w:rsidRPr="00E51271">
              <w:rPr>
                <w:rFonts w:hint="eastAsia"/>
              </w:rPr>
              <w:t>!</w:t>
            </w:r>
          </w:p>
        </w:tc>
      </w:tr>
      <w:tr w:rsidR="00E51271" w:rsidRPr="00184A3A" w14:paraId="10E43C44" w14:textId="77777777" w:rsidTr="00E51271">
        <w:tc>
          <w:tcPr>
            <w:tcW w:w="2430" w:type="dxa"/>
          </w:tcPr>
          <w:p w14:paraId="09CD6963" w14:textId="77777777" w:rsidR="00E51271" w:rsidRPr="00E51271" w:rsidRDefault="00E51271" w:rsidP="00277234">
            <w:r w:rsidRPr="00E51271">
              <w:t>S0004</w:t>
            </w:r>
          </w:p>
        </w:tc>
        <w:tc>
          <w:tcPr>
            <w:tcW w:w="1013" w:type="dxa"/>
          </w:tcPr>
          <w:p w14:paraId="2850A514" w14:textId="77777777" w:rsidR="00E51271" w:rsidRPr="00E51271" w:rsidRDefault="00E51271" w:rsidP="00277234">
            <w:r w:rsidRPr="00E51271">
              <w:t>N/A</w:t>
            </w:r>
          </w:p>
        </w:tc>
        <w:tc>
          <w:tcPr>
            <w:tcW w:w="7465" w:type="dxa"/>
          </w:tcPr>
          <w:p w14:paraId="38D9A6E4" w14:textId="77777777" w:rsidR="00E51271" w:rsidRPr="00E51271" w:rsidDel="00984DB7" w:rsidRDefault="00E51271" w:rsidP="00E51271">
            <w:r w:rsidRPr="00E51271">
              <w:t>Re-enter password does not match.</w:t>
            </w:r>
          </w:p>
        </w:tc>
      </w:tr>
      <w:tr w:rsidR="00E51271" w:rsidRPr="00184A3A" w14:paraId="3D030DF9" w14:textId="77777777" w:rsidTr="00E51271">
        <w:tc>
          <w:tcPr>
            <w:tcW w:w="2430" w:type="dxa"/>
          </w:tcPr>
          <w:p w14:paraId="1EE8C277" w14:textId="77777777" w:rsidR="00E51271" w:rsidRPr="00E51271" w:rsidRDefault="00E51271" w:rsidP="00277234">
            <w:r w:rsidRPr="00E51271">
              <w:t>Successful message</w:t>
            </w:r>
          </w:p>
        </w:tc>
        <w:tc>
          <w:tcPr>
            <w:tcW w:w="1013" w:type="dxa"/>
          </w:tcPr>
          <w:p w14:paraId="627906D3" w14:textId="77777777" w:rsidR="00E51271" w:rsidRPr="00E51271" w:rsidRDefault="00E51271" w:rsidP="00277234">
            <w:r w:rsidRPr="00E51271">
              <w:t>N/A</w:t>
            </w:r>
          </w:p>
        </w:tc>
        <w:tc>
          <w:tcPr>
            <w:tcW w:w="7465" w:type="dxa"/>
          </w:tcPr>
          <w:p w14:paraId="5807C450" w14:textId="77777777" w:rsidR="00E51271" w:rsidRPr="00E51271" w:rsidRDefault="00E51271" w:rsidP="00277234">
            <w:r w:rsidRPr="00E51271">
              <w:t>Branch info saved successfully.</w:t>
            </w:r>
          </w:p>
        </w:tc>
      </w:tr>
      <w:tr w:rsidR="00E51271" w:rsidRPr="00184A3A" w14:paraId="3155A46B" w14:textId="77777777" w:rsidTr="00E51271">
        <w:tc>
          <w:tcPr>
            <w:tcW w:w="2430" w:type="dxa"/>
          </w:tcPr>
          <w:p w14:paraId="393BEC4A" w14:textId="77777777" w:rsidR="00E51271" w:rsidRPr="00E51271" w:rsidRDefault="00E51271" w:rsidP="00277234">
            <w:r w:rsidRPr="00E51271">
              <w:t>Successful message</w:t>
            </w:r>
          </w:p>
        </w:tc>
        <w:tc>
          <w:tcPr>
            <w:tcW w:w="1013" w:type="dxa"/>
          </w:tcPr>
          <w:p w14:paraId="4AE49CC3" w14:textId="77777777" w:rsidR="00E51271" w:rsidRPr="00E51271" w:rsidRDefault="00E51271" w:rsidP="00277234">
            <w:r w:rsidRPr="00E51271">
              <w:t>N/A</w:t>
            </w:r>
          </w:p>
        </w:tc>
        <w:tc>
          <w:tcPr>
            <w:tcW w:w="7465" w:type="dxa"/>
          </w:tcPr>
          <w:p w14:paraId="3F5EC26D" w14:textId="77777777" w:rsidR="00E51271" w:rsidRPr="00E51271" w:rsidRDefault="00E51271" w:rsidP="00277234">
            <w:r w:rsidRPr="00E51271">
              <w:t>Branch info deleted successfully.</w:t>
            </w:r>
          </w:p>
        </w:tc>
      </w:tr>
    </w:tbl>
    <w:p w14:paraId="6B51959C" w14:textId="0B35A5DC" w:rsidR="0036047D" w:rsidRPr="00184A3A" w:rsidRDefault="00900E50" w:rsidP="0036047D">
      <w:pPr>
        <w:rPr>
          <w:lang w:eastAsia="zh-CN"/>
        </w:rPr>
      </w:pPr>
      <w:r>
        <w:rPr>
          <w:lang w:eastAsia="zh-CN"/>
        </w:rPr>
        <w:t>* Final error and exception list to be specified in technical design document.</w:t>
      </w: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2"/>
      </w:pPr>
      <w:bookmarkStart w:id="31" w:name="_Toc472133124"/>
      <w:r w:rsidRPr="00184A3A">
        <w:lastRenderedPageBreak/>
        <w:t>Scheduler Jobs Maintenance</w:t>
      </w:r>
      <w:bookmarkEnd w:id="31"/>
    </w:p>
    <w:p w14:paraId="5F3EA15F" w14:textId="77777777" w:rsidR="001B04A6" w:rsidRPr="00184A3A" w:rsidRDefault="001B04A6" w:rsidP="00900E50">
      <w:pPr>
        <w:pStyle w:val="3"/>
      </w:pPr>
      <w:r w:rsidRPr="00184A3A">
        <w:t>Description</w:t>
      </w:r>
    </w:p>
    <w:p w14:paraId="00C1AD48" w14:textId="1ACD093F" w:rsidR="001B04A6" w:rsidRPr="00184A3A" w:rsidRDefault="001B04A6" w:rsidP="00900E50">
      <w:pPr>
        <w:jc w:val="both"/>
        <w:rPr>
          <w:lang w:eastAsia="zh-CN"/>
        </w:rPr>
      </w:pPr>
      <w:r w:rsidRPr="00184A3A">
        <w:rPr>
          <w:lang w:eastAsia="zh-CN"/>
        </w:rPr>
        <w:t xml:space="preserve">The “Scheduler Job Maintenance” function allows </w:t>
      </w:r>
      <w:r w:rsidR="002B754C">
        <w:rPr>
          <w:lang w:eastAsia="zh-CN"/>
        </w:rPr>
        <w:t xml:space="preserve">the maintenance of </w:t>
      </w:r>
      <w:r w:rsidR="00EB4EBA">
        <w:rPr>
          <w:lang w:eastAsia="zh-CN"/>
        </w:rPr>
        <w:t>service bus scheduling</w:t>
      </w:r>
      <w:r w:rsidRPr="00184A3A">
        <w:rPr>
          <w:lang w:eastAsia="zh-CN"/>
        </w:rPr>
        <w:t xml:space="preserve"> jobs running for the data processing between POS client and staging, staging and EDW, staging and pricing server. Because the job running is a customized and standalone service, the jobs cannot be created or deleted by user. </w:t>
      </w:r>
      <w:r w:rsidR="00EB4EBA" w:rsidRPr="00184A3A">
        <w:rPr>
          <w:lang w:eastAsia="zh-CN"/>
        </w:rPr>
        <w:t>However,</w:t>
      </w:r>
      <w:r w:rsidRPr="00184A3A">
        <w:rPr>
          <w:lang w:eastAsia="zh-CN"/>
        </w:rPr>
        <w:t xml:space="preserve"> user is able to change the scheduler triggering time, job names or enable/disable the jobs.</w:t>
      </w:r>
    </w:p>
    <w:p w14:paraId="2121489F" w14:textId="080FA228" w:rsidR="001B04A6" w:rsidRPr="00184A3A" w:rsidRDefault="00C258A3" w:rsidP="00900E50">
      <w:pPr>
        <w:rPr>
          <w:lang w:eastAsia="zh-CN"/>
        </w:rPr>
      </w:pPr>
      <w:r>
        <w:rPr>
          <w:lang w:eastAsia="zh-CN"/>
        </w:rPr>
        <w:t>Use Case function</w:t>
      </w:r>
    </w:p>
    <w:p w14:paraId="14EBCEB6" w14:textId="6DD5BC61" w:rsidR="001B04A6" w:rsidRPr="00184A3A" w:rsidRDefault="001B04A6" w:rsidP="00EB4EBA">
      <w:pPr>
        <w:spacing w:after="0" w:line="240" w:lineRule="auto"/>
        <w:rPr>
          <w:lang w:eastAsia="zh-CN"/>
        </w:rPr>
      </w:pPr>
      <w:r w:rsidRPr="00184A3A">
        <w:rPr>
          <w:lang w:eastAsia="zh-CN"/>
        </w:rPr>
        <w:t># Maintain Scheduler Jobs (List</w:t>
      </w:r>
      <w:r w:rsidR="00784231">
        <w:rPr>
          <w:lang w:eastAsia="zh-CN"/>
        </w:rPr>
        <w:t>/Edit</w:t>
      </w:r>
      <w:r w:rsidRPr="00184A3A">
        <w:rPr>
          <w:lang w:eastAsia="zh-CN"/>
        </w:rPr>
        <w:t>)</w:t>
      </w:r>
    </w:p>
    <w:p w14:paraId="2E00253F" w14:textId="77777777" w:rsidR="00900E50" w:rsidRPr="00184A3A" w:rsidRDefault="00900E50" w:rsidP="00900E50">
      <w:pPr>
        <w:spacing w:after="0"/>
        <w:rPr>
          <w:lang w:eastAsia="zh-CN"/>
        </w:rPr>
      </w:pPr>
    </w:p>
    <w:p w14:paraId="200322FF" w14:textId="77777777" w:rsidR="001B04A6" w:rsidRPr="00184A3A" w:rsidRDefault="001B04A6" w:rsidP="00900E50">
      <w:pPr>
        <w:pStyle w:val="3"/>
      </w:pPr>
      <w:r w:rsidRPr="00184A3A">
        <w:t>Input</w:t>
      </w:r>
    </w:p>
    <w:p w14:paraId="33626335" w14:textId="77777777" w:rsidR="001B04A6" w:rsidRPr="00184A3A" w:rsidRDefault="001B04A6" w:rsidP="00900E50">
      <w:pPr>
        <w:rPr>
          <w:lang w:eastAsia="zh-CN"/>
        </w:rPr>
      </w:pPr>
      <w:r w:rsidRPr="00184A3A">
        <w:rPr>
          <w:lang w:eastAsia="zh-CN"/>
        </w:rPr>
        <w:t>N/A</w:t>
      </w:r>
    </w:p>
    <w:p w14:paraId="6084C889" w14:textId="77777777" w:rsidR="001B04A6" w:rsidRPr="00184A3A" w:rsidRDefault="001B04A6" w:rsidP="00900E50">
      <w:pPr>
        <w:pStyle w:val="3"/>
      </w:pPr>
      <w:r w:rsidRPr="00184A3A">
        <w:t>Output</w:t>
      </w:r>
    </w:p>
    <w:p w14:paraId="610E1944" w14:textId="77777777" w:rsidR="001B04A6" w:rsidRPr="00184A3A" w:rsidRDefault="001B04A6" w:rsidP="00900E50">
      <w:pPr>
        <w:rPr>
          <w:lang w:eastAsia="zh-CN"/>
        </w:rPr>
      </w:pPr>
      <w:r w:rsidRPr="00184A3A">
        <w:rPr>
          <w:lang w:eastAsia="zh-CN"/>
        </w:rPr>
        <w:t>N/A</w:t>
      </w:r>
    </w:p>
    <w:p w14:paraId="0028642C" w14:textId="06BF5E74" w:rsidR="001B04A6" w:rsidRPr="00184A3A" w:rsidRDefault="001B04A6" w:rsidP="00900E50">
      <w:pPr>
        <w:pStyle w:val="3"/>
      </w:pPr>
      <w:r w:rsidRPr="00184A3A">
        <w:t xml:space="preserve">Maintain </w:t>
      </w:r>
      <w:r w:rsidR="00F56B3B" w:rsidRPr="00184A3A">
        <w:t>Scheduler Jobs</w:t>
      </w:r>
      <w:r w:rsidRPr="00184A3A">
        <w:t xml:space="preserve"> (List</w:t>
      </w:r>
      <w:r w:rsidR="00784231">
        <w:t>/Edit</w:t>
      </w:r>
      <w:r w:rsidRPr="00184A3A">
        <w:t>)</w:t>
      </w:r>
    </w:p>
    <w:p w14:paraId="2897A54E" w14:textId="77777777" w:rsidR="001B04A6" w:rsidRPr="00184A3A" w:rsidRDefault="001B04A6" w:rsidP="00E51271">
      <w:pPr>
        <w:pStyle w:val="4"/>
      </w:pPr>
      <w:r w:rsidRPr="00184A3A">
        <w:t>Process/Work Flow</w:t>
      </w:r>
    </w:p>
    <w:p w14:paraId="5CAD7974" w14:textId="09A3A8C5" w:rsidR="001B04A6" w:rsidRPr="00184A3A" w:rsidRDefault="001B04A6" w:rsidP="00900E50">
      <w:pPr>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will be displayed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900E50">
      <w:pPr>
        <w:rPr>
          <w:b/>
          <w:u w:val="single"/>
          <w:lang w:eastAsia="zh-CN"/>
        </w:rPr>
      </w:pPr>
      <w:r w:rsidRPr="00184A3A">
        <w:rPr>
          <w:b/>
          <w:u w:val="single"/>
          <w:lang w:eastAsia="zh-CN"/>
        </w:rPr>
        <w:t>Business Logic</w:t>
      </w:r>
    </w:p>
    <w:p w14:paraId="0F61DFE5" w14:textId="6178EA60" w:rsidR="001B04A6" w:rsidRPr="00184A3A" w:rsidRDefault="001B04A6" w:rsidP="00EB4EBA">
      <w:pPr>
        <w:jc w:val="both"/>
        <w:rPr>
          <w:lang w:eastAsia="zh-CN"/>
        </w:rPr>
      </w:pPr>
      <w:r w:rsidRPr="00184A3A">
        <w:rPr>
          <w:lang w:eastAsia="zh-CN"/>
        </w:rPr>
        <w:t xml:space="preserve">The branch scheme is to describe the POS polling </w:t>
      </w:r>
      <w:r w:rsidR="00EB4EBA" w:rsidRPr="00184A3A">
        <w:rPr>
          <w:lang w:eastAsia="zh-CN"/>
        </w:rPr>
        <w:t>process-scheduling</w:t>
      </w:r>
      <w:r w:rsidR="00FD16C3" w:rsidRPr="00184A3A">
        <w:rPr>
          <w:lang w:eastAsia="zh-CN"/>
        </w:rPr>
        <w:t xml:space="preserve"> details</w:t>
      </w:r>
      <w:r w:rsidR="00A8442A" w:rsidRPr="00184A3A">
        <w:rPr>
          <w:lang w:eastAsia="zh-CN"/>
        </w:rPr>
        <w:t>. Each scheduler will run upon target poll</w:t>
      </w:r>
      <w:r w:rsidR="00EB4EBA">
        <w:rPr>
          <w:lang w:eastAsia="zh-CN"/>
        </w:rPr>
        <w:t>ing</w:t>
      </w:r>
      <w:r w:rsidR="00A8442A" w:rsidRPr="00184A3A">
        <w:rPr>
          <w:lang w:eastAsia="zh-CN"/>
        </w:rPr>
        <w:t xml:space="preserve">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w:t>
      </w:r>
      <w:r w:rsidR="00EB4EBA">
        <w:rPr>
          <w:lang w:eastAsia="zh-CN"/>
        </w:rPr>
        <w:t>ed</w:t>
      </w:r>
      <w:r w:rsidR="00B17923" w:rsidRPr="00184A3A">
        <w:rPr>
          <w:lang w:eastAsia="zh-CN"/>
        </w:rPr>
        <w:t xml:space="preserve"> by its configured time to submit separate tasks upon multiple poll schemes</w:t>
      </w:r>
      <w:r w:rsidRPr="00184A3A">
        <w:rPr>
          <w:lang w:eastAsia="zh-CN"/>
        </w:rPr>
        <w:t>.</w:t>
      </w:r>
    </w:p>
    <w:p w14:paraId="38D701D3" w14:textId="1FC01810" w:rsidR="001B04A6" w:rsidRPr="00184A3A" w:rsidRDefault="001B04A6" w:rsidP="0005458D">
      <w:pPr>
        <w:pStyle w:val="ac"/>
        <w:numPr>
          <w:ilvl w:val="0"/>
          <w:numId w:val="10"/>
        </w:numPr>
        <w:spacing w:after="0"/>
        <w:ind w:left="810"/>
        <w:rPr>
          <w:lang w:eastAsia="zh-CN"/>
        </w:rPr>
      </w:pPr>
      <w:r w:rsidRPr="00184A3A">
        <w:rPr>
          <w:lang w:eastAsia="zh-CN"/>
        </w:rPr>
        <w:t xml:space="preserve">By default, </w:t>
      </w:r>
      <w:r w:rsidR="00F4388F" w:rsidRPr="00184A3A">
        <w:rPr>
          <w:lang w:eastAsia="zh-CN"/>
        </w:rPr>
        <w:t>all scheduler jobs will be displayed in the table within the page.</w:t>
      </w:r>
    </w:p>
    <w:p w14:paraId="2D738DAA" w14:textId="05D193F0" w:rsidR="001B04A6" w:rsidRPr="00184A3A" w:rsidRDefault="001B04A6" w:rsidP="0005458D">
      <w:pPr>
        <w:widowControl w:val="0"/>
        <w:numPr>
          <w:ilvl w:val="0"/>
          <w:numId w:val="10"/>
        </w:numPr>
        <w:adjustRightInd w:val="0"/>
        <w:spacing w:after="0"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w:t>
      </w:r>
      <w:r w:rsidR="00EB4EBA">
        <w:rPr>
          <w:lang w:eastAsia="zh-CN"/>
        </w:rPr>
        <w:t xml:space="preserve">to </w:t>
      </w:r>
      <w:r w:rsidR="00117FC0" w:rsidRPr="00184A3A">
        <w:rPr>
          <w:lang w:eastAsia="zh-CN"/>
        </w:rPr>
        <w:t xml:space="preserve">the </w:t>
      </w:r>
      <w:r w:rsidR="00EB4EBA">
        <w:rPr>
          <w:lang w:eastAsia="zh-CN"/>
        </w:rPr>
        <w:t>selected</w:t>
      </w:r>
      <w:r w:rsidR="00117FC0" w:rsidRPr="00184A3A">
        <w:rPr>
          <w:lang w:eastAsia="zh-CN"/>
        </w:rPr>
        <w:t xml:space="preserve"> scheduler job</w:t>
      </w:r>
      <w:r w:rsidRPr="00184A3A">
        <w:rPr>
          <w:lang w:eastAsia="zh-CN"/>
        </w:rPr>
        <w:t xml:space="preserve"> records</w:t>
      </w:r>
      <w:r w:rsidR="00EB4EBA">
        <w:rPr>
          <w:lang w:eastAsia="zh-CN"/>
        </w:rPr>
        <w:t xml:space="preserve"> by clicking “E</w:t>
      </w:r>
      <w:r w:rsidR="00833FFC" w:rsidRPr="00184A3A">
        <w:rPr>
          <w:lang w:eastAsia="zh-CN"/>
        </w:rPr>
        <w:t>dit</w:t>
      </w:r>
      <w:r w:rsidR="00EB4EBA">
        <w:rPr>
          <w:lang w:eastAsia="zh-CN"/>
        </w:rPr>
        <w:t>”</w:t>
      </w:r>
      <w:r w:rsidRPr="00184A3A">
        <w:rPr>
          <w:lang w:eastAsia="zh-CN"/>
        </w:rPr>
        <w:t xml:space="preserve"> in the “Operation” column</w:t>
      </w:r>
      <w:r w:rsidR="00EB4EBA" w:rsidRPr="00184A3A">
        <w:rPr>
          <w:lang w:eastAsia="zh-CN"/>
        </w:rPr>
        <w:t xml:space="preserve"> to open a job detail panel to edit</w:t>
      </w:r>
      <w:r w:rsidRPr="00184A3A">
        <w:rPr>
          <w:lang w:eastAsia="zh-CN"/>
        </w:rPr>
        <w:t>. (</w:t>
      </w:r>
      <w:r w:rsidR="00EB4EBA">
        <w:rPr>
          <w:lang w:eastAsia="zh-CN"/>
        </w:rPr>
        <w:t>D</w:t>
      </w:r>
      <w:r w:rsidRPr="00184A3A">
        <w:rPr>
          <w:lang w:eastAsia="zh-CN"/>
        </w:rPr>
        <w:t>etails included in session 6.4.5)</w:t>
      </w:r>
      <w:r w:rsidR="00117FC0" w:rsidRPr="00184A3A">
        <w:rPr>
          <w:lang w:eastAsia="zh-CN"/>
        </w:rPr>
        <w: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E51271">
      <w:pPr>
        <w:pStyle w:val="4"/>
      </w:pPr>
      <w:r w:rsidRPr="00184A3A">
        <w:lastRenderedPageBreak/>
        <w:t>Screen</w:t>
      </w:r>
    </w:p>
    <w:p w14:paraId="78213F9C" w14:textId="76974ECC" w:rsidR="001B04A6" w:rsidRPr="00184A3A" w:rsidRDefault="001B04A6" w:rsidP="00EB4EBA">
      <w:pPr>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r w:rsidR="00784231">
        <w:rPr>
          <w:b/>
          <w:u w:val="single"/>
        </w:rPr>
        <w:t>/Edit</w:t>
      </w:r>
      <w:r w:rsidRPr="00184A3A">
        <w:rPr>
          <w:b/>
          <w:u w:val="single"/>
        </w:rPr>
        <w:t>)</w:t>
      </w:r>
    </w:p>
    <w:p w14:paraId="2E922BE6" w14:textId="3D17B307" w:rsidR="001B04A6" w:rsidRPr="00184A3A" w:rsidRDefault="00784231" w:rsidP="00784231">
      <w:pPr>
        <w:jc w:val="center"/>
      </w:pPr>
      <w:r w:rsidRPr="00784231">
        <w:rPr>
          <w:noProof/>
        </w:rPr>
        <w:drawing>
          <wp:inline distT="0" distB="0" distL="0" distR="0" wp14:anchorId="513BF03B" wp14:editId="21E0AECD">
            <wp:extent cx="6940467" cy="180753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64904" cy="1813898"/>
                    </a:xfrm>
                    <a:prstGeom prst="rect">
                      <a:avLst/>
                    </a:prstGeom>
                  </pic:spPr>
                </pic:pic>
              </a:graphicData>
            </a:graphic>
          </wp:inline>
        </w:drawing>
      </w:r>
    </w:p>
    <w:p w14:paraId="38AAE382" w14:textId="77777777" w:rsidR="001B04A6" w:rsidRPr="00184A3A" w:rsidRDefault="001B04A6" w:rsidP="00E51271">
      <w:pPr>
        <w:pStyle w:val="4"/>
      </w:pPr>
      <w:r w:rsidRPr="00184A3A">
        <w:t>Data Fields &amp; Presentation Logic</w:t>
      </w:r>
    </w:p>
    <w:p w14:paraId="0EE6BA9C" w14:textId="77777777" w:rsidR="001B04A6" w:rsidRPr="00184A3A" w:rsidRDefault="001B04A6" w:rsidP="0005458D">
      <w:pPr>
        <w:pStyle w:val="ac"/>
        <w:numPr>
          <w:ilvl w:val="0"/>
          <w:numId w:val="11"/>
        </w:numPr>
        <w:ind w:left="360"/>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ac"/>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ac"/>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05458D">
      <w:pPr>
        <w:pStyle w:val="ac"/>
        <w:numPr>
          <w:ilvl w:val="0"/>
          <w:numId w:val="11"/>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350"/>
        <w:gridCol w:w="1260"/>
        <w:gridCol w:w="2610"/>
      </w:tblGrid>
      <w:tr w:rsidR="001B04A6" w:rsidRPr="00184A3A" w14:paraId="758CC231" w14:textId="77777777" w:rsidTr="00424CC8">
        <w:trPr>
          <w:trHeight w:val="854"/>
        </w:trPr>
        <w:tc>
          <w:tcPr>
            <w:tcW w:w="1913" w:type="dxa"/>
            <w:shd w:val="clear" w:color="auto" w:fill="C6D9F1"/>
          </w:tcPr>
          <w:p w14:paraId="4117BA9A" w14:textId="77777777" w:rsidR="001B04A6" w:rsidRPr="00184A3A" w:rsidRDefault="001B04A6" w:rsidP="0090729B">
            <w:pPr>
              <w:rPr>
                <w:b/>
              </w:rPr>
            </w:pPr>
            <w:r w:rsidRPr="00184A3A">
              <w:rPr>
                <w:b/>
              </w:rPr>
              <w:t>Field</w:t>
            </w:r>
          </w:p>
        </w:tc>
        <w:tc>
          <w:tcPr>
            <w:tcW w:w="1260" w:type="dxa"/>
            <w:shd w:val="clear" w:color="auto" w:fill="C6D9F1"/>
          </w:tcPr>
          <w:p w14:paraId="465E77B1" w14:textId="77777777" w:rsidR="001B04A6" w:rsidRPr="00184A3A" w:rsidRDefault="001B04A6" w:rsidP="0090729B">
            <w:pPr>
              <w:rPr>
                <w:b/>
              </w:rPr>
            </w:pPr>
            <w:r w:rsidRPr="00184A3A">
              <w:rPr>
                <w:b/>
              </w:rPr>
              <w:t>Object Type</w:t>
            </w:r>
          </w:p>
        </w:tc>
        <w:tc>
          <w:tcPr>
            <w:tcW w:w="1170" w:type="dxa"/>
            <w:shd w:val="clear" w:color="auto" w:fill="C6D9F1"/>
          </w:tcPr>
          <w:p w14:paraId="3122A1A9" w14:textId="77777777" w:rsidR="001B04A6" w:rsidRPr="00184A3A" w:rsidRDefault="001B04A6" w:rsidP="0090729B">
            <w:pPr>
              <w:rPr>
                <w:b/>
              </w:rPr>
            </w:pPr>
            <w:r w:rsidRPr="00184A3A">
              <w:rPr>
                <w:b/>
              </w:rPr>
              <w:t>Default Value</w:t>
            </w:r>
          </w:p>
        </w:tc>
        <w:tc>
          <w:tcPr>
            <w:tcW w:w="1237" w:type="dxa"/>
            <w:shd w:val="clear" w:color="auto" w:fill="C6D9F1"/>
          </w:tcPr>
          <w:p w14:paraId="18A09A80" w14:textId="77777777" w:rsidR="001B04A6" w:rsidRPr="00184A3A" w:rsidRDefault="001B04A6" w:rsidP="0090729B">
            <w:pPr>
              <w:rPr>
                <w:b/>
              </w:rPr>
            </w:pPr>
            <w:r w:rsidRPr="00184A3A">
              <w:rPr>
                <w:b/>
              </w:rPr>
              <w:t>Mandatory (M/O/C)</w:t>
            </w:r>
          </w:p>
        </w:tc>
        <w:tc>
          <w:tcPr>
            <w:tcW w:w="1350" w:type="dxa"/>
            <w:shd w:val="clear" w:color="auto" w:fill="C6D9F1"/>
          </w:tcPr>
          <w:p w14:paraId="1111D0A6" w14:textId="77777777" w:rsidR="001B04A6" w:rsidRDefault="001B04A6" w:rsidP="0057159E">
            <w:pPr>
              <w:spacing w:after="0"/>
              <w:rPr>
                <w:b/>
              </w:rPr>
            </w:pPr>
            <w:r w:rsidRPr="00184A3A">
              <w:rPr>
                <w:b/>
              </w:rPr>
              <w:t>Format</w:t>
            </w:r>
          </w:p>
          <w:p w14:paraId="360FDB22" w14:textId="0CC0CFE5" w:rsidR="00B770C5" w:rsidRDefault="00B770C5" w:rsidP="0057159E">
            <w:pPr>
              <w:spacing w:after="0"/>
              <w:rPr>
                <w:b/>
              </w:rPr>
            </w:pPr>
            <w:r>
              <w:rPr>
                <w:b/>
              </w:rPr>
              <w:t>A-character</w:t>
            </w:r>
          </w:p>
          <w:p w14:paraId="6453ECA0" w14:textId="2AAD134E" w:rsidR="00B770C5" w:rsidRPr="00184A3A" w:rsidRDefault="00B770C5" w:rsidP="0057159E">
            <w:pPr>
              <w:spacing w:after="0"/>
              <w:rPr>
                <w:b/>
              </w:rPr>
            </w:pPr>
            <w:r>
              <w:rPr>
                <w:b/>
              </w:rPr>
              <w:t>N-number</w:t>
            </w:r>
          </w:p>
        </w:tc>
        <w:tc>
          <w:tcPr>
            <w:tcW w:w="1260" w:type="dxa"/>
            <w:shd w:val="clear" w:color="auto" w:fill="C6D9F1"/>
          </w:tcPr>
          <w:p w14:paraId="02A9A4F3" w14:textId="77777777" w:rsidR="001B04A6" w:rsidRPr="00184A3A" w:rsidRDefault="001B04A6" w:rsidP="00784231">
            <w:pPr>
              <w:jc w:val="center"/>
              <w:rPr>
                <w:b/>
              </w:rPr>
            </w:pPr>
            <w:r w:rsidRPr="00184A3A">
              <w:rPr>
                <w:b/>
              </w:rPr>
              <w:t>Action / Event / Response</w:t>
            </w:r>
          </w:p>
        </w:tc>
        <w:tc>
          <w:tcPr>
            <w:tcW w:w="2610" w:type="dxa"/>
            <w:shd w:val="clear" w:color="auto" w:fill="C6D9F1"/>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424CC8">
        <w:tc>
          <w:tcPr>
            <w:tcW w:w="1913" w:type="dxa"/>
          </w:tcPr>
          <w:p w14:paraId="3402D334" w14:textId="7BD12078" w:rsidR="001B04A6" w:rsidRPr="00184A3A" w:rsidRDefault="00A33810" w:rsidP="00784231">
            <w:pPr>
              <w:spacing w:after="0"/>
              <w:ind w:left="-18" w:right="-108"/>
              <w:rPr>
                <w:b/>
              </w:rPr>
            </w:pPr>
            <w:r w:rsidRPr="00184A3A">
              <w:rPr>
                <w:b/>
              </w:rPr>
              <w:t xml:space="preserve">Job </w:t>
            </w:r>
            <w:r w:rsidR="001B04A6" w:rsidRPr="00184A3A">
              <w:rPr>
                <w:b/>
              </w:rPr>
              <w:t>Name</w:t>
            </w:r>
          </w:p>
        </w:tc>
        <w:tc>
          <w:tcPr>
            <w:tcW w:w="1260" w:type="dxa"/>
          </w:tcPr>
          <w:p w14:paraId="6B6D400A" w14:textId="77777777" w:rsidR="001B04A6" w:rsidRPr="00184A3A" w:rsidRDefault="001B04A6" w:rsidP="00784231">
            <w:pPr>
              <w:spacing w:after="0"/>
            </w:pPr>
            <w:r w:rsidRPr="00184A3A">
              <w:t>Read-only text</w:t>
            </w:r>
          </w:p>
        </w:tc>
        <w:tc>
          <w:tcPr>
            <w:tcW w:w="1170" w:type="dxa"/>
          </w:tcPr>
          <w:p w14:paraId="593EAAC7" w14:textId="77777777" w:rsidR="001B04A6" w:rsidRPr="00184A3A" w:rsidRDefault="001B04A6" w:rsidP="00784231">
            <w:pPr>
              <w:spacing w:after="0"/>
            </w:pPr>
            <w:r w:rsidRPr="00184A3A">
              <w:t>Prefilled</w:t>
            </w:r>
          </w:p>
        </w:tc>
        <w:tc>
          <w:tcPr>
            <w:tcW w:w="1237" w:type="dxa"/>
          </w:tcPr>
          <w:p w14:paraId="542A8AE7" w14:textId="77777777" w:rsidR="001B04A6" w:rsidRPr="00184A3A" w:rsidRDefault="001B04A6" w:rsidP="00784231">
            <w:pPr>
              <w:spacing w:after="0"/>
            </w:pPr>
            <w:r w:rsidRPr="00184A3A">
              <w:t>-</w:t>
            </w:r>
          </w:p>
        </w:tc>
        <w:tc>
          <w:tcPr>
            <w:tcW w:w="1350" w:type="dxa"/>
          </w:tcPr>
          <w:p w14:paraId="7F1FAE5C" w14:textId="09883AA8" w:rsidR="001B04A6" w:rsidRPr="00184A3A" w:rsidRDefault="001B04A6" w:rsidP="00784231">
            <w:pPr>
              <w:spacing w:after="0"/>
            </w:pPr>
            <w:r w:rsidRPr="00184A3A">
              <w:t>A</w:t>
            </w:r>
            <w:r w:rsidR="00EF42F1">
              <w:t>(</w:t>
            </w:r>
            <w:r w:rsidR="00462D94" w:rsidRPr="00184A3A">
              <w:t>5</w:t>
            </w:r>
            <w:r w:rsidRPr="00184A3A">
              <w:t>0</w:t>
            </w:r>
            <w:r w:rsidR="00EF42F1">
              <w:t>)</w:t>
            </w:r>
          </w:p>
        </w:tc>
        <w:tc>
          <w:tcPr>
            <w:tcW w:w="1260" w:type="dxa"/>
          </w:tcPr>
          <w:p w14:paraId="7D70F595" w14:textId="77777777" w:rsidR="001B04A6" w:rsidRPr="00184A3A" w:rsidRDefault="001B04A6" w:rsidP="00784231">
            <w:pPr>
              <w:spacing w:after="0"/>
              <w:jc w:val="center"/>
            </w:pPr>
            <w:r w:rsidRPr="00184A3A">
              <w:t>-</w:t>
            </w:r>
          </w:p>
        </w:tc>
        <w:tc>
          <w:tcPr>
            <w:tcW w:w="2610" w:type="dxa"/>
          </w:tcPr>
          <w:p w14:paraId="718A4033" w14:textId="6AE2E2E1" w:rsidR="001B04A6" w:rsidRPr="00184A3A" w:rsidRDefault="00A33810" w:rsidP="00784231">
            <w:pPr>
              <w:spacing w:after="0"/>
            </w:pPr>
            <w:r w:rsidRPr="00184A3A">
              <w:t>Job</w:t>
            </w:r>
            <w:r w:rsidR="001B04A6" w:rsidRPr="00184A3A">
              <w:t xml:space="preserve"> name</w:t>
            </w:r>
          </w:p>
        </w:tc>
      </w:tr>
      <w:tr w:rsidR="00784231" w:rsidRPr="00184A3A" w14:paraId="3196F55D" w14:textId="77777777" w:rsidTr="00424CC8">
        <w:tc>
          <w:tcPr>
            <w:tcW w:w="1913" w:type="dxa"/>
          </w:tcPr>
          <w:p w14:paraId="14084140" w14:textId="37108E87" w:rsidR="00784231" w:rsidRPr="00184A3A" w:rsidRDefault="00784231" w:rsidP="00784231">
            <w:pPr>
              <w:spacing w:after="0"/>
              <w:ind w:left="-18" w:right="-108"/>
              <w:rPr>
                <w:b/>
              </w:rPr>
            </w:pPr>
            <w:r w:rsidRPr="00184A3A">
              <w:rPr>
                <w:b/>
              </w:rPr>
              <w:t>Cron Expression</w:t>
            </w:r>
          </w:p>
        </w:tc>
        <w:tc>
          <w:tcPr>
            <w:tcW w:w="1260" w:type="dxa"/>
          </w:tcPr>
          <w:p w14:paraId="1BBBF3CB" w14:textId="113893F5" w:rsidR="00784231" w:rsidRPr="00184A3A" w:rsidRDefault="00784231" w:rsidP="00784231">
            <w:pPr>
              <w:spacing w:after="0"/>
            </w:pPr>
            <w:r w:rsidRPr="00184A3A">
              <w:t>Read-only text</w:t>
            </w:r>
          </w:p>
        </w:tc>
        <w:tc>
          <w:tcPr>
            <w:tcW w:w="1170" w:type="dxa"/>
          </w:tcPr>
          <w:p w14:paraId="148472ED" w14:textId="4290D959" w:rsidR="00784231" w:rsidRPr="00184A3A" w:rsidRDefault="00784231" w:rsidP="00784231">
            <w:pPr>
              <w:spacing w:after="0"/>
            </w:pPr>
            <w:r w:rsidRPr="00184A3A">
              <w:t>Prefilled</w:t>
            </w:r>
          </w:p>
        </w:tc>
        <w:tc>
          <w:tcPr>
            <w:tcW w:w="1237" w:type="dxa"/>
          </w:tcPr>
          <w:p w14:paraId="3839A475" w14:textId="49EEFFC7" w:rsidR="00784231" w:rsidRPr="00184A3A" w:rsidRDefault="00784231" w:rsidP="00784231">
            <w:pPr>
              <w:spacing w:after="0"/>
            </w:pPr>
            <w:r w:rsidRPr="00184A3A">
              <w:t>-</w:t>
            </w:r>
          </w:p>
        </w:tc>
        <w:tc>
          <w:tcPr>
            <w:tcW w:w="1350" w:type="dxa"/>
          </w:tcPr>
          <w:p w14:paraId="16670119" w14:textId="70D743F7" w:rsidR="00784231" w:rsidRPr="00184A3A" w:rsidRDefault="00784231" w:rsidP="00784231">
            <w:pPr>
              <w:spacing w:after="0"/>
            </w:pPr>
            <w:r w:rsidRPr="00184A3A">
              <w:t>A</w:t>
            </w:r>
            <w:r>
              <w:t>(</w:t>
            </w:r>
            <w:r w:rsidRPr="00184A3A">
              <w:t>50</w:t>
            </w:r>
            <w:r>
              <w:t>)</w:t>
            </w:r>
          </w:p>
        </w:tc>
        <w:tc>
          <w:tcPr>
            <w:tcW w:w="1260" w:type="dxa"/>
          </w:tcPr>
          <w:p w14:paraId="08A1DD20" w14:textId="0D57504C" w:rsidR="00784231" w:rsidRPr="00184A3A" w:rsidRDefault="00784231" w:rsidP="00784231">
            <w:pPr>
              <w:spacing w:after="0"/>
              <w:jc w:val="center"/>
            </w:pPr>
            <w:r w:rsidRPr="00184A3A">
              <w:t>-</w:t>
            </w:r>
          </w:p>
        </w:tc>
        <w:tc>
          <w:tcPr>
            <w:tcW w:w="2610" w:type="dxa"/>
          </w:tcPr>
          <w:p w14:paraId="44ACBB37" w14:textId="69B026EF" w:rsidR="00784231" w:rsidRPr="00184A3A" w:rsidRDefault="00784231" w:rsidP="00784231">
            <w:pPr>
              <w:spacing w:after="0"/>
            </w:pPr>
            <w:r w:rsidRPr="00184A3A">
              <w:t xml:space="preserve">The </w:t>
            </w:r>
            <w:r>
              <w:t>C</w:t>
            </w:r>
            <w:r w:rsidRPr="00184A3A">
              <w:t xml:space="preserve">ron </w:t>
            </w:r>
            <w:r>
              <w:t>E</w:t>
            </w:r>
            <w:r w:rsidRPr="00184A3A">
              <w:t>xpression represents the job’s running time</w:t>
            </w:r>
          </w:p>
        </w:tc>
      </w:tr>
      <w:tr w:rsidR="00784231" w:rsidRPr="00184A3A" w14:paraId="32310289" w14:textId="77777777" w:rsidTr="00424CC8">
        <w:tc>
          <w:tcPr>
            <w:tcW w:w="1913" w:type="dxa"/>
          </w:tcPr>
          <w:p w14:paraId="764E8863" w14:textId="0BB20107" w:rsidR="00784231" w:rsidRPr="00184A3A" w:rsidRDefault="00784231" w:rsidP="00784231">
            <w:pPr>
              <w:spacing w:after="0"/>
              <w:ind w:left="-18" w:right="-108"/>
              <w:rPr>
                <w:b/>
              </w:rPr>
            </w:pPr>
            <w:r w:rsidRPr="00184A3A">
              <w:rPr>
                <w:b/>
              </w:rPr>
              <w:t>Description</w:t>
            </w:r>
          </w:p>
        </w:tc>
        <w:tc>
          <w:tcPr>
            <w:tcW w:w="1260" w:type="dxa"/>
          </w:tcPr>
          <w:p w14:paraId="3DD33ED8" w14:textId="77777777" w:rsidR="00784231" w:rsidRPr="00184A3A" w:rsidRDefault="00784231" w:rsidP="00784231">
            <w:pPr>
              <w:spacing w:after="0"/>
            </w:pPr>
            <w:r w:rsidRPr="00184A3A">
              <w:t>Read-only text</w:t>
            </w:r>
          </w:p>
        </w:tc>
        <w:tc>
          <w:tcPr>
            <w:tcW w:w="1170" w:type="dxa"/>
          </w:tcPr>
          <w:p w14:paraId="6C1EA820" w14:textId="77777777" w:rsidR="00784231" w:rsidRPr="00184A3A" w:rsidRDefault="00784231" w:rsidP="00784231">
            <w:pPr>
              <w:spacing w:after="0"/>
            </w:pPr>
            <w:r w:rsidRPr="00184A3A">
              <w:t>Prefilled</w:t>
            </w:r>
          </w:p>
        </w:tc>
        <w:tc>
          <w:tcPr>
            <w:tcW w:w="1237" w:type="dxa"/>
          </w:tcPr>
          <w:p w14:paraId="6F24D4A6" w14:textId="77777777" w:rsidR="00784231" w:rsidRPr="00184A3A" w:rsidRDefault="00784231" w:rsidP="00784231">
            <w:pPr>
              <w:spacing w:after="0"/>
            </w:pPr>
            <w:r w:rsidRPr="00184A3A">
              <w:t>-</w:t>
            </w:r>
          </w:p>
        </w:tc>
        <w:tc>
          <w:tcPr>
            <w:tcW w:w="1350" w:type="dxa"/>
          </w:tcPr>
          <w:p w14:paraId="72FEDC69" w14:textId="6D65A5D3" w:rsidR="00784231" w:rsidRPr="00184A3A" w:rsidRDefault="00784231" w:rsidP="00784231">
            <w:pPr>
              <w:spacing w:after="0"/>
            </w:pPr>
            <w:r w:rsidRPr="00184A3A">
              <w:t>A</w:t>
            </w:r>
            <w:r>
              <w:t>(</w:t>
            </w:r>
            <w:r w:rsidRPr="00184A3A">
              <w:t>200</w:t>
            </w:r>
            <w:r>
              <w:t>)</w:t>
            </w:r>
          </w:p>
        </w:tc>
        <w:tc>
          <w:tcPr>
            <w:tcW w:w="1260" w:type="dxa"/>
          </w:tcPr>
          <w:p w14:paraId="365AAEF1" w14:textId="77777777" w:rsidR="00784231" w:rsidRPr="00184A3A" w:rsidRDefault="00784231" w:rsidP="00784231">
            <w:pPr>
              <w:spacing w:after="0"/>
              <w:jc w:val="center"/>
            </w:pPr>
            <w:r w:rsidRPr="00184A3A">
              <w:t>-</w:t>
            </w:r>
          </w:p>
        </w:tc>
        <w:tc>
          <w:tcPr>
            <w:tcW w:w="2610" w:type="dxa"/>
          </w:tcPr>
          <w:p w14:paraId="5449E708" w14:textId="03BCB70C" w:rsidR="00784231" w:rsidRPr="00184A3A" w:rsidRDefault="00784231" w:rsidP="00784231">
            <w:pPr>
              <w:spacing w:after="0"/>
            </w:pPr>
            <w:r>
              <w:t>Cron expression</w:t>
            </w:r>
            <w:r w:rsidRPr="00184A3A">
              <w:t xml:space="preserve"> description</w:t>
            </w:r>
          </w:p>
        </w:tc>
      </w:tr>
      <w:tr w:rsidR="00784231" w:rsidRPr="00184A3A" w14:paraId="2CD5E981" w14:textId="77777777" w:rsidTr="00424CC8">
        <w:tc>
          <w:tcPr>
            <w:tcW w:w="1913" w:type="dxa"/>
          </w:tcPr>
          <w:p w14:paraId="4E7FECAA" w14:textId="77777777" w:rsidR="00784231" w:rsidRPr="00184A3A" w:rsidRDefault="00784231" w:rsidP="00784231">
            <w:pPr>
              <w:spacing w:after="0"/>
              <w:ind w:left="-18" w:right="-108"/>
              <w:rPr>
                <w:b/>
              </w:rPr>
            </w:pPr>
            <w:r w:rsidRPr="00184A3A">
              <w:rPr>
                <w:b/>
              </w:rPr>
              <w:t>Enable</w:t>
            </w:r>
          </w:p>
        </w:tc>
        <w:tc>
          <w:tcPr>
            <w:tcW w:w="1260" w:type="dxa"/>
          </w:tcPr>
          <w:p w14:paraId="1CA7257A" w14:textId="77777777" w:rsidR="00784231" w:rsidRPr="00184A3A" w:rsidRDefault="00784231" w:rsidP="00784231">
            <w:pPr>
              <w:spacing w:after="0"/>
            </w:pPr>
            <w:r w:rsidRPr="00184A3A">
              <w:t>Read-only text</w:t>
            </w:r>
          </w:p>
        </w:tc>
        <w:tc>
          <w:tcPr>
            <w:tcW w:w="1170" w:type="dxa"/>
          </w:tcPr>
          <w:p w14:paraId="53558C7D" w14:textId="77777777" w:rsidR="00784231" w:rsidRPr="00184A3A" w:rsidRDefault="00784231" w:rsidP="00784231">
            <w:pPr>
              <w:spacing w:after="0"/>
            </w:pPr>
            <w:r w:rsidRPr="00184A3A">
              <w:t>Prefilled</w:t>
            </w:r>
          </w:p>
        </w:tc>
        <w:tc>
          <w:tcPr>
            <w:tcW w:w="1237" w:type="dxa"/>
          </w:tcPr>
          <w:p w14:paraId="13FB8914" w14:textId="77777777" w:rsidR="00784231" w:rsidRPr="00184A3A" w:rsidRDefault="00784231" w:rsidP="00784231">
            <w:pPr>
              <w:spacing w:after="0"/>
            </w:pPr>
            <w:r w:rsidRPr="00184A3A">
              <w:t>-</w:t>
            </w:r>
          </w:p>
        </w:tc>
        <w:tc>
          <w:tcPr>
            <w:tcW w:w="1350" w:type="dxa"/>
          </w:tcPr>
          <w:p w14:paraId="33C68CCC" w14:textId="6D19B8C4" w:rsidR="00784231" w:rsidRPr="00184A3A" w:rsidRDefault="00784231" w:rsidP="00784231">
            <w:pPr>
              <w:spacing w:after="0"/>
            </w:pPr>
            <w:r w:rsidRPr="00184A3A">
              <w:t>A</w:t>
            </w:r>
            <w:r>
              <w:t>(</w:t>
            </w:r>
            <w:r w:rsidRPr="00184A3A">
              <w:t>1</w:t>
            </w:r>
            <w:r>
              <w:t>)</w:t>
            </w:r>
          </w:p>
        </w:tc>
        <w:tc>
          <w:tcPr>
            <w:tcW w:w="1260" w:type="dxa"/>
          </w:tcPr>
          <w:p w14:paraId="6314415A" w14:textId="77777777" w:rsidR="00784231" w:rsidRPr="00184A3A" w:rsidRDefault="00784231" w:rsidP="00784231">
            <w:pPr>
              <w:spacing w:after="0"/>
              <w:jc w:val="center"/>
            </w:pPr>
            <w:r w:rsidRPr="00184A3A">
              <w:t>-</w:t>
            </w:r>
          </w:p>
        </w:tc>
        <w:tc>
          <w:tcPr>
            <w:tcW w:w="2610" w:type="dxa"/>
          </w:tcPr>
          <w:p w14:paraId="1B1C1255" w14:textId="77777777" w:rsidR="00784231" w:rsidRPr="00184A3A" w:rsidRDefault="00784231" w:rsidP="00784231">
            <w:pPr>
              <w:pStyle w:val="ac"/>
              <w:numPr>
                <w:ilvl w:val="0"/>
                <w:numId w:val="3"/>
              </w:numPr>
              <w:spacing w:after="0"/>
              <w:ind w:left="319" w:hanging="270"/>
            </w:pPr>
            <w:r w:rsidRPr="00184A3A">
              <w:t>Y (enabled)</w:t>
            </w:r>
          </w:p>
          <w:p w14:paraId="1EF80B4A" w14:textId="77777777" w:rsidR="00784231" w:rsidRPr="00184A3A" w:rsidRDefault="00784231" w:rsidP="00784231">
            <w:pPr>
              <w:pStyle w:val="ac"/>
              <w:numPr>
                <w:ilvl w:val="0"/>
                <w:numId w:val="3"/>
              </w:numPr>
              <w:spacing w:after="0"/>
              <w:ind w:left="319" w:hanging="270"/>
            </w:pPr>
            <w:r w:rsidRPr="00184A3A">
              <w:t>N (disabled)</w:t>
            </w:r>
          </w:p>
        </w:tc>
      </w:tr>
    </w:tbl>
    <w:p w14:paraId="2B8D196E" w14:textId="77777777" w:rsidR="00784231" w:rsidRDefault="00784231" w:rsidP="00784231"/>
    <w:p w14:paraId="378BFF58" w14:textId="77777777" w:rsidR="00784231" w:rsidRDefault="00784231" w:rsidP="00784231"/>
    <w:p w14:paraId="10CFB727" w14:textId="2501C886" w:rsidR="00784231" w:rsidRDefault="00784231">
      <w:r>
        <w:br w:type="page"/>
      </w:r>
    </w:p>
    <w:p w14:paraId="507684E9" w14:textId="77777777" w:rsidR="00784231" w:rsidRDefault="00784231" w:rsidP="00784231"/>
    <w:p w14:paraId="256BC89D" w14:textId="77777777" w:rsidR="001B04A6" w:rsidRPr="00184A3A" w:rsidRDefault="001B04A6" w:rsidP="00784231">
      <w:pPr>
        <w:pStyle w:val="4"/>
        <w:spacing w:before="0"/>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0"/>
        <w:gridCol w:w="10"/>
        <w:gridCol w:w="1250"/>
        <w:gridCol w:w="3870"/>
        <w:gridCol w:w="3150"/>
      </w:tblGrid>
      <w:tr w:rsidR="001B04A6" w:rsidRPr="00184A3A" w14:paraId="6EE0747D" w14:textId="77777777" w:rsidTr="00B16020">
        <w:tc>
          <w:tcPr>
            <w:tcW w:w="2250" w:type="dxa"/>
            <w:shd w:val="clear" w:color="auto" w:fill="C6D9F1"/>
          </w:tcPr>
          <w:p w14:paraId="32FC0534" w14:textId="77777777" w:rsidR="001B04A6" w:rsidRPr="00184A3A" w:rsidRDefault="001B04A6" w:rsidP="008F284E">
            <w:pPr>
              <w:spacing w:after="0"/>
              <w:rPr>
                <w:b/>
              </w:rPr>
            </w:pPr>
            <w:r w:rsidRPr="00184A3A">
              <w:rPr>
                <w:b/>
              </w:rPr>
              <w:t>Screen Object</w:t>
            </w:r>
          </w:p>
        </w:tc>
        <w:tc>
          <w:tcPr>
            <w:tcW w:w="1260" w:type="dxa"/>
            <w:gridSpan w:val="2"/>
            <w:shd w:val="clear" w:color="auto" w:fill="C6D9F1"/>
          </w:tcPr>
          <w:p w14:paraId="09607163" w14:textId="77777777" w:rsidR="001B04A6" w:rsidRPr="00184A3A" w:rsidRDefault="001B04A6" w:rsidP="008F284E">
            <w:pPr>
              <w:spacing w:after="0"/>
              <w:rPr>
                <w:b/>
              </w:rPr>
            </w:pPr>
            <w:r w:rsidRPr="00184A3A">
              <w:rPr>
                <w:b/>
              </w:rPr>
              <w:t>Object Type</w:t>
            </w:r>
          </w:p>
        </w:tc>
        <w:tc>
          <w:tcPr>
            <w:tcW w:w="3870" w:type="dxa"/>
            <w:shd w:val="clear" w:color="auto" w:fill="C6D9F1"/>
          </w:tcPr>
          <w:p w14:paraId="53EAA01B" w14:textId="77777777" w:rsidR="001B04A6" w:rsidRPr="00184A3A" w:rsidRDefault="001B04A6" w:rsidP="008F284E">
            <w:pPr>
              <w:spacing w:after="0"/>
              <w:rPr>
                <w:b/>
              </w:rPr>
            </w:pPr>
            <w:r w:rsidRPr="00184A3A">
              <w:rPr>
                <w:b/>
              </w:rPr>
              <w:t>Action / Event / Response</w:t>
            </w:r>
          </w:p>
        </w:tc>
        <w:tc>
          <w:tcPr>
            <w:tcW w:w="3150" w:type="dxa"/>
            <w:shd w:val="clear" w:color="auto" w:fill="C6D9F1"/>
          </w:tcPr>
          <w:p w14:paraId="6B0D0E0A" w14:textId="77777777" w:rsidR="001B04A6" w:rsidRPr="00184A3A" w:rsidRDefault="001B04A6" w:rsidP="008F284E">
            <w:pPr>
              <w:spacing w:after="0"/>
              <w:rPr>
                <w:b/>
              </w:rPr>
            </w:pPr>
            <w:r w:rsidRPr="00184A3A">
              <w:rPr>
                <w:b/>
              </w:rPr>
              <w:t>Remarks</w:t>
            </w:r>
          </w:p>
        </w:tc>
      </w:tr>
      <w:tr w:rsidR="001B04A6" w:rsidRPr="00184A3A" w14:paraId="28072916" w14:textId="77777777" w:rsidTr="00B16020">
        <w:tc>
          <w:tcPr>
            <w:tcW w:w="2260" w:type="dxa"/>
            <w:gridSpan w:val="2"/>
          </w:tcPr>
          <w:p w14:paraId="5A95B65F" w14:textId="77777777" w:rsidR="001B04A6" w:rsidRPr="00184A3A" w:rsidRDefault="001B04A6" w:rsidP="008F284E">
            <w:pPr>
              <w:spacing w:after="0"/>
            </w:pPr>
            <w:r w:rsidRPr="00184A3A">
              <w:t>Operation -</w:t>
            </w:r>
            <w:r w:rsidRPr="00184A3A">
              <w:rPr>
                <w:b/>
              </w:rPr>
              <w:t>Edit</w:t>
            </w:r>
          </w:p>
        </w:tc>
        <w:tc>
          <w:tcPr>
            <w:tcW w:w="1250" w:type="dxa"/>
          </w:tcPr>
          <w:p w14:paraId="3C824ECD" w14:textId="77777777" w:rsidR="001B04A6" w:rsidRPr="00184A3A" w:rsidRDefault="001B04A6" w:rsidP="008F284E">
            <w:pPr>
              <w:spacing w:after="0"/>
            </w:pPr>
            <w:r w:rsidRPr="00184A3A">
              <w:t>Button</w:t>
            </w:r>
          </w:p>
        </w:tc>
        <w:tc>
          <w:tcPr>
            <w:tcW w:w="3870" w:type="dxa"/>
          </w:tcPr>
          <w:p w14:paraId="6E15E4B6" w14:textId="7C19D9F0" w:rsidR="001B04A6" w:rsidRPr="00184A3A" w:rsidRDefault="008F284E" w:rsidP="008F284E">
            <w:pPr>
              <w:spacing w:after="0"/>
            </w:pPr>
            <w:r>
              <w:t>Popup dialog to display</w:t>
            </w:r>
            <w:r w:rsidR="001B04A6" w:rsidRPr="00184A3A">
              <w:t xml:space="preserve"> corresponding </w:t>
            </w:r>
            <w:r w:rsidR="00C74C07" w:rsidRPr="00184A3A">
              <w:t>scheduler job</w:t>
            </w:r>
            <w:r w:rsidR="001B04A6" w:rsidRPr="00184A3A">
              <w:t xml:space="preserve"> record</w:t>
            </w:r>
            <w:r>
              <w:t xml:space="preserve"> for editing.</w:t>
            </w:r>
          </w:p>
        </w:tc>
        <w:tc>
          <w:tcPr>
            <w:tcW w:w="3150" w:type="dxa"/>
          </w:tcPr>
          <w:p w14:paraId="58F41CF1" w14:textId="76EEE316" w:rsidR="001B04A6" w:rsidRPr="00184A3A" w:rsidRDefault="001B04A6" w:rsidP="008F284E">
            <w:pPr>
              <w:spacing w:after="0"/>
            </w:pPr>
            <w:r w:rsidRPr="00184A3A">
              <w:t>N/A</w:t>
            </w:r>
            <w:r w:rsidR="001E304B">
              <w:t xml:space="preserve"> </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E51271">
      <w:pPr>
        <w:pStyle w:val="4"/>
      </w:pPr>
      <w:r w:rsidRPr="00184A3A">
        <w:t>User/Security Group</w:t>
      </w:r>
    </w:p>
    <w:p w14:paraId="2F4ADE2F" w14:textId="77777777" w:rsidR="001B04A6" w:rsidRPr="00184A3A" w:rsidRDefault="001B04A6" w:rsidP="00B16020">
      <w:pPr>
        <w:rPr>
          <w:rFonts w:eastAsia="SimSun"/>
        </w:rPr>
      </w:pPr>
      <w:r w:rsidRPr="00184A3A">
        <w:rPr>
          <w:rFonts w:eastAsia="SimSun"/>
        </w:rPr>
        <w:t>This function can be accessed by the following user(s):</w:t>
      </w:r>
    </w:p>
    <w:p w14:paraId="663A87D7" w14:textId="6F876A59" w:rsidR="001B04A6" w:rsidRDefault="001B04A6" w:rsidP="001B04A6">
      <w:pPr>
        <w:pStyle w:val="ac"/>
        <w:numPr>
          <w:ilvl w:val="0"/>
          <w:numId w:val="3"/>
        </w:numPr>
        <w:rPr>
          <w:rFonts w:eastAsia="SimSun"/>
        </w:rPr>
      </w:pPr>
      <w:r w:rsidRPr="00184A3A">
        <w:rPr>
          <w:rFonts w:eastAsia="SimSun"/>
        </w:rPr>
        <w:t>System Admin</w:t>
      </w:r>
      <w:r w:rsidR="00B16020">
        <w:rPr>
          <w:rFonts w:eastAsia="SimSun"/>
        </w:rPr>
        <w:t xml:space="preserve">istrator </w:t>
      </w:r>
    </w:p>
    <w:p w14:paraId="4C572A93" w14:textId="4709294F" w:rsidR="00E7562D" w:rsidRPr="00184A3A" w:rsidRDefault="00E7562D" w:rsidP="001B04A6">
      <w:pPr>
        <w:pStyle w:val="ac"/>
        <w:numPr>
          <w:ilvl w:val="0"/>
          <w:numId w:val="3"/>
        </w:numPr>
        <w:rPr>
          <w:rFonts w:eastAsia="SimSun"/>
        </w:rPr>
      </w:pPr>
      <w:r>
        <w:rPr>
          <w:rFonts w:eastAsia="SimSun"/>
        </w:rPr>
        <w:t xml:space="preserve">System Operator </w:t>
      </w:r>
    </w:p>
    <w:p w14:paraId="6E7A29FB" w14:textId="77777777" w:rsidR="001B04A6" w:rsidRPr="00184A3A" w:rsidRDefault="001B04A6" w:rsidP="00E51271">
      <w:pPr>
        <w:pStyle w:val="4"/>
      </w:pPr>
      <w:r w:rsidRPr="00184A3A">
        <w:t>Data Fields &amp; Presentation Logic</w:t>
      </w:r>
    </w:p>
    <w:p w14:paraId="5FA96B15" w14:textId="77777777" w:rsidR="001B04A6" w:rsidRPr="00184A3A" w:rsidRDefault="001B04A6" w:rsidP="00B16020">
      <w:pPr>
        <w:rPr>
          <w:lang w:eastAsia="zh-CN"/>
        </w:rPr>
      </w:pPr>
      <w:r w:rsidRPr="00184A3A">
        <w:rPr>
          <w:lang w:eastAsia="zh-CN"/>
        </w:rPr>
        <w:t>N/A</w:t>
      </w:r>
    </w:p>
    <w:p w14:paraId="017DE9DC" w14:textId="77777777" w:rsidR="001B04A6" w:rsidRPr="00184A3A" w:rsidRDefault="001B04A6" w:rsidP="00E51271">
      <w:pPr>
        <w:pStyle w:val="4"/>
      </w:pPr>
      <w:r w:rsidRPr="00184A3A">
        <w:t>Assumptions/Constraints</w:t>
      </w:r>
    </w:p>
    <w:p w14:paraId="56815F9B" w14:textId="77777777" w:rsidR="001B04A6" w:rsidRPr="00184A3A" w:rsidRDefault="001B04A6" w:rsidP="00B16020">
      <w:pPr>
        <w:rPr>
          <w:lang w:eastAsia="zh-CN"/>
        </w:rPr>
      </w:pPr>
      <w:r w:rsidRPr="00184A3A">
        <w:rPr>
          <w:lang w:eastAsia="zh-CN"/>
        </w:rPr>
        <w:t>N/A</w:t>
      </w:r>
    </w:p>
    <w:p w14:paraId="3C3DB07A" w14:textId="77777777" w:rsidR="001B04A6" w:rsidRPr="00184A3A" w:rsidRDefault="001B04A6" w:rsidP="00E51271">
      <w:pPr>
        <w:pStyle w:val="4"/>
      </w:pPr>
      <w:r w:rsidRPr="00184A3A">
        <w:t xml:space="preserve">Error &amp; Exception List </w:t>
      </w:r>
    </w:p>
    <w:p w14:paraId="233C2920" w14:textId="41245446" w:rsidR="0036047D" w:rsidRPr="00184A3A" w:rsidRDefault="00AB222D" w:rsidP="00B16020">
      <w:pPr>
        <w:rPr>
          <w:lang w:eastAsia="zh-CN"/>
        </w:rPr>
      </w:pPr>
      <w:r w:rsidRPr="00184A3A">
        <w:rPr>
          <w:lang w:eastAsia="zh-CN"/>
        </w:rPr>
        <w:t>N/A</w:t>
      </w:r>
    </w:p>
    <w:p w14:paraId="04B7803E" w14:textId="77777777" w:rsidR="00AB222D" w:rsidRPr="00184A3A" w:rsidRDefault="00AB222D"/>
    <w:p w14:paraId="60C062F5" w14:textId="77777777" w:rsidR="00B16020" w:rsidRDefault="00B16020">
      <w:pPr>
        <w:rPr>
          <w:rFonts w:eastAsiaTheme="majorEastAsia" w:cstheme="majorBidi"/>
          <w:b/>
          <w:bCs/>
          <w:color w:val="4F81BD" w:themeColor="accent1"/>
          <w:lang w:eastAsia="zh-CN"/>
        </w:rPr>
      </w:pPr>
      <w:r>
        <w:br w:type="page"/>
      </w:r>
    </w:p>
    <w:p w14:paraId="65EE4C96" w14:textId="234D3871" w:rsidR="001C4B36" w:rsidRPr="00184A3A" w:rsidRDefault="001C4B36" w:rsidP="001C4B36">
      <w:pPr>
        <w:pStyle w:val="2"/>
      </w:pPr>
      <w:bookmarkStart w:id="32" w:name="_Toc472133125"/>
      <w:r w:rsidRPr="00184A3A">
        <w:lastRenderedPageBreak/>
        <w:t>Branch Scheme Maintenance</w:t>
      </w:r>
      <w:bookmarkEnd w:id="32"/>
    </w:p>
    <w:p w14:paraId="60F79007" w14:textId="77777777" w:rsidR="00712376" w:rsidRPr="00184A3A" w:rsidRDefault="00712376" w:rsidP="00900E50">
      <w:pPr>
        <w:pStyle w:val="3"/>
      </w:pPr>
      <w:r w:rsidRPr="00184A3A">
        <w:t>Description</w:t>
      </w:r>
    </w:p>
    <w:p w14:paraId="145D3E67" w14:textId="79B0B433" w:rsidR="00712376" w:rsidRPr="00184A3A" w:rsidRDefault="00712376" w:rsidP="00936C16">
      <w:pPr>
        <w:jc w:val="both"/>
        <w:rPr>
          <w:lang w:eastAsia="zh-CN"/>
        </w:rPr>
      </w:pPr>
      <w:r w:rsidRPr="00184A3A">
        <w:rPr>
          <w:lang w:eastAsia="zh-CN"/>
        </w:rPr>
        <w:t xml:space="preserve">The “Branch Scheme Maintenance” function allows </w:t>
      </w:r>
      <w:r w:rsidR="008F284E">
        <w:rPr>
          <w:lang w:eastAsia="zh-CN"/>
        </w:rPr>
        <w:t xml:space="preserve">the maintenance of </w:t>
      </w:r>
      <w:r w:rsidRPr="00184A3A">
        <w:rPr>
          <w:lang w:eastAsia="zh-CN"/>
        </w:rPr>
        <w:t>POS client data processing logic data</w:t>
      </w:r>
      <w:r w:rsidR="00936C16">
        <w:rPr>
          <w:lang w:eastAsia="zh-CN"/>
        </w:rPr>
        <w:t xml:space="preserve"> by the System Administrator</w:t>
      </w:r>
      <w:r w:rsidRPr="00184A3A">
        <w:rPr>
          <w:lang w:eastAsia="zh-CN"/>
        </w:rPr>
        <w:t>. The data is inpu</w:t>
      </w:r>
      <w:r w:rsidR="008F284E">
        <w:rPr>
          <w:lang w:eastAsia="zh-CN"/>
        </w:rPr>
        <w:t>t</w:t>
      </w:r>
      <w:r w:rsidRPr="00184A3A">
        <w:rPr>
          <w:lang w:eastAsia="zh-CN"/>
        </w:rPr>
        <w:t>t</w:t>
      </w:r>
      <w:r w:rsidR="008F284E">
        <w:rPr>
          <w:lang w:eastAsia="zh-CN"/>
        </w:rPr>
        <w:t>ed</w:t>
      </w:r>
      <w:r w:rsidRPr="00184A3A">
        <w:rPr>
          <w:lang w:eastAsia="zh-CN"/>
        </w:rPr>
        <w:t>/configured by service bus administr</w:t>
      </w:r>
      <w:r w:rsidR="006F3BCF" w:rsidRPr="00184A3A">
        <w:rPr>
          <w:lang w:eastAsia="zh-CN"/>
        </w:rPr>
        <w:t>ator according to the poll branch</w:t>
      </w:r>
      <w:r w:rsidR="008F284E">
        <w:rPr>
          <w:lang w:eastAsia="zh-CN"/>
        </w:rPr>
        <w:t>’s</w:t>
      </w:r>
      <w:r w:rsidRPr="00184A3A">
        <w:rPr>
          <w:lang w:eastAsia="zh-CN"/>
        </w:rPr>
        <w:t xml:space="preserve"> scheme data in </w:t>
      </w:r>
      <w:r w:rsidR="00EB360F">
        <w:rPr>
          <w:lang w:eastAsia="zh-CN"/>
        </w:rPr>
        <w:t xml:space="preserve">the </w:t>
      </w:r>
      <w:r w:rsidR="00C258A3">
        <w:rPr>
          <w:lang w:eastAsia="zh-CN"/>
        </w:rPr>
        <w:t xml:space="preserve">current polling server. </w:t>
      </w:r>
      <w:r w:rsidR="00EB360F">
        <w:rPr>
          <w:lang w:eastAsia="zh-CN"/>
        </w:rPr>
        <w:t xml:space="preserve">Actors such as Service Bus, System Service and Administrator will base on the branch scheme </w:t>
      </w:r>
      <w:r w:rsidR="00936C16">
        <w:rPr>
          <w:lang w:eastAsia="zh-CN"/>
        </w:rPr>
        <w:t xml:space="preserve">data </w:t>
      </w:r>
      <w:r w:rsidR="00EB360F">
        <w:rPr>
          <w:lang w:eastAsia="zh-CN"/>
        </w:rPr>
        <w:t xml:space="preserve">defined in this </w:t>
      </w:r>
      <w:r w:rsidR="00936C16">
        <w:rPr>
          <w:lang w:eastAsia="zh-CN"/>
        </w:rPr>
        <w:t>maintenance program</w:t>
      </w:r>
      <w:r w:rsidR="00EB360F">
        <w:rPr>
          <w:lang w:eastAsia="zh-CN"/>
        </w:rPr>
        <w:t xml:space="preserve"> to execute data processing </w:t>
      </w:r>
      <w:r w:rsidR="00936C16">
        <w:rPr>
          <w:lang w:eastAsia="zh-CN"/>
        </w:rPr>
        <w:t xml:space="preserve">on each branch. </w:t>
      </w:r>
    </w:p>
    <w:p w14:paraId="6FAC241B" w14:textId="7C5C7449" w:rsidR="00712376" w:rsidRPr="00184A3A" w:rsidRDefault="00712376" w:rsidP="008F284E">
      <w:pPr>
        <w:rPr>
          <w:lang w:eastAsia="zh-CN"/>
        </w:rPr>
      </w:pPr>
      <w:r w:rsidRPr="00184A3A">
        <w:rPr>
          <w:lang w:eastAsia="zh-CN"/>
        </w:rPr>
        <w:t>Use Case functions</w:t>
      </w:r>
    </w:p>
    <w:p w14:paraId="03D16423" w14:textId="77777777" w:rsidR="00C258A3" w:rsidRPr="00C258A3" w:rsidRDefault="00C258A3" w:rsidP="00C258A3">
      <w:pPr>
        <w:spacing w:after="0"/>
        <w:rPr>
          <w:lang w:eastAsia="zh-CN"/>
        </w:rPr>
      </w:pPr>
      <w:r w:rsidRPr="00C258A3">
        <w:rPr>
          <w:lang w:eastAsia="zh-CN"/>
        </w:rPr>
        <w:t># Maintain Branch Scheme (List)</w:t>
      </w:r>
    </w:p>
    <w:p w14:paraId="12FB34A9" w14:textId="77777777" w:rsidR="00C258A3" w:rsidRPr="00C258A3" w:rsidRDefault="00C258A3" w:rsidP="00C258A3">
      <w:pPr>
        <w:spacing w:after="0"/>
        <w:rPr>
          <w:lang w:eastAsia="zh-CN"/>
        </w:rPr>
      </w:pPr>
      <w:r w:rsidRPr="00C258A3">
        <w:rPr>
          <w:lang w:eastAsia="zh-CN"/>
        </w:rPr>
        <w:t># Maintain Branch Scheme (Create/Edit/Delete)</w:t>
      </w:r>
    </w:p>
    <w:p w14:paraId="4A1FF5BC" w14:textId="77777777" w:rsidR="00C258A3" w:rsidRPr="00C258A3" w:rsidRDefault="00C258A3" w:rsidP="00C258A3">
      <w:pPr>
        <w:spacing w:after="0"/>
        <w:rPr>
          <w:lang w:eastAsia="zh-CN"/>
        </w:rPr>
      </w:pPr>
      <w:r w:rsidRPr="00C258A3">
        <w:rPr>
          <w:lang w:eastAsia="zh-CN"/>
        </w:rPr>
        <w:t># Maintain Scheme Info (List)</w:t>
      </w:r>
    </w:p>
    <w:p w14:paraId="47230BEE" w14:textId="77777777" w:rsidR="00C258A3" w:rsidRPr="00C258A3" w:rsidRDefault="00C258A3" w:rsidP="00C258A3">
      <w:pPr>
        <w:spacing w:after="0"/>
        <w:rPr>
          <w:lang w:eastAsia="zh-CN"/>
        </w:rPr>
      </w:pPr>
      <w:r w:rsidRPr="00C258A3">
        <w:rPr>
          <w:lang w:eastAsia="zh-CN"/>
        </w:rPr>
        <w:t># Maintain Scheme Info (Create/Edit/Delete)</w:t>
      </w:r>
    </w:p>
    <w:p w14:paraId="268D931D" w14:textId="77777777" w:rsidR="00C258A3" w:rsidRDefault="00C258A3" w:rsidP="00C258A3">
      <w:pPr>
        <w:spacing w:after="0"/>
        <w:rPr>
          <w:lang w:eastAsia="zh-CN"/>
        </w:rPr>
      </w:pPr>
      <w:r w:rsidRPr="00C258A3">
        <w:rPr>
          <w:lang w:eastAsia="zh-CN"/>
        </w:rPr>
        <w:t># Maintain Table Column (List)</w:t>
      </w:r>
    </w:p>
    <w:p w14:paraId="4EB44F92" w14:textId="765D7E96" w:rsidR="00C258A3" w:rsidRDefault="00C258A3" w:rsidP="00C258A3">
      <w:pPr>
        <w:spacing w:after="0"/>
        <w:rPr>
          <w:lang w:eastAsia="zh-CN"/>
        </w:rPr>
      </w:pPr>
      <w:r>
        <w:rPr>
          <w:lang w:eastAsia="zh-CN"/>
        </w:rPr>
        <w:t>#Maintain Table Column (Create/Edit/Delete)</w:t>
      </w:r>
    </w:p>
    <w:p w14:paraId="34A590E4" w14:textId="77777777" w:rsidR="00C258A3" w:rsidRPr="00C258A3" w:rsidRDefault="00C258A3" w:rsidP="00C258A3">
      <w:pPr>
        <w:rPr>
          <w:lang w:eastAsia="zh-CN"/>
        </w:rPr>
      </w:pPr>
    </w:p>
    <w:p w14:paraId="2FB34858" w14:textId="1051FEB8" w:rsidR="00712376" w:rsidRPr="00184A3A" w:rsidRDefault="00712376" w:rsidP="00C258A3">
      <w:pPr>
        <w:pStyle w:val="3"/>
      </w:pPr>
      <w:r w:rsidRPr="00184A3A">
        <w:t>Input</w:t>
      </w:r>
    </w:p>
    <w:p w14:paraId="0BEB2838" w14:textId="77777777" w:rsidR="00712376" w:rsidRPr="00184A3A" w:rsidRDefault="00712376" w:rsidP="00936C16">
      <w:pPr>
        <w:rPr>
          <w:lang w:eastAsia="zh-CN"/>
        </w:rPr>
      </w:pPr>
      <w:r w:rsidRPr="00184A3A">
        <w:rPr>
          <w:lang w:eastAsia="zh-CN"/>
        </w:rPr>
        <w:t>N/A</w:t>
      </w:r>
    </w:p>
    <w:p w14:paraId="5772B46C" w14:textId="77777777" w:rsidR="00712376" w:rsidRPr="00184A3A" w:rsidRDefault="00712376" w:rsidP="00900E50">
      <w:pPr>
        <w:pStyle w:val="3"/>
      </w:pPr>
      <w:r w:rsidRPr="00184A3A">
        <w:t>Output</w:t>
      </w:r>
    </w:p>
    <w:p w14:paraId="66808965" w14:textId="77777777" w:rsidR="00712376" w:rsidRDefault="00712376" w:rsidP="00936C16">
      <w:pPr>
        <w:rPr>
          <w:lang w:eastAsia="zh-CN"/>
        </w:rPr>
      </w:pPr>
      <w:r w:rsidRPr="00184A3A">
        <w:rPr>
          <w:lang w:eastAsia="zh-CN"/>
        </w:rPr>
        <w:t>N/A</w:t>
      </w:r>
    </w:p>
    <w:p w14:paraId="0AFDFD45" w14:textId="77777777" w:rsidR="00C258A3" w:rsidRPr="00184A3A" w:rsidRDefault="00C258A3" w:rsidP="00936C16">
      <w:pPr>
        <w:rPr>
          <w:lang w:eastAsia="zh-CN"/>
        </w:rPr>
      </w:pPr>
    </w:p>
    <w:p w14:paraId="6C23D2B0" w14:textId="1CE2510B" w:rsidR="00712376" w:rsidRPr="00184A3A" w:rsidRDefault="0064451A" w:rsidP="00900E50">
      <w:pPr>
        <w:pStyle w:val="3"/>
      </w:pPr>
      <w:r w:rsidRPr="00184A3A">
        <w:t>Maintain</w:t>
      </w:r>
      <w:r w:rsidR="00712376" w:rsidRPr="00184A3A">
        <w:t xml:space="preserve"> Branch </w:t>
      </w:r>
      <w:r w:rsidRPr="00184A3A">
        <w:t>Scheme</w:t>
      </w:r>
      <w:r w:rsidR="00712376" w:rsidRPr="00184A3A">
        <w:t xml:space="preserve"> </w:t>
      </w:r>
      <w:r w:rsidRPr="00184A3A">
        <w:t>(</w:t>
      </w:r>
      <w:r w:rsidR="00712376" w:rsidRPr="00184A3A">
        <w:t>List</w:t>
      </w:r>
      <w:r w:rsidRPr="00184A3A">
        <w:t>)</w:t>
      </w:r>
    </w:p>
    <w:p w14:paraId="35569277" w14:textId="77777777" w:rsidR="00712376" w:rsidRPr="00184A3A" w:rsidRDefault="00712376" w:rsidP="00E51271">
      <w:pPr>
        <w:pStyle w:val="4"/>
      </w:pPr>
      <w:r w:rsidRPr="00184A3A">
        <w:t>Process/Work Flow</w:t>
      </w:r>
    </w:p>
    <w:p w14:paraId="6CFD9A91" w14:textId="7D8091AE" w:rsidR="008F5A9F" w:rsidRPr="00184A3A" w:rsidRDefault="008F5A9F" w:rsidP="00936C16">
      <w:pPr>
        <w:rPr>
          <w:lang w:eastAsia="zh-CN"/>
        </w:rPr>
      </w:pPr>
      <w:r w:rsidRPr="00184A3A">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936C16">
      <w:pPr>
        <w:rPr>
          <w:b/>
          <w:u w:val="single"/>
          <w:lang w:eastAsia="zh-CN"/>
        </w:rPr>
      </w:pPr>
      <w:r w:rsidRPr="00184A3A">
        <w:rPr>
          <w:b/>
          <w:u w:val="single"/>
          <w:lang w:eastAsia="zh-CN"/>
        </w:rPr>
        <w:t>Business Logic</w:t>
      </w:r>
    </w:p>
    <w:p w14:paraId="51CACA66" w14:textId="3D175738" w:rsidR="008F5A9F" w:rsidRPr="00184A3A" w:rsidRDefault="008F5A9F" w:rsidP="00936C16">
      <w:pPr>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6AE7B7C4" w:rsidR="008F5A9F" w:rsidRPr="00936C16" w:rsidRDefault="008F5A9F" w:rsidP="0005458D">
      <w:pPr>
        <w:pStyle w:val="ac"/>
        <w:numPr>
          <w:ilvl w:val="0"/>
          <w:numId w:val="31"/>
        </w:numPr>
        <w:ind w:left="810"/>
        <w:rPr>
          <w:lang w:eastAsia="zh-CN"/>
        </w:rPr>
      </w:pPr>
      <w:r w:rsidRPr="00936C16">
        <w:rPr>
          <w:lang w:eastAsia="zh-CN"/>
        </w:rPr>
        <w:t>By default, when the page is accessed, there</w:t>
      </w:r>
      <w:r w:rsidR="00936C16">
        <w:rPr>
          <w:lang w:eastAsia="zh-CN"/>
        </w:rPr>
        <w:t xml:space="preserve"> i</w:t>
      </w:r>
      <w:r w:rsidRPr="00936C16">
        <w:rPr>
          <w:lang w:eastAsia="zh-CN"/>
        </w:rPr>
        <w:t>s no search</w:t>
      </w:r>
      <w:r w:rsidR="00936C16">
        <w:rPr>
          <w:lang w:eastAsia="zh-CN"/>
        </w:rPr>
        <w:t>ing</w:t>
      </w:r>
      <w:r w:rsidRPr="00936C16">
        <w:rPr>
          <w:lang w:eastAsia="zh-CN"/>
        </w:rPr>
        <w:t xml:space="preserve"> criteria provided and all branch </w:t>
      </w:r>
      <w:r w:rsidR="00936C16">
        <w:rPr>
          <w:lang w:eastAsia="zh-CN"/>
        </w:rPr>
        <w:t>scheme records</w:t>
      </w:r>
      <w:r w:rsidRPr="00936C16">
        <w:rPr>
          <w:lang w:eastAsia="zh-CN"/>
        </w:rPr>
        <w:t xml:space="preserve"> will be displayed on the page with pagination</w:t>
      </w:r>
      <w:r w:rsidR="00936C16" w:rsidRPr="00936C16">
        <w:rPr>
          <w:lang w:eastAsia="zh-CN"/>
        </w:rPr>
        <w:t>.</w:t>
      </w:r>
    </w:p>
    <w:p w14:paraId="14F42589" w14:textId="1279A387" w:rsidR="00E34B32" w:rsidRDefault="00E34B32" w:rsidP="0005458D">
      <w:pPr>
        <w:widowControl w:val="0"/>
        <w:numPr>
          <w:ilvl w:val="0"/>
          <w:numId w:val="31"/>
        </w:numPr>
        <w:adjustRightInd w:val="0"/>
        <w:spacing w:line="360" w:lineRule="atLeast"/>
        <w:ind w:left="810"/>
        <w:textAlignment w:val="baseline"/>
        <w:rPr>
          <w:lang w:eastAsia="zh-CN"/>
        </w:rPr>
      </w:pPr>
      <w:r>
        <w:rPr>
          <w:lang w:eastAsia="zh-CN"/>
        </w:rPr>
        <w:t xml:space="preserve">User is allowed to input search </w:t>
      </w:r>
      <w:r w:rsidR="00586276">
        <w:rPr>
          <w:lang w:eastAsia="zh-CN"/>
        </w:rPr>
        <w:t>criteria to filter and display the result.</w:t>
      </w:r>
    </w:p>
    <w:p w14:paraId="4840E62E" w14:textId="77777777"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E51271">
      <w:pPr>
        <w:pStyle w:val="4"/>
      </w:pPr>
      <w:r w:rsidRPr="00184A3A">
        <w:t>Screen</w:t>
      </w:r>
    </w:p>
    <w:p w14:paraId="4A5399BE" w14:textId="56E0905A" w:rsidR="003C7A86" w:rsidRDefault="003C7A86" w:rsidP="004421AB">
      <w:pPr>
        <w:rPr>
          <w:b/>
          <w:u w:val="single"/>
        </w:rPr>
      </w:pPr>
      <w:r w:rsidRPr="00184A3A">
        <w:rPr>
          <w:b/>
          <w:u w:val="single"/>
        </w:rPr>
        <w:t>Maintain Branch Scheme (List)</w:t>
      </w:r>
    </w:p>
    <w:p w14:paraId="463F8798" w14:textId="6C96C399" w:rsidR="004421AB" w:rsidRDefault="00D323B0" w:rsidP="004421AB">
      <w:pPr>
        <w:ind w:left="270"/>
        <w:jc w:val="center"/>
        <w:rPr>
          <w:b/>
          <w:u w:val="single"/>
        </w:rPr>
      </w:pPr>
      <w:r w:rsidRPr="00D323B0">
        <w:rPr>
          <w:noProof/>
        </w:rPr>
        <w:drawing>
          <wp:inline distT="0" distB="0" distL="0" distR="0" wp14:anchorId="6EDAC4B5" wp14:editId="59B944F8">
            <wp:extent cx="602932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1628775"/>
                    </a:xfrm>
                    <a:prstGeom prst="rect">
                      <a:avLst/>
                    </a:prstGeom>
                  </pic:spPr>
                </pic:pic>
              </a:graphicData>
            </a:graphic>
          </wp:inline>
        </w:drawing>
      </w:r>
    </w:p>
    <w:p w14:paraId="5B94064B" w14:textId="77777777" w:rsidR="004421AB" w:rsidRDefault="004421AB" w:rsidP="004421AB"/>
    <w:p w14:paraId="15CC29B1" w14:textId="77777777" w:rsidR="00712376" w:rsidRPr="00184A3A" w:rsidRDefault="00712376" w:rsidP="00E51271">
      <w:pPr>
        <w:pStyle w:val="4"/>
      </w:pPr>
      <w:r w:rsidRPr="00184A3A">
        <w:t>Data Fields &amp; Presentation Logic</w:t>
      </w:r>
    </w:p>
    <w:p w14:paraId="271D2837" w14:textId="77777777" w:rsidR="005D4776" w:rsidRPr="00184A3A" w:rsidRDefault="005D4776" w:rsidP="0005458D">
      <w:pPr>
        <w:pStyle w:val="ac"/>
        <w:numPr>
          <w:ilvl w:val="0"/>
          <w:numId w:val="18"/>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ac"/>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486C693B" w14:textId="77777777" w:rsidR="004421AB" w:rsidRDefault="004421AB">
      <w:pPr>
        <w:rPr>
          <w:lang w:eastAsia="zh-CN"/>
        </w:rPr>
      </w:pPr>
      <w:r>
        <w:rPr>
          <w:lang w:eastAsia="zh-CN"/>
        </w:rPr>
        <w:br w:type="page"/>
      </w:r>
    </w:p>
    <w:p w14:paraId="7911D1A0" w14:textId="692841AD" w:rsidR="005D4776" w:rsidRPr="00184A3A" w:rsidRDefault="005D4776" w:rsidP="0005458D">
      <w:pPr>
        <w:pStyle w:val="ac"/>
        <w:numPr>
          <w:ilvl w:val="0"/>
          <w:numId w:val="18"/>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70"/>
        <w:gridCol w:w="1440"/>
        <w:gridCol w:w="2363"/>
      </w:tblGrid>
      <w:tr w:rsidR="005D4776" w:rsidRPr="00184A3A" w14:paraId="3BFDE522" w14:textId="77777777" w:rsidTr="004421AB">
        <w:trPr>
          <w:trHeight w:val="539"/>
        </w:trPr>
        <w:tc>
          <w:tcPr>
            <w:tcW w:w="1553" w:type="dxa"/>
            <w:shd w:val="clear" w:color="auto" w:fill="C6D9F1"/>
            <w:vAlign w:val="center"/>
          </w:tcPr>
          <w:p w14:paraId="3BA3CF20" w14:textId="77777777" w:rsidR="005D4776" w:rsidRPr="00184A3A" w:rsidRDefault="005D4776" w:rsidP="004421AB">
            <w:pPr>
              <w:spacing w:after="0"/>
              <w:rPr>
                <w:b/>
              </w:rPr>
            </w:pPr>
            <w:r w:rsidRPr="00184A3A">
              <w:rPr>
                <w:b/>
              </w:rPr>
              <w:t>Field</w:t>
            </w:r>
          </w:p>
        </w:tc>
        <w:tc>
          <w:tcPr>
            <w:tcW w:w="1260" w:type="dxa"/>
            <w:shd w:val="clear" w:color="auto" w:fill="C6D9F1"/>
            <w:vAlign w:val="center"/>
          </w:tcPr>
          <w:p w14:paraId="164DDCF6" w14:textId="77777777" w:rsidR="005D4776" w:rsidRPr="00184A3A" w:rsidRDefault="005D4776" w:rsidP="004421AB">
            <w:pPr>
              <w:spacing w:after="0"/>
              <w:rPr>
                <w:b/>
              </w:rPr>
            </w:pPr>
            <w:r w:rsidRPr="00184A3A">
              <w:rPr>
                <w:b/>
              </w:rPr>
              <w:t>Object Type</w:t>
            </w:r>
          </w:p>
        </w:tc>
        <w:tc>
          <w:tcPr>
            <w:tcW w:w="1170" w:type="dxa"/>
            <w:shd w:val="clear" w:color="auto" w:fill="C6D9F1"/>
            <w:vAlign w:val="center"/>
          </w:tcPr>
          <w:p w14:paraId="44229725" w14:textId="77777777" w:rsidR="005D4776" w:rsidRPr="00184A3A" w:rsidRDefault="005D4776" w:rsidP="004421AB">
            <w:pPr>
              <w:spacing w:after="0"/>
              <w:rPr>
                <w:b/>
              </w:rPr>
            </w:pPr>
            <w:r w:rsidRPr="00184A3A">
              <w:rPr>
                <w:b/>
              </w:rPr>
              <w:t>Default Value</w:t>
            </w:r>
          </w:p>
        </w:tc>
        <w:tc>
          <w:tcPr>
            <w:tcW w:w="1237" w:type="dxa"/>
            <w:shd w:val="clear" w:color="auto" w:fill="C6D9F1"/>
            <w:vAlign w:val="center"/>
          </w:tcPr>
          <w:p w14:paraId="7E0D2EBE" w14:textId="77777777" w:rsidR="005D4776" w:rsidRPr="00184A3A" w:rsidRDefault="005D4776" w:rsidP="00D323B0">
            <w:pPr>
              <w:spacing w:after="0"/>
              <w:jc w:val="center"/>
              <w:rPr>
                <w:b/>
              </w:rPr>
            </w:pPr>
            <w:r w:rsidRPr="00184A3A">
              <w:rPr>
                <w:b/>
              </w:rPr>
              <w:t>Mandatory (M/O/C)</w:t>
            </w:r>
          </w:p>
        </w:tc>
        <w:tc>
          <w:tcPr>
            <w:tcW w:w="1170" w:type="dxa"/>
            <w:shd w:val="clear" w:color="auto" w:fill="C6D9F1"/>
            <w:vAlign w:val="center"/>
          </w:tcPr>
          <w:p w14:paraId="5AC73A17" w14:textId="77777777" w:rsidR="005D4776" w:rsidRPr="00184A3A" w:rsidRDefault="005D4776" w:rsidP="004421AB">
            <w:pPr>
              <w:spacing w:after="0"/>
              <w:rPr>
                <w:b/>
              </w:rPr>
            </w:pPr>
            <w:r w:rsidRPr="00184A3A">
              <w:rPr>
                <w:b/>
              </w:rPr>
              <w:t>Format</w:t>
            </w:r>
          </w:p>
        </w:tc>
        <w:tc>
          <w:tcPr>
            <w:tcW w:w="1440" w:type="dxa"/>
            <w:shd w:val="clear" w:color="auto" w:fill="C6D9F1"/>
            <w:vAlign w:val="center"/>
          </w:tcPr>
          <w:p w14:paraId="280C62FE" w14:textId="77777777" w:rsidR="005D4776" w:rsidRPr="00184A3A" w:rsidRDefault="005D4776" w:rsidP="004421AB">
            <w:pPr>
              <w:spacing w:after="0"/>
              <w:rPr>
                <w:b/>
              </w:rPr>
            </w:pPr>
            <w:r w:rsidRPr="00184A3A">
              <w:rPr>
                <w:b/>
              </w:rPr>
              <w:t>Action / Event / Response</w:t>
            </w:r>
          </w:p>
        </w:tc>
        <w:tc>
          <w:tcPr>
            <w:tcW w:w="2363" w:type="dxa"/>
            <w:shd w:val="clear" w:color="auto" w:fill="C6D9F1"/>
            <w:vAlign w:val="center"/>
          </w:tcPr>
          <w:p w14:paraId="7E3E6D8E" w14:textId="77777777" w:rsidR="005D4776" w:rsidRPr="00184A3A" w:rsidRDefault="005D4776" w:rsidP="004421AB">
            <w:pPr>
              <w:spacing w:after="0"/>
              <w:rPr>
                <w:b/>
              </w:rPr>
            </w:pPr>
            <w:r w:rsidRPr="00184A3A">
              <w:rPr>
                <w:b/>
              </w:rPr>
              <w:t>Description</w:t>
            </w:r>
          </w:p>
        </w:tc>
      </w:tr>
      <w:tr w:rsidR="00586276" w:rsidRPr="00184A3A" w14:paraId="0191BB04" w14:textId="77777777" w:rsidTr="0057159E">
        <w:tc>
          <w:tcPr>
            <w:tcW w:w="10193" w:type="dxa"/>
            <w:gridSpan w:val="7"/>
            <w:shd w:val="clear" w:color="auto" w:fill="D9D9D9" w:themeFill="background1" w:themeFillShade="D9"/>
            <w:vAlign w:val="center"/>
          </w:tcPr>
          <w:p w14:paraId="3A704EF4" w14:textId="2C2BAFFB" w:rsidR="00586276" w:rsidRPr="00184A3A" w:rsidRDefault="00586276" w:rsidP="00D323B0">
            <w:pPr>
              <w:spacing w:after="0"/>
              <w:jc w:val="center"/>
              <w:rPr>
                <w:b/>
              </w:rPr>
            </w:pPr>
            <w:r>
              <w:rPr>
                <w:b/>
              </w:rPr>
              <w:t>Search Criteria</w:t>
            </w:r>
          </w:p>
        </w:tc>
      </w:tr>
      <w:tr w:rsidR="00586276" w:rsidRPr="00184A3A" w14:paraId="0A404034" w14:textId="77777777" w:rsidTr="00D323B0">
        <w:tc>
          <w:tcPr>
            <w:tcW w:w="1553" w:type="dxa"/>
            <w:shd w:val="clear" w:color="auto" w:fill="FFFFFF" w:themeFill="background1"/>
          </w:tcPr>
          <w:p w14:paraId="5B3ECE2A" w14:textId="59378A30" w:rsidR="00586276" w:rsidRPr="00184A3A" w:rsidRDefault="00586276" w:rsidP="004421AB">
            <w:pPr>
              <w:spacing w:after="0"/>
              <w:rPr>
                <w:b/>
              </w:rPr>
            </w:pPr>
            <w:r>
              <w:rPr>
                <w:b/>
              </w:rPr>
              <w:t>Scheme Name</w:t>
            </w:r>
          </w:p>
        </w:tc>
        <w:tc>
          <w:tcPr>
            <w:tcW w:w="1260" w:type="dxa"/>
            <w:shd w:val="clear" w:color="auto" w:fill="FFFFFF" w:themeFill="background1"/>
          </w:tcPr>
          <w:p w14:paraId="13781480" w14:textId="08A49F73" w:rsidR="00586276" w:rsidRPr="0057159E" w:rsidRDefault="00586276" w:rsidP="004421AB">
            <w:pPr>
              <w:spacing w:after="0"/>
            </w:pPr>
            <w:r w:rsidRPr="0057159E">
              <w:t>Text box</w:t>
            </w:r>
          </w:p>
        </w:tc>
        <w:tc>
          <w:tcPr>
            <w:tcW w:w="1170" w:type="dxa"/>
            <w:shd w:val="clear" w:color="auto" w:fill="FFFFFF" w:themeFill="background1"/>
          </w:tcPr>
          <w:p w14:paraId="00B733EB" w14:textId="69533A67" w:rsidR="00586276" w:rsidRPr="0057159E" w:rsidRDefault="00586276" w:rsidP="004421AB">
            <w:pPr>
              <w:spacing w:after="0"/>
            </w:pPr>
            <w:r>
              <w:t>Blank</w:t>
            </w:r>
          </w:p>
        </w:tc>
        <w:tc>
          <w:tcPr>
            <w:tcW w:w="1237" w:type="dxa"/>
            <w:shd w:val="clear" w:color="auto" w:fill="FFFFFF" w:themeFill="background1"/>
          </w:tcPr>
          <w:p w14:paraId="0F4F6171" w14:textId="29A1FE31" w:rsidR="00586276" w:rsidRPr="0057159E" w:rsidRDefault="00586276" w:rsidP="00D323B0">
            <w:pPr>
              <w:spacing w:after="0"/>
              <w:jc w:val="center"/>
            </w:pPr>
            <w:r>
              <w:t>O</w:t>
            </w:r>
          </w:p>
        </w:tc>
        <w:tc>
          <w:tcPr>
            <w:tcW w:w="1170" w:type="dxa"/>
            <w:shd w:val="clear" w:color="auto" w:fill="FFFFFF" w:themeFill="background1"/>
          </w:tcPr>
          <w:p w14:paraId="7359DFD3" w14:textId="06AF50C0" w:rsidR="00586276" w:rsidRPr="0057159E" w:rsidRDefault="00586276" w:rsidP="004421AB">
            <w:pPr>
              <w:spacing w:after="0"/>
            </w:pPr>
            <w:r>
              <w:t>A(100)</w:t>
            </w:r>
          </w:p>
        </w:tc>
        <w:tc>
          <w:tcPr>
            <w:tcW w:w="1440" w:type="dxa"/>
            <w:shd w:val="clear" w:color="auto" w:fill="FFFFFF" w:themeFill="background1"/>
          </w:tcPr>
          <w:p w14:paraId="59EC9AB3" w14:textId="797E83CB" w:rsidR="00586276" w:rsidRPr="0057159E" w:rsidRDefault="007E421E" w:rsidP="004421AB">
            <w:pPr>
              <w:spacing w:after="0"/>
            </w:pPr>
            <w:r>
              <w:t>-</w:t>
            </w:r>
          </w:p>
        </w:tc>
        <w:tc>
          <w:tcPr>
            <w:tcW w:w="2363" w:type="dxa"/>
            <w:shd w:val="clear" w:color="auto" w:fill="FFFFFF" w:themeFill="background1"/>
          </w:tcPr>
          <w:p w14:paraId="64F79C9E" w14:textId="2F4EC48A" w:rsidR="00586276" w:rsidRPr="0057159E" w:rsidRDefault="00586276" w:rsidP="004421AB">
            <w:pPr>
              <w:spacing w:after="0"/>
            </w:pPr>
            <w:r>
              <w:t>Scheme name</w:t>
            </w:r>
          </w:p>
        </w:tc>
      </w:tr>
      <w:tr w:rsidR="007E421E" w:rsidRPr="00184A3A" w14:paraId="32077233" w14:textId="77777777" w:rsidTr="00D323B0">
        <w:tc>
          <w:tcPr>
            <w:tcW w:w="1553" w:type="dxa"/>
            <w:shd w:val="clear" w:color="auto" w:fill="FFFFFF" w:themeFill="background1"/>
          </w:tcPr>
          <w:p w14:paraId="276F4AC1" w14:textId="588FB7AF" w:rsidR="007E421E" w:rsidRDefault="007E421E" w:rsidP="004421AB">
            <w:pPr>
              <w:spacing w:after="0"/>
              <w:rPr>
                <w:b/>
              </w:rPr>
            </w:pPr>
            <w:r>
              <w:rPr>
                <w:b/>
              </w:rPr>
              <w:t>Direction</w:t>
            </w:r>
          </w:p>
        </w:tc>
        <w:tc>
          <w:tcPr>
            <w:tcW w:w="1260" w:type="dxa"/>
            <w:shd w:val="clear" w:color="auto" w:fill="FFFFFF" w:themeFill="background1"/>
          </w:tcPr>
          <w:p w14:paraId="73939D62" w14:textId="7735B7DC" w:rsidR="007E421E" w:rsidRPr="0057159E" w:rsidRDefault="007E421E" w:rsidP="004421AB">
            <w:pPr>
              <w:spacing w:after="0"/>
            </w:pPr>
            <w:r>
              <w:t>Dropdown box</w:t>
            </w:r>
          </w:p>
        </w:tc>
        <w:tc>
          <w:tcPr>
            <w:tcW w:w="1170" w:type="dxa"/>
            <w:shd w:val="clear" w:color="auto" w:fill="FFFFFF" w:themeFill="background1"/>
          </w:tcPr>
          <w:p w14:paraId="0109BF8D" w14:textId="0C69C211" w:rsidR="007E421E" w:rsidRPr="0057159E" w:rsidRDefault="007E421E" w:rsidP="004421AB">
            <w:pPr>
              <w:spacing w:after="0"/>
            </w:pPr>
            <w:r>
              <w:t>Blank</w:t>
            </w:r>
          </w:p>
        </w:tc>
        <w:tc>
          <w:tcPr>
            <w:tcW w:w="1237" w:type="dxa"/>
            <w:shd w:val="clear" w:color="auto" w:fill="FFFFFF" w:themeFill="background1"/>
          </w:tcPr>
          <w:p w14:paraId="6E063CF1" w14:textId="39E0B278" w:rsidR="007E421E" w:rsidRPr="0057159E" w:rsidRDefault="007E421E" w:rsidP="00D323B0">
            <w:pPr>
              <w:spacing w:after="0"/>
              <w:jc w:val="center"/>
            </w:pPr>
            <w:r>
              <w:t>O</w:t>
            </w:r>
          </w:p>
        </w:tc>
        <w:tc>
          <w:tcPr>
            <w:tcW w:w="1170" w:type="dxa"/>
            <w:shd w:val="clear" w:color="auto" w:fill="FFFFFF" w:themeFill="background1"/>
          </w:tcPr>
          <w:p w14:paraId="005CD6A7" w14:textId="1FED6DA5" w:rsidR="007E421E" w:rsidRPr="0057159E" w:rsidRDefault="007E421E" w:rsidP="004421AB">
            <w:pPr>
              <w:spacing w:after="0"/>
            </w:pPr>
            <w:r>
              <w:t>A(40)</w:t>
            </w:r>
          </w:p>
        </w:tc>
        <w:tc>
          <w:tcPr>
            <w:tcW w:w="1440" w:type="dxa"/>
            <w:shd w:val="clear" w:color="auto" w:fill="FFFFFF" w:themeFill="background1"/>
          </w:tcPr>
          <w:p w14:paraId="04A36F4E" w14:textId="5A91ECE1" w:rsidR="007E421E" w:rsidRPr="0057159E" w:rsidRDefault="007E421E" w:rsidP="004421AB">
            <w:pPr>
              <w:spacing w:after="0"/>
            </w:pPr>
            <w:r>
              <w:t>-</w:t>
            </w:r>
          </w:p>
        </w:tc>
        <w:tc>
          <w:tcPr>
            <w:tcW w:w="2363" w:type="dxa"/>
            <w:shd w:val="clear" w:color="auto" w:fill="FFFFFF" w:themeFill="background1"/>
          </w:tcPr>
          <w:p w14:paraId="1E68E67D" w14:textId="77777777" w:rsidR="007E421E" w:rsidRDefault="007E421E" w:rsidP="004421AB">
            <w:pPr>
              <w:spacing w:after="0"/>
            </w:pPr>
            <w:r>
              <w:t>Options</w:t>
            </w:r>
          </w:p>
          <w:p w14:paraId="09069B22" w14:textId="55D78F14" w:rsidR="007E421E" w:rsidRDefault="007E421E" w:rsidP="004421AB">
            <w:pPr>
              <w:spacing w:after="0"/>
            </w:pPr>
            <w:r>
              <w:t>- STG_TO_EDW</w:t>
            </w:r>
          </w:p>
          <w:p w14:paraId="445BCEF2" w14:textId="4998E894" w:rsidR="007E421E" w:rsidRDefault="007E421E" w:rsidP="004421AB">
            <w:pPr>
              <w:spacing w:after="0"/>
            </w:pPr>
            <w:r>
              <w:t>- POS_TO_STG</w:t>
            </w:r>
          </w:p>
          <w:p w14:paraId="0CF1C461" w14:textId="7F2F54DD" w:rsidR="007E421E" w:rsidRPr="0057159E" w:rsidRDefault="007E421E" w:rsidP="004421AB">
            <w:pPr>
              <w:spacing w:after="0"/>
            </w:pPr>
            <w:r>
              <w:t>- STG_TO_POS</w:t>
            </w:r>
          </w:p>
        </w:tc>
      </w:tr>
      <w:tr w:rsidR="007E421E" w:rsidRPr="00184A3A" w14:paraId="780183DC" w14:textId="77777777" w:rsidTr="00D323B0">
        <w:tc>
          <w:tcPr>
            <w:tcW w:w="1553" w:type="dxa"/>
            <w:shd w:val="clear" w:color="auto" w:fill="FFFFFF" w:themeFill="background1"/>
          </w:tcPr>
          <w:p w14:paraId="16415BFF" w14:textId="1EE2AF9A" w:rsidR="007E421E" w:rsidRDefault="007E421E" w:rsidP="004421AB">
            <w:pPr>
              <w:spacing w:after="0"/>
              <w:rPr>
                <w:b/>
              </w:rPr>
            </w:pPr>
            <w:r>
              <w:rPr>
                <w:b/>
              </w:rPr>
              <w:t>Start Time From</w:t>
            </w:r>
          </w:p>
        </w:tc>
        <w:tc>
          <w:tcPr>
            <w:tcW w:w="1260" w:type="dxa"/>
            <w:shd w:val="clear" w:color="auto" w:fill="FFFFFF" w:themeFill="background1"/>
          </w:tcPr>
          <w:p w14:paraId="647304A6" w14:textId="66789CA6"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2B864B4B" w14:textId="5046C065" w:rsidR="007E421E" w:rsidRPr="0057159E" w:rsidRDefault="007E421E" w:rsidP="004421AB">
            <w:pPr>
              <w:spacing w:after="0"/>
            </w:pPr>
            <w:r>
              <w:t>Blank</w:t>
            </w:r>
          </w:p>
        </w:tc>
        <w:tc>
          <w:tcPr>
            <w:tcW w:w="1237" w:type="dxa"/>
            <w:shd w:val="clear" w:color="auto" w:fill="FFFFFF" w:themeFill="background1"/>
          </w:tcPr>
          <w:p w14:paraId="5A0340CE" w14:textId="7C2B7E3B" w:rsidR="007E421E" w:rsidRPr="0057159E" w:rsidRDefault="007E421E" w:rsidP="00D323B0">
            <w:pPr>
              <w:spacing w:after="0"/>
              <w:jc w:val="center"/>
            </w:pPr>
            <w:r>
              <w:t>O</w:t>
            </w:r>
          </w:p>
        </w:tc>
        <w:tc>
          <w:tcPr>
            <w:tcW w:w="1170" w:type="dxa"/>
            <w:shd w:val="clear" w:color="auto" w:fill="FFFFFF" w:themeFill="background1"/>
          </w:tcPr>
          <w:p w14:paraId="49DA0064" w14:textId="238B8331" w:rsidR="007E421E" w:rsidRPr="0057159E" w:rsidRDefault="007E421E" w:rsidP="004421AB">
            <w:pPr>
              <w:spacing w:after="0"/>
            </w:pPr>
            <w:r w:rsidRPr="00E731CC">
              <w:t>Time – hh24:mi:ss</w:t>
            </w:r>
          </w:p>
        </w:tc>
        <w:tc>
          <w:tcPr>
            <w:tcW w:w="1440" w:type="dxa"/>
            <w:shd w:val="clear" w:color="auto" w:fill="FFFFFF" w:themeFill="background1"/>
          </w:tcPr>
          <w:p w14:paraId="4B4DE933" w14:textId="2B395239" w:rsidR="007E421E" w:rsidRPr="0057159E" w:rsidRDefault="007E421E" w:rsidP="004421AB">
            <w:pPr>
              <w:spacing w:after="0"/>
            </w:pPr>
            <w:r>
              <w:t>-</w:t>
            </w:r>
          </w:p>
        </w:tc>
        <w:tc>
          <w:tcPr>
            <w:tcW w:w="2363" w:type="dxa"/>
            <w:shd w:val="clear" w:color="auto" w:fill="FFFFFF" w:themeFill="background1"/>
          </w:tcPr>
          <w:p w14:paraId="06F82073" w14:textId="237CDB90" w:rsidR="007E421E" w:rsidRPr="0057159E" w:rsidRDefault="007E421E" w:rsidP="004421AB">
            <w:pPr>
              <w:spacing w:after="0"/>
            </w:pPr>
            <w:r>
              <w:t>Lower range filter of start time</w:t>
            </w:r>
          </w:p>
        </w:tc>
      </w:tr>
      <w:tr w:rsidR="007E421E" w:rsidRPr="00184A3A" w14:paraId="7B69A4C2" w14:textId="77777777" w:rsidTr="00D323B0">
        <w:tc>
          <w:tcPr>
            <w:tcW w:w="1553" w:type="dxa"/>
            <w:shd w:val="clear" w:color="auto" w:fill="FFFFFF" w:themeFill="background1"/>
          </w:tcPr>
          <w:p w14:paraId="2BE50640" w14:textId="79775A91" w:rsidR="007E421E" w:rsidRDefault="007E421E" w:rsidP="004421AB">
            <w:pPr>
              <w:spacing w:after="0"/>
              <w:rPr>
                <w:b/>
              </w:rPr>
            </w:pPr>
            <w:r>
              <w:rPr>
                <w:b/>
              </w:rPr>
              <w:t>Start Time To</w:t>
            </w:r>
          </w:p>
        </w:tc>
        <w:tc>
          <w:tcPr>
            <w:tcW w:w="1260" w:type="dxa"/>
            <w:shd w:val="clear" w:color="auto" w:fill="FFFFFF" w:themeFill="background1"/>
          </w:tcPr>
          <w:p w14:paraId="0C2D9128" w14:textId="510E89D8"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4B265F15" w14:textId="454FC1B3" w:rsidR="007E421E" w:rsidRPr="0057159E" w:rsidRDefault="007E421E" w:rsidP="004421AB">
            <w:pPr>
              <w:spacing w:after="0"/>
            </w:pPr>
            <w:r>
              <w:t>Blank</w:t>
            </w:r>
          </w:p>
        </w:tc>
        <w:tc>
          <w:tcPr>
            <w:tcW w:w="1237" w:type="dxa"/>
            <w:shd w:val="clear" w:color="auto" w:fill="FFFFFF" w:themeFill="background1"/>
          </w:tcPr>
          <w:p w14:paraId="1A1A8146" w14:textId="2B969911" w:rsidR="007E421E" w:rsidRPr="0057159E" w:rsidRDefault="007E421E" w:rsidP="00D323B0">
            <w:pPr>
              <w:spacing w:after="0"/>
              <w:jc w:val="center"/>
            </w:pPr>
            <w:r>
              <w:t>O</w:t>
            </w:r>
          </w:p>
        </w:tc>
        <w:tc>
          <w:tcPr>
            <w:tcW w:w="1170" w:type="dxa"/>
            <w:shd w:val="clear" w:color="auto" w:fill="FFFFFF" w:themeFill="background1"/>
          </w:tcPr>
          <w:p w14:paraId="05DE0957" w14:textId="3A34BF33" w:rsidR="007E421E" w:rsidRPr="0057159E" w:rsidRDefault="007E421E" w:rsidP="004421AB">
            <w:pPr>
              <w:spacing w:after="0"/>
            </w:pPr>
            <w:r w:rsidRPr="00E731CC">
              <w:t>Time – hh24:mi:ss</w:t>
            </w:r>
          </w:p>
        </w:tc>
        <w:tc>
          <w:tcPr>
            <w:tcW w:w="1440" w:type="dxa"/>
            <w:shd w:val="clear" w:color="auto" w:fill="FFFFFF" w:themeFill="background1"/>
          </w:tcPr>
          <w:p w14:paraId="3218F6D8" w14:textId="5114306B" w:rsidR="007E421E" w:rsidRPr="0057159E" w:rsidRDefault="007E421E" w:rsidP="004421AB">
            <w:pPr>
              <w:spacing w:after="0"/>
            </w:pPr>
            <w:r>
              <w:t>-</w:t>
            </w:r>
          </w:p>
        </w:tc>
        <w:tc>
          <w:tcPr>
            <w:tcW w:w="2363" w:type="dxa"/>
            <w:shd w:val="clear" w:color="auto" w:fill="FFFFFF" w:themeFill="background1"/>
          </w:tcPr>
          <w:p w14:paraId="02C284B4" w14:textId="12E1CF69" w:rsidR="007E421E" w:rsidRPr="0057159E" w:rsidRDefault="007E421E" w:rsidP="004421AB">
            <w:pPr>
              <w:spacing w:after="0"/>
            </w:pPr>
            <w:r>
              <w:t>Upper</w:t>
            </w:r>
            <w:r w:rsidRPr="00600B6E">
              <w:t xml:space="preserve"> range filter of start time</w:t>
            </w:r>
          </w:p>
        </w:tc>
      </w:tr>
      <w:tr w:rsidR="007E421E" w:rsidRPr="00184A3A" w14:paraId="3F06FA29" w14:textId="77777777" w:rsidTr="00D323B0">
        <w:tc>
          <w:tcPr>
            <w:tcW w:w="1553" w:type="dxa"/>
            <w:shd w:val="clear" w:color="auto" w:fill="FFFFFF" w:themeFill="background1"/>
          </w:tcPr>
          <w:p w14:paraId="04C99D11" w14:textId="4409EB68" w:rsidR="007E421E" w:rsidRDefault="007E421E" w:rsidP="004421AB">
            <w:pPr>
              <w:spacing w:after="0"/>
              <w:rPr>
                <w:b/>
              </w:rPr>
            </w:pPr>
            <w:r>
              <w:rPr>
                <w:b/>
              </w:rPr>
              <w:t>End Time From</w:t>
            </w:r>
          </w:p>
        </w:tc>
        <w:tc>
          <w:tcPr>
            <w:tcW w:w="1260" w:type="dxa"/>
            <w:shd w:val="clear" w:color="auto" w:fill="FFFFFF" w:themeFill="background1"/>
          </w:tcPr>
          <w:p w14:paraId="459B3DC9" w14:textId="5DF9EFED"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6F9E3317" w14:textId="1FC6D628" w:rsidR="007E421E" w:rsidRPr="0057159E" w:rsidRDefault="007E421E" w:rsidP="004421AB">
            <w:pPr>
              <w:spacing w:after="0"/>
            </w:pPr>
            <w:r>
              <w:t>Blank</w:t>
            </w:r>
          </w:p>
        </w:tc>
        <w:tc>
          <w:tcPr>
            <w:tcW w:w="1237" w:type="dxa"/>
            <w:shd w:val="clear" w:color="auto" w:fill="FFFFFF" w:themeFill="background1"/>
          </w:tcPr>
          <w:p w14:paraId="231AE8DA" w14:textId="4B7AEFED" w:rsidR="007E421E" w:rsidRPr="0057159E" w:rsidRDefault="007E421E" w:rsidP="00D323B0">
            <w:pPr>
              <w:spacing w:after="0"/>
              <w:jc w:val="center"/>
            </w:pPr>
            <w:r>
              <w:t>O</w:t>
            </w:r>
          </w:p>
        </w:tc>
        <w:tc>
          <w:tcPr>
            <w:tcW w:w="1170" w:type="dxa"/>
            <w:shd w:val="clear" w:color="auto" w:fill="FFFFFF" w:themeFill="background1"/>
          </w:tcPr>
          <w:p w14:paraId="5A63B176" w14:textId="1497DD8C" w:rsidR="007E421E" w:rsidRPr="0057159E" w:rsidRDefault="007E421E" w:rsidP="004421AB">
            <w:pPr>
              <w:spacing w:after="0"/>
            </w:pPr>
            <w:r w:rsidRPr="00E731CC">
              <w:t>Time – hh24:mi:ss</w:t>
            </w:r>
          </w:p>
        </w:tc>
        <w:tc>
          <w:tcPr>
            <w:tcW w:w="1440" w:type="dxa"/>
            <w:shd w:val="clear" w:color="auto" w:fill="FFFFFF" w:themeFill="background1"/>
          </w:tcPr>
          <w:p w14:paraId="3D9BD389" w14:textId="0E925F4D" w:rsidR="007E421E" w:rsidRPr="0057159E" w:rsidRDefault="007E421E" w:rsidP="004421AB">
            <w:pPr>
              <w:spacing w:after="0"/>
            </w:pPr>
            <w:r>
              <w:t>-</w:t>
            </w:r>
          </w:p>
        </w:tc>
        <w:tc>
          <w:tcPr>
            <w:tcW w:w="2363" w:type="dxa"/>
            <w:shd w:val="clear" w:color="auto" w:fill="FFFFFF" w:themeFill="background1"/>
          </w:tcPr>
          <w:p w14:paraId="1E0EF62E" w14:textId="6F441714" w:rsidR="007E421E" w:rsidRPr="0057159E" w:rsidRDefault="007E421E" w:rsidP="004421AB">
            <w:pPr>
              <w:spacing w:after="0"/>
            </w:pPr>
            <w:r>
              <w:t>Lower range filter of end time</w:t>
            </w:r>
          </w:p>
        </w:tc>
      </w:tr>
      <w:tr w:rsidR="007E421E" w:rsidRPr="00184A3A" w14:paraId="732DEDD5" w14:textId="77777777" w:rsidTr="00D323B0">
        <w:tc>
          <w:tcPr>
            <w:tcW w:w="1553" w:type="dxa"/>
            <w:shd w:val="clear" w:color="auto" w:fill="FFFFFF" w:themeFill="background1"/>
          </w:tcPr>
          <w:p w14:paraId="630FABE5" w14:textId="4B98C554" w:rsidR="007E421E" w:rsidRDefault="007E421E" w:rsidP="004421AB">
            <w:pPr>
              <w:spacing w:after="0"/>
              <w:rPr>
                <w:b/>
              </w:rPr>
            </w:pPr>
            <w:r>
              <w:rPr>
                <w:b/>
              </w:rPr>
              <w:t>End Time To</w:t>
            </w:r>
          </w:p>
        </w:tc>
        <w:tc>
          <w:tcPr>
            <w:tcW w:w="1260" w:type="dxa"/>
            <w:shd w:val="clear" w:color="auto" w:fill="FFFFFF" w:themeFill="background1"/>
          </w:tcPr>
          <w:p w14:paraId="6B425F4F" w14:textId="176ACD83" w:rsidR="007E421E" w:rsidRPr="0057159E" w:rsidRDefault="007E421E" w:rsidP="004421AB">
            <w:pPr>
              <w:spacing w:after="0"/>
            </w:pPr>
            <w:r w:rsidRPr="0057159E">
              <w:rPr>
                <w:rFonts w:eastAsia="Microsoft YaHei" w:cs="Microsoft YaHei"/>
              </w:rPr>
              <w:t>Time picker</w:t>
            </w:r>
          </w:p>
        </w:tc>
        <w:tc>
          <w:tcPr>
            <w:tcW w:w="1170" w:type="dxa"/>
            <w:shd w:val="clear" w:color="auto" w:fill="FFFFFF" w:themeFill="background1"/>
          </w:tcPr>
          <w:p w14:paraId="6C4F41D9" w14:textId="2A12861D" w:rsidR="007E421E" w:rsidRPr="0057159E" w:rsidRDefault="007E421E" w:rsidP="004421AB">
            <w:pPr>
              <w:spacing w:after="0"/>
            </w:pPr>
            <w:r>
              <w:t>Blank</w:t>
            </w:r>
          </w:p>
        </w:tc>
        <w:tc>
          <w:tcPr>
            <w:tcW w:w="1237" w:type="dxa"/>
            <w:shd w:val="clear" w:color="auto" w:fill="FFFFFF" w:themeFill="background1"/>
          </w:tcPr>
          <w:p w14:paraId="379E0E41" w14:textId="46532D44" w:rsidR="007E421E" w:rsidRPr="0057159E" w:rsidRDefault="007E421E" w:rsidP="00D323B0">
            <w:pPr>
              <w:spacing w:after="0"/>
              <w:jc w:val="center"/>
            </w:pPr>
            <w:r>
              <w:t>O</w:t>
            </w:r>
          </w:p>
        </w:tc>
        <w:tc>
          <w:tcPr>
            <w:tcW w:w="1170" w:type="dxa"/>
            <w:shd w:val="clear" w:color="auto" w:fill="FFFFFF" w:themeFill="background1"/>
          </w:tcPr>
          <w:p w14:paraId="4595A729" w14:textId="211B0B6B" w:rsidR="007E421E" w:rsidRPr="0057159E" w:rsidRDefault="007E421E" w:rsidP="004421AB">
            <w:pPr>
              <w:spacing w:after="0"/>
            </w:pPr>
            <w:r w:rsidRPr="00E731CC">
              <w:t>Time – hh24:mi:ss</w:t>
            </w:r>
          </w:p>
        </w:tc>
        <w:tc>
          <w:tcPr>
            <w:tcW w:w="1440" w:type="dxa"/>
            <w:shd w:val="clear" w:color="auto" w:fill="FFFFFF" w:themeFill="background1"/>
          </w:tcPr>
          <w:p w14:paraId="193A97AE" w14:textId="205ECC11" w:rsidR="007E421E" w:rsidRPr="0057159E" w:rsidRDefault="007E421E" w:rsidP="004421AB">
            <w:pPr>
              <w:spacing w:after="0"/>
            </w:pPr>
            <w:r>
              <w:t>-</w:t>
            </w:r>
          </w:p>
        </w:tc>
        <w:tc>
          <w:tcPr>
            <w:tcW w:w="2363" w:type="dxa"/>
            <w:shd w:val="clear" w:color="auto" w:fill="FFFFFF" w:themeFill="background1"/>
          </w:tcPr>
          <w:p w14:paraId="77D9A222" w14:textId="687F578E" w:rsidR="007E421E" w:rsidRPr="0057159E" w:rsidRDefault="007E421E" w:rsidP="004421AB">
            <w:pPr>
              <w:spacing w:after="0"/>
            </w:pPr>
            <w:r>
              <w:t>Upper</w:t>
            </w:r>
            <w:r w:rsidRPr="00600B6E">
              <w:t xml:space="preserve"> range filter of </w:t>
            </w:r>
            <w:r>
              <w:t>end</w:t>
            </w:r>
            <w:r w:rsidRPr="00600B6E">
              <w:t xml:space="preserve"> time</w:t>
            </w:r>
          </w:p>
        </w:tc>
      </w:tr>
      <w:tr w:rsidR="007E421E" w:rsidRPr="00184A3A" w14:paraId="5583846E" w14:textId="77777777" w:rsidTr="00D323B0">
        <w:tc>
          <w:tcPr>
            <w:tcW w:w="1553" w:type="dxa"/>
            <w:shd w:val="clear" w:color="auto" w:fill="FFFFFF" w:themeFill="background1"/>
          </w:tcPr>
          <w:p w14:paraId="1BE6783F" w14:textId="7AF5CCD3" w:rsidR="007E421E" w:rsidRDefault="007E421E" w:rsidP="004421AB">
            <w:pPr>
              <w:spacing w:after="0"/>
              <w:rPr>
                <w:b/>
              </w:rPr>
            </w:pPr>
            <w:r>
              <w:rPr>
                <w:b/>
              </w:rPr>
              <w:t>Enable</w:t>
            </w:r>
          </w:p>
        </w:tc>
        <w:tc>
          <w:tcPr>
            <w:tcW w:w="1260" w:type="dxa"/>
            <w:shd w:val="clear" w:color="auto" w:fill="FFFFFF" w:themeFill="background1"/>
          </w:tcPr>
          <w:p w14:paraId="739FBFCE" w14:textId="216A8FBE" w:rsidR="007E421E" w:rsidRPr="00586276" w:rsidRDefault="007E421E" w:rsidP="004421AB">
            <w:pPr>
              <w:spacing w:after="0"/>
              <w:rPr>
                <w:rFonts w:eastAsia="Microsoft YaHei" w:cs="Microsoft YaHei"/>
              </w:rPr>
            </w:pPr>
            <w:r>
              <w:rPr>
                <w:rFonts w:eastAsia="Microsoft YaHei" w:cs="Microsoft YaHei"/>
              </w:rPr>
              <w:t>Dropdown box</w:t>
            </w:r>
          </w:p>
        </w:tc>
        <w:tc>
          <w:tcPr>
            <w:tcW w:w="1170" w:type="dxa"/>
            <w:shd w:val="clear" w:color="auto" w:fill="FFFFFF" w:themeFill="background1"/>
          </w:tcPr>
          <w:p w14:paraId="528E4782" w14:textId="23AFC840" w:rsidR="007E421E" w:rsidRPr="00586276" w:rsidRDefault="007E421E" w:rsidP="004421AB">
            <w:pPr>
              <w:spacing w:after="0"/>
            </w:pPr>
            <w:r>
              <w:t>Blank</w:t>
            </w:r>
          </w:p>
        </w:tc>
        <w:tc>
          <w:tcPr>
            <w:tcW w:w="1237" w:type="dxa"/>
            <w:shd w:val="clear" w:color="auto" w:fill="FFFFFF" w:themeFill="background1"/>
          </w:tcPr>
          <w:p w14:paraId="375A21DD" w14:textId="7FFC5F31" w:rsidR="007E421E" w:rsidRPr="00586276" w:rsidRDefault="007E421E" w:rsidP="00D323B0">
            <w:pPr>
              <w:spacing w:after="0"/>
              <w:jc w:val="center"/>
            </w:pPr>
            <w:r>
              <w:t>O</w:t>
            </w:r>
          </w:p>
        </w:tc>
        <w:tc>
          <w:tcPr>
            <w:tcW w:w="1170" w:type="dxa"/>
            <w:shd w:val="clear" w:color="auto" w:fill="FFFFFF" w:themeFill="background1"/>
          </w:tcPr>
          <w:p w14:paraId="17D1FABF" w14:textId="25F00B1A" w:rsidR="007E421E" w:rsidRPr="00586276" w:rsidRDefault="007E421E" w:rsidP="004421AB">
            <w:pPr>
              <w:spacing w:after="0"/>
            </w:pPr>
            <w:r>
              <w:t>A(1)</w:t>
            </w:r>
          </w:p>
        </w:tc>
        <w:tc>
          <w:tcPr>
            <w:tcW w:w="1440" w:type="dxa"/>
            <w:shd w:val="clear" w:color="auto" w:fill="FFFFFF" w:themeFill="background1"/>
          </w:tcPr>
          <w:p w14:paraId="6D8D3498" w14:textId="6FC75967" w:rsidR="007E421E" w:rsidRPr="00586276" w:rsidRDefault="007E421E" w:rsidP="004421AB">
            <w:pPr>
              <w:spacing w:after="0"/>
            </w:pPr>
            <w:r>
              <w:t>-</w:t>
            </w:r>
          </w:p>
        </w:tc>
        <w:tc>
          <w:tcPr>
            <w:tcW w:w="2363" w:type="dxa"/>
            <w:shd w:val="clear" w:color="auto" w:fill="FFFFFF" w:themeFill="background1"/>
          </w:tcPr>
          <w:p w14:paraId="1616498D" w14:textId="253C8938" w:rsidR="007E421E" w:rsidRDefault="007E421E" w:rsidP="004421AB">
            <w:pPr>
              <w:spacing w:after="0"/>
            </w:pPr>
            <w:r>
              <w:t>Options</w:t>
            </w:r>
          </w:p>
          <w:p w14:paraId="38EF78ED" w14:textId="7B164AF0" w:rsidR="007E421E" w:rsidRDefault="007E421E" w:rsidP="004421AB">
            <w:pPr>
              <w:spacing w:after="0"/>
            </w:pPr>
            <w:r>
              <w:t>- Y</w:t>
            </w:r>
            <w:r w:rsidR="00BD1F49">
              <w:t>es</w:t>
            </w:r>
            <w:r>
              <w:t xml:space="preserve"> </w:t>
            </w:r>
          </w:p>
          <w:p w14:paraId="5D27A8CC" w14:textId="2145CA42" w:rsidR="007E421E" w:rsidRPr="00586276" w:rsidRDefault="007E421E" w:rsidP="004421AB">
            <w:pPr>
              <w:spacing w:after="0"/>
            </w:pPr>
            <w:r>
              <w:t>- N</w:t>
            </w:r>
            <w:r w:rsidR="00BD1F49">
              <w:t>o</w:t>
            </w:r>
          </w:p>
        </w:tc>
      </w:tr>
      <w:tr w:rsidR="00586276" w:rsidRPr="00184A3A" w14:paraId="20B543AD" w14:textId="77777777" w:rsidTr="00D323B0">
        <w:tc>
          <w:tcPr>
            <w:tcW w:w="10193" w:type="dxa"/>
            <w:gridSpan w:val="7"/>
            <w:shd w:val="clear" w:color="auto" w:fill="D9D9D9" w:themeFill="background1" w:themeFillShade="D9"/>
          </w:tcPr>
          <w:p w14:paraId="0ED872B5" w14:textId="689822F0" w:rsidR="00586276" w:rsidRPr="00184A3A" w:rsidRDefault="00586276" w:rsidP="00D323B0">
            <w:pPr>
              <w:spacing w:after="0"/>
              <w:jc w:val="center"/>
              <w:rPr>
                <w:b/>
              </w:rPr>
            </w:pPr>
            <w:r>
              <w:rPr>
                <w:b/>
              </w:rPr>
              <w:t>Data Table</w:t>
            </w:r>
          </w:p>
        </w:tc>
      </w:tr>
      <w:tr w:rsidR="009927B9" w:rsidRPr="00184A3A" w14:paraId="4AB550A9" w14:textId="77777777" w:rsidTr="00D323B0">
        <w:tc>
          <w:tcPr>
            <w:tcW w:w="1553" w:type="dxa"/>
          </w:tcPr>
          <w:p w14:paraId="164C2FA2" w14:textId="62276789" w:rsidR="009927B9" w:rsidRPr="00184A3A" w:rsidRDefault="009927B9" w:rsidP="009927B9">
            <w:pPr>
              <w:spacing w:after="0"/>
              <w:ind w:left="-18" w:right="-108"/>
              <w:rPr>
                <w:b/>
              </w:rPr>
            </w:pPr>
            <w:r w:rsidRPr="00184A3A">
              <w:rPr>
                <w:b/>
              </w:rPr>
              <w:t>Poll Scheme Name</w:t>
            </w:r>
          </w:p>
        </w:tc>
        <w:tc>
          <w:tcPr>
            <w:tcW w:w="1260" w:type="dxa"/>
          </w:tcPr>
          <w:p w14:paraId="03CC0B02" w14:textId="77777777" w:rsidR="009927B9" w:rsidRPr="00184A3A" w:rsidRDefault="009927B9" w:rsidP="009927B9">
            <w:pPr>
              <w:spacing w:after="0"/>
            </w:pPr>
            <w:r w:rsidRPr="00184A3A">
              <w:t>Read-only text</w:t>
            </w:r>
          </w:p>
        </w:tc>
        <w:tc>
          <w:tcPr>
            <w:tcW w:w="1170" w:type="dxa"/>
          </w:tcPr>
          <w:p w14:paraId="45CF0532" w14:textId="77777777" w:rsidR="009927B9" w:rsidRPr="00184A3A" w:rsidRDefault="009927B9" w:rsidP="009927B9">
            <w:pPr>
              <w:spacing w:after="0"/>
            </w:pPr>
            <w:r w:rsidRPr="00184A3A">
              <w:t>Prefilled</w:t>
            </w:r>
          </w:p>
        </w:tc>
        <w:tc>
          <w:tcPr>
            <w:tcW w:w="1237" w:type="dxa"/>
          </w:tcPr>
          <w:p w14:paraId="32073538" w14:textId="7A98C0FC" w:rsidR="009927B9" w:rsidRPr="00184A3A" w:rsidRDefault="009927B9" w:rsidP="009927B9">
            <w:pPr>
              <w:spacing w:after="0"/>
              <w:jc w:val="center"/>
            </w:pPr>
            <w:r w:rsidRPr="00E50B72">
              <w:t>-</w:t>
            </w:r>
          </w:p>
        </w:tc>
        <w:tc>
          <w:tcPr>
            <w:tcW w:w="1170" w:type="dxa"/>
          </w:tcPr>
          <w:p w14:paraId="599167F4" w14:textId="077AB83D" w:rsidR="009927B9" w:rsidRPr="00184A3A" w:rsidRDefault="009927B9" w:rsidP="009927B9">
            <w:pPr>
              <w:spacing w:after="0"/>
            </w:pPr>
            <w:r w:rsidRPr="00184A3A">
              <w:t>A</w:t>
            </w:r>
            <w:r>
              <w:t>(100)</w:t>
            </w:r>
          </w:p>
        </w:tc>
        <w:tc>
          <w:tcPr>
            <w:tcW w:w="1440" w:type="dxa"/>
          </w:tcPr>
          <w:p w14:paraId="3A4DE7D6" w14:textId="77777777" w:rsidR="009927B9" w:rsidRPr="00184A3A" w:rsidRDefault="009927B9" w:rsidP="009927B9">
            <w:pPr>
              <w:spacing w:after="0"/>
            </w:pPr>
            <w:r w:rsidRPr="00184A3A">
              <w:t>-</w:t>
            </w:r>
          </w:p>
        </w:tc>
        <w:tc>
          <w:tcPr>
            <w:tcW w:w="2363" w:type="dxa"/>
          </w:tcPr>
          <w:p w14:paraId="59C3E1AB" w14:textId="73AE1861" w:rsidR="009927B9" w:rsidRPr="00184A3A" w:rsidRDefault="009927B9" w:rsidP="009927B9">
            <w:pPr>
              <w:spacing w:after="0"/>
            </w:pPr>
            <w:r w:rsidRPr="00184A3A">
              <w:t>Poll scheme name</w:t>
            </w:r>
          </w:p>
        </w:tc>
      </w:tr>
      <w:tr w:rsidR="009927B9" w:rsidRPr="00184A3A" w14:paraId="193A9B29" w14:textId="77777777" w:rsidTr="00D323B0">
        <w:tc>
          <w:tcPr>
            <w:tcW w:w="1553" w:type="dxa"/>
          </w:tcPr>
          <w:p w14:paraId="7555E85C" w14:textId="33D73560" w:rsidR="009927B9" w:rsidRPr="00184A3A" w:rsidRDefault="009927B9" w:rsidP="009927B9">
            <w:pPr>
              <w:spacing w:after="0"/>
              <w:ind w:left="-18" w:right="-108"/>
              <w:rPr>
                <w:b/>
              </w:rPr>
            </w:pPr>
            <w:r w:rsidRPr="00184A3A">
              <w:rPr>
                <w:b/>
              </w:rPr>
              <w:t>Poll Scheme Type</w:t>
            </w:r>
          </w:p>
        </w:tc>
        <w:tc>
          <w:tcPr>
            <w:tcW w:w="1260" w:type="dxa"/>
          </w:tcPr>
          <w:p w14:paraId="7BC00808" w14:textId="04A3F2F0" w:rsidR="009927B9" w:rsidRPr="00184A3A" w:rsidRDefault="009927B9" w:rsidP="009927B9">
            <w:pPr>
              <w:spacing w:after="0"/>
            </w:pPr>
            <w:r w:rsidRPr="00184A3A">
              <w:t>Read-only text</w:t>
            </w:r>
          </w:p>
        </w:tc>
        <w:tc>
          <w:tcPr>
            <w:tcW w:w="1170" w:type="dxa"/>
          </w:tcPr>
          <w:p w14:paraId="1101096E" w14:textId="20AB8B00" w:rsidR="009927B9" w:rsidRPr="00184A3A" w:rsidRDefault="009927B9" w:rsidP="009927B9">
            <w:pPr>
              <w:spacing w:after="0"/>
            </w:pPr>
            <w:r w:rsidRPr="00184A3A">
              <w:t>Prefilled</w:t>
            </w:r>
          </w:p>
        </w:tc>
        <w:tc>
          <w:tcPr>
            <w:tcW w:w="1237" w:type="dxa"/>
          </w:tcPr>
          <w:p w14:paraId="6FD37170" w14:textId="4C245B1E" w:rsidR="009927B9" w:rsidRPr="00184A3A" w:rsidRDefault="009927B9" w:rsidP="009927B9">
            <w:pPr>
              <w:spacing w:after="0"/>
              <w:jc w:val="center"/>
            </w:pPr>
            <w:r w:rsidRPr="00E50B72">
              <w:t>-</w:t>
            </w:r>
          </w:p>
        </w:tc>
        <w:tc>
          <w:tcPr>
            <w:tcW w:w="1170" w:type="dxa"/>
          </w:tcPr>
          <w:p w14:paraId="1DB3C389" w14:textId="5DFB5831" w:rsidR="009927B9" w:rsidRPr="00184A3A" w:rsidRDefault="009927B9" w:rsidP="009927B9">
            <w:pPr>
              <w:spacing w:after="0"/>
            </w:pPr>
            <w:r>
              <w:t>A20</w:t>
            </w:r>
          </w:p>
        </w:tc>
        <w:tc>
          <w:tcPr>
            <w:tcW w:w="1440" w:type="dxa"/>
          </w:tcPr>
          <w:p w14:paraId="14611D56" w14:textId="5C5588C3" w:rsidR="009927B9" w:rsidRPr="00184A3A" w:rsidRDefault="009927B9" w:rsidP="009927B9">
            <w:pPr>
              <w:spacing w:after="0"/>
            </w:pPr>
            <w:r w:rsidRPr="00184A3A">
              <w:t>-</w:t>
            </w:r>
          </w:p>
        </w:tc>
        <w:tc>
          <w:tcPr>
            <w:tcW w:w="2363" w:type="dxa"/>
          </w:tcPr>
          <w:p w14:paraId="7DAF6B1F" w14:textId="081EFDA3" w:rsidR="009927B9" w:rsidRPr="00184A3A" w:rsidRDefault="009927B9" w:rsidP="009927B9">
            <w:pPr>
              <w:spacing w:after="0"/>
            </w:pPr>
            <w:r w:rsidRPr="00184A3A">
              <w:t>Poll Scheme Type is used to defined the set of tables this scheme will be covered</w:t>
            </w:r>
          </w:p>
          <w:p w14:paraId="35F1FA1A" w14:textId="77777777" w:rsidR="009927B9" w:rsidRPr="00184A3A" w:rsidRDefault="009927B9" w:rsidP="009927B9">
            <w:pPr>
              <w:pStyle w:val="ac"/>
              <w:numPr>
                <w:ilvl w:val="0"/>
                <w:numId w:val="3"/>
              </w:numPr>
              <w:spacing w:after="0"/>
              <w:ind w:left="319" w:hanging="270"/>
            </w:pPr>
            <w:r w:rsidRPr="00184A3A">
              <w:t>SALES_REALTIME</w:t>
            </w:r>
          </w:p>
          <w:p w14:paraId="11BEE3A8" w14:textId="63305602" w:rsidR="009927B9" w:rsidRPr="00184A3A" w:rsidRDefault="009927B9" w:rsidP="009927B9">
            <w:pPr>
              <w:pStyle w:val="ac"/>
              <w:numPr>
                <w:ilvl w:val="0"/>
                <w:numId w:val="3"/>
              </w:numPr>
              <w:spacing w:after="0"/>
              <w:ind w:left="319" w:hanging="270"/>
            </w:pPr>
            <w:r w:rsidRPr="00184A3A">
              <w:t>SALES_EOD</w:t>
            </w:r>
          </w:p>
          <w:p w14:paraId="6CAF396A" w14:textId="7116C635" w:rsidR="009927B9" w:rsidRPr="00184A3A" w:rsidRDefault="009927B9" w:rsidP="009927B9">
            <w:pPr>
              <w:pStyle w:val="ac"/>
              <w:numPr>
                <w:ilvl w:val="0"/>
                <w:numId w:val="3"/>
              </w:numPr>
              <w:spacing w:after="0"/>
              <w:ind w:left="319" w:hanging="270"/>
            </w:pPr>
            <w:r w:rsidRPr="00184A3A">
              <w:t>MASTER</w:t>
            </w:r>
          </w:p>
        </w:tc>
      </w:tr>
      <w:tr w:rsidR="009927B9" w:rsidRPr="00184A3A" w14:paraId="4DFD460B" w14:textId="77777777" w:rsidTr="00D323B0">
        <w:tc>
          <w:tcPr>
            <w:tcW w:w="1553" w:type="dxa"/>
          </w:tcPr>
          <w:p w14:paraId="052E1A20" w14:textId="4DAD7913" w:rsidR="009927B9" w:rsidRPr="00184A3A" w:rsidRDefault="009927B9" w:rsidP="009927B9">
            <w:pPr>
              <w:spacing w:after="0"/>
              <w:ind w:left="-18" w:right="-108"/>
              <w:rPr>
                <w:b/>
              </w:rPr>
            </w:pPr>
            <w:r w:rsidRPr="00184A3A">
              <w:rPr>
                <w:b/>
              </w:rPr>
              <w:t>Direction</w:t>
            </w:r>
          </w:p>
        </w:tc>
        <w:tc>
          <w:tcPr>
            <w:tcW w:w="1260" w:type="dxa"/>
          </w:tcPr>
          <w:p w14:paraId="54ACE5A3" w14:textId="586C8CE3" w:rsidR="009927B9" w:rsidRPr="00184A3A" w:rsidRDefault="009927B9" w:rsidP="009927B9">
            <w:pPr>
              <w:spacing w:after="0"/>
            </w:pPr>
            <w:r w:rsidRPr="00184A3A">
              <w:t>Read-only text</w:t>
            </w:r>
          </w:p>
        </w:tc>
        <w:tc>
          <w:tcPr>
            <w:tcW w:w="1170" w:type="dxa"/>
          </w:tcPr>
          <w:p w14:paraId="07F277E8" w14:textId="5765B775" w:rsidR="009927B9" w:rsidRPr="00184A3A" w:rsidRDefault="009927B9" w:rsidP="009927B9">
            <w:pPr>
              <w:spacing w:after="0"/>
            </w:pPr>
            <w:r w:rsidRPr="00184A3A">
              <w:t>Prefilled</w:t>
            </w:r>
          </w:p>
        </w:tc>
        <w:tc>
          <w:tcPr>
            <w:tcW w:w="1237" w:type="dxa"/>
          </w:tcPr>
          <w:p w14:paraId="7BEEC303" w14:textId="06F03E78" w:rsidR="009927B9" w:rsidRPr="00184A3A" w:rsidRDefault="009927B9" w:rsidP="009927B9">
            <w:pPr>
              <w:spacing w:after="0"/>
              <w:jc w:val="center"/>
            </w:pPr>
            <w:r w:rsidRPr="00E50B72">
              <w:t>-</w:t>
            </w:r>
          </w:p>
        </w:tc>
        <w:tc>
          <w:tcPr>
            <w:tcW w:w="1170" w:type="dxa"/>
          </w:tcPr>
          <w:p w14:paraId="11BC5216" w14:textId="0935FD21" w:rsidR="009927B9" w:rsidRPr="00184A3A" w:rsidRDefault="009927B9" w:rsidP="009927B9">
            <w:pPr>
              <w:spacing w:after="0"/>
            </w:pPr>
            <w:r w:rsidRPr="00184A3A">
              <w:t>A</w:t>
            </w:r>
            <w:r>
              <w:t>(</w:t>
            </w:r>
            <w:r w:rsidRPr="00184A3A">
              <w:t>40</w:t>
            </w:r>
            <w:r>
              <w:t>)</w:t>
            </w:r>
          </w:p>
        </w:tc>
        <w:tc>
          <w:tcPr>
            <w:tcW w:w="1440" w:type="dxa"/>
          </w:tcPr>
          <w:p w14:paraId="00A5E38C" w14:textId="3DACE77E" w:rsidR="009927B9" w:rsidRPr="00184A3A" w:rsidRDefault="009927B9" w:rsidP="009927B9">
            <w:pPr>
              <w:spacing w:after="0"/>
            </w:pPr>
            <w:r w:rsidRPr="00184A3A">
              <w:t>-</w:t>
            </w:r>
          </w:p>
        </w:tc>
        <w:tc>
          <w:tcPr>
            <w:tcW w:w="2363" w:type="dxa"/>
          </w:tcPr>
          <w:p w14:paraId="77172542" w14:textId="059C246E" w:rsidR="009927B9" w:rsidRPr="00184A3A" w:rsidRDefault="009927B9" w:rsidP="009927B9">
            <w:pPr>
              <w:spacing w:after="0"/>
            </w:pPr>
            <w:r w:rsidRPr="00184A3A">
              <w:t>Describe the direction of the data</w:t>
            </w:r>
          </w:p>
        </w:tc>
      </w:tr>
      <w:tr w:rsidR="009927B9" w:rsidRPr="00184A3A" w14:paraId="77D34DCF" w14:textId="77777777" w:rsidTr="00D323B0">
        <w:tc>
          <w:tcPr>
            <w:tcW w:w="1553" w:type="dxa"/>
          </w:tcPr>
          <w:p w14:paraId="226A8647" w14:textId="487C403A" w:rsidR="009927B9" w:rsidRPr="00184A3A" w:rsidRDefault="009927B9" w:rsidP="009927B9">
            <w:pPr>
              <w:spacing w:after="0"/>
              <w:ind w:left="-18" w:right="-108"/>
              <w:rPr>
                <w:b/>
              </w:rPr>
            </w:pPr>
            <w:r w:rsidRPr="00184A3A">
              <w:rPr>
                <w:b/>
              </w:rPr>
              <w:t>Start Time</w:t>
            </w:r>
          </w:p>
        </w:tc>
        <w:tc>
          <w:tcPr>
            <w:tcW w:w="1260" w:type="dxa"/>
          </w:tcPr>
          <w:p w14:paraId="6BAE06C4" w14:textId="2D39B23A" w:rsidR="009927B9" w:rsidRPr="00184A3A" w:rsidRDefault="009927B9" w:rsidP="009927B9">
            <w:pPr>
              <w:spacing w:after="0"/>
            </w:pPr>
            <w:r w:rsidRPr="00184A3A">
              <w:t>Read-only text</w:t>
            </w:r>
          </w:p>
        </w:tc>
        <w:tc>
          <w:tcPr>
            <w:tcW w:w="1170" w:type="dxa"/>
          </w:tcPr>
          <w:p w14:paraId="0E467728" w14:textId="197732AA" w:rsidR="009927B9" w:rsidRPr="00184A3A" w:rsidRDefault="009927B9" w:rsidP="009927B9">
            <w:pPr>
              <w:spacing w:after="0"/>
            </w:pPr>
            <w:r w:rsidRPr="00184A3A">
              <w:t>Prefilled</w:t>
            </w:r>
          </w:p>
        </w:tc>
        <w:tc>
          <w:tcPr>
            <w:tcW w:w="1237" w:type="dxa"/>
          </w:tcPr>
          <w:p w14:paraId="4055E703" w14:textId="13094292" w:rsidR="009927B9" w:rsidRPr="00184A3A" w:rsidRDefault="009927B9" w:rsidP="009927B9">
            <w:pPr>
              <w:spacing w:after="0"/>
              <w:jc w:val="center"/>
            </w:pPr>
            <w:r w:rsidRPr="00E50B72">
              <w:t>-</w:t>
            </w:r>
          </w:p>
        </w:tc>
        <w:tc>
          <w:tcPr>
            <w:tcW w:w="1170" w:type="dxa"/>
          </w:tcPr>
          <w:p w14:paraId="3A8C41BF" w14:textId="64D3E255" w:rsidR="009927B9" w:rsidRPr="00184A3A" w:rsidRDefault="009927B9" w:rsidP="009927B9">
            <w:pPr>
              <w:spacing w:after="0"/>
            </w:pPr>
            <w:r w:rsidRPr="00184A3A">
              <w:t>Time – hh24:mi:s</w:t>
            </w:r>
            <w:r>
              <w:t>s</w:t>
            </w:r>
          </w:p>
        </w:tc>
        <w:tc>
          <w:tcPr>
            <w:tcW w:w="1440" w:type="dxa"/>
          </w:tcPr>
          <w:p w14:paraId="31C30631" w14:textId="1BF0E612" w:rsidR="009927B9" w:rsidRPr="00184A3A" w:rsidRDefault="009927B9" w:rsidP="009927B9">
            <w:pPr>
              <w:spacing w:after="0"/>
            </w:pPr>
            <w:r w:rsidRPr="00184A3A">
              <w:t>-</w:t>
            </w:r>
          </w:p>
        </w:tc>
        <w:tc>
          <w:tcPr>
            <w:tcW w:w="2363" w:type="dxa"/>
          </w:tcPr>
          <w:p w14:paraId="21D15C6C" w14:textId="62857461" w:rsidR="009927B9" w:rsidRPr="00184A3A" w:rsidRDefault="009927B9" w:rsidP="009927B9">
            <w:pPr>
              <w:spacing w:after="0"/>
            </w:pPr>
            <w:r w:rsidRPr="00184A3A">
              <w:t>Start time of the poll scheme</w:t>
            </w:r>
          </w:p>
        </w:tc>
      </w:tr>
      <w:tr w:rsidR="009927B9" w:rsidRPr="00184A3A" w14:paraId="7A92962A" w14:textId="77777777" w:rsidTr="00D323B0">
        <w:tc>
          <w:tcPr>
            <w:tcW w:w="1553" w:type="dxa"/>
          </w:tcPr>
          <w:p w14:paraId="3174C538" w14:textId="61B8BD0C" w:rsidR="009927B9" w:rsidRPr="00184A3A" w:rsidRDefault="009927B9" w:rsidP="009927B9">
            <w:pPr>
              <w:spacing w:after="0"/>
              <w:ind w:left="-18" w:right="-108"/>
              <w:rPr>
                <w:b/>
              </w:rPr>
            </w:pPr>
            <w:r w:rsidRPr="00184A3A">
              <w:rPr>
                <w:b/>
              </w:rPr>
              <w:t>End Time</w:t>
            </w:r>
          </w:p>
        </w:tc>
        <w:tc>
          <w:tcPr>
            <w:tcW w:w="1260" w:type="dxa"/>
          </w:tcPr>
          <w:p w14:paraId="67BEB5A1" w14:textId="03B70301" w:rsidR="009927B9" w:rsidRPr="00184A3A" w:rsidRDefault="009927B9" w:rsidP="009927B9">
            <w:pPr>
              <w:spacing w:after="0"/>
            </w:pPr>
            <w:r w:rsidRPr="00184A3A">
              <w:t>Read-only text</w:t>
            </w:r>
          </w:p>
        </w:tc>
        <w:tc>
          <w:tcPr>
            <w:tcW w:w="1170" w:type="dxa"/>
          </w:tcPr>
          <w:p w14:paraId="1A4ADBD9" w14:textId="1EFAF543" w:rsidR="009927B9" w:rsidRPr="00184A3A" w:rsidRDefault="009927B9" w:rsidP="009927B9">
            <w:pPr>
              <w:spacing w:after="0"/>
            </w:pPr>
            <w:r w:rsidRPr="00184A3A">
              <w:t>Prefilled</w:t>
            </w:r>
          </w:p>
        </w:tc>
        <w:tc>
          <w:tcPr>
            <w:tcW w:w="1237" w:type="dxa"/>
          </w:tcPr>
          <w:p w14:paraId="44E0DF0F" w14:textId="20CC36ED" w:rsidR="009927B9" w:rsidRPr="00184A3A" w:rsidRDefault="009927B9" w:rsidP="009927B9">
            <w:pPr>
              <w:spacing w:after="0"/>
              <w:jc w:val="center"/>
            </w:pPr>
            <w:r w:rsidRPr="00E50B72">
              <w:t>-</w:t>
            </w:r>
          </w:p>
        </w:tc>
        <w:tc>
          <w:tcPr>
            <w:tcW w:w="1170" w:type="dxa"/>
          </w:tcPr>
          <w:p w14:paraId="01DA2A61" w14:textId="55BA6CCB" w:rsidR="009927B9" w:rsidRPr="00184A3A" w:rsidRDefault="009927B9" w:rsidP="009927B9">
            <w:pPr>
              <w:spacing w:after="0"/>
            </w:pPr>
            <w:r w:rsidRPr="00184A3A">
              <w:t>Time – hh24:mi:ss</w:t>
            </w:r>
          </w:p>
        </w:tc>
        <w:tc>
          <w:tcPr>
            <w:tcW w:w="1440" w:type="dxa"/>
          </w:tcPr>
          <w:p w14:paraId="29987C3E" w14:textId="550763C3" w:rsidR="009927B9" w:rsidRPr="00184A3A" w:rsidRDefault="009927B9" w:rsidP="009927B9">
            <w:pPr>
              <w:spacing w:after="0"/>
            </w:pPr>
            <w:r w:rsidRPr="00184A3A">
              <w:t>-</w:t>
            </w:r>
          </w:p>
        </w:tc>
        <w:tc>
          <w:tcPr>
            <w:tcW w:w="2363" w:type="dxa"/>
          </w:tcPr>
          <w:p w14:paraId="59E3286C" w14:textId="25BAA001" w:rsidR="009927B9" w:rsidRPr="00184A3A" w:rsidRDefault="009927B9" w:rsidP="009927B9">
            <w:pPr>
              <w:spacing w:after="0"/>
            </w:pPr>
            <w:r w:rsidRPr="00184A3A">
              <w:t>Start time of the poll scheme</w:t>
            </w:r>
          </w:p>
        </w:tc>
      </w:tr>
      <w:tr w:rsidR="00586276" w:rsidRPr="00184A3A" w14:paraId="7FD13AE5" w14:textId="77777777" w:rsidTr="00D323B0">
        <w:tc>
          <w:tcPr>
            <w:tcW w:w="1553" w:type="dxa"/>
          </w:tcPr>
          <w:p w14:paraId="5A119415" w14:textId="1CBBCD6F" w:rsidR="00586276" w:rsidRPr="00184A3A" w:rsidRDefault="00586276" w:rsidP="004421AB">
            <w:pPr>
              <w:spacing w:after="0"/>
              <w:ind w:left="-18" w:right="-108"/>
              <w:rPr>
                <w:b/>
              </w:rPr>
            </w:pPr>
            <w:r w:rsidRPr="00184A3A">
              <w:rPr>
                <w:b/>
              </w:rPr>
              <w:t>Enable</w:t>
            </w:r>
          </w:p>
        </w:tc>
        <w:tc>
          <w:tcPr>
            <w:tcW w:w="1260" w:type="dxa"/>
          </w:tcPr>
          <w:p w14:paraId="6F6ADCDE" w14:textId="178B1200" w:rsidR="00586276" w:rsidRPr="00184A3A" w:rsidRDefault="00586276" w:rsidP="004421AB">
            <w:pPr>
              <w:spacing w:after="0"/>
            </w:pPr>
            <w:r w:rsidRPr="00184A3A">
              <w:t>Read-only text</w:t>
            </w:r>
          </w:p>
        </w:tc>
        <w:tc>
          <w:tcPr>
            <w:tcW w:w="1170" w:type="dxa"/>
          </w:tcPr>
          <w:p w14:paraId="71A8186C" w14:textId="4D3E3B87" w:rsidR="00586276" w:rsidRPr="00184A3A" w:rsidRDefault="00586276" w:rsidP="004421AB">
            <w:pPr>
              <w:spacing w:after="0"/>
            </w:pPr>
            <w:r w:rsidRPr="00184A3A">
              <w:t>Prefilled</w:t>
            </w:r>
          </w:p>
        </w:tc>
        <w:tc>
          <w:tcPr>
            <w:tcW w:w="1237" w:type="dxa"/>
          </w:tcPr>
          <w:p w14:paraId="58BDD71A" w14:textId="08B64455" w:rsidR="00586276" w:rsidRPr="00184A3A" w:rsidRDefault="009927B9" w:rsidP="00D323B0">
            <w:pPr>
              <w:spacing w:after="0"/>
              <w:jc w:val="center"/>
            </w:pPr>
            <w:r>
              <w:t>-</w:t>
            </w:r>
          </w:p>
        </w:tc>
        <w:tc>
          <w:tcPr>
            <w:tcW w:w="1170" w:type="dxa"/>
          </w:tcPr>
          <w:p w14:paraId="05F1E1A2" w14:textId="03D1ECC4" w:rsidR="00586276" w:rsidRPr="00184A3A" w:rsidRDefault="00586276" w:rsidP="004421AB">
            <w:pPr>
              <w:spacing w:after="0"/>
            </w:pPr>
            <w:r w:rsidRPr="00184A3A">
              <w:t>A</w:t>
            </w:r>
            <w:r w:rsidR="002C5D9F">
              <w:t>(</w:t>
            </w:r>
            <w:r w:rsidRPr="00184A3A">
              <w:t>1</w:t>
            </w:r>
            <w:r w:rsidR="002C5D9F">
              <w:t>)</w:t>
            </w:r>
          </w:p>
        </w:tc>
        <w:tc>
          <w:tcPr>
            <w:tcW w:w="1440" w:type="dxa"/>
          </w:tcPr>
          <w:p w14:paraId="2B69A785" w14:textId="063999B7" w:rsidR="00586276" w:rsidRPr="00184A3A" w:rsidRDefault="00586276" w:rsidP="004421AB">
            <w:pPr>
              <w:spacing w:after="0"/>
            </w:pPr>
            <w:r w:rsidRPr="00184A3A">
              <w:t>-</w:t>
            </w:r>
          </w:p>
        </w:tc>
        <w:tc>
          <w:tcPr>
            <w:tcW w:w="2363" w:type="dxa"/>
          </w:tcPr>
          <w:p w14:paraId="0C728965" w14:textId="774126CA" w:rsidR="00586276" w:rsidRPr="00184A3A" w:rsidRDefault="00586276" w:rsidP="004421AB">
            <w:pPr>
              <w:pStyle w:val="ac"/>
              <w:numPr>
                <w:ilvl w:val="0"/>
                <w:numId w:val="3"/>
              </w:numPr>
              <w:spacing w:after="0"/>
              <w:ind w:left="319" w:hanging="270"/>
            </w:pPr>
            <w:r w:rsidRPr="00184A3A">
              <w:t>Y</w:t>
            </w:r>
            <w:r w:rsidR="00BD1F49">
              <w:t>es</w:t>
            </w:r>
          </w:p>
          <w:p w14:paraId="0F4C5E7B" w14:textId="0293B2DB" w:rsidR="00586276" w:rsidRPr="00184A3A" w:rsidRDefault="00586276" w:rsidP="004421AB">
            <w:pPr>
              <w:pStyle w:val="ac"/>
              <w:numPr>
                <w:ilvl w:val="0"/>
                <w:numId w:val="3"/>
              </w:numPr>
              <w:spacing w:after="0"/>
              <w:ind w:left="319" w:hanging="270"/>
            </w:pPr>
            <w:r w:rsidRPr="00184A3A">
              <w:t>N</w:t>
            </w:r>
            <w:r w:rsidR="00BD1F49">
              <w:t xml:space="preserve">o </w:t>
            </w:r>
          </w:p>
        </w:tc>
      </w:tr>
    </w:tbl>
    <w:p w14:paraId="3B03F7DC" w14:textId="77777777" w:rsidR="00712376" w:rsidRPr="00184A3A" w:rsidRDefault="00712376" w:rsidP="00E51271">
      <w:pPr>
        <w:pStyle w:val="4"/>
      </w:pPr>
      <w:r w:rsidRPr="00184A3A">
        <w:lastRenderedPageBreak/>
        <w:t>Screen Objects &amp; Action</w:t>
      </w:r>
    </w:p>
    <w:tbl>
      <w:tblPr>
        <w:tblW w:w="1044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890"/>
        <w:gridCol w:w="1530"/>
      </w:tblGrid>
      <w:tr w:rsidR="00843D85" w:rsidRPr="00184A3A" w14:paraId="38B3CA5A" w14:textId="77777777" w:rsidTr="00BD1F49">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5890" w:type="dxa"/>
            <w:shd w:val="clear" w:color="auto" w:fill="C6D9F1"/>
          </w:tcPr>
          <w:p w14:paraId="7993F01C" w14:textId="77777777" w:rsidR="00843D85" w:rsidRPr="00184A3A" w:rsidRDefault="00843D85" w:rsidP="00F23C2F">
            <w:pPr>
              <w:rPr>
                <w:b/>
              </w:rPr>
            </w:pPr>
            <w:r w:rsidRPr="00184A3A">
              <w:rPr>
                <w:b/>
              </w:rPr>
              <w:t>Action / Event / Response</w:t>
            </w:r>
          </w:p>
        </w:tc>
        <w:tc>
          <w:tcPr>
            <w:tcW w:w="153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BD1F49">
        <w:tc>
          <w:tcPr>
            <w:tcW w:w="1900" w:type="dxa"/>
          </w:tcPr>
          <w:p w14:paraId="6466BBC1" w14:textId="09FAB196" w:rsidR="00D0122D" w:rsidRPr="00184A3A" w:rsidRDefault="00D0122D" w:rsidP="00D0122D">
            <w:r>
              <w:t>Search</w:t>
            </w:r>
          </w:p>
        </w:tc>
        <w:tc>
          <w:tcPr>
            <w:tcW w:w="1120" w:type="dxa"/>
          </w:tcPr>
          <w:p w14:paraId="543DCBE1" w14:textId="717B8E86" w:rsidR="00D0122D" w:rsidRPr="00184A3A" w:rsidRDefault="00D0122D" w:rsidP="00D0122D">
            <w:r w:rsidRPr="00184A3A">
              <w:t>Button</w:t>
            </w:r>
          </w:p>
        </w:tc>
        <w:tc>
          <w:tcPr>
            <w:tcW w:w="5890" w:type="dxa"/>
          </w:tcPr>
          <w:p w14:paraId="61C35EBD" w14:textId="2C178C03" w:rsidR="00D0122D" w:rsidRPr="00184A3A" w:rsidRDefault="00D0122D" w:rsidP="00D0122D">
            <w:r>
              <w:t xml:space="preserve">Search out poll scheme records according to the input </w:t>
            </w:r>
            <w:r w:rsidR="00B45EDC">
              <w:t>criteria</w:t>
            </w:r>
          </w:p>
        </w:tc>
        <w:tc>
          <w:tcPr>
            <w:tcW w:w="1530" w:type="dxa"/>
          </w:tcPr>
          <w:p w14:paraId="1F1656FF" w14:textId="1E632722" w:rsidR="00D0122D" w:rsidRPr="00184A3A" w:rsidRDefault="00B45EDC" w:rsidP="00D0122D">
            <w:r>
              <w:t>N/A</w:t>
            </w:r>
          </w:p>
        </w:tc>
      </w:tr>
      <w:tr w:rsidR="00D0122D" w:rsidRPr="00184A3A" w14:paraId="0EB34D0C" w14:textId="77777777" w:rsidTr="00BD1F49">
        <w:tc>
          <w:tcPr>
            <w:tcW w:w="1900" w:type="dxa"/>
          </w:tcPr>
          <w:p w14:paraId="5C99577F" w14:textId="02B4553B" w:rsidR="00D0122D" w:rsidRDefault="00D0122D" w:rsidP="00D0122D">
            <w:r>
              <w:t>Clear</w:t>
            </w:r>
          </w:p>
        </w:tc>
        <w:tc>
          <w:tcPr>
            <w:tcW w:w="1120" w:type="dxa"/>
          </w:tcPr>
          <w:p w14:paraId="01BE8C57" w14:textId="40FA853F" w:rsidR="00D0122D" w:rsidRPr="00184A3A" w:rsidDel="00D0122D" w:rsidRDefault="00D0122D" w:rsidP="00D0122D">
            <w:r w:rsidRPr="00184A3A">
              <w:t>Button</w:t>
            </w:r>
          </w:p>
        </w:tc>
        <w:tc>
          <w:tcPr>
            <w:tcW w:w="5890" w:type="dxa"/>
          </w:tcPr>
          <w:p w14:paraId="061A99FC" w14:textId="655A3685" w:rsidR="00D0122D" w:rsidRPr="00184A3A" w:rsidDel="00D0122D" w:rsidRDefault="00B45EDC" w:rsidP="00D0122D">
            <w:r>
              <w:t>Reset all search criteria to blank</w:t>
            </w:r>
          </w:p>
        </w:tc>
        <w:tc>
          <w:tcPr>
            <w:tcW w:w="1530" w:type="dxa"/>
          </w:tcPr>
          <w:p w14:paraId="45920AC0" w14:textId="4345C466" w:rsidR="00D0122D" w:rsidRPr="00184A3A" w:rsidDel="00D0122D" w:rsidRDefault="00B45EDC" w:rsidP="00D0122D">
            <w:r>
              <w:t>N/A</w:t>
            </w:r>
          </w:p>
        </w:tc>
      </w:tr>
      <w:tr w:rsidR="00D0122D" w:rsidRPr="00184A3A" w14:paraId="457301B8" w14:textId="77777777" w:rsidTr="00BD1F49">
        <w:tc>
          <w:tcPr>
            <w:tcW w:w="1900" w:type="dxa"/>
          </w:tcPr>
          <w:p w14:paraId="0892C07F" w14:textId="1AECAEE9" w:rsidR="00D0122D" w:rsidRPr="00184A3A" w:rsidRDefault="00D0122D" w:rsidP="00D0122D">
            <w:r w:rsidRPr="00184A3A">
              <w:t>Create</w:t>
            </w:r>
          </w:p>
        </w:tc>
        <w:tc>
          <w:tcPr>
            <w:tcW w:w="1120" w:type="dxa"/>
          </w:tcPr>
          <w:p w14:paraId="00EF8A9A" w14:textId="04FED64C" w:rsidR="00D0122D" w:rsidRPr="00184A3A" w:rsidRDefault="00D0122D" w:rsidP="00D0122D">
            <w:r w:rsidRPr="00184A3A">
              <w:t>Button</w:t>
            </w:r>
          </w:p>
        </w:tc>
        <w:tc>
          <w:tcPr>
            <w:tcW w:w="5890" w:type="dxa"/>
          </w:tcPr>
          <w:p w14:paraId="00A4EDD9" w14:textId="3F6FD72F" w:rsidR="00D0122D" w:rsidRPr="00184A3A" w:rsidRDefault="00D0122D" w:rsidP="00D0122D">
            <w:r w:rsidRPr="00184A3A">
              <w:t>Create a new entry of poll scheme</w:t>
            </w:r>
          </w:p>
        </w:tc>
        <w:tc>
          <w:tcPr>
            <w:tcW w:w="1530" w:type="dxa"/>
          </w:tcPr>
          <w:p w14:paraId="52453E47" w14:textId="409EFB0B" w:rsidR="00D0122D" w:rsidRPr="00184A3A" w:rsidRDefault="00D0122D" w:rsidP="00D0122D">
            <w:r w:rsidRPr="00184A3A">
              <w:t>N/A</w:t>
            </w:r>
          </w:p>
        </w:tc>
      </w:tr>
      <w:tr w:rsidR="00D0122D" w:rsidRPr="00184A3A" w14:paraId="0D662004" w14:textId="77777777" w:rsidTr="00BD1F49">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5890" w:type="dxa"/>
          </w:tcPr>
          <w:p w14:paraId="1A71A357" w14:textId="1A6A4160" w:rsidR="00D0122D" w:rsidRPr="00184A3A" w:rsidRDefault="00D0122D" w:rsidP="00D0122D">
            <w:r w:rsidRPr="00184A3A">
              <w:t>Edit the corresponding poll scheme record</w:t>
            </w:r>
          </w:p>
        </w:tc>
        <w:tc>
          <w:tcPr>
            <w:tcW w:w="1530" w:type="dxa"/>
          </w:tcPr>
          <w:p w14:paraId="149403E5" w14:textId="77777777" w:rsidR="00D0122D" w:rsidRPr="00184A3A" w:rsidRDefault="00D0122D" w:rsidP="00D0122D">
            <w:r w:rsidRPr="00184A3A">
              <w:t>N/A</w:t>
            </w:r>
          </w:p>
        </w:tc>
      </w:tr>
      <w:tr w:rsidR="00D0122D" w:rsidRPr="00184A3A" w14:paraId="619A4EF6" w14:textId="77777777" w:rsidTr="00BD1F49">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5890" w:type="dxa"/>
          </w:tcPr>
          <w:p w14:paraId="700489B3" w14:textId="2943027D" w:rsidR="00D0122D" w:rsidRPr="00184A3A" w:rsidRDefault="00D0122D" w:rsidP="00D0122D">
            <w:r w:rsidRPr="00184A3A">
              <w:t>Delete the corresponding poll scheme</w:t>
            </w:r>
          </w:p>
        </w:tc>
        <w:tc>
          <w:tcPr>
            <w:tcW w:w="1530" w:type="dxa"/>
          </w:tcPr>
          <w:p w14:paraId="79237DB4" w14:textId="77777777" w:rsidR="00D0122D" w:rsidRPr="00184A3A" w:rsidRDefault="00D0122D" w:rsidP="00D0122D">
            <w:r w:rsidRPr="00184A3A">
              <w:t>N/A</w:t>
            </w:r>
          </w:p>
        </w:tc>
      </w:tr>
      <w:tr w:rsidR="00D0122D" w:rsidRPr="00184A3A" w14:paraId="22F9399B" w14:textId="77777777" w:rsidTr="00BD1F49">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5890" w:type="dxa"/>
          </w:tcPr>
          <w:p w14:paraId="4CAC3D56" w14:textId="0184C50D" w:rsidR="00D0122D" w:rsidRPr="00184A3A" w:rsidRDefault="00D0122D" w:rsidP="00D0122D">
            <w:r w:rsidRPr="00184A3A">
              <w:t>View the corresponding poll scheme detail</w:t>
            </w:r>
          </w:p>
        </w:tc>
        <w:tc>
          <w:tcPr>
            <w:tcW w:w="153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E51271">
      <w:pPr>
        <w:pStyle w:val="4"/>
      </w:pPr>
      <w:r w:rsidRPr="00184A3A">
        <w:t>User/Security Group</w:t>
      </w:r>
    </w:p>
    <w:p w14:paraId="6BE03485" w14:textId="77777777" w:rsidR="00CC4959" w:rsidRPr="00184A3A" w:rsidRDefault="00CC4959" w:rsidP="004421AB">
      <w:pPr>
        <w:rPr>
          <w:rFonts w:eastAsia="SimSun"/>
        </w:rPr>
      </w:pPr>
      <w:r w:rsidRPr="00184A3A">
        <w:rPr>
          <w:rFonts w:eastAsia="SimSun"/>
        </w:rPr>
        <w:t>This function can be accessed by the following user(s):</w:t>
      </w:r>
    </w:p>
    <w:p w14:paraId="134BB18E" w14:textId="0EDF2C24" w:rsidR="00CC4959" w:rsidRPr="00184A3A" w:rsidRDefault="00CC4959" w:rsidP="00CC4959">
      <w:pPr>
        <w:pStyle w:val="ac"/>
        <w:numPr>
          <w:ilvl w:val="0"/>
          <w:numId w:val="3"/>
        </w:numPr>
        <w:rPr>
          <w:rFonts w:eastAsia="SimSun"/>
        </w:rPr>
      </w:pPr>
      <w:r w:rsidRPr="00184A3A">
        <w:rPr>
          <w:rFonts w:eastAsia="SimSun"/>
        </w:rPr>
        <w:t>System Admin</w:t>
      </w:r>
      <w:r w:rsidR="004421AB">
        <w:rPr>
          <w:rFonts w:eastAsia="SimSun"/>
        </w:rPr>
        <w:t>istrator</w:t>
      </w:r>
    </w:p>
    <w:p w14:paraId="02892E24" w14:textId="77777777" w:rsidR="00712376" w:rsidRPr="00184A3A" w:rsidRDefault="00712376" w:rsidP="00E51271">
      <w:pPr>
        <w:pStyle w:val="4"/>
      </w:pPr>
      <w:r w:rsidRPr="00184A3A">
        <w:t>Data Fields &amp; Presentation Logic</w:t>
      </w:r>
    </w:p>
    <w:p w14:paraId="63BBCF73" w14:textId="77777777" w:rsidR="00712376" w:rsidRPr="00184A3A" w:rsidRDefault="00712376" w:rsidP="004421AB">
      <w:pPr>
        <w:rPr>
          <w:lang w:eastAsia="zh-CN"/>
        </w:rPr>
      </w:pPr>
      <w:r w:rsidRPr="00184A3A">
        <w:rPr>
          <w:lang w:eastAsia="zh-CN"/>
        </w:rPr>
        <w:t>N/A</w:t>
      </w:r>
    </w:p>
    <w:p w14:paraId="37126DB6" w14:textId="77777777" w:rsidR="00712376" w:rsidRPr="00184A3A" w:rsidRDefault="00712376" w:rsidP="00E51271">
      <w:pPr>
        <w:pStyle w:val="4"/>
      </w:pPr>
      <w:r w:rsidRPr="00184A3A">
        <w:t>Assumptions/Constraints</w:t>
      </w:r>
    </w:p>
    <w:p w14:paraId="59079E0E" w14:textId="77777777" w:rsidR="00712376" w:rsidRPr="00184A3A" w:rsidRDefault="00712376" w:rsidP="004421AB">
      <w:pPr>
        <w:rPr>
          <w:lang w:eastAsia="zh-CN"/>
        </w:rPr>
      </w:pPr>
      <w:r w:rsidRPr="00184A3A">
        <w:rPr>
          <w:lang w:eastAsia="zh-CN"/>
        </w:rPr>
        <w:t>N/A</w:t>
      </w:r>
    </w:p>
    <w:p w14:paraId="14476F1B" w14:textId="77777777" w:rsidR="00712376" w:rsidRPr="00184A3A" w:rsidRDefault="00712376" w:rsidP="00E51271">
      <w:pPr>
        <w:pStyle w:val="4"/>
      </w:pPr>
      <w:r w:rsidRPr="00184A3A">
        <w:t xml:space="preserve">Error &amp; Exception List </w:t>
      </w:r>
    </w:p>
    <w:p w14:paraId="77C22BDC" w14:textId="77777777" w:rsidR="004F10A2" w:rsidRPr="00184A3A" w:rsidRDefault="004F10A2" w:rsidP="004421AB">
      <w:pPr>
        <w:rPr>
          <w:lang w:eastAsia="zh-CN"/>
        </w:rPr>
      </w:pPr>
      <w:r w:rsidRPr="00184A3A">
        <w:rPr>
          <w:lang w:eastAsia="zh-CN"/>
        </w:rPr>
        <w:t>N/A</w:t>
      </w:r>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900E50">
      <w:pPr>
        <w:pStyle w:val="3"/>
      </w:pPr>
      <w:r w:rsidRPr="00184A3A">
        <w:lastRenderedPageBreak/>
        <w:t>Maintain</w:t>
      </w:r>
      <w:r w:rsidR="00712376" w:rsidRPr="00184A3A">
        <w:t xml:space="preserve"> Branch </w:t>
      </w:r>
      <w:r w:rsidRPr="00184A3A">
        <w:t>Scheme (Create/Edit/Delete)</w:t>
      </w:r>
    </w:p>
    <w:p w14:paraId="59744868" w14:textId="77777777" w:rsidR="00712376" w:rsidRPr="00184A3A" w:rsidRDefault="00712376" w:rsidP="00E51271">
      <w:pPr>
        <w:pStyle w:val="4"/>
      </w:pPr>
      <w:r w:rsidRPr="00184A3A">
        <w:t>Process/Work Flow</w:t>
      </w:r>
    </w:p>
    <w:p w14:paraId="6DE82FC2" w14:textId="41342D42" w:rsidR="005A6F86" w:rsidRPr="00184A3A" w:rsidRDefault="005A6F86" w:rsidP="00D323B0">
      <w:pPr>
        <w:rPr>
          <w:lang w:eastAsia="zh-CN"/>
        </w:rPr>
      </w:pPr>
      <w:r w:rsidRPr="00184A3A">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D323B0">
      <w:pPr>
        <w:rPr>
          <w:b/>
          <w:u w:val="single"/>
          <w:lang w:eastAsia="zh-CN"/>
        </w:rPr>
      </w:pPr>
      <w:r w:rsidRPr="00184A3A">
        <w:rPr>
          <w:b/>
          <w:u w:val="single"/>
          <w:lang w:eastAsia="zh-CN"/>
        </w:rPr>
        <w:t>Business Logic</w:t>
      </w:r>
    </w:p>
    <w:p w14:paraId="01AEAE1F" w14:textId="03D36E77" w:rsidR="005A6F86" w:rsidRPr="00184A3A" w:rsidRDefault="005A6F86" w:rsidP="00D323B0">
      <w:pPr>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Default="005A6F86" w:rsidP="00D323B0">
      <w:pPr>
        <w:pStyle w:val="Texte1"/>
        <w:tabs>
          <w:tab w:val="left" w:pos="1080"/>
        </w:tabs>
        <w:ind w:left="1080" w:hanging="72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D30DD43" w14:textId="77777777" w:rsidR="00A52909" w:rsidRPr="00184A3A" w:rsidRDefault="00A52909" w:rsidP="00D323B0">
      <w:pPr>
        <w:pStyle w:val="Texte1"/>
        <w:tabs>
          <w:tab w:val="left" w:pos="1080"/>
        </w:tabs>
        <w:ind w:left="1080" w:hanging="720"/>
        <w:rPr>
          <w:rFonts w:ascii="Palatino Linotype" w:hAnsi="Palatino Linotype" w:cs="Arial"/>
          <w:sz w:val="20"/>
        </w:rPr>
      </w:pPr>
    </w:p>
    <w:p w14:paraId="255A9B07" w14:textId="3F6F6378" w:rsidR="005A6F86" w:rsidRPr="00184A3A" w:rsidRDefault="005A6F86" w:rsidP="00D323B0">
      <w:pPr>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78C28213" w14:textId="77777777" w:rsidR="00D323B0" w:rsidRPr="00184A3A" w:rsidRDefault="00D323B0" w:rsidP="00541505">
      <w:pPr>
        <w:pStyle w:val="Texte1"/>
        <w:tabs>
          <w:tab w:val="left" w:pos="360"/>
        </w:tabs>
        <w:ind w:left="360"/>
        <w:rPr>
          <w:rFonts w:ascii="Palatino Linotype" w:hAnsi="Palatino Linotype" w:cs="Arial"/>
          <w:sz w:val="20"/>
        </w:rPr>
      </w:pPr>
    </w:p>
    <w:p w14:paraId="5A6F1557" w14:textId="4733ACDE" w:rsidR="005A6F86"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w:t>
      </w:r>
      <w:r w:rsidR="00A52909">
        <w:rPr>
          <w:rFonts w:ascii="Palatino Linotype" w:hAnsi="Palatino Linotype" w:cs="Arial"/>
          <w:sz w:val="20"/>
        </w:rPr>
        <w:t>tton. Same as record creation, o</w:t>
      </w:r>
      <w:r w:rsidRPr="00184A3A">
        <w:rPr>
          <w:rFonts w:ascii="Palatino Linotype" w:hAnsi="Palatino Linotype" w:cs="Arial"/>
          <w:sz w:val="20"/>
        </w:rPr>
        <w:t>n clicking the “save” button, the system also validate upon the values, and save the record’s update.</w:t>
      </w:r>
    </w:p>
    <w:p w14:paraId="5904FF53" w14:textId="77777777" w:rsidR="00D323B0" w:rsidRPr="00184A3A" w:rsidRDefault="00D323B0" w:rsidP="00D323B0">
      <w:pPr>
        <w:pStyle w:val="Texte1"/>
        <w:tabs>
          <w:tab w:val="left" w:pos="360"/>
        </w:tabs>
        <w:rPr>
          <w:rFonts w:ascii="Palatino Linotype" w:hAnsi="Palatino Linotype" w:cs="Arial"/>
          <w:sz w:val="20"/>
        </w:rPr>
      </w:pPr>
    </w:p>
    <w:p w14:paraId="265EAC96" w14:textId="5CD41217"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1BE0E82D" w14:textId="77777777" w:rsidR="00D323B0" w:rsidRDefault="00D323B0" w:rsidP="00D323B0">
      <w:pPr>
        <w:pStyle w:val="Texte1"/>
        <w:tabs>
          <w:tab w:val="left" w:pos="360"/>
        </w:tabs>
        <w:rPr>
          <w:rFonts w:ascii="Palatino Linotype" w:hAnsi="Palatino Linotype" w:cs="Arial"/>
          <w:sz w:val="20"/>
        </w:rPr>
      </w:pPr>
    </w:p>
    <w:p w14:paraId="55B2CB81" w14:textId="258B17AA" w:rsidR="005A6F86" w:rsidRPr="00184A3A"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E51271">
      <w:pPr>
        <w:pStyle w:val="4"/>
      </w:pPr>
      <w:r w:rsidRPr="00184A3A">
        <w:lastRenderedPageBreak/>
        <w:t>Screen</w:t>
      </w:r>
    </w:p>
    <w:p w14:paraId="3DDB8D16" w14:textId="773ADAD0" w:rsidR="00712376" w:rsidRPr="00184A3A" w:rsidRDefault="00A52909" w:rsidP="00A52909">
      <w:pPr>
        <w:jc w:val="center"/>
        <w:rPr>
          <w:lang w:eastAsia="zh-CN"/>
        </w:rPr>
      </w:pPr>
      <w:r w:rsidRPr="00A52909">
        <w:rPr>
          <w:noProof/>
        </w:rPr>
        <w:drawing>
          <wp:inline distT="0" distB="0" distL="0" distR="0" wp14:anchorId="27E94A23" wp14:editId="75B58531">
            <wp:extent cx="6115050" cy="51816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5181600"/>
                    </a:xfrm>
                    <a:prstGeom prst="rect">
                      <a:avLst/>
                    </a:prstGeom>
                    <a:ln>
                      <a:solidFill>
                        <a:srgbClr val="000000"/>
                      </a:solidFill>
                    </a:ln>
                  </pic:spPr>
                </pic:pic>
              </a:graphicData>
            </a:graphic>
          </wp:inline>
        </w:drawing>
      </w:r>
    </w:p>
    <w:p w14:paraId="2AC05DA2" w14:textId="77777777" w:rsidR="00712376" w:rsidRPr="00184A3A" w:rsidRDefault="00712376" w:rsidP="00E51271">
      <w:pPr>
        <w:pStyle w:val="4"/>
      </w:pPr>
      <w:r w:rsidRPr="00184A3A">
        <w:t>Data Fields &amp; Presentation Logic</w:t>
      </w:r>
    </w:p>
    <w:p w14:paraId="66E92137" w14:textId="77777777" w:rsidR="00095CC7" w:rsidRPr="00184A3A" w:rsidRDefault="00095CC7" w:rsidP="0005458D">
      <w:pPr>
        <w:pStyle w:val="ac"/>
        <w:numPr>
          <w:ilvl w:val="0"/>
          <w:numId w:val="12"/>
        </w:numPr>
        <w:ind w:left="270" w:hanging="270"/>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ac"/>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57A73850" w14:textId="77777777" w:rsidR="00A52909" w:rsidRDefault="00A52909">
      <w:pPr>
        <w:rPr>
          <w:lang w:eastAsia="zh-CN"/>
        </w:rPr>
      </w:pPr>
      <w:r>
        <w:rPr>
          <w:lang w:eastAsia="zh-CN"/>
        </w:rPr>
        <w:br w:type="page"/>
      </w:r>
    </w:p>
    <w:p w14:paraId="7C915055" w14:textId="4CF7C0AB" w:rsidR="00095CC7" w:rsidRPr="00184A3A" w:rsidRDefault="00095CC7" w:rsidP="0005458D">
      <w:pPr>
        <w:pStyle w:val="ac"/>
        <w:numPr>
          <w:ilvl w:val="0"/>
          <w:numId w:val="12"/>
        </w:numPr>
        <w:spacing w:line="240" w:lineRule="auto"/>
        <w:ind w:left="270" w:hanging="270"/>
        <w:rPr>
          <w:lang w:eastAsia="zh-CN"/>
        </w:rPr>
      </w:pPr>
      <w:r w:rsidRPr="00184A3A">
        <w:rPr>
          <w:lang w:eastAsia="zh-CN"/>
        </w:rPr>
        <w:lastRenderedPageBreak/>
        <w:t>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70"/>
        <w:gridCol w:w="1553"/>
        <w:gridCol w:w="1237"/>
        <w:gridCol w:w="1530"/>
        <w:gridCol w:w="1890"/>
        <w:gridCol w:w="1890"/>
      </w:tblGrid>
      <w:tr w:rsidR="00095CC7" w:rsidRPr="00184A3A" w14:paraId="0EC1B31D" w14:textId="77777777" w:rsidTr="003C076B">
        <w:trPr>
          <w:trHeight w:val="944"/>
        </w:trPr>
        <w:tc>
          <w:tcPr>
            <w:tcW w:w="1620" w:type="dxa"/>
            <w:shd w:val="clear" w:color="auto" w:fill="C6D9F1"/>
            <w:vAlign w:val="center"/>
          </w:tcPr>
          <w:p w14:paraId="6DC3C656" w14:textId="77777777" w:rsidR="00095CC7" w:rsidRPr="00184A3A" w:rsidRDefault="00095CC7" w:rsidP="00A52909">
            <w:pPr>
              <w:spacing w:after="0"/>
              <w:rPr>
                <w:b/>
              </w:rPr>
            </w:pPr>
            <w:r w:rsidRPr="00184A3A">
              <w:rPr>
                <w:b/>
              </w:rPr>
              <w:t>Field</w:t>
            </w:r>
          </w:p>
        </w:tc>
        <w:tc>
          <w:tcPr>
            <w:tcW w:w="1170" w:type="dxa"/>
            <w:shd w:val="clear" w:color="auto" w:fill="C6D9F1"/>
            <w:vAlign w:val="center"/>
          </w:tcPr>
          <w:p w14:paraId="0A9CBC05" w14:textId="77777777" w:rsidR="00095CC7" w:rsidRPr="00184A3A" w:rsidRDefault="00095CC7" w:rsidP="00A52909">
            <w:pPr>
              <w:spacing w:after="0"/>
              <w:rPr>
                <w:b/>
              </w:rPr>
            </w:pPr>
            <w:r w:rsidRPr="00184A3A">
              <w:rPr>
                <w:b/>
              </w:rPr>
              <w:t>Object Type</w:t>
            </w:r>
          </w:p>
        </w:tc>
        <w:tc>
          <w:tcPr>
            <w:tcW w:w="1553" w:type="dxa"/>
            <w:shd w:val="clear" w:color="auto" w:fill="C6D9F1"/>
            <w:vAlign w:val="center"/>
          </w:tcPr>
          <w:p w14:paraId="39E5B926" w14:textId="77777777" w:rsidR="00095CC7" w:rsidRPr="00184A3A" w:rsidRDefault="00095CC7" w:rsidP="00A52909">
            <w:pPr>
              <w:spacing w:after="0"/>
              <w:rPr>
                <w:b/>
              </w:rPr>
            </w:pPr>
            <w:r w:rsidRPr="00184A3A">
              <w:rPr>
                <w:b/>
              </w:rPr>
              <w:t>Default Value</w:t>
            </w:r>
          </w:p>
        </w:tc>
        <w:tc>
          <w:tcPr>
            <w:tcW w:w="1237" w:type="dxa"/>
            <w:shd w:val="clear" w:color="auto" w:fill="C6D9F1"/>
            <w:vAlign w:val="center"/>
          </w:tcPr>
          <w:p w14:paraId="3CFCBC86" w14:textId="77777777" w:rsidR="00095CC7" w:rsidRPr="00184A3A" w:rsidRDefault="00095CC7" w:rsidP="00A52909">
            <w:pPr>
              <w:spacing w:after="0"/>
              <w:rPr>
                <w:b/>
              </w:rPr>
            </w:pPr>
            <w:r w:rsidRPr="00184A3A">
              <w:rPr>
                <w:b/>
              </w:rPr>
              <w:t>Mandatory (M/O/C)</w:t>
            </w:r>
          </w:p>
        </w:tc>
        <w:tc>
          <w:tcPr>
            <w:tcW w:w="1530" w:type="dxa"/>
            <w:shd w:val="clear" w:color="auto" w:fill="C6D9F1"/>
            <w:vAlign w:val="center"/>
          </w:tcPr>
          <w:p w14:paraId="2CE62959" w14:textId="77777777" w:rsidR="0073243A" w:rsidRDefault="00095CC7" w:rsidP="00A52909">
            <w:pPr>
              <w:spacing w:after="0"/>
              <w:rPr>
                <w:b/>
              </w:rPr>
            </w:pPr>
            <w:r w:rsidRPr="00184A3A">
              <w:rPr>
                <w:b/>
              </w:rPr>
              <w:t>Format</w:t>
            </w:r>
          </w:p>
          <w:p w14:paraId="54A93A6F" w14:textId="77777777" w:rsidR="0073243A" w:rsidRDefault="0073243A" w:rsidP="00A52909">
            <w:pPr>
              <w:spacing w:after="0"/>
              <w:rPr>
                <w:b/>
              </w:rPr>
            </w:pPr>
            <w:r>
              <w:rPr>
                <w:b/>
              </w:rPr>
              <w:t>A</w:t>
            </w:r>
            <w:r w:rsidR="002C5D9F">
              <w:rPr>
                <w:b/>
              </w:rPr>
              <w:t>-character</w:t>
            </w:r>
          </w:p>
          <w:p w14:paraId="46D932BA" w14:textId="4E972D10" w:rsidR="002C5D9F" w:rsidRPr="0057159E" w:rsidRDefault="002C5D9F" w:rsidP="00A52909">
            <w:pPr>
              <w:spacing w:after="0"/>
              <w:rPr>
                <w:b/>
              </w:rPr>
            </w:pPr>
            <w:r>
              <w:rPr>
                <w:b/>
              </w:rPr>
              <w:t>N-number</w:t>
            </w:r>
          </w:p>
        </w:tc>
        <w:tc>
          <w:tcPr>
            <w:tcW w:w="1890" w:type="dxa"/>
            <w:shd w:val="clear" w:color="auto" w:fill="C6D9F1"/>
            <w:vAlign w:val="center"/>
          </w:tcPr>
          <w:p w14:paraId="157BDF71" w14:textId="77777777" w:rsidR="00095CC7" w:rsidRPr="00184A3A" w:rsidRDefault="00095CC7" w:rsidP="00A52909">
            <w:pPr>
              <w:spacing w:after="0"/>
              <w:rPr>
                <w:b/>
              </w:rPr>
            </w:pPr>
            <w:r w:rsidRPr="00184A3A">
              <w:rPr>
                <w:b/>
              </w:rPr>
              <w:t>Action / Event / Response</w:t>
            </w:r>
          </w:p>
        </w:tc>
        <w:tc>
          <w:tcPr>
            <w:tcW w:w="1890" w:type="dxa"/>
            <w:shd w:val="clear" w:color="auto" w:fill="C6D9F1"/>
            <w:vAlign w:val="center"/>
          </w:tcPr>
          <w:p w14:paraId="4C37ABAC" w14:textId="77777777" w:rsidR="00095CC7" w:rsidRPr="00184A3A" w:rsidRDefault="00095CC7" w:rsidP="00A52909">
            <w:pPr>
              <w:spacing w:after="0"/>
              <w:rPr>
                <w:b/>
              </w:rPr>
            </w:pPr>
            <w:r w:rsidRPr="00184A3A">
              <w:rPr>
                <w:b/>
              </w:rPr>
              <w:t>Description</w:t>
            </w:r>
          </w:p>
        </w:tc>
      </w:tr>
      <w:tr w:rsidR="00095CC7" w:rsidRPr="00184A3A" w14:paraId="3D06CE94" w14:textId="77777777" w:rsidTr="003C076B">
        <w:tc>
          <w:tcPr>
            <w:tcW w:w="1620" w:type="dxa"/>
          </w:tcPr>
          <w:p w14:paraId="380119E8" w14:textId="77777777" w:rsidR="00095CC7" w:rsidRPr="00184A3A" w:rsidRDefault="00095CC7" w:rsidP="00A52909">
            <w:pPr>
              <w:spacing w:after="0"/>
              <w:ind w:left="-18" w:right="-108"/>
              <w:rPr>
                <w:b/>
              </w:rPr>
            </w:pPr>
            <w:r w:rsidRPr="00184A3A">
              <w:rPr>
                <w:b/>
              </w:rPr>
              <w:t>Poll Scheme Name</w:t>
            </w:r>
          </w:p>
        </w:tc>
        <w:tc>
          <w:tcPr>
            <w:tcW w:w="1170" w:type="dxa"/>
          </w:tcPr>
          <w:p w14:paraId="1D4B9FDE" w14:textId="163AA7D7" w:rsidR="00095CC7" w:rsidRPr="00184A3A" w:rsidRDefault="002C5D9F" w:rsidP="00A52909">
            <w:pPr>
              <w:spacing w:after="0"/>
            </w:pPr>
            <w:r w:rsidRPr="00184A3A">
              <w:t>T</w:t>
            </w:r>
            <w:r w:rsidR="00272623" w:rsidRPr="00184A3A">
              <w:t>extbox</w:t>
            </w:r>
          </w:p>
        </w:tc>
        <w:tc>
          <w:tcPr>
            <w:tcW w:w="1553" w:type="dxa"/>
          </w:tcPr>
          <w:p w14:paraId="6A6226C2" w14:textId="00A7685A" w:rsidR="00853CEE" w:rsidRDefault="00853CEE" w:rsidP="00A52909">
            <w:pPr>
              <w:spacing w:after="0"/>
            </w:pPr>
            <w:r>
              <w:t>Create-Blank</w:t>
            </w:r>
          </w:p>
          <w:p w14:paraId="7940BF2B" w14:textId="512DF022" w:rsidR="00095CC7" w:rsidRPr="00184A3A" w:rsidRDefault="00853CEE" w:rsidP="00A52909">
            <w:pPr>
              <w:spacing w:after="0"/>
            </w:pPr>
            <w:r>
              <w:t xml:space="preserve">Edit- </w:t>
            </w:r>
            <w:r w:rsidR="00095CC7" w:rsidRPr="00184A3A">
              <w:t>Prefilled</w:t>
            </w:r>
          </w:p>
        </w:tc>
        <w:tc>
          <w:tcPr>
            <w:tcW w:w="1237" w:type="dxa"/>
          </w:tcPr>
          <w:p w14:paraId="43F2C550" w14:textId="167A43A8" w:rsidR="00095CC7" w:rsidRPr="00184A3A" w:rsidRDefault="002C5D9F" w:rsidP="00A52909">
            <w:pPr>
              <w:spacing w:after="0"/>
            </w:pPr>
            <w:r>
              <w:t>M</w:t>
            </w:r>
          </w:p>
        </w:tc>
        <w:tc>
          <w:tcPr>
            <w:tcW w:w="1530" w:type="dxa"/>
          </w:tcPr>
          <w:p w14:paraId="53886F18" w14:textId="6B822EAA" w:rsidR="00095CC7" w:rsidRPr="00184A3A" w:rsidRDefault="00095CC7" w:rsidP="00A52909">
            <w:pPr>
              <w:spacing w:after="0"/>
            </w:pPr>
            <w:r w:rsidRPr="00184A3A">
              <w:t>A</w:t>
            </w:r>
            <w:r w:rsidR="008754D5">
              <w:t>(100)</w:t>
            </w:r>
          </w:p>
        </w:tc>
        <w:tc>
          <w:tcPr>
            <w:tcW w:w="1890" w:type="dxa"/>
          </w:tcPr>
          <w:p w14:paraId="0133FBF3" w14:textId="77777777" w:rsidR="002C5D9F" w:rsidRDefault="002C5D9F" w:rsidP="00A52909">
            <w:pPr>
              <w:spacing w:after="0"/>
            </w:pPr>
            <w:r>
              <w:t>Only allow</w:t>
            </w:r>
          </w:p>
          <w:p w14:paraId="341ACE2D" w14:textId="7C451728" w:rsidR="00095CC7" w:rsidRPr="00184A3A" w:rsidRDefault="002C5D9F" w:rsidP="00A52909">
            <w:pPr>
              <w:spacing w:after="0"/>
            </w:pPr>
            <w:r>
              <w:t>[a-zA-Z0-9-_]</w:t>
            </w:r>
          </w:p>
        </w:tc>
        <w:tc>
          <w:tcPr>
            <w:tcW w:w="1890" w:type="dxa"/>
          </w:tcPr>
          <w:p w14:paraId="036461C1" w14:textId="77777777" w:rsidR="00095CC7" w:rsidRPr="00184A3A" w:rsidRDefault="00095CC7" w:rsidP="00A52909">
            <w:pPr>
              <w:spacing w:after="0"/>
            </w:pPr>
            <w:r w:rsidRPr="00184A3A">
              <w:t>Poll scheme name</w:t>
            </w:r>
          </w:p>
        </w:tc>
      </w:tr>
      <w:tr w:rsidR="001A59E6" w:rsidRPr="00184A3A" w14:paraId="1B3353D9" w14:textId="77777777" w:rsidTr="003C076B">
        <w:tc>
          <w:tcPr>
            <w:tcW w:w="1620" w:type="dxa"/>
          </w:tcPr>
          <w:p w14:paraId="492FD6B6" w14:textId="77777777" w:rsidR="001A59E6" w:rsidRPr="00184A3A" w:rsidRDefault="001A59E6" w:rsidP="00A52909">
            <w:pPr>
              <w:spacing w:after="0"/>
              <w:ind w:left="-18" w:right="-108"/>
              <w:rPr>
                <w:b/>
              </w:rPr>
            </w:pPr>
            <w:r w:rsidRPr="00184A3A">
              <w:rPr>
                <w:b/>
              </w:rPr>
              <w:t>Poll Scheme Type</w:t>
            </w:r>
          </w:p>
        </w:tc>
        <w:tc>
          <w:tcPr>
            <w:tcW w:w="1170" w:type="dxa"/>
          </w:tcPr>
          <w:p w14:paraId="4B4CE0E1" w14:textId="6CEAA037" w:rsidR="001A59E6" w:rsidRPr="00184A3A" w:rsidRDefault="001A59E6" w:rsidP="00A52909">
            <w:pPr>
              <w:spacing w:after="0"/>
            </w:pPr>
            <w:r w:rsidRPr="00184A3A">
              <w:t>Dropdown box</w:t>
            </w:r>
          </w:p>
        </w:tc>
        <w:tc>
          <w:tcPr>
            <w:tcW w:w="1553" w:type="dxa"/>
          </w:tcPr>
          <w:p w14:paraId="68B71C44" w14:textId="77777777" w:rsidR="001A59E6" w:rsidRDefault="001A59E6" w:rsidP="00A52909">
            <w:pPr>
              <w:spacing w:after="0"/>
            </w:pPr>
            <w:r>
              <w:t>Create-Blank</w:t>
            </w:r>
          </w:p>
          <w:p w14:paraId="5F5BECA1" w14:textId="01964CDA" w:rsidR="001A59E6" w:rsidRPr="00184A3A" w:rsidRDefault="001A59E6" w:rsidP="00A52909">
            <w:pPr>
              <w:spacing w:after="0"/>
            </w:pPr>
            <w:r>
              <w:t xml:space="preserve">Edit- </w:t>
            </w:r>
            <w:r w:rsidRPr="00184A3A">
              <w:t>Prefilled</w:t>
            </w:r>
          </w:p>
        </w:tc>
        <w:tc>
          <w:tcPr>
            <w:tcW w:w="1237" w:type="dxa"/>
          </w:tcPr>
          <w:p w14:paraId="6491D4F9" w14:textId="7E0EE949" w:rsidR="001A59E6" w:rsidRPr="00184A3A" w:rsidRDefault="002C5D9F" w:rsidP="00A52909">
            <w:pPr>
              <w:spacing w:after="0"/>
            </w:pPr>
            <w:r>
              <w:t>M</w:t>
            </w:r>
          </w:p>
        </w:tc>
        <w:tc>
          <w:tcPr>
            <w:tcW w:w="1530" w:type="dxa"/>
          </w:tcPr>
          <w:p w14:paraId="49A4314B" w14:textId="1D18882A" w:rsidR="001A59E6" w:rsidRPr="00184A3A" w:rsidRDefault="001A59E6" w:rsidP="00A52909">
            <w:pPr>
              <w:spacing w:after="0"/>
            </w:pPr>
            <w:r w:rsidRPr="00184A3A">
              <w:t>A</w:t>
            </w:r>
            <w:r w:rsidR="008754D5">
              <w:t>(20)</w:t>
            </w:r>
          </w:p>
        </w:tc>
        <w:tc>
          <w:tcPr>
            <w:tcW w:w="1890" w:type="dxa"/>
          </w:tcPr>
          <w:p w14:paraId="3B03E61C" w14:textId="77777777" w:rsidR="001A59E6" w:rsidRPr="00184A3A" w:rsidRDefault="001A59E6" w:rsidP="00A52909">
            <w:pPr>
              <w:spacing w:after="0"/>
            </w:pPr>
            <w:r w:rsidRPr="00184A3A">
              <w:t>-</w:t>
            </w:r>
          </w:p>
        </w:tc>
        <w:tc>
          <w:tcPr>
            <w:tcW w:w="1890" w:type="dxa"/>
          </w:tcPr>
          <w:p w14:paraId="1F9F8E2D" w14:textId="77777777" w:rsidR="001A59E6" w:rsidRPr="00184A3A" w:rsidRDefault="001A59E6" w:rsidP="00A52909">
            <w:pPr>
              <w:spacing w:after="0"/>
            </w:pPr>
            <w:r w:rsidRPr="00184A3A">
              <w:t>Poll Scheme Type is used to defined the set of tables this scheme will be covered</w:t>
            </w:r>
          </w:p>
          <w:p w14:paraId="471E0B32" w14:textId="77777777" w:rsidR="001A59E6" w:rsidRPr="00184A3A" w:rsidRDefault="001A59E6" w:rsidP="00A52909">
            <w:pPr>
              <w:pStyle w:val="ac"/>
              <w:numPr>
                <w:ilvl w:val="0"/>
                <w:numId w:val="3"/>
              </w:numPr>
              <w:spacing w:after="0"/>
              <w:ind w:left="319" w:hanging="270"/>
            </w:pPr>
            <w:r w:rsidRPr="00184A3A">
              <w:t>SALES_REALTIME</w:t>
            </w:r>
          </w:p>
          <w:p w14:paraId="66A05581" w14:textId="77777777" w:rsidR="001A59E6" w:rsidRPr="00184A3A" w:rsidRDefault="001A59E6" w:rsidP="00A52909">
            <w:pPr>
              <w:pStyle w:val="ac"/>
              <w:numPr>
                <w:ilvl w:val="0"/>
                <w:numId w:val="3"/>
              </w:numPr>
              <w:spacing w:after="0"/>
              <w:ind w:left="319" w:hanging="270"/>
            </w:pPr>
            <w:r w:rsidRPr="00184A3A">
              <w:t>SALES_EOD</w:t>
            </w:r>
          </w:p>
          <w:p w14:paraId="2FFD159F" w14:textId="77777777" w:rsidR="001A59E6" w:rsidRPr="00184A3A" w:rsidRDefault="001A59E6" w:rsidP="00A52909">
            <w:pPr>
              <w:pStyle w:val="ac"/>
              <w:numPr>
                <w:ilvl w:val="0"/>
                <w:numId w:val="3"/>
              </w:numPr>
              <w:spacing w:after="0"/>
              <w:ind w:left="319" w:hanging="270"/>
            </w:pPr>
            <w:r w:rsidRPr="00184A3A">
              <w:t>MASTER</w:t>
            </w:r>
          </w:p>
        </w:tc>
      </w:tr>
      <w:tr w:rsidR="001A59E6" w:rsidRPr="00184A3A" w14:paraId="7691F91F" w14:textId="77777777" w:rsidTr="003C076B">
        <w:tc>
          <w:tcPr>
            <w:tcW w:w="1620" w:type="dxa"/>
          </w:tcPr>
          <w:p w14:paraId="1B247291" w14:textId="77777777" w:rsidR="001A59E6" w:rsidRPr="00184A3A" w:rsidRDefault="001A59E6" w:rsidP="00A52909">
            <w:pPr>
              <w:spacing w:after="0"/>
              <w:ind w:left="-18" w:right="-108"/>
              <w:rPr>
                <w:b/>
              </w:rPr>
            </w:pPr>
            <w:r w:rsidRPr="00184A3A">
              <w:rPr>
                <w:b/>
              </w:rPr>
              <w:t>Direction</w:t>
            </w:r>
          </w:p>
        </w:tc>
        <w:tc>
          <w:tcPr>
            <w:tcW w:w="1170" w:type="dxa"/>
          </w:tcPr>
          <w:p w14:paraId="604BEA22" w14:textId="2D6EA3B8" w:rsidR="001A59E6" w:rsidRPr="00184A3A" w:rsidRDefault="001A59E6" w:rsidP="00A52909">
            <w:pPr>
              <w:spacing w:after="0"/>
            </w:pPr>
            <w:r w:rsidRPr="00184A3A">
              <w:t>Dropdown box</w:t>
            </w:r>
          </w:p>
        </w:tc>
        <w:tc>
          <w:tcPr>
            <w:tcW w:w="1553" w:type="dxa"/>
          </w:tcPr>
          <w:p w14:paraId="1E17F7EF" w14:textId="77777777" w:rsidR="001A59E6" w:rsidRDefault="001A59E6" w:rsidP="00A52909">
            <w:pPr>
              <w:spacing w:after="0"/>
            </w:pPr>
            <w:r>
              <w:t>Create-Blank</w:t>
            </w:r>
          </w:p>
          <w:p w14:paraId="5B6202CD" w14:textId="512C6ED3" w:rsidR="001A59E6" w:rsidRPr="00184A3A" w:rsidRDefault="001A59E6" w:rsidP="00A52909">
            <w:pPr>
              <w:spacing w:after="0"/>
            </w:pPr>
            <w:r>
              <w:t xml:space="preserve">Edit- </w:t>
            </w:r>
            <w:r w:rsidRPr="00184A3A">
              <w:t>Prefilled</w:t>
            </w:r>
          </w:p>
        </w:tc>
        <w:tc>
          <w:tcPr>
            <w:tcW w:w="1237" w:type="dxa"/>
          </w:tcPr>
          <w:p w14:paraId="5A125441" w14:textId="30A47E01" w:rsidR="001A59E6" w:rsidRPr="00184A3A" w:rsidRDefault="002C5D9F" w:rsidP="00A52909">
            <w:pPr>
              <w:spacing w:after="0"/>
            </w:pPr>
            <w:r>
              <w:t>M</w:t>
            </w:r>
          </w:p>
        </w:tc>
        <w:tc>
          <w:tcPr>
            <w:tcW w:w="1530" w:type="dxa"/>
          </w:tcPr>
          <w:p w14:paraId="0C371D07" w14:textId="7BF5AD29" w:rsidR="001A59E6" w:rsidRPr="00184A3A" w:rsidRDefault="001A59E6" w:rsidP="00A52909">
            <w:pPr>
              <w:spacing w:after="0"/>
            </w:pPr>
            <w:r w:rsidRPr="00184A3A">
              <w:t>A</w:t>
            </w:r>
            <w:r w:rsidR="008754D5">
              <w:t>(</w:t>
            </w:r>
            <w:r w:rsidRPr="00184A3A">
              <w:t>40</w:t>
            </w:r>
            <w:r w:rsidR="008754D5">
              <w:t>)</w:t>
            </w:r>
          </w:p>
        </w:tc>
        <w:tc>
          <w:tcPr>
            <w:tcW w:w="1890" w:type="dxa"/>
          </w:tcPr>
          <w:p w14:paraId="39616019" w14:textId="77777777" w:rsidR="001A59E6" w:rsidRPr="00184A3A" w:rsidRDefault="001A59E6" w:rsidP="00A52909">
            <w:pPr>
              <w:spacing w:after="0"/>
            </w:pPr>
            <w:r w:rsidRPr="00184A3A">
              <w:t>-</w:t>
            </w:r>
          </w:p>
        </w:tc>
        <w:tc>
          <w:tcPr>
            <w:tcW w:w="1890" w:type="dxa"/>
          </w:tcPr>
          <w:p w14:paraId="76477BF6" w14:textId="77777777" w:rsidR="001A59E6" w:rsidRDefault="001A59E6" w:rsidP="00A52909">
            <w:pPr>
              <w:spacing w:after="0"/>
            </w:pPr>
            <w:r w:rsidRPr="00184A3A">
              <w:t>Describe the direction of the data</w:t>
            </w:r>
          </w:p>
          <w:p w14:paraId="7093BBFC" w14:textId="68382B43" w:rsidR="002C5D9F" w:rsidRDefault="002C5D9F" w:rsidP="00A52909">
            <w:pPr>
              <w:spacing w:after="0"/>
            </w:pPr>
            <w:r>
              <w:t>- POS to Staging</w:t>
            </w:r>
          </w:p>
          <w:p w14:paraId="01EB6F91" w14:textId="4B146374" w:rsidR="002C5D9F" w:rsidRDefault="002C5D9F" w:rsidP="00A52909">
            <w:pPr>
              <w:spacing w:after="0"/>
            </w:pPr>
            <w:r>
              <w:t>- Staging to POS</w:t>
            </w:r>
          </w:p>
          <w:p w14:paraId="6AA69910" w14:textId="25FBE1DB" w:rsidR="002C5D9F" w:rsidRDefault="002C5D9F" w:rsidP="00A52909">
            <w:pPr>
              <w:spacing w:after="0"/>
            </w:pPr>
            <w:r>
              <w:t>- Staging to EDW</w:t>
            </w:r>
          </w:p>
          <w:p w14:paraId="67B06EA7" w14:textId="6D13A708" w:rsidR="002C5D9F" w:rsidRPr="00184A3A" w:rsidRDefault="002C5D9F" w:rsidP="00A52909">
            <w:pPr>
              <w:spacing w:after="0"/>
            </w:pPr>
            <w:r>
              <w:t>- EDW to Staging</w:t>
            </w:r>
          </w:p>
        </w:tc>
      </w:tr>
      <w:tr w:rsidR="001A59E6" w:rsidRPr="00184A3A" w14:paraId="58E562FB" w14:textId="77777777" w:rsidTr="003C076B">
        <w:tc>
          <w:tcPr>
            <w:tcW w:w="1620" w:type="dxa"/>
          </w:tcPr>
          <w:p w14:paraId="590F0F26" w14:textId="77777777" w:rsidR="001A59E6" w:rsidRPr="00184A3A" w:rsidRDefault="001A59E6" w:rsidP="00A52909">
            <w:pPr>
              <w:spacing w:after="0"/>
              <w:ind w:left="-18" w:right="-108"/>
              <w:rPr>
                <w:b/>
              </w:rPr>
            </w:pPr>
            <w:r w:rsidRPr="00184A3A">
              <w:rPr>
                <w:b/>
              </w:rPr>
              <w:t>Start Time</w:t>
            </w:r>
          </w:p>
        </w:tc>
        <w:tc>
          <w:tcPr>
            <w:tcW w:w="1170" w:type="dxa"/>
          </w:tcPr>
          <w:p w14:paraId="31C50C6F" w14:textId="3DD9C489" w:rsidR="001A59E6" w:rsidRPr="00184A3A" w:rsidRDefault="001A59E6" w:rsidP="00A52909">
            <w:pPr>
              <w:spacing w:after="0"/>
            </w:pPr>
            <w:r w:rsidRPr="00184A3A">
              <w:t>Time</w:t>
            </w:r>
            <w:r w:rsidR="00A52909">
              <w:t xml:space="preserve"> </w:t>
            </w:r>
            <w:r w:rsidRPr="00184A3A">
              <w:t>picker</w:t>
            </w:r>
          </w:p>
        </w:tc>
        <w:tc>
          <w:tcPr>
            <w:tcW w:w="1553" w:type="dxa"/>
          </w:tcPr>
          <w:p w14:paraId="4BD722A4" w14:textId="77777777" w:rsidR="001A59E6" w:rsidRDefault="001A59E6" w:rsidP="00A52909">
            <w:pPr>
              <w:spacing w:after="0"/>
            </w:pPr>
            <w:r>
              <w:t>Create-Blank</w:t>
            </w:r>
          </w:p>
          <w:p w14:paraId="6F7AB9D1" w14:textId="3182AEAD" w:rsidR="001A59E6" w:rsidRPr="00184A3A" w:rsidRDefault="001A59E6" w:rsidP="00A52909">
            <w:pPr>
              <w:spacing w:after="0"/>
            </w:pPr>
            <w:r>
              <w:t xml:space="preserve">Edit- </w:t>
            </w:r>
            <w:r w:rsidRPr="00184A3A">
              <w:t>Prefilled</w:t>
            </w:r>
          </w:p>
        </w:tc>
        <w:tc>
          <w:tcPr>
            <w:tcW w:w="1237" w:type="dxa"/>
          </w:tcPr>
          <w:p w14:paraId="5237694E" w14:textId="7D73F32B" w:rsidR="001A59E6" w:rsidRPr="00184A3A" w:rsidRDefault="002C5D9F" w:rsidP="00A52909">
            <w:pPr>
              <w:spacing w:after="0"/>
            </w:pPr>
            <w:r>
              <w:t>M</w:t>
            </w:r>
          </w:p>
        </w:tc>
        <w:tc>
          <w:tcPr>
            <w:tcW w:w="1530" w:type="dxa"/>
          </w:tcPr>
          <w:p w14:paraId="32CFC235" w14:textId="77777777" w:rsidR="001A59E6" w:rsidRPr="00184A3A" w:rsidRDefault="001A59E6" w:rsidP="00A52909">
            <w:pPr>
              <w:spacing w:after="0"/>
            </w:pPr>
            <w:r w:rsidRPr="00184A3A">
              <w:t>Time – hh24:mi:ss</w:t>
            </w:r>
          </w:p>
        </w:tc>
        <w:tc>
          <w:tcPr>
            <w:tcW w:w="1890" w:type="dxa"/>
          </w:tcPr>
          <w:p w14:paraId="675A422B" w14:textId="77777777" w:rsidR="001A59E6" w:rsidRPr="00184A3A" w:rsidRDefault="001A59E6" w:rsidP="00A52909">
            <w:pPr>
              <w:spacing w:after="0"/>
            </w:pPr>
            <w:r w:rsidRPr="00184A3A">
              <w:t>-</w:t>
            </w:r>
          </w:p>
        </w:tc>
        <w:tc>
          <w:tcPr>
            <w:tcW w:w="1890" w:type="dxa"/>
          </w:tcPr>
          <w:p w14:paraId="0CA96070" w14:textId="77777777" w:rsidR="001A59E6" w:rsidRPr="00184A3A" w:rsidRDefault="001A59E6" w:rsidP="00A52909">
            <w:pPr>
              <w:spacing w:after="0"/>
            </w:pPr>
            <w:r w:rsidRPr="00184A3A">
              <w:t>Start time of the poll scheme</w:t>
            </w:r>
          </w:p>
        </w:tc>
      </w:tr>
      <w:tr w:rsidR="001A59E6" w:rsidRPr="00184A3A" w14:paraId="25ACDA71" w14:textId="77777777" w:rsidTr="003C076B">
        <w:tc>
          <w:tcPr>
            <w:tcW w:w="1620" w:type="dxa"/>
          </w:tcPr>
          <w:p w14:paraId="73131D29" w14:textId="77777777" w:rsidR="001A59E6" w:rsidRPr="00184A3A" w:rsidRDefault="001A59E6" w:rsidP="00A52909">
            <w:pPr>
              <w:spacing w:after="0"/>
              <w:ind w:left="-18" w:right="-108"/>
              <w:rPr>
                <w:b/>
              </w:rPr>
            </w:pPr>
            <w:r w:rsidRPr="00184A3A">
              <w:rPr>
                <w:b/>
              </w:rPr>
              <w:t>End Time</w:t>
            </w:r>
          </w:p>
        </w:tc>
        <w:tc>
          <w:tcPr>
            <w:tcW w:w="1170" w:type="dxa"/>
          </w:tcPr>
          <w:p w14:paraId="3F528FE7" w14:textId="66558FE9" w:rsidR="001A59E6" w:rsidRPr="00184A3A" w:rsidRDefault="001A59E6" w:rsidP="00A52909">
            <w:pPr>
              <w:spacing w:after="0"/>
            </w:pPr>
            <w:r w:rsidRPr="00184A3A">
              <w:t>Time</w:t>
            </w:r>
            <w:r w:rsidR="00A52909">
              <w:t xml:space="preserve"> </w:t>
            </w:r>
            <w:r w:rsidRPr="00184A3A">
              <w:t>picker</w:t>
            </w:r>
          </w:p>
        </w:tc>
        <w:tc>
          <w:tcPr>
            <w:tcW w:w="1553" w:type="dxa"/>
          </w:tcPr>
          <w:p w14:paraId="13067522" w14:textId="77777777" w:rsidR="001A59E6" w:rsidRDefault="001A59E6" w:rsidP="00A52909">
            <w:pPr>
              <w:spacing w:after="0"/>
            </w:pPr>
            <w:r>
              <w:t>Create-Blank</w:t>
            </w:r>
          </w:p>
          <w:p w14:paraId="5D675ADF" w14:textId="6444AE08" w:rsidR="001A59E6" w:rsidRPr="00184A3A" w:rsidRDefault="001A59E6" w:rsidP="00A52909">
            <w:pPr>
              <w:spacing w:after="0"/>
            </w:pPr>
            <w:r>
              <w:t xml:space="preserve">Edit- </w:t>
            </w:r>
            <w:r w:rsidRPr="00184A3A">
              <w:t>Prefilled</w:t>
            </w:r>
          </w:p>
        </w:tc>
        <w:tc>
          <w:tcPr>
            <w:tcW w:w="1237" w:type="dxa"/>
          </w:tcPr>
          <w:p w14:paraId="61160190" w14:textId="39D55B06" w:rsidR="001A59E6" w:rsidRPr="00184A3A" w:rsidRDefault="002C5D9F" w:rsidP="00A52909">
            <w:pPr>
              <w:spacing w:after="0"/>
            </w:pPr>
            <w:r>
              <w:t>M</w:t>
            </w:r>
          </w:p>
        </w:tc>
        <w:tc>
          <w:tcPr>
            <w:tcW w:w="1530" w:type="dxa"/>
          </w:tcPr>
          <w:p w14:paraId="2446E860" w14:textId="77777777" w:rsidR="001A59E6" w:rsidRPr="00184A3A" w:rsidRDefault="001A59E6" w:rsidP="00A52909">
            <w:pPr>
              <w:spacing w:after="0"/>
            </w:pPr>
            <w:r w:rsidRPr="00184A3A">
              <w:t>Time – hh24:mi:ss</w:t>
            </w:r>
          </w:p>
        </w:tc>
        <w:tc>
          <w:tcPr>
            <w:tcW w:w="1890" w:type="dxa"/>
          </w:tcPr>
          <w:p w14:paraId="4F4D7667" w14:textId="77777777" w:rsidR="001A59E6" w:rsidRPr="00184A3A" w:rsidRDefault="001A59E6" w:rsidP="00A52909">
            <w:pPr>
              <w:spacing w:after="0"/>
            </w:pPr>
            <w:r w:rsidRPr="00184A3A">
              <w:t>-</w:t>
            </w:r>
          </w:p>
        </w:tc>
        <w:tc>
          <w:tcPr>
            <w:tcW w:w="1890" w:type="dxa"/>
          </w:tcPr>
          <w:p w14:paraId="69C42ADA" w14:textId="77777777" w:rsidR="001A59E6" w:rsidRPr="00184A3A" w:rsidRDefault="001A59E6" w:rsidP="00A52909">
            <w:pPr>
              <w:spacing w:after="0"/>
            </w:pPr>
          </w:p>
        </w:tc>
      </w:tr>
      <w:tr w:rsidR="001A59E6" w:rsidRPr="00184A3A" w14:paraId="462BBB34" w14:textId="77777777" w:rsidTr="003C076B">
        <w:tc>
          <w:tcPr>
            <w:tcW w:w="1620" w:type="dxa"/>
          </w:tcPr>
          <w:p w14:paraId="7344F471" w14:textId="77777777" w:rsidR="001A59E6" w:rsidRPr="00184A3A" w:rsidRDefault="001A59E6" w:rsidP="00A52909">
            <w:pPr>
              <w:spacing w:after="0"/>
              <w:ind w:left="-18" w:right="-108"/>
              <w:rPr>
                <w:b/>
              </w:rPr>
            </w:pPr>
            <w:r w:rsidRPr="00184A3A">
              <w:rPr>
                <w:b/>
              </w:rPr>
              <w:t>Enable</w:t>
            </w:r>
          </w:p>
        </w:tc>
        <w:tc>
          <w:tcPr>
            <w:tcW w:w="1170" w:type="dxa"/>
          </w:tcPr>
          <w:p w14:paraId="3762999F" w14:textId="7B7EDD2B" w:rsidR="001A59E6" w:rsidRPr="00184A3A" w:rsidRDefault="001A59E6" w:rsidP="00A52909">
            <w:pPr>
              <w:spacing w:after="0"/>
            </w:pPr>
            <w:r w:rsidRPr="00184A3A">
              <w:t>Radio</w:t>
            </w:r>
            <w:r w:rsidR="00A52909">
              <w:t xml:space="preserve"> </w:t>
            </w:r>
            <w:r w:rsidRPr="00184A3A">
              <w:t>box</w:t>
            </w:r>
          </w:p>
        </w:tc>
        <w:tc>
          <w:tcPr>
            <w:tcW w:w="1553" w:type="dxa"/>
          </w:tcPr>
          <w:p w14:paraId="2E613AD5" w14:textId="77777777" w:rsidR="001A59E6" w:rsidRDefault="001A59E6" w:rsidP="00A52909">
            <w:pPr>
              <w:spacing w:after="0"/>
            </w:pPr>
            <w:r>
              <w:t>Create-Blank</w:t>
            </w:r>
          </w:p>
          <w:p w14:paraId="5CAC4B4A" w14:textId="4911C128" w:rsidR="001A59E6" w:rsidRPr="00184A3A" w:rsidRDefault="001A59E6" w:rsidP="00A52909">
            <w:pPr>
              <w:spacing w:after="0"/>
            </w:pPr>
            <w:r>
              <w:t xml:space="preserve">Edit- </w:t>
            </w:r>
            <w:r w:rsidRPr="00184A3A">
              <w:t>Prefilled</w:t>
            </w:r>
          </w:p>
        </w:tc>
        <w:tc>
          <w:tcPr>
            <w:tcW w:w="1237" w:type="dxa"/>
          </w:tcPr>
          <w:p w14:paraId="58D1509D" w14:textId="492BFC6A" w:rsidR="001A59E6" w:rsidRPr="00184A3A" w:rsidRDefault="002C5D9F" w:rsidP="00A52909">
            <w:pPr>
              <w:spacing w:after="0"/>
            </w:pPr>
            <w:r>
              <w:t>M</w:t>
            </w:r>
          </w:p>
        </w:tc>
        <w:tc>
          <w:tcPr>
            <w:tcW w:w="1530" w:type="dxa"/>
          </w:tcPr>
          <w:p w14:paraId="710E851A" w14:textId="377F4307" w:rsidR="001A59E6" w:rsidRPr="00184A3A" w:rsidRDefault="001A59E6" w:rsidP="00A52909">
            <w:pPr>
              <w:spacing w:after="0"/>
            </w:pPr>
            <w:r w:rsidRPr="00184A3A">
              <w:t>A</w:t>
            </w:r>
            <w:r w:rsidR="008754D5">
              <w:t>(1)</w:t>
            </w:r>
          </w:p>
        </w:tc>
        <w:tc>
          <w:tcPr>
            <w:tcW w:w="1890" w:type="dxa"/>
          </w:tcPr>
          <w:p w14:paraId="55153021" w14:textId="77777777" w:rsidR="001A59E6" w:rsidRPr="00184A3A" w:rsidRDefault="001A59E6" w:rsidP="00A52909">
            <w:pPr>
              <w:spacing w:after="0"/>
            </w:pPr>
            <w:r w:rsidRPr="00184A3A">
              <w:t>-</w:t>
            </w:r>
          </w:p>
        </w:tc>
        <w:tc>
          <w:tcPr>
            <w:tcW w:w="1890" w:type="dxa"/>
          </w:tcPr>
          <w:p w14:paraId="28E43B3B" w14:textId="77777777" w:rsidR="001A59E6" w:rsidRPr="00184A3A" w:rsidRDefault="001A59E6" w:rsidP="00A52909">
            <w:pPr>
              <w:pStyle w:val="ac"/>
              <w:numPr>
                <w:ilvl w:val="0"/>
                <w:numId w:val="3"/>
              </w:numPr>
              <w:spacing w:after="0"/>
              <w:ind w:left="319" w:hanging="270"/>
            </w:pPr>
            <w:r w:rsidRPr="00184A3A">
              <w:t>Y (enabled)</w:t>
            </w:r>
          </w:p>
          <w:p w14:paraId="56C106B9" w14:textId="77777777" w:rsidR="001A59E6" w:rsidRPr="00184A3A" w:rsidRDefault="001A59E6" w:rsidP="00A52909">
            <w:pPr>
              <w:pStyle w:val="ac"/>
              <w:numPr>
                <w:ilvl w:val="0"/>
                <w:numId w:val="3"/>
              </w:numPr>
              <w:spacing w:after="0"/>
              <w:ind w:left="319" w:hanging="270"/>
            </w:pPr>
            <w:r w:rsidRPr="00184A3A">
              <w:t>N (disabled)</w:t>
            </w:r>
          </w:p>
        </w:tc>
      </w:tr>
    </w:tbl>
    <w:p w14:paraId="7266A4DC" w14:textId="77777777" w:rsidR="00712376" w:rsidRPr="00184A3A" w:rsidRDefault="00712376" w:rsidP="00E51271">
      <w:pPr>
        <w:pStyle w:val="4"/>
      </w:pPr>
      <w:r w:rsidRPr="00184A3A">
        <w:t>Screen Objects &amp; Action</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787"/>
        <w:gridCol w:w="1890"/>
      </w:tblGrid>
      <w:tr w:rsidR="00087DC1" w:rsidRPr="00184A3A" w14:paraId="4104E064" w14:textId="77777777" w:rsidTr="00BD1F49">
        <w:tc>
          <w:tcPr>
            <w:tcW w:w="191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5787" w:type="dxa"/>
            <w:shd w:val="clear" w:color="auto" w:fill="C6D9F1"/>
          </w:tcPr>
          <w:p w14:paraId="6C59BE24" w14:textId="77777777" w:rsidR="00087DC1" w:rsidRPr="00184A3A" w:rsidRDefault="00087DC1" w:rsidP="00F23C2F">
            <w:pPr>
              <w:rPr>
                <w:b/>
              </w:rPr>
            </w:pPr>
            <w:r w:rsidRPr="00184A3A">
              <w:rPr>
                <w:b/>
              </w:rPr>
              <w:t>Action / Event / Response</w:t>
            </w:r>
          </w:p>
        </w:tc>
        <w:tc>
          <w:tcPr>
            <w:tcW w:w="18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BD1F49">
        <w:tc>
          <w:tcPr>
            <w:tcW w:w="191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5787" w:type="dxa"/>
          </w:tcPr>
          <w:p w14:paraId="5CF8614B" w14:textId="77777777" w:rsidR="00087DC1" w:rsidRPr="00184A3A" w:rsidRDefault="00087DC1" w:rsidP="00F23C2F">
            <w:r w:rsidRPr="00184A3A">
              <w:t>Save the created/edited content of the corresponding record</w:t>
            </w:r>
          </w:p>
        </w:tc>
        <w:tc>
          <w:tcPr>
            <w:tcW w:w="1890" w:type="dxa"/>
          </w:tcPr>
          <w:p w14:paraId="3FB97042" w14:textId="77777777" w:rsidR="00087DC1" w:rsidRPr="00184A3A" w:rsidRDefault="00087DC1" w:rsidP="00F23C2F">
            <w:r w:rsidRPr="00184A3A">
              <w:t>N/A</w:t>
            </w:r>
          </w:p>
        </w:tc>
      </w:tr>
      <w:tr w:rsidR="00087DC1" w:rsidRPr="00184A3A" w14:paraId="77265878" w14:textId="77777777" w:rsidTr="00BD1F49">
        <w:tc>
          <w:tcPr>
            <w:tcW w:w="191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5787" w:type="dxa"/>
          </w:tcPr>
          <w:p w14:paraId="11732167" w14:textId="77777777" w:rsidR="00087DC1" w:rsidRPr="00184A3A" w:rsidRDefault="00087DC1" w:rsidP="00F23C2F">
            <w:r w:rsidRPr="00184A3A">
              <w:t>Cancel and discard all changes of corresponding created/edited record and back to the list page</w:t>
            </w:r>
          </w:p>
        </w:tc>
        <w:tc>
          <w:tcPr>
            <w:tcW w:w="1890" w:type="dxa"/>
          </w:tcPr>
          <w:p w14:paraId="08D53A32" w14:textId="77777777" w:rsidR="00087DC1" w:rsidRPr="00184A3A" w:rsidRDefault="00087DC1" w:rsidP="00F23C2F">
            <w:r w:rsidRPr="00184A3A">
              <w:t>-</w:t>
            </w:r>
          </w:p>
        </w:tc>
      </w:tr>
    </w:tbl>
    <w:p w14:paraId="7EEAB4E2" w14:textId="77777777" w:rsidR="00A52909" w:rsidRDefault="00A52909" w:rsidP="00A52909"/>
    <w:p w14:paraId="2A07B308" w14:textId="77777777" w:rsidR="00A52909" w:rsidRDefault="00A52909">
      <w:pPr>
        <w:rPr>
          <w:rFonts w:eastAsiaTheme="majorEastAsia" w:cstheme="majorBidi"/>
          <w:b/>
          <w:bCs/>
          <w:i/>
          <w:iCs/>
        </w:rPr>
      </w:pPr>
      <w:r>
        <w:br w:type="page"/>
      </w:r>
    </w:p>
    <w:p w14:paraId="409BF7B0" w14:textId="0D2A478D" w:rsidR="00712376" w:rsidRPr="00184A3A" w:rsidRDefault="00712376" w:rsidP="00E51271">
      <w:pPr>
        <w:pStyle w:val="4"/>
      </w:pPr>
      <w:r w:rsidRPr="00184A3A">
        <w:lastRenderedPageBreak/>
        <w:t>User/Security Group</w:t>
      </w:r>
    </w:p>
    <w:p w14:paraId="59E742F7" w14:textId="77777777" w:rsidR="00CC4959" w:rsidRPr="00184A3A" w:rsidRDefault="00CC4959" w:rsidP="00D323B0">
      <w:pPr>
        <w:rPr>
          <w:rFonts w:eastAsia="SimSun"/>
        </w:rPr>
      </w:pPr>
      <w:r w:rsidRPr="00184A3A">
        <w:rPr>
          <w:rFonts w:eastAsia="SimSun"/>
        </w:rPr>
        <w:t>This function can be accessed by the following user(s):</w:t>
      </w:r>
    </w:p>
    <w:p w14:paraId="1800E848" w14:textId="37A59F45" w:rsidR="00CC4959" w:rsidRPr="00184A3A" w:rsidRDefault="00CC4959" w:rsidP="00CC4959">
      <w:pPr>
        <w:pStyle w:val="ac"/>
        <w:numPr>
          <w:ilvl w:val="0"/>
          <w:numId w:val="3"/>
        </w:numPr>
        <w:rPr>
          <w:rFonts w:eastAsia="SimSun"/>
        </w:rPr>
      </w:pPr>
      <w:r w:rsidRPr="00184A3A">
        <w:rPr>
          <w:rFonts w:eastAsia="SimSun"/>
        </w:rPr>
        <w:t>System Admin</w:t>
      </w:r>
      <w:r w:rsidR="00A52909">
        <w:rPr>
          <w:rFonts w:eastAsia="SimSun"/>
        </w:rPr>
        <w:t>istrator</w:t>
      </w:r>
    </w:p>
    <w:p w14:paraId="75065892" w14:textId="77777777" w:rsidR="00712376" w:rsidRPr="00184A3A" w:rsidRDefault="00712376" w:rsidP="00E51271">
      <w:pPr>
        <w:pStyle w:val="4"/>
      </w:pPr>
      <w:r w:rsidRPr="00184A3A">
        <w:t>Data Fields &amp; Presentation Logic</w:t>
      </w:r>
    </w:p>
    <w:p w14:paraId="0F80E11D" w14:textId="77777777" w:rsidR="00712376" w:rsidRPr="00184A3A" w:rsidRDefault="00712376" w:rsidP="00D323B0">
      <w:pPr>
        <w:rPr>
          <w:lang w:eastAsia="zh-CN"/>
        </w:rPr>
      </w:pPr>
      <w:r w:rsidRPr="00184A3A">
        <w:rPr>
          <w:lang w:eastAsia="zh-CN"/>
        </w:rPr>
        <w:t>N/A</w:t>
      </w:r>
    </w:p>
    <w:p w14:paraId="5E48C39D" w14:textId="77777777" w:rsidR="00712376" w:rsidRPr="00184A3A" w:rsidRDefault="00712376" w:rsidP="00E51271">
      <w:pPr>
        <w:pStyle w:val="4"/>
      </w:pPr>
      <w:r w:rsidRPr="00184A3A">
        <w:t>Assumptions/Constraints</w:t>
      </w:r>
    </w:p>
    <w:p w14:paraId="28855313" w14:textId="77777777" w:rsidR="00712376" w:rsidRPr="00184A3A" w:rsidRDefault="00712376" w:rsidP="00D323B0">
      <w:pPr>
        <w:rPr>
          <w:lang w:eastAsia="zh-CN"/>
        </w:rPr>
      </w:pPr>
      <w:r w:rsidRPr="00184A3A">
        <w:rPr>
          <w:lang w:eastAsia="zh-CN"/>
        </w:rPr>
        <w:t>N/A</w:t>
      </w:r>
    </w:p>
    <w:p w14:paraId="1DD0CF1B" w14:textId="77777777" w:rsidR="00712376" w:rsidRPr="00184A3A" w:rsidRDefault="00712376" w:rsidP="00E51271">
      <w:pPr>
        <w:pStyle w:val="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533274" w:rsidRPr="00184A3A" w14:paraId="75017748" w14:textId="77777777" w:rsidTr="00D323B0">
        <w:tc>
          <w:tcPr>
            <w:tcW w:w="1947" w:type="dxa"/>
            <w:shd w:val="clear" w:color="auto" w:fill="C6D9F1"/>
          </w:tcPr>
          <w:p w14:paraId="467C1D56" w14:textId="77777777" w:rsidR="00533274" w:rsidRPr="00184A3A" w:rsidRDefault="00533274" w:rsidP="0090729B">
            <w:pPr>
              <w:pStyle w:val="af7"/>
              <w:rPr>
                <w:b/>
              </w:rPr>
            </w:pPr>
            <w:r w:rsidRPr="00184A3A">
              <w:rPr>
                <w:b/>
              </w:rPr>
              <w:t>Error Code</w:t>
            </w:r>
          </w:p>
        </w:tc>
        <w:tc>
          <w:tcPr>
            <w:tcW w:w="1260" w:type="dxa"/>
            <w:shd w:val="clear" w:color="auto" w:fill="C6D9F1"/>
          </w:tcPr>
          <w:p w14:paraId="227E42B6" w14:textId="77777777" w:rsidR="00533274" w:rsidRPr="00184A3A" w:rsidRDefault="00533274" w:rsidP="0090729B">
            <w:pPr>
              <w:pStyle w:val="af7"/>
              <w:rPr>
                <w:b/>
              </w:rPr>
            </w:pPr>
            <w:r w:rsidRPr="00184A3A">
              <w:rPr>
                <w:b/>
              </w:rPr>
              <w:t>Severity</w:t>
            </w:r>
          </w:p>
        </w:tc>
        <w:tc>
          <w:tcPr>
            <w:tcW w:w="7465" w:type="dxa"/>
            <w:shd w:val="clear" w:color="auto" w:fill="C6D9F1"/>
          </w:tcPr>
          <w:p w14:paraId="60D20B1E" w14:textId="77777777" w:rsidR="00533274" w:rsidRPr="00184A3A" w:rsidRDefault="00533274" w:rsidP="0090729B">
            <w:pPr>
              <w:pStyle w:val="af7"/>
              <w:rPr>
                <w:b/>
              </w:rPr>
            </w:pPr>
            <w:r w:rsidRPr="00184A3A">
              <w:rPr>
                <w:b/>
              </w:rPr>
              <w:t>Error Message</w:t>
            </w:r>
          </w:p>
        </w:tc>
      </w:tr>
      <w:tr w:rsidR="00533274" w:rsidRPr="00184A3A" w14:paraId="13A2933D" w14:textId="77777777" w:rsidTr="00D323B0">
        <w:tc>
          <w:tcPr>
            <w:tcW w:w="1947" w:type="dxa"/>
          </w:tcPr>
          <w:p w14:paraId="5449E8E3" w14:textId="54CFEFBC" w:rsidR="00533274" w:rsidRPr="00184A3A" w:rsidRDefault="002C5D9F" w:rsidP="0090729B">
            <w:r>
              <w:t>S0003</w:t>
            </w:r>
          </w:p>
        </w:tc>
        <w:tc>
          <w:tcPr>
            <w:tcW w:w="1260" w:type="dxa"/>
          </w:tcPr>
          <w:p w14:paraId="32781D50" w14:textId="16585E09" w:rsidR="00533274" w:rsidRPr="00184A3A" w:rsidRDefault="002C5D9F" w:rsidP="0090729B">
            <w:r>
              <w:t>N/A</w:t>
            </w:r>
          </w:p>
        </w:tc>
        <w:tc>
          <w:tcPr>
            <w:tcW w:w="7465" w:type="dxa"/>
          </w:tcPr>
          <w:p w14:paraId="45095F87" w14:textId="72EFA30E" w:rsidR="00533274" w:rsidRPr="00D323B0" w:rsidRDefault="00D323B0" w:rsidP="0090729B">
            <w:pPr>
              <w:rPr>
                <w:rFonts w:cs="Calibri"/>
                <w:color w:val="000000"/>
                <w:szCs w:val="20"/>
              </w:rPr>
            </w:pPr>
            <w:r>
              <w:rPr>
                <w:rFonts w:cs="Calibri"/>
                <w:color w:val="000000"/>
                <w:szCs w:val="20"/>
              </w:rPr>
              <w:t>Mandatory fields not input. Please verify!</w:t>
            </w:r>
          </w:p>
        </w:tc>
      </w:tr>
      <w:tr w:rsidR="00A13BD5" w:rsidRPr="00184A3A" w14:paraId="5DC8D3DE" w14:textId="77777777" w:rsidTr="00D323B0">
        <w:tc>
          <w:tcPr>
            <w:tcW w:w="1947" w:type="dxa"/>
          </w:tcPr>
          <w:p w14:paraId="710F813F" w14:textId="775986E5" w:rsidR="00A13BD5" w:rsidRPr="00184A3A" w:rsidRDefault="002C5D9F" w:rsidP="0090729B">
            <w:r>
              <w:t>S0006</w:t>
            </w:r>
          </w:p>
        </w:tc>
        <w:tc>
          <w:tcPr>
            <w:tcW w:w="1260" w:type="dxa"/>
          </w:tcPr>
          <w:p w14:paraId="7ADE3AE7" w14:textId="61CD984D" w:rsidR="00A13BD5" w:rsidRPr="00184A3A" w:rsidRDefault="002C5D9F" w:rsidP="0090729B">
            <w:r>
              <w:t>N/A</w:t>
            </w:r>
          </w:p>
        </w:tc>
        <w:tc>
          <w:tcPr>
            <w:tcW w:w="7465" w:type="dxa"/>
          </w:tcPr>
          <w:p w14:paraId="3A86BB36" w14:textId="44A8ECF4" w:rsidR="00A13BD5" w:rsidRPr="00184A3A" w:rsidRDefault="002C5D9F" w:rsidP="0090729B">
            <w:r>
              <w:t>Start time must be earlier than end time.</w:t>
            </w:r>
          </w:p>
        </w:tc>
      </w:tr>
    </w:tbl>
    <w:p w14:paraId="4510C9AE" w14:textId="77777777" w:rsidR="004F10A2" w:rsidRPr="0057159E" w:rsidRDefault="004F10A2" w:rsidP="0057159E">
      <w:pPr>
        <w:rPr>
          <w:rFonts w:eastAsia="SimSun"/>
          <w:lang w:eastAsia="zh-CN"/>
        </w:rPr>
      </w:pPr>
    </w:p>
    <w:p w14:paraId="53220358" w14:textId="77777777" w:rsidR="004F10A2" w:rsidRDefault="004F10A2">
      <w:pPr>
        <w:rPr>
          <w:rFonts w:eastAsiaTheme="majorEastAsia" w:cstheme="majorBidi"/>
          <w:b/>
          <w:bCs/>
          <w:color w:val="4F81BD" w:themeColor="accent1"/>
          <w:lang w:eastAsia="zh-CN"/>
        </w:rPr>
      </w:pPr>
      <w:r>
        <w:rPr>
          <w:lang w:eastAsia="zh-CN"/>
        </w:rPr>
        <w:br w:type="page"/>
      </w:r>
    </w:p>
    <w:p w14:paraId="38FCEE5D" w14:textId="3015E5EA" w:rsidR="00712376" w:rsidRPr="00184A3A" w:rsidRDefault="00796AB7" w:rsidP="00900E50">
      <w:pPr>
        <w:pStyle w:val="3"/>
      </w:pPr>
      <w:r w:rsidRPr="00184A3A">
        <w:lastRenderedPageBreak/>
        <w:t xml:space="preserve">Maintain Scheme </w:t>
      </w:r>
      <w:r w:rsidR="00712376" w:rsidRPr="00184A3A">
        <w:t>Info</w:t>
      </w:r>
      <w:r w:rsidRPr="00184A3A">
        <w:t xml:space="preserve"> (List)</w:t>
      </w:r>
    </w:p>
    <w:p w14:paraId="5A513EF3" w14:textId="77777777" w:rsidR="00712376" w:rsidRPr="00184A3A" w:rsidRDefault="00712376" w:rsidP="00E51271">
      <w:pPr>
        <w:pStyle w:val="4"/>
      </w:pPr>
      <w:r w:rsidRPr="00184A3A">
        <w:t>Process/Work Flow</w:t>
      </w:r>
    </w:p>
    <w:p w14:paraId="69683524" w14:textId="227113EE" w:rsidR="00456AEF" w:rsidRPr="00184A3A" w:rsidRDefault="00456AEF" w:rsidP="00456AEF">
      <w:pPr>
        <w:ind w:left="450"/>
        <w:rPr>
          <w:lang w:eastAsia="zh-CN"/>
        </w:rPr>
      </w:pPr>
      <w:r w:rsidRPr="00184A3A">
        <w:rPr>
          <w:lang w:eastAsia="zh-CN"/>
        </w:rPr>
        <w:t>This function is to display scheme info</w:t>
      </w:r>
      <w:r w:rsidR="00A52909">
        <w:rPr>
          <w:lang w:eastAsia="zh-CN"/>
        </w:rPr>
        <w:t>rmation</w:t>
      </w:r>
      <w:r w:rsidRPr="00184A3A">
        <w:rPr>
          <w:lang w:eastAsia="zh-CN"/>
        </w:rPr>
        <w:t xml:space="preserve"> record according </w:t>
      </w:r>
      <w:r w:rsidR="00A52909">
        <w:rPr>
          <w:lang w:eastAsia="zh-CN"/>
        </w:rPr>
        <w:t xml:space="preserve">to </w:t>
      </w:r>
      <w:r w:rsidRPr="00184A3A">
        <w:rPr>
          <w:lang w:eastAsia="zh-CN"/>
        </w:rPr>
        <w:t>user</w:t>
      </w:r>
      <w:r w:rsidR="00A52909">
        <w:rPr>
          <w:lang w:eastAsia="zh-CN"/>
        </w:rPr>
        <w:t>’s</w:t>
      </w:r>
      <w:r w:rsidRPr="00184A3A">
        <w:rPr>
          <w:lang w:eastAsia="zh-CN"/>
        </w:rPr>
        <w:t xml:space="preserve"> input criteria. The </w:t>
      </w:r>
      <w:r w:rsidR="00BE5C5C" w:rsidRPr="00184A3A">
        <w:rPr>
          <w:lang w:eastAsia="zh-CN"/>
        </w:rPr>
        <w:t>scheme info</w:t>
      </w:r>
      <w:r w:rsidRPr="00184A3A">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283B3930"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r w:rsidR="004F10A2" w:rsidRPr="00184A3A">
        <w:rPr>
          <w:lang w:eastAsia="zh-CN"/>
        </w:rPr>
        <w:t>so</w:t>
      </w:r>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05458D">
      <w:pPr>
        <w:pStyle w:val="ac"/>
        <w:numPr>
          <w:ilvl w:val="0"/>
          <w:numId w:val="13"/>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362792E2" w14:textId="3D5C7254" w:rsidR="009927B9"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737EE87B" w14:textId="77777777" w:rsidR="00712376" w:rsidRPr="00184A3A" w:rsidRDefault="00712376" w:rsidP="00BD1F49">
      <w:pPr>
        <w:pStyle w:val="4"/>
        <w:spacing w:after="480"/>
      </w:pPr>
      <w:r w:rsidRPr="00184A3A">
        <w:lastRenderedPageBreak/>
        <w:t>Screen</w:t>
      </w:r>
    </w:p>
    <w:p w14:paraId="66A9A7E6" w14:textId="37359BDD" w:rsidR="00712376" w:rsidRPr="00184A3A" w:rsidRDefault="009927B9" w:rsidP="00951C12">
      <w:pPr>
        <w:ind w:left="360"/>
        <w:rPr>
          <w:lang w:eastAsia="zh-CN"/>
        </w:rPr>
      </w:pPr>
      <w:r>
        <w:rPr>
          <w:noProof/>
        </w:rPr>
        <w:drawing>
          <wp:inline distT="0" distB="0" distL="0" distR="0" wp14:anchorId="1EA93452" wp14:editId="5BB824BC">
            <wp:extent cx="6566795" cy="4655128"/>
            <wp:effectExtent l="0" t="0" r="571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184" cy="4658948"/>
                    </a:xfrm>
                    <a:prstGeom prst="rect">
                      <a:avLst/>
                    </a:prstGeom>
                  </pic:spPr>
                </pic:pic>
              </a:graphicData>
            </a:graphic>
          </wp:inline>
        </w:drawing>
      </w:r>
    </w:p>
    <w:p w14:paraId="11075091" w14:textId="77777777" w:rsidR="009927B9" w:rsidRDefault="009927B9">
      <w:pPr>
        <w:rPr>
          <w:rFonts w:eastAsiaTheme="majorEastAsia" w:cstheme="majorBidi"/>
          <w:b/>
          <w:bCs/>
          <w:i/>
          <w:iCs/>
        </w:rPr>
      </w:pPr>
      <w:r>
        <w:br w:type="page"/>
      </w:r>
    </w:p>
    <w:p w14:paraId="159B0E14" w14:textId="273AACE3" w:rsidR="00712376" w:rsidRPr="00184A3A" w:rsidRDefault="00712376" w:rsidP="00E51271">
      <w:pPr>
        <w:pStyle w:val="4"/>
      </w:pPr>
      <w:r w:rsidRPr="00184A3A">
        <w:lastRenderedPageBreak/>
        <w:t>Data Fields &amp; Presentation Logic</w:t>
      </w:r>
    </w:p>
    <w:p w14:paraId="563C4CFD" w14:textId="77777777" w:rsidR="004E071D" w:rsidRPr="00184A3A" w:rsidRDefault="004E071D" w:rsidP="0005458D">
      <w:pPr>
        <w:pStyle w:val="ac"/>
        <w:numPr>
          <w:ilvl w:val="0"/>
          <w:numId w:val="15"/>
        </w:numPr>
        <w:ind w:left="360"/>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ac"/>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ac"/>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ac"/>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05458D">
      <w:pPr>
        <w:pStyle w:val="ac"/>
        <w:numPr>
          <w:ilvl w:val="0"/>
          <w:numId w:val="15"/>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00"/>
        <w:gridCol w:w="1350"/>
        <w:gridCol w:w="1170"/>
        <w:gridCol w:w="1350"/>
        <w:gridCol w:w="1170"/>
        <w:gridCol w:w="1440"/>
        <w:gridCol w:w="2340"/>
      </w:tblGrid>
      <w:tr w:rsidR="004E071D" w:rsidRPr="00184A3A" w14:paraId="4B73903F" w14:textId="77777777" w:rsidTr="00A52909">
        <w:tc>
          <w:tcPr>
            <w:tcW w:w="1800" w:type="dxa"/>
            <w:shd w:val="clear" w:color="auto" w:fill="C6D9F1"/>
            <w:vAlign w:val="center"/>
          </w:tcPr>
          <w:p w14:paraId="1E71DB47" w14:textId="77777777" w:rsidR="004E071D" w:rsidRPr="00184A3A" w:rsidRDefault="004E071D" w:rsidP="00F23C2F">
            <w:pPr>
              <w:rPr>
                <w:b/>
              </w:rPr>
            </w:pPr>
            <w:r w:rsidRPr="00184A3A">
              <w:rPr>
                <w:b/>
              </w:rPr>
              <w:t>Field</w:t>
            </w:r>
          </w:p>
        </w:tc>
        <w:tc>
          <w:tcPr>
            <w:tcW w:w="135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350" w:type="dxa"/>
            <w:shd w:val="clear" w:color="auto" w:fill="C6D9F1"/>
            <w:vAlign w:val="center"/>
          </w:tcPr>
          <w:p w14:paraId="5A684B38" w14:textId="77777777" w:rsidR="004E071D" w:rsidRPr="00184A3A" w:rsidRDefault="004E071D" w:rsidP="009927B9">
            <w:pPr>
              <w:jc w:val="center"/>
              <w:rPr>
                <w:b/>
              </w:rPr>
            </w:pPr>
            <w:r w:rsidRPr="00184A3A">
              <w:rPr>
                <w:b/>
              </w:rPr>
              <w:t>Mandatory (M/O/C)</w:t>
            </w:r>
          </w:p>
        </w:tc>
        <w:tc>
          <w:tcPr>
            <w:tcW w:w="1170" w:type="dxa"/>
            <w:shd w:val="clear" w:color="auto" w:fill="C6D9F1"/>
            <w:vAlign w:val="center"/>
          </w:tcPr>
          <w:p w14:paraId="6E1A8D11" w14:textId="77777777" w:rsidR="004E071D" w:rsidRPr="00184A3A" w:rsidRDefault="004E071D" w:rsidP="00A52909">
            <w:pPr>
              <w:jc w:val="center"/>
              <w:rPr>
                <w:b/>
              </w:rPr>
            </w:pPr>
            <w:r w:rsidRPr="00184A3A">
              <w:rPr>
                <w:b/>
              </w:rPr>
              <w:t>Format</w:t>
            </w:r>
          </w:p>
        </w:tc>
        <w:tc>
          <w:tcPr>
            <w:tcW w:w="1440" w:type="dxa"/>
            <w:shd w:val="clear" w:color="auto" w:fill="C6D9F1"/>
            <w:vAlign w:val="center"/>
          </w:tcPr>
          <w:p w14:paraId="0BA2AA55" w14:textId="77777777" w:rsidR="004E071D" w:rsidRPr="00184A3A" w:rsidRDefault="004E071D" w:rsidP="00A52909">
            <w:pPr>
              <w:jc w:val="center"/>
              <w:rPr>
                <w:b/>
              </w:rPr>
            </w:pPr>
            <w:r w:rsidRPr="00184A3A">
              <w:rPr>
                <w:b/>
              </w:rPr>
              <w:t>Action / Event / Response</w:t>
            </w:r>
          </w:p>
        </w:tc>
        <w:tc>
          <w:tcPr>
            <w:tcW w:w="2340"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A52909">
        <w:tc>
          <w:tcPr>
            <w:tcW w:w="10620" w:type="dxa"/>
            <w:gridSpan w:val="7"/>
            <w:shd w:val="clear" w:color="auto" w:fill="D9D9D9" w:themeFill="background1" w:themeFillShade="D9"/>
            <w:vAlign w:val="center"/>
          </w:tcPr>
          <w:p w14:paraId="32A0F7D8" w14:textId="4DF994A4" w:rsidR="00941D1E" w:rsidRPr="00184A3A" w:rsidRDefault="00941D1E" w:rsidP="009927B9">
            <w:pPr>
              <w:spacing w:after="0"/>
              <w:jc w:val="center"/>
              <w:rPr>
                <w:b/>
              </w:rPr>
            </w:pPr>
            <w:r>
              <w:rPr>
                <w:b/>
              </w:rPr>
              <w:t>Search Criteria</w:t>
            </w:r>
          </w:p>
        </w:tc>
      </w:tr>
      <w:tr w:rsidR="00941D1E" w:rsidRPr="00184A3A" w14:paraId="1D795700" w14:textId="77777777" w:rsidTr="00A52909">
        <w:tc>
          <w:tcPr>
            <w:tcW w:w="1800" w:type="dxa"/>
            <w:shd w:val="clear" w:color="auto" w:fill="FFFFFF" w:themeFill="background1"/>
          </w:tcPr>
          <w:p w14:paraId="2A0E1676" w14:textId="7BC4BFB3" w:rsidR="00941D1E" w:rsidRPr="00184A3A" w:rsidRDefault="00941D1E" w:rsidP="00A52909">
            <w:pPr>
              <w:spacing w:after="0"/>
              <w:rPr>
                <w:b/>
              </w:rPr>
            </w:pPr>
            <w:r>
              <w:rPr>
                <w:b/>
              </w:rPr>
              <w:t xml:space="preserve">Poll </w:t>
            </w:r>
            <w:r w:rsidR="00A52909">
              <w:rPr>
                <w:b/>
              </w:rPr>
              <w:t>S</w:t>
            </w:r>
            <w:r>
              <w:rPr>
                <w:b/>
              </w:rPr>
              <w:t>cheme type</w:t>
            </w:r>
          </w:p>
        </w:tc>
        <w:tc>
          <w:tcPr>
            <w:tcW w:w="1350" w:type="dxa"/>
            <w:shd w:val="clear" w:color="auto" w:fill="FFFFFF" w:themeFill="background1"/>
          </w:tcPr>
          <w:p w14:paraId="7980692E" w14:textId="226DB4AE" w:rsidR="00941D1E" w:rsidRPr="0057159E" w:rsidRDefault="00941D1E" w:rsidP="00A52909">
            <w:pPr>
              <w:spacing w:after="0"/>
            </w:pPr>
            <w:r w:rsidRPr="0057159E">
              <w:t>Dropdown box</w:t>
            </w:r>
          </w:p>
        </w:tc>
        <w:tc>
          <w:tcPr>
            <w:tcW w:w="1170" w:type="dxa"/>
            <w:shd w:val="clear" w:color="auto" w:fill="FFFFFF" w:themeFill="background1"/>
          </w:tcPr>
          <w:p w14:paraId="4E501261" w14:textId="33362FEB" w:rsidR="00941D1E" w:rsidRPr="0057159E" w:rsidRDefault="00941D1E" w:rsidP="00A52909">
            <w:pPr>
              <w:spacing w:after="0"/>
            </w:pPr>
            <w:r w:rsidRPr="0057159E">
              <w:t>Blank</w:t>
            </w:r>
          </w:p>
        </w:tc>
        <w:tc>
          <w:tcPr>
            <w:tcW w:w="1350" w:type="dxa"/>
            <w:shd w:val="clear" w:color="auto" w:fill="FFFFFF" w:themeFill="background1"/>
          </w:tcPr>
          <w:p w14:paraId="70DDF910" w14:textId="40D9099C" w:rsidR="00941D1E" w:rsidRPr="0057159E" w:rsidRDefault="00941D1E" w:rsidP="009927B9">
            <w:pPr>
              <w:spacing w:after="0"/>
              <w:jc w:val="center"/>
            </w:pPr>
            <w:r w:rsidRPr="0057159E">
              <w:t>O</w:t>
            </w:r>
          </w:p>
        </w:tc>
        <w:tc>
          <w:tcPr>
            <w:tcW w:w="1170" w:type="dxa"/>
            <w:shd w:val="clear" w:color="auto" w:fill="FFFFFF" w:themeFill="background1"/>
          </w:tcPr>
          <w:p w14:paraId="0EA8D540" w14:textId="47FF1D5C" w:rsidR="00941D1E" w:rsidRPr="0057159E" w:rsidRDefault="00941D1E" w:rsidP="00A52909">
            <w:pPr>
              <w:spacing w:after="0"/>
              <w:jc w:val="center"/>
            </w:pPr>
            <w:r w:rsidRPr="00ED31DC">
              <w:t>A(20)</w:t>
            </w:r>
          </w:p>
        </w:tc>
        <w:tc>
          <w:tcPr>
            <w:tcW w:w="1440" w:type="dxa"/>
            <w:shd w:val="clear" w:color="auto" w:fill="FFFFFF" w:themeFill="background1"/>
          </w:tcPr>
          <w:p w14:paraId="7E09A43B" w14:textId="036C83C1" w:rsidR="00941D1E" w:rsidRPr="0057159E" w:rsidRDefault="00941D1E" w:rsidP="00A52909">
            <w:pPr>
              <w:spacing w:after="0"/>
              <w:jc w:val="center"/>
            </w:pPr>
            <w:r w:rsidRPr="0057159E">
              <w:t>-</w:t>
            </w:r>
          </w:p>
        </w:tc>
        <w:tc>
          <w:tcPr>
            <w:tcW w:w="2340" w:type="dxa"/>
            <w:shd w:val="clear" w:color="auto" w:fill="FFFFFF" w:themeFill="background1"/>
          </w:tcPr>
          <w:p w14:paraId="368BC9CD" w14:textId="77777777" w:rsidR="00941D1E" w:rsidRPr="0057159E" w:rsidRDefault="00941D1E" w:rsidP="00A52909">
            <w:pPr>
              <w:spacing w:after="0"/>
            </w:pPr>
            <w:r w:rsidRPr="0057159E">
              <w:t>Options</w:t>
            </w:r>
          </w:p>
          <w:p w14:paraId="6E37BB52" w14:textId="1A34D5E1" w:rsidR="00941D1E" w:rsidRPr="0057159E" w:rsidRDefault="00A52909" w:rsidP="00A52909">
            <w:pPr>
              <w:spacing w:after="0"/>
            </w:pPr>
            <w:r>
              <w:t>- Sales Real T</w:t>
            </w:r>
            <w:r w:rsidR="00941D1E" w:rsidRPr="0057159E">
              <w:t>ime</w:t>
            </w:r>
          </w:p>
          <w:p w14:paraId="65B914A9" w14:textId="1FC936E4" w:rsidR="00941D1E" w:rsidRPr="0057159E" w:rsidRDefault="00941D1E" w:rsidP="00A52909">
            <w:pPr>
              <w:spacing w:after="0"/>
            </w:pPr>
            <w:r w:rsidRPr="0057159E">
              <w:t>- Sales EOD</w:t>
            </w:r>
          </w:p>
          <w:p w14:paraId="52EE5D2D" w14:textId="4D9B5A0F" w:rsidR="00941D1E" w:rsidRPr="0057159E" w:rsidRDefault="00941D1E" w:rsidP="00A52909">
            <w:pPr>
              <w:spacing w:after="0"/>
            </w:pPr>
            <w:r w:rsidRPr="0057159E">
              <w:t>- Master</w:t>
            </w:r>
          </w:p>
        </w:tc>
      </w:tr>
      <w:tr w:rsidR="00941D1E" w:rsidRPr="00184A3A" w14:paraId="71D3310B" w14:textId="77777777" w:rsidTr="00A52909">
        <w:tc>
          <w:tcPr>
            <w:tcW w:w="1800" w:type="dxa"/>
            <w:shd w:val="clear" w:color="auto" w:fill="FFFFFF" w:themeFill="background1"/>
          </w:tcPr>
          <w:p w14:paraId="0291AF4D" w14:textId="77777777" w:rsidR="00941D1E" w:rsidRDefault="00941D1E" w:rsidP="00A52909">
            <w:pPr>
              <w:spacing w:after="0"/>
              <w:rPr>
                <w:b/>
              </w:rPr>
            </w:pPr>
            <w:r>
              <w:rPr>
                <w:b/>
              </w:rPr>
              <w:t xml:space="preserve">From </w:t>
            </w:r>
            <w:r w:rsidR="00A52909">
              <w:rPr>
                <w:b/>
              </w:rPr>
              <w:t>T</w:t>
            </w:r>
            <w:r>
              <w:rPr>
                <w:b/>
              </w:rPr>
              <w:t>able</w:t>
            </w:r>
          </w:p>
          <w:p w14:paraId="09B74F1C" w14:textId="6FE3B273" w:rsidR="00BD1F49" w:rsidRPr="00184A3A" w:rsidRDefault="00BD1F49" w:rsidP="00A52909">
            <w:pPr>
              <w:spacing w:after="0"/>
              <w:rPr>
                <w:b/>
              </w:rPr>
            </w:pPr>
          </w:p>
        </w:tc>
        <w:tc>
          <w:tcPr>
            <w:tcW w:w="1350" w:type="dxa"/>
            <w:shd w:val="clear" w:color="auto" w:fill="FFFFFF" w:themeFill="background1"/>
          </w:tcPr>
          <w:p w14:paraId="5862A875" w14:textId="48283079" w:rsidR="00941D1E" w:rsidRPr="0057159E" w:rsidRDefault="00941D1E" w:rsidP="00A52909">
            <w:pPr>
              <w:spacing w:after="0"/>
            </w:pPr>
            <w:r w:rsidRPr="0057159E">
              <w:t>Textbox</w:t>
            </w:r>
          </w:p>
        </w:tc>
        <w:tc>
          <w:tcPr>
            <w:tcW w:w="1170" w:type="dxa"/>
            <w:shd w:val="clear" w:color="auto" w:fill="FFFFFF" w:themeFill="background1"/>
          </w:tcPr>
          <w:p w14:paraId="5BE56EB0" w14:textId="79EB99DA" w:rsidR="00941D1E" w:rsidRPr="0057159E" w:rsidRDefault="00941D1E" w:rsidP="00A52909">
            <w:pPr>
              <w:spacing w:after="0"/>
            </w:pPr>
            <w:r w:rsidRPr="0057159E">
              <w:t>Blank</w:t>
            </w:r>
          </w:p>
        </w:tc>
        <w:tc>
          <w:tcPr>
            <w:tcW w:w="1350" w:type="dxa"/>
            <w:shd w:val="clear" w:color="auto" w:fill="FFFFFF" w:themeFill="background1"/>
          </w:tcPr>
          <w:p w14:paraId="0BD43C25" w14:textId="5E7A2F8A" w:rsidR="00941D1E" w:rsidRPr="0057159E" w:rsidRDefault="00941D1E" w:rsidP="009927B9">
            <w:pPr>
              <w:spacing w:after="0"/>
              <w:jc w:val="center"/>
            </w:pPr>
            <w:r w:rsidRPr="0057159E">
              <w:t>O</w:t>
            </w:r>
          </w:p>
        </w:tc>
        <w:tc>
          <w:tcPr>
            <w:tcW w:w="1170" w:type="dxa"/>
            <w:shd w:val="clear" w:color="auto" w:fill="FFFFFF" w:themeFill="background1"/>
          </w:tcPr>
          <w:p w14:paraId="681401A0" w14:textId="21161F27" w:rsidR="00941D1E" w:rsidRPr="0057159E" w:rsidRDefault="00941D1E" w:rsidP="00A52909">
            <w:pPr>
              <w:spacing w:after="0"/>
              <w:jc w:val="center"/>
            </w:pPr>
            <w:r w:rsidRPr="00ED31DC">
              <w:t>A(100)</w:t>
            </w:r>
          </w:p>
        </w:tc>
        <w:tc>
          <w:tcPr>
            <w:tcW w:w="1440" w:type="dxa"/>
            <w:shd w:val="clear" w:color="auto" w:fill="FFFFFF" w:themeFill="background1"/>
          </w:tcPr>
          <w:p w14:paraId="628F3B14" w14:textId="7507425A" w:rsidR="00941D1E" w:rsidRPr="0057159E" w:rsidRDefault="00941D1E" w:rsidP="00A52909">
            <w:pPr>
              <w:spacing w:after="0"/>
              <w:jc w:val="center"/>
            </w:pPr>
            <w:r w:rsidRPr="0057159E">
              <w:t>-</w:t>
            </w:r>
          </w:p>
        </w:tc>
        <w:tc>
          <w:tcPr>
            <w:tcW w:w="2340" w:type="dxa"/>
            <w:shd w:val="clear" w:color="auto" w:fill="FFFFFF" w:themeFill="background1"/>
          </w:tcPr>
          <w:p w14:paraId="2BDA53F2" w14:textId="25B8555A" w:rsidR="00941D1E" w:rsidRPr="0057159E" w:rsidRDefault="00941D1E" w:rsidP="00A52909">
            <w:pPr>
              <w:spacing w:after="0"/>
            </w:pPr>
            <w:r w:rsidRPr="0057159E">
              <w:t>Like search</w:t>
            </w:r>
          </w:p>
        </w:tc>
      </w:tr>
      <w:tr w:rsidR="00941D1E" w:rsidRPr="00184A3A" w14:paraId="3DC37F46" w14:textId="77777777" w:rsidTr="00A52909">
        <w:tc>
          <w:tcPr>
            <w:tcW w:w="1800" w:type="dxa"/>
            <w:shd w:val="clear" w:color="auto" w:fill="FFFFFF" w:themeFill="background1"/>
          </w:tcPr>
          <w:p w14:paraId="29FED133" w14:textId="77777777" w:rsidR="00941D1E" w:rsidRDefault="00941D1E" w:rsidP="00A52909">
            <w:pPr>
              <w:spacing w:after="0"/>
              <w:rPr>
                <w:b/>
              </w:rPr>
            </w:pPr>
            <w:r>
              <w:rPr>
                <w:b/>
              </w:rPr>
              <w:t xml:space="preserve">To </w:t>
            </w:r>
            <w:r w:rsidR="00A52909">
              <w:rPr>
                <w:b/>
              </w:rPr>
              <w:t>T</w:t>
            </w:r>
            <w:r>
              <w:rPr>
                <w:b/>
              </w:rPr>
              <w:t>able</w:t>
            </w:r>
          </w:p>
          <w:p w14:paraId="492CE942" w14:textId="326313E7" w:rsidR="00BD1F49" w:rsidRDefault="00BD1F49" w:rsidP="00A52909">
            <w:pPr>
              <w:spacing w:after="0"/>
              <w:rPr>
                <w:b/>
              </w:rPr>
            </w:pPr>
          </w:p>
        </w:tc>
        <w:tc>
          <w:tcPr>
            <w:tcW w:w="1350" w:type="dxa"/>
            <w:shd w:val="clear" w:color="auto" w:fill="FFFFFF" w:themeFill="background1"/>
          </w:tcPr>
          <w:p w14:paraId="5AFD631D" w14:textId="00441D14" w:rsidR="00941D1E" w:rsidRPr="0057159E" w:rsidRDefault="002C5D9F" w:rsidP="00A52909">
            <w:pPr>
              <w:spacing w:after="0"/>
            </w:pPr>
            <w:r w:rsidRPr="00ED31DC">
              <w:t>T</w:t>
            </w:r>
            <w:r w:rsidR="00941D1E" w:rsidRPr="0057159E">
              <w:t>extbox</w:t>
            </w:r>
          </w:p>
        </w:tc>
        <w:tc>
          <w:tcPr>
            <w:tcW w:w="1170" w:type="dxa"/>
            <w:shd w:val="clear" w:color="auto" w:fill="FFFFFF" w:themeFill="background1"/>
          </w:tcPr>
          <w:p w14:paraId="45D03D15" w14:textId="107E97FA" w:rsidR="00941D1E" w:rsidRPr="0057159E" w:rsidRDefault="00941D1E" w:rsidP="00A52909">
            <w:pPr>
              <w:spacing w:after="0"/>
            </w:pPr>
            <w:r w:rsidRPr="0057159E">
              <w:t>Blank</w:t>
            </w:r>
          </w:p>
        </w:tc>
        <w:tc>
          <w:tcPr>
            <w:tcW w:w="1350" w:type="dxa"/>
            <w:shd w:val="clear" w:color="auto" w:fill="FFFFFF" w:themeFill="background1"/>
          </w:tcPr>
          <w:p w14:paraId="60C41788" w14:textId="6399194D" w:rsidR="00941D1E" w:rsidRPr="0057159E" w:rsidRDefault="00941D1E" w:rsidP="009927B9">
            <w:pPr>
              <w:spacing w:after="0"/>
              <w:jc w:val="center"/>
            </w:pPr>
            <w:r w:rsidRPr="0057159E">
              <w:t>O</w:t>
            </w:r>
          </w:p>
        </w:tc>
        <w:tc>
          <w:tcPr>
            <w:tcW w:w="1170" w:type="dxa"/>
            <w:shd w:val="clear" w:color="auto" w:fill="FFFFFF" w:themeFill="background1"/>
          </w:tcPr>
          <w:p w14:paraId="5DC7B27E" w14:textId="68B5CEA4" w:rsidR="00941D1E" w:rsidRPr="0057159E" w:rsidRDefault="00941D1E" w:rsidP="00A52909">
            <w:pPr>
              <w:spacing w:after="0"/>
              <w:jc w:val="center"/>
            </w:pPr>
            <w:r w:rsidRPr="00ED31DC">
              <w:t>A(100)</w:t>
            </w:r>
          </w:p>
        </w:tc>
        <w:tc>
          <w:tcPr>
            <w:tcW w:w="1440" w:type="dxa"/>
            <w:shd w:val="clear" w:color="auto" w:fill="FFFFFF" w:themeFill="background1"/>
          </w:tcPr>
          <w:p w14:paraId="51176FCD" w14:textId="32895C39" w:rsidR="00941D1E" w:rsidRPr="0057159E" w:rsidRDefault="00941D1E" w:rsidP="00A52909">
            <w:pPr>
              <w:spacing w:after="0"/>
              <w:jc w:val="center"/>
            </w:pPr>
            <w:r w:rsidRPr="0057159E">
              <w:t>-</w:t>
            </w:r>
          </w:p>
        </w:tc>
        <w:tc>
          <w:tcPr>
            <w:tcW w:w="2340" w:type="dxa"/>
            <w:shd w:val="clear" w:color="auto" w:fill="FFFFFF" w:themeFill="background1"/>
          </w:tcPr>
          <w:p w14:paraId="0B28F81F" w14:textId="55C8BE92" w:rsidR="00941D1E" w:rsidRPr="0057159E" w:rsidRDefault="00941D1E" w:rsidP="00A52909">
            <w:pPr>
              <w:spacing w:after="0"/>
            </w:pPr>
            <w:r w:rsidRPr="0057159E">
              <w:t>Like search</w:t>
            </w:r>
          </w:p>
        </w:tc>
      </w:tr>
      <w:tr w:rsidR="00941D1E" w:rsidRPr="00184A3A" w14:paraId="3B940A83" w14:textId="77777777" w:rsidTr="00A52909">
        <w:tc>
          <w:tcPr>
            <w:tcW w:w="10620" w:type="dxa"/>
            <w:gridSpan w:val="7"/>
            <w:shd w:val="clear" w:color="auto" w:fill="D9D9D9" w:themeFill="background1" w:themeFillShade="D9"/>
            <w:vAlign w:val="center"/>
          </w:tcPr>
          <w:p w14:paraId="66FE0F0B" w14:textId="647C8DEB" w:rsidR="00941D1E" w:rsidRPr="00184A3A" w:rsidRDefault="00941D1E" w:rsidP="009927B9">
            <w:pPr>
              <w:spacing w:after="0"/>
              <w:jc w:val="center"/>
              <w:rPr>
                <w:b/>
              </w:rPr>
            </w:pPr>
            <w:r>
              <w:rPr>
                <w:b/>
              </w:rPr>
              <w:t>Data Table</w:t>
            </w:r>
          </w:p>
        </w:tc>
      </w:tr>
      <w:tr w:rsidR="00941D1E" w:rsidRPr="00184A3A" w14:paraId="31110BF7" w14:textId="77777777" w:rsidTr="00BD1F49">
        <w:tc>
          <w:tcPr>
            <w:tcW w:w="1800" w:type="dxa"/>
          </w:tcPr>
          <w:p w14:paraId="2B71993B" w14:textId="523F6DE1" w:rsidR="00941D1E" w:rsidRPr="00184A3A" w:rsidRDefault="00941D1E" w:rsidP="00A52909">
            <w:pPr>
              <w:ind w:left="-18" w:right="-108"/>
              <w:rPr>
                <w:b/>
              </w:rPr>
            </w:pPr>
            <w:r w:rsidRPr="00184A3A">
              <w:rPr>
                <w:b/>
              </w:rPr>
              <w:t xml:space="preserve">Poll </w:t>
            </w:r>
            <w:r w:rsidR="00A52909">
              <w:rPr>
                <w:b/>
              </w:rPr>
              <w:t>S</w:t>
            </w:r>
            <w:r w:rsidRPr="00184A3A">
              <w:rPr>
                <w:b/>
              </w:rPr>
              <w:t xml:space="preserve">cheme </w:t>
            </w:r>
            <w:r w:rsidR="00A52909">
              <w:rPr>
                <w:b/>
              </w:rPr>
              <w:t>T</w:t>
            </w:r>
            <w:r w:rsidRPr="00184A3A">
              <w:rPr>
                <w:b/>
              </w:rPr>
              <w:t>ype</w:t>
            </w:r>
          </w:p>
        </w:tc>
        <w:tc>
          <w:tcPr>
            <w:tcW w:w="1350" w:type="dxa"/>
          </w:tcPr>
          <w:p w14:paraId="401025D4" w14:textId="77777777" w:rsidR="00941D1E" w:rsidRPr="00184A3A" w:rsidRDefault="00941D1E" w:rsidP="00941D1E">
            <w:r w:rsidRPr="00184A3A">
              <w:t>Read-only text</w:t>
            </w:r>
          </w:p>
        </w:tc>
        <w:tc>
          <w:tcPr>
            <w:tcW w:w="1170" w:type="dxa"/>
          </w:tcPr>
          <w:p w14:paraId="46881519" w14:textId="77777777" w:rsidR="00941D1E" w:rsidRPr="00184A3A" w:rsidRDefault="00941D1E" w:rsidP="00941D1E">
            <w:r w:rsidRPr="00184A3A">
              <w:t>Prefilled</w:t>
            </w:r>
          </w:p>
        </w:tc>
        <w:tc>
          <w:tcPr>
            <w:tcW w:w="1350" w:type="dxa"/>
          </w:tcPr>
          <w:p w14:paraId="6D9E4D2D" w14:textId="77777777" w:rsidR="00941D1E" w:rsidRPr="00184A3A" w:rsidRDefault="00941D1E" w:rsidP="009927B9">
            <w:pPr>
              <w:jc w:val="center"/>
            </w:pPr>
            <w:r w:rsidRPr="00184A3A">
              <w:t>-</w:t>
            </w:r>
          </w:p>
        </w:tc>
        <w:tc>
          <w:tcPr>
            <w:tcW w:w="1170" w:type="dxa"/>
          </w:tcPr>
          <w:p w14:paraId="6D03A32B" w14:textId="005D9896" w:rsidR="00941D1E" w:rsidRPr="00184A3A" w:rsidRDefault="00941D1E" w:rsidP="00A52909">
            <w:pPr>
              <w:jc w:val="center"/>
            </w:pPr>
            <w:r w:rsidRPr="00184A3A">
              <w:t>A(20)</w:t>
            </w:r>
          </w:p>
        </w:tc>
        <w:tc>
          <w:tcPr>
            <w:tcW w:w="1440" w:type="dxa"/>
          </w:tcPr>
          <w:p w14:paraId="3F979125" w14:textId="77777777" w:rsidR="00941D1E" w:rsidRPr="00184A3A" w:rsidRDefault="00941D1E" w:rsidP="00A52909">
            <w:pPr>
              <w:jc w:val="center"/>
            </w:pPr>
            <w:r w:rsidRPr="00184A3A">
              <w:t>-</w:t>
            </w:r>
          </w:p>
        </w:tc>
        <w:tc>
          <w:tcPr>
            <w:tcW w:w="2340" w:type="dxa"/>
          </w:tcPr>
          <w:p w14:paraId="34A82144" w14:textId="41DEE69E" w:rsidR="00941D1E" w:rsidRPr="00184A3A" w:rsidRDefault="00941D1E" w:rsidP="00941D1E">
            <w:r w:rsidRPr="00184A3A">
              <w:t>Poll scheme type</w:t>
            </w:r>
          </w:p>
        </w:tc>
      </w:tr>
      <w:tr w:rsidR="00941D1E" w:rsidRPr="00184A3A" w14:paraId="368F0C0A" w14:textId="77777777" w:rsidTr="00BD1F49">
        <w:tc>
          <w:tcPr>
            <w:tcW w:w="1800" w:type="dxa"/>
          </w:tcPr>
          <w:p w14:paraId="416723C0" w14:textId="22BBD4B1" w:rsidR="00941D1E" w:rsidRPr="00184A3A" w:rsidRDefault="00941D1E" w:rsidP="00A52909">
            <w:pPr>
              <w:ind w:left="-18" w:right="-108"/>
              <w:rPr>
                <w:b/>
              </w:rPr>
            </w:pPr>
            <w:r w:rsidRPr="00184A3A">
              <w:rPr>
                <w:b/>
              </w:rPr>
              <w:t xml:space="preserve">From </w:t>
            </w:r>
            <w:r w:rsidR="00A52909">
              <w:rPr>
                <w:b/>
              </w:rPr>
              <w:t>T</w:t>
            </w:r>
            <w:r w:rsidRPr="00184A3A">
              <w:rPr>
                <w:b/>
              </w:rPr>
              <w:t>able</w:t>
            </w:r>
          </w:p>
        </w:tc>
        <w:tc>
          <w:tcPr>
            <w:tcW w:w="1350" w:type="dxa"/>
          </w:tcPr>
          <w:p w14:paraId="2CD365A7" w14:textId="1064A417" w:rsidR="00941D1E" w:rsidRPr="00184A3A" w:rsidRDefault="00941D1E" w:rsidP="00941D1E">
            <w:r w:rsidRPr="00184A3A">
              <w:t>Read-only text</w:t>
            </w:r>
          </w:p>
        </w:tc>
        <w:tc>
          <w:tcPr>
            <w:tcW w:w="1170" w:type="dxa"/>
          </w:tcPr>
          <w:p w14:paraId="44EF7688" w14:textId="7FF7C332" w:rsidR="00941D1E" w:rsidRPr="00184A3A" w:rsidRDefault="00941D1E" w:rsidP="00941D1E">
            <w:r w:rsidRPr="00184A3A">
              <w:t>Prefilled</w:t>
            </w:r>
          </w:p>
        </w:tc>
        <w:tc>
          <w:tcPr>
            <w:tcW w:w="1350" w:type="dxa"/>
          </w:tcPr>
          <w:p w14:paraId="31A32875" w14:textId="5F0841E2" w:rsidR="00941D1E" w:rsidRPr="00184A3A" w:rsidRDefault="00941D1E" w:rsidP="009927B9">
            <w:pPr>
              <w:jc w:val="center"/>
            </w:pPr>
            <w:r w:rsidRPr="00184A3A">
              <w:t>-</w:t>
            </w:r>
          </w:p>
        </w:tc>
        <w:tc>
          <w:tcPr>
            <w:tcW w:w="1170" w:type="dxa"/>
          </w:tcPr>
          <w:p w14:paraId="5B53DD4E" w14:textId="3603512D" w:rsidR="00941D1E" w:rsidRPr="00184A3A" w:rsidRDefault="00941D1E" w:rsidP="00A52909">
            <w:pPr>
              <w:jc w:val="center"/>
            </w:pPr>
            <w:r w:rsidRPr="00184A3A">
              <w:t>A(100)</w:t>
            </w:r>
          </w:p>
        </w:tc>
        <w:tc>
          <w:tcPr>
            <w:tcW w:w="1440" w:type="dxa"/>
          </w:tcPr>
          <w:p w14:paraId="3B5DDA25" w14:textId="22074DFB" w:rsidR="00941D1E" w:rsidRPr="00184A3A" w:rsidRDefault="00941D1E" w:rsidP="00A52909">
            <w:pPr>
              <w:jc w:val="center"/>
            </w:pPr>
            <w:r w:rsidRPr="00184A3A">
              <w:t>-</w:t>
            </w:r>
          </w:p>
        </w:tc>
        <w:tc>
          <w:tcPr>
            <w:tcW w:w="2340" w:type="dxa"/>
          </w:tcPr>
          <w:p w14:paraId="1A868AFF" w14:textId="5A460546" w:rsidR="00941D1E" w:rsidRPr="00184A3A" w:rsidRDefault="00941D1E" w:rsidP="00941D1E">
            <w:r w:rsidRPr="00184A3A">
              <w:t>From table name</w:t>
            </w:r>
          </w:p>
        </w:tc>
      </w:tr>
      <w:tr w:rsidR="00941D1E" w:rsidRPr="00184A3A" w14:paraId="2BA372E3" w14:textId="77777777" w:rsidTr="00BD1F49">
        <w:tc>
          <w:tcPr>
            <w:tcW w:w="1800" w:type="dxa"/>
          </w:tcPr>
          <w:p w14:paraId="09258655" w14:textId="6C9516A5" w:rsidR="00941D1E" w:rsidRPr="00184A3A" w:rsidRDefault="00941D1E" w:rsidP="00A52909">
            <w:pPr>
              <w:ind w:left="-18" w:right="-108"/>
              <w:rPr>
                <w:b/>
              </w:rPr>
            </w:pPr>
            <w:r w:rsidRPr="00184A3A">
              <w:rPr>
                <w:b/>
              </w:rPr>
              <w:t xml:space="preserve">To </w:t>
            </w:r>
            <w:r w:rsidR="00A52909">
              <w:rPr>
                <w:b/>
              </w:rPr>
              <w:t>T</w:t>
            </w:r>
            <w:r w:rsidRPr="00184A3A">
              <w:rPr>
                <w:b/>
              </w:rPr>
              <w:t>able</w:t>
            </w:r>
          </w:p>
        </w:tc>
        <w:tc>
          <w:tcPr>
            <w:tcW w:w="1350" w:type="dxa"/>
          </w:tcPr>
          <w:p w14:paraId="7F9F14D6" w14:textId="0D474B9C" w:rsidR="00941D1E" w:rsidRPr="00184A3A" w:rsidRDefault="00941D1E" w:rsidP="00941D1E">
            <w:r w:rsidRPr="00184A3A">
              <w:t>Read-only text</w:t>
            </w:r>
          </w:p>
        </w:tc>
        <w:tc>
          <w:tcPr>
            <w:tcW w:w="1170" w:type="dxa"/>
          </w:tcPr>
          <w:p w14:paraId="14EF4B28" w14:textId="032C66B5" w:rsidR="00941D1E" w:rsidRPr="00184A3A" w:rsidRDefault="00941D1E" w:rsidP="00941D1E">
            <w:r w:rsidRPr="00184A3A">
              <w:t>Prefilled</w:t>
            </w:r>
          </w:p>
        </w:tc>
        <w:tc>
          <w:tcPr>
            <w:tcW w:w="1350" w:type="dxa"/>
          </w:tcPr>
          <w:p w14:paraId="3B230949" w14:textId="596CE8B9" w:rsidR="00941D1E" w:rsidRPr="00184A3A" w:rsidRDefault="00941D1E" w:rsidP="009927B9">
            <w:pPr>
              <w:jc w:val="center"/>
            </w:pPr>
            <w:r w:rsidRPr="00184A3A">
              <w:t>-</w:t>
            </w:r>
          </w:p>
        </w:tc>
        <w:tc>
          <w:tcPr>
            <w:tcW w:w="1170" w:type="dxa"/>
          </w:tcPr>
          <w:p w14:paraId="4A28017F" w14:textId="6110B511" w:rsidR="00941D1E" w:rsidRPr="00184A3A" w:rsidRDefault="00941D1E" w:rsidP="00A52909">
            <w:pPr>
              <w:jc w:val="center"/>
            </w:pPr>
            <w:r w:rsidRPr="00184A3A">
              <w:t>A(100)</w:t>
            </w:r>
          </w:p>
        </w:tc>
        <w:tc>
          <w:tcPr>
            <w:tcW w:w="1440" w:type="dxa"/>
          </w:tcPr>
          <w:p w14:paraId="7BCE4604" w14:textId="34206745" w:rsidR="00941D1E" w:rsidRPr="00184A3A" w:rsidRDefault="00941D1E" w:rsidP="00A52909">
            <w:pPr>
              <w:jc w:val="center"/>
            </w:pPr>
            <w:r w:rsidRPr="00184A3A">
              <w:t>-</w:t>
            </w:r>
          </w:p>
        </w:tc>
        <w:tc>
          <w:tcPr>
            <w:tcW w:w="2340" w:type="dxa"/>
          </w:tcPr>
          <w:p w14:paraId="33610256" w14:textId="39B1F937" w:rsidR="00941D1E" w:rsidRPr="00184A3A" w:rsidRDefault="00941D1E" w:rsidP="00941D1E">
            <w:r w:rsidRPr="00184A3A">
              <w:t>To table name</w:t>
            </w:r>
          </w:p>
        </w:tc>
      </w:tr>
      <w:tr w:rsidR="00941D1E" w:rsidRPr="00184A3A" w14:paraId="2B36DA94" w14:textId="77777777" w:rsidTr="00BD1F49">
        <w:tc>
          <w:tcPr>
            <w:tcW w:w="1800" w:type="dxa"/>
          </w:tcPr>
          <w:p w14:paraId="45D9EFE2" w14:textId="05A701C7" w:rsidR="00941D1E" w:rsidRPr="00184A3A" w:rsidRDefault="00941D1E" w:rsidP="00941D1E">
            <w:pPr>
              <w:ind w:left="-18" w:right="-108"/>
              <w:rPr>
                <w:b/>
              </w:rPr>
            </w:pPr>
            <w:r w:rsidRPr="00184A3A">
              <w:rPr>
                <w:b/>
              </w:rPr>
              <w:t>PK columns</w:t>
            </w:r>
          </w:p>
        </w:tc>
        <w:tc>
          <w:tcPr>
            <w:tcW w:w="1350" w:type="dxa"/>
          </w:tcPr>
          <w:p w14:paraId="54D49774" w14:textId="5A268653" w:rsidR="00941D1E" w:rsidRPr="00184A3A" w:rsidRDefault="00941D1E" w:rsidP="00941D1E">
            <w:r w:rsidRPr="00184A3A">
              <w:t>Read-only text</w:t>
            </w:r>
          </w:p>
        </w:tc>
        <w:tc>
          <w:tcPr>
            <w:tcW w:w="1170" w:type="dxa"/>
          </w:tcPr>
          <w:p w14:paraId="7AC31B9F" w14:textId="12FC0A34" w:rsidR="00941D1E" w:rsidRPr="00184A3A" w:rsidRDefault="00941D1E" w:rsidP="00941D1E">
            <w:r w:rsidRPr="00184A3A">
              <w:t>Prefilled</w:t>
            </w:r>
          </w:p>
        </w:tc>
        <w:tc>
          <w:tcPr>
            <w:tcW w:w="1350" w:type="dxa"/>
          </w:tcPr>
          <w:p w14:paraId="2A07A4D7" w14:textId="6A201D84" w:rsidR="00941D1E" w:rsidRPr="00184A3A" w:rsidRDefault="00941D1E" w:rsidP="009927B9">
            <w:pPr>
              <w:jc w:val="center"/>
            </w:pPr>
            <w:r w:rsidRPr="00184A3A">
              <w:t>-</w:t>
            </w:r>
          </w:p>
        </w:tc>
        <w:tc>
          <w:tcPr>
            <w:tcW w:w="1170" w:type="dxa"/>
          </w:tcPr>
          <w:p w14:paraId="024B8C2C" w14:textId="02F26771" w:rsidR="00941D1E" w:rsidRPr="00184A3A" w:rsidRDefault="00941D1E" w:rsidP="00A52909">
            <w:pPr>
              <w:jc w:val="center"/>
            </w:pPr>
            <w:r w:rsidRPr="00184A3A">
              <w:t>A(10)</w:t>
            </w:r>
          </w:p>
        </w:tc>
        <w:tc>
          <w:tcPr>
            <w:tcW w:w="1440" w:type="dxa"/>
          </w:tcPr>
          <w:p w14:paraId="274D3313" w14:textId="7EA1A4D4" w:rsidR="00941D1E" w:rsidRPr="00184A3A" w:rsidRDefault="00941D1E" w:rsidP="00A52909">
            <w:pPr>
              <w:jc w:val="center"/>
            </w:pPr>
            <w:r w:rsidRPr="00184A3A">
              <w:t>-</w:t>
            </w:r>
          </w:p>
        </w:tc>
        <w:tc>
          <w:tcPr>
            <w:tcW w:w="2340" w:type="dxa"/>
          </w:tcPr>
          <w:p w14:paraId="57AD377F" w14:textId="4C218256" w:rsidR="00941D1E" w:rsidRPr="00184A3A" w:rsidRDefault="00941D1E" w:rsidP="00941D1E">
            <w:r w:rsidRPr="00184A3A">
              <w:t>Primary key column names</w:t>
            </w:r>
          </w:p>
        </w:tc>
      </w:tr>
      <w:tr w:rsidR="00941D1E" w:rsidRPr="00184A3A" w14:paraId="4202EF48" w14:textId="77777777" w:rsidTr="00BD1F49">
        <w:tc>
          <w:tcPr>
            <w:tcW w:w="1800" w:type="dxa"/>
          </w:tcPr>
          <w:p w14:paraId="3BB23707" w14:textId="24D532F4" w:rsidR="00941D1E" w:rsidRPr="00184A3A" w:rsidRDefault="00941D1E" w:rsidP="00A52909">
            <w:pPr>
              <w:ind w:left="-18" w:right="-108"/>
              <w:rPr>
                <w:b/>
              </w:rPr>
            </w:pPr>
            <w:r w:rsidRPr="00184A3A">
              <w:rPr>
                <w:b/>
              </w:rPr>
              <w:t xml:space="preserve">Check </w:t>
            </w:r>
            <w:r w:rsidR="00A52909">
              <w:rPr>
                <w:b/>
              </w:rPr>
              <w:t>S</w:t>
            </w:r>
            <w:r w:rsidRPr="00184A3A">
              <w:rPr>
                <w:b/>
              </w:rPr>
              <w:t xml:space="preserve">um </w:t>
            </w:r>
            <w:r w:rsidR="00A52909">
              <w:rPr>
                <w:b/>
              </w:rPr>
              <w:t>C</w:t>
            </w:r>
            <w:r w:rsidRPr="00184A3A">
              <w:rPr>
                <w:b/>
              </w:rPr>
              <w:t>olumns</w:t>
            </w:r>
          </w:p>
        </w:tc>
        <w:tc>
          <w:tcPr>
            <w:tcW w:w="1350" w:type="dxa"/>
          </w:tcPr>
          <w:p w14:paraId="3EF5DBB0" w14:textId="1A3D65CF" w:rsidR="00941D1E" w:rsidRPr="00184A3A" w:rsidRDefault="00941D1E" w:rsidP="00941D1E">
            <w:r w:rsidRPr="00184A3A">
              <w:t>Read-only text</w:t>
            </w:r>
          </w:p>
        </w:tc>
        <w:tc>
          <w:tcPr>
            <w:tcW w:w="1170" w:type="dxa"/>
          </w:tcPr>
          <w:p w14:paraId="78F9C819" w14:textId="4077755D" w:rsidR="00941D1E" w:rsidRPr="00184A3A" w:rsidRDefault="00941D1E" w:rsidP="00941D1E">
            <w:r w:rsidRPr="00184A3A">
              <w:t>Prefilled</w:t>
            </w:r>
          </w:p>
        </w:tc>
        <w:tc>
          <w:tcPr>
            <w:tcW w:w="1350" w:type="dxa"/>
          </w:tcPr>
          <w:p w14:paraId="217E6D22" w14:textId="41DE4F58" w:rsidR="00941D1E" w:rsidRPr="00184A3A" w:rsidRDefault="00941D1E" w:rsidP="009927B9">
            <w:pPr>
              <w:jc w:val="center"/>
            </w:pPr>
            <w:r w:rsidRPr="00184A3A">
              <w:t>-</w:t>
            </w:r>
          </w:p>
        </w:tc>
        <w:tc>
          <w:tcPr>
            <w:tcW w:w="1170" w:type="dxa"/>
          </w:tcPr>
          <w:p w14:paraId="0A2D632F" w14:textId="4C7F49C5" w:rsidR="00941D1E" w:rsidRPr="00184A3A" w:rsidRDefault="00941D1E" w:rsidP="00A52909">
            <w:pPr>
              <w:jc w:val="center"/>
            </w:pPr>
            <w:r w:rsidRPr="00184A3A">
              <w:t>A(100)</w:t>
            </w:r>
          </w:p>
        </w:tc>
        <w:tc>
          <w:tcPr>
            <w:tcW w:w="1440" w:type="dxa"/>
          </w:tcPr>
          <w:p w14:paraId="0A42AD89" w14:textId="1B29539D" w:rsidR="00941D1E" w:rsidRPr="00184A3A" w:rsidRDefault="00941D1E" w:rsidP="00A52909">
            <w:pPr>
              <w:jc w:val="center"/>
            </w:pPr>
            <w:r w:rsidRPr="00184A3A">
              <w:t>-</w:t>
            </w:r>
          </w:p>
        </w:tc>
        <w:tc>
          <w:tcPr>
            <w:tcW w:w="2340" w:type="dxa"/>
          </w:tcPr>
          <w:p w14:paraId="3B0821BC" w14:textId="3E677D63" w:rsidR="00941D1E" w:rsidRPr="00184A3A" w:rsidRDefault="00941D1E" w:rsidP="00941D1E">
            <w:r w:rsidRPr="00184A3A">
              <w:t>Check sum column names</w:t>
            </w:r>
          </w:p>
        </w:tc>
      </w:tr>
      <w:tr w:rsidR="00941D1E" w:rsidRPr="00184A3A" w14:paraId="7A638DDE" w14:textId="77777777" w:rsidTr="00BD1F49">
        <w:tc>
          <w:tcPr>
            <w:tcW w:w="1800" w:type="dxa"/>
          </w:tcPr>
          <w:p w14:paraId="18966504" w14:textId="544D60CD" w:rsidR="00941D1E" w:rsidRPr="00184A3A" w:rsidRDefault="00941D1E" w:rsidP="00941D1E">
            <w:pPr>
              <w:ind w:left="-18" w:right="-108"/>
              <w:rPr>
                <w:b/>
              </w:rPr>
            </w:pPr>
            <w:r w:rsidRPr="00184A3A">
              <w:rPr>
                <w:b/>
              </w:rPr>
              <w:t>Override</w:t>
            </w:r>
          </w:p>
        </w:tc>
        <w:tc>
          <w:tcPr>
            <w:tcW w:w="1350" w:type="dxa"/>
          </w:tcPr>
          <w:p w14:paraId="5CADFAC8" w14:textId="1B796D81" w:rsidR="00941D1E" w:rsidRPr="00184A3A" w:rsidRDefault="00941D1E" w:rsidP="00941D1E">
            <w:r w:rsidRPr="00184A3A">
              <w:t>Read-only text</w:t>
            </w:r>
          </w:p>
        </w:tc>
        <w:tc>
          <w:tcPr>
            <w:tcW w:w="1170" w:type="dxa"/>
          </w:tcPr>
          <w:p w14:paraId="197AAA91" w14:textId="1C6A9B92" w:rsidR="00941D1E" w:rsidRPr="00184A3A" w:rsidRDefault="00941D1E" w:rsidP="00941D1E">
            <w:r w:rsidRPr="00184A3A">
              <w:t>Prefilled</w:t>
            </w:r>
          </w:p>
        </w:tc>
        <w:tc>
          <w:tcPr>
            <w:tcW w:w="1350" w:type="dxa"/>
          </w:tcPr>
          <w:p w14:paraId="11EE4356" w14:textId="40DF023C" w:rsidR="00941D1E" w:rsidRPr="00184A3A" w:rsidRDefault="00941D1E" w:rsidP="009927B9">
            <w:pPr>
              <w:jc w:val="center"/>
            </w:pPr>
            <w:r w:rsidRPr="00184A3A">
              <w:t>-</w:t>
            </w:r>
          </w:p>
        </w:tc>
        <w:tc>
          <w:tcPr>
            <w:tcW w:w="1170" w:type="dxa"/>
          </w:tcPr>
          <w:p w14:paraId="7C99F8BB" w14:textId="084C02EA" w:rsidR="00941D1E" w:rsidRPr="00184A3A" w:rsidRDefault="00941D1E" w:rsidP="00A52909">
            <w:pPr>
              <w:jc w:val="center"/>
            </w:pPr>
            <w:r w:rsidRPr="00184A3A">
              <w:t>A(1)</w:t>
            </w:r>
          </w:p>
        </w:tc>
        <w:tc>
          <w:tcPr>
            <w:tcW w:w="1440" w:type="dxa"/>
          </w:tcPr>
          <w:p w14:paraId="39E80A81" w14:textId="430F3AB0" w:rsidR="00941D1E" w:rsidRPr="00184A3A" w:rsidRDefault="00941D1E" w:rsidP="00A52909">
            <w:pPr>
              <w:jc w:val="center"/>
            </w:pPr>
            <w:r w:rsidRPr="00184A3A">
              <w:t>-</w:t>
            </w:r>
          </w:p>
        </w:tc>
        <w:tc>
          <w:tcPr>
            <w:tcW w:w="2340" w:type="dxa"/>
          </w:tcPr>
          <w:p w14:paraId="7FC735C0" w14:textId="03F613C1" w:rsidR="00941D1E" w:rsidRPr="00184A3A" w:rsidRDefault="00BD1F49" w:rsidP="00941D1E">
            <w:pPr>
              <w:pStyle w:val="ac"/>
              <w:numPr>
                <w:ilvl w:val="0"/>
                <w:numId w:val="3"/>
              </w:numPr>
              <w:ind w:left="252" w:hanging="252"/>
            </w:pPr>
            <w:r>
              <w:t>Yes</w:t>
            </w:r>
          </w:p>
          <w:p w14:paraId="15E7D859" w14:textId="1ABC502E" w:rsidR="00941D1E" w:rsidRPr="00184A3A" w:rsidRDefault="00941D1E" w:rsidP="00941D1E">
            <w:pPr>
              <w:pStyle w:val="ac"/>
              <w:numPr>
                <w:ilvl w:val="0"/>
                <w:numId w:val="3"/>
              </w:numPr>
              <w:ind w:left="252" w:hanging="252"/>
            </w:pPr>
            <w:r w:rsidRPr="00184A3A">
              <w:t>N</w:t>
            </w:r>
            <w:r w:rsidR="00BD1F49">
              <w:t>o</w:t>
            </w:r>
          </w:p>
        </w:tc>
      </w:tr>
    </w:tbl>
    <w:p w14:paraId="426619E9" w14:textId="77777777" w:rsidR="009927B9" w:rsidRDefault="009927B9" w:rsidP="009927B9"/>
    <w:p w14:paraId="19280C46" w14:textId="77777777" w:rsidR="009927B9" w:rsidRDefault="009927B9" w:rsidP="009927B9"/>
    <w:p w14:paraId="2A1FE75F" w14:textId="77777777" w:rsidR="00712376" w:rsidRPr="00184A3A" w:rsidRDefault="00712376" w:rsidP="00E51271">
      <w:pPr>
        <w:pStyle w:val="4"/>
      </w:pPr>
      <w:r w:rsidRPr="00184A3A">
        <w:lastRenderedPageBreak/>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860"/>
      </w:tblGrid>
      <w:tr w:rsidR="001344FF" w:rsidRPr="00184A3A" w14:paraId="15492214" w14:textId="77777777" w:rsidTr="009927B9">
        <w:trPr>
          <w:trHeight w:val="404"/>
        </w:trPr>
        <w:tc>
          <w:tcPr>
            <w:tcW w:w="1900" w:type="dxa"/>
            <w:shd w:val="clear" w:color="auto" w:fill="C6D9F1"/>
          </w:tcPr>
          <w:p w14:paraId="693A522B" w14:textId="77777777" w:rsidR="001344FF" w:rsidRPr="00184A3A" w:rsidRDefault="001344FF" w:rsidP="009927B9">
            <w:pPr>
              <w:spacing w:after="0"/>
              <w:rPr>
                <w:b/>
              </w:rPr>
            </w:pPr>
            <w:r w:rsidRPr="00184A3A">
              <w:rPr>
                <w:b/>
              </w:rPr>
              <w:t>Screen Object</w:t>
            </w:r>
          </w:p>
        </w:tc>
        <w:tc>
          <w:tcPr>
            <w:tcW w:w="1120" w:type="dxa"/>
            <w:shd w:val="clear" w:color="auto" w:fill="C6D9F1"/>
          </w:tcPr>
          <w:p w14:paraId="7D6F3154" w14:textId="77777777" w:rsidR="001344FF" w:rsidRPr="00184A3A" w:rsidRDefault="001344FF" w:rsidP="009927B9">
            <w:pPr>
              <w:spacing w:after="0"/>
              <w:rPr>
                <w:b/>
              </w:rPr>
            </w:pPr>
            <w:r w:rsidRPr="00184A3A">
              <w:rPr>
                <w:b/>
              </w:rPr>
              <w:t>Object Type</w:t>
            </w:r>
          </w:p>
        </w:tc>
        <w:tc>
          <w:tcPr>
            <w:tcW w:w="3920" w:type="dxa"/>
            <w:shd w:val="clear" w:color="auto" w:fill="C6D9F1"/>
          </w:tcPr>
          <w:p w14:paraId="2DC4716E" w14:textId="77777777" w:rsidR="001344FF" w:rsidRPr="00184A3A" w:rsidRDefault="001344FF" w:rsidP="009927B9">
            <w:pPr>
              <w:spacing w:after="0"/>
              <w:rPr>
                <w:b/>
              </w:rPr>
            </w:pPr>
            <w:r w:rsidRPr="00184A3A">
              <w:rPr>
                <w:b/>
              </w:rPr>
              <w:t>Action / Event / Response</w:t>
            </w:r>
          </w:p>
        </w:tc>
        <w:tc>
          <w:tcPr>
            <w:tcW w:w="3860" w:type="dxa"/>
            <w:shd w:val="clear" w:color="auto" w:fill="C6D9F1"/>
          </w:tcPr>
          <w:p w14:paraId="644063FF" w14:textId="77777777" w:rsidR="001344FF" w:rsidRPr="00184A3A" w:rsidRDefault="001344FF" w:rsidP="009927B9">
            <w:pPr>
              <w:spacing w:after="0"/>
              <w:rPr>
                <w:b/>
              </w:rPr>
            </w:pPr>
            <w:r w:rsidRPr="00184A3A">
              <w:rPr>
                <w:b/>
              </w:rPr>
              <w:t>Remarks</w:t>
            </w:r>
          </w:p>
        </w:tc>
      </w:tr>
      <w:tr w:rsidR="001344FF" w:rsidRPr="00184A3A" w14:paraId="283040BD" w14:textId="77777777" w:rsidTr="00A52909">
        <w:tc>
          <w:tcPr>
            <w:tcW w:w="1900" w:type="dxa"/>
          </w:tcPr>
          <w:p w14:paraId="31AD1715" w14:textId="77777777" w:rsidR="001344FF" w:rsidRPr="00184A3A" w:rsidRDefault="001344FF" w:rsidP="009927B9">
            <w:pPr>
              <w:spacing w:after="0"/>
            </w:pPr>
            <w:r>
              <w:t>Search</w:t>
            </w:r>
          </w:p>
        </w:tc>
        <w:tc>
          <w:tcPr>
            <w:tcW w:w="1120" w:type="dxa"/>
          </w:tcPr>
          <w:p w14:paraId="585B54D9" w14:textId="77777777" w:rsidR="001344FF" w:rsidRPr="00184A3A" w:rsidRDefault="001344FF" w:rsidP="009927B9">
            <w:pPr>
              <w:spacing w:after="0"/>
            </w:pPr>
            <w:r w:rsidRPr="00184A3A">
              <w:t>Button</w:t>
            </w:r>
          </w:p>
        </w:tc>
        <w:tc>
          <w:tcPr>
            <w:tcW w:w="3920" w:type="dxa"/>
          </w:tcPr>
          <w:p w14:paraId="42D2E8F7" w14:textId="45DC6BE9" w:rsidR="001344FF" w:rsidRPr="00184A3A" w:rsidRDefault="001344FF" w:rsidP="009927B9">
            <w:pPr>
              <w:spacing w:after="0"/>
            </w:pPr>
            <w:r>
              <w:t>Search out poll scheme info records according to the input criteria</w:t>
            </w:r>
          </w:p>
        </w:tc>
        <w:tc>
          <w:tcPr>
            <w:tcW w:w="3860" w:type="dxa"/>
          </w:tcPr>
          <w:p w14:paraId="3040274B" w14:textId="77777777" w:rsidR="001344FF" w:rsidRPr="00184A3A" w:rsidRDefault="001344FF" w:rsidP="009927B9">
            <w:pPr>
              <w:spacing w:after="0"/>
            </w:pPr>
            <w:r>
              <w:t>N/A</w:t>
            </w:r>
          </w:p>
        </w:tc>
      </w:tr>
      <w:tr w:rsidR="001344FF" w:rsidRPr="00184A3A" w:rsidDel="00D0122D" w14:paraId="6C5A56CB" w14:textId="77777777" w:rsidTr="00A52909">
        <w:tc>
          <w:tcPr>
            <w:tcW w:w="1900" w:type="dxa"/>
          </w:tcPr>
          <w:p w14:paraId="5E3059FE" w14:textId="77777777" w:rsidR="001344FF" w:rsidRDefault="001344FF" w:rsidP="009927B9">
            <w:pPr>
              <w:spacing w:after="0"/>
            </w:pPr>
            <w:r>
              <w:t>Clear</w:t>
            </w:r>
          </w:p>
        </w:tc>
        <w:tc>
          <w:tcPr>
            <w:tcW w:w="1120" w:type="dxa"/>
          </w:tcPr>
          <w:p w14:paraId="7FF93C1D" w14:textId="77777777" w:rsidR="001344FF" w:rsidRPr="00184A3A" w:rsidDel="00D0122D" w:rsidRDefault="001344FF" w:rsidP="009927B9">
            <w:pPr>
              <w:spacing w:after="0"/>
            </w:pPr>
            <w:r w:rsidRPr="00184A3A">
              <w:t>Button</w:t>
            </w:r>
          </w:p>
        </w:tc>
        <w:tc>
          <w:tcPr>
            <w:tcW w:w="3920" w:type="dxa"/>
          </w:tcPr>
          <w:p w14:paraId="4ED8BE41" w14:textId="77777777" w:rsidR="001344FF" w:rsidRDefault="001344FF" w:rsidP="009927B9">
            <w:pPr>
              <w:spacing w:after="0"/>
            </w:pPr>
            <w:r>
              <w:t>Reset all search criteria to blank</w:t>
            </w:r>
          </w:p>
          <w:p w14:paraId="17841262" w14:textId="77777777" w:rsidR="009927B9" w:rsidRPr="00184A3A" w:rsidDel="00D0122D" w:rsidRDefault="009927B9" w:rsidP="009927B9">
            <w:pPr>
              <w:spacing w:after="0"/>
            </w:pPr>
          </w:p>
        </w:tc>
        <w:tc>
          <w:tcPr>
            <w:tcW w:w="3860" w:type="dxa"/>
          </w:tcPr>
          <w:p w14:paraId="40C1F82B" w14:textId="77777777" w:rsidR="001344FF" w:rsidRPr="00184A3A" w:rsidDel="00D0122D" w:rsidRDefault="001344FF" w:rsidP="009927B9">
            <w:pPr>
              <w:spacing w:after="0"/>
            </w:pPr>
            <w:r>
              <w:t>N/A</w:t>
            </w:r>
          </w:p>
        </w:tc>
      </w:tr>
      <w:tr w:rsidR="001344FF" w:rsidRPr="00184A3A" w14:paraId="5612D643" w14:textId="77777777" w:rsidTr="00A52909">
        <w:tc>
          <w:tcPr>
            <w:tcW w:w="1900" w:type="dxa"/>
          </w:tcPr>
          <w:p w14:paraId="60C0AD65" w14:textId="479C61BF" w:rsidR="001344FF" w:rsidRPr="00184A3A" w:rsidRDefault="001344FF" w:rsidP="009927B9">
            <w:pPr>
              <w:spacing w:after="0"/>
            </w:pPr>
            <w:r w:rsidRPr="00184A3A">
              <w:t>Operation -</w:t>
            </w:r>
            <w:r>
              <w:rPr>
                <w:b/>
              </w:rPr>
              <w:t>Add</w:t>
            </w:r>
          </w:p>
        </w:tc>
        <w:tc>
          <w:tcPr>
            <w:tcW w:w="1120" w:type="dxa"/>
          </w:tcPr>
          <w:p w14:paraId="5AC8DB13" w14:textId="77777777" w:rsidR="001344FF" w:rsidRPr="00184A3A" w:rsidRDefault="001344FF" w:rsidP="009927B9">
            <w:pPr>
              <w:spacing w:after="0"/>
            </w:pPr>
            <w:r w:rsidRPr="00184A3A">
              <w:t>Button</w:t>
            </w:r>
          </w:p>
        </w:tc>
        <w:tc>
          <w:tcPr>
            <w:tcW w:w="3920" w:type="dxa"/>
          </w:tcPr>
          <w:p w14:paraId="66894A82" w14:textId="1097544B" w:rsidR="001344FF" w:rsidRPr="00184A3A" w:rsidRDefault="001344FF" w:rsidP="009927B9">
            <w:pPr>
              <w:spacing w:after="0"/>
            </w:pPr>
            <w:r>
              <w:t>Add</w:t>
            </w:r>
            <w:r w:rsidRPr="00184A3A">
              <w:t xml:space="preserve"> a new entry of poll scheme</w:t>
            </w:r>
            <w:r>
              <w:t xml:space="preserve"> info at the top of the data table</w:t>
            </w:r>
          </w:p>
        </w:tc>
        <w:tc>
          <w:tcPr>
            <w:tcW w:w="3860" w:type="dxa"/>
          </w:tcPr>
          <w:p w14:paraId="3BFC3891" w14:textId="77777777" w:rsidR="001344FF" w:rsidRPr="00184A3A" w:rsidRDefault="001344FF" w:rsidP="009927B9">
            <w:pPr>
              <w:spacing w:after="0"/>
            </w:pPr>
            <w:r w:rsidRPr="00184A3A">
              <w:t>N/A</w:t>
            </w:r>
          </w:p>
        </w:tc>
      </w:tr>
      <w:tr w:rsidR="001344FF" w:rsidRPr="00184A3A" w14:paraId="39A91BDE" w14:textId="77777777" w:rsidTr="00A52909">
        <w:tc>
          <w:tcPr>
            <w:tcW w:w="1900" w:type="dxa"/>
          </w:tcPr>
          <w:p w14:paraId="2BB29C09" w14:textId="77777777" w:rsidR="001344FF" w:rsidRPr="00184A3A" w:rsidRDefault="001344FF" w:rsidP="009927B9">
            <w:pPr>
              <w:spacing w:after="0"/>
            </w:pPr>
            <w:r w:rsidRPr="00184A3A">
              <w:t>Operation -</w:t>
            </w:r>
            <w:r w:rsidRPr="00184A3A">
              <w:rPr>
                <w:b/>
              </w:rPr>
              <w:t>Edit</w:t>
            </w:r>
          </w:p>
        </w:tc>
        <w:tc>
          <w:tcPr>
            <w:tcW w:w="1120" w:type="dxa"/>
          </w:tcPr>
          <w:p w14:paraId="7E18DAFC" w14:textId="77777777" w:rsidR="001344FF" w:rsidRPr="00184A3A" w:rsidRDefault="001344FF" w:rsidP="009927B9">
            <w:pPr>
              <w:spacing w:after="0"/>
            </w:pPr>
            <w:r w:rsidRPr="00184A3A">
              <w:t>Button</w:t>
            </w:r>
          </w:p>
        </w:tc>
        <w:tc>
          <w:tcPr>
            <w:tcW w:w="3920" w:type="dxa"/>
          </w:tcPr>
          <w:p w14:paraId="1A95EDF6" w14:textId="00E27D0F" w:rsidR="001344FF" w:rsidRPr="00184A3A" w:rsidRDefault="001344FF" w:rsidP="009927B9">
            <w:pPr>
              <w:spacing w:after="0"/>
            </w:pPr>
            <w:r w:rsidRPr="00184A3A">
              <w:t xml:space="preserve">Edit the corresponding poll scheme </w:t>
            </w:r>
            <w:r>
              <w:t xml:space="preserve">info </w:t>
            </w:r>
            <w:r w:rsidRPr="00184A3A">
              <w:t>record</w:t>
            </w:r>
          </w:p>
        </w:tc>
        <w:tc>
          <w:tcPr>
            <w:tcW w:w="3860" w:type="dxa"/>
          </w:tcPr>
          <w:p w14:paraId="04D6A5F3" w14:textId="77777777" w:rsidR="001344FF" w:rsidRPr="00184A3A" w:rsidRDefault="001344FF" w:rsidP="009927B9">
            <w:pPr>
              <w:spacing w:after="0"/>
            </w:pPr>
            <w:r w:rsidRPr="00184A3A">
              <w:t>N/A</w:t>
            </w:r>
          </w:p>
        </w:tc>
      </w:tr>
      <w:tr w:rsidR="001344FF" w:rsidRPr="00184A3A" w14:paraId="6BCA164F" w14:textId="77777777" w:rsidTr="00A52909">
        <w:tc>
          <w:tcPr>
            <w:tcW w:w="1900" w:type="dxa"/>
          </w:tcPr>
          <w:p w14:paraId="279EDD28" w14:textId="77777777" w:rsidR="001344FF" w:rsidRPr="00184A3A" w:rsidRDefault="001344FF" w:rsidP="009927B9">
            <w:pPr>
              <w:spacing w:after="0"/>
            </w:pPr>
            <w:r w:rsidRPr="00184A3A">
              <w:t>Operation -</w:t>
            </w:r>
            <w:r w:rsidRPr="00184A3A">
              <w:rPr>
                <w:b/>
              </w:rPr>
              <w:t>Delete</w:t>
            </w:r>
          </w:p>
        </w:tc>
        <w:tc>
          <w:tcPr>
            <w:tcW w:w="1120" w:type="dxa"/>
          </w:tcPr>
          <w:p w14:paraId="14970247" w14:textId="77777777" w:rsidR="001344FF" w:rsidRPr="00184A3A" w:rsidRDefault="001344FF" w:rsidP="009927B9">
            <w:pPr>
              <w:spacing w:after="0"/>
            </w:pPr>
            <w:r w:rsidRPr="00184A3A">
              <w:t>Button</w:t>
            </w:r>
          </w:p>
        </w:tc>
        <w:tc>
          <w:tcPr>
            <w:tcW w:w="3920" w:type="dxa"/>
          </w:tcPr>
          <w:p w14:paraId="003F20DC" w14:textId="3B0FA7AB" w:rsidR="001344FF" w:rsidRPr="00184A3A" w:rsidRDefault="001344FF" w:rsidP="009927B9">
            <w:pPr>
              <w:spacing w:after="0"/>
            </w:pPr>
            <w:r w:rsidRPr="00184A3A">
              <w:t>Delete the corresponding poll scheme</w:t>
            </w:r>
            <w:r>
              <w:t xml:space="preserve"> info record</w:t>
            </w:r>
          </w:p>
        </w:tc>
        <w:tc>
          <w:tcPr>
            <w:tcW w:w="3860" w:type="dxa"/>
          </w:tcPr>
          <w:p w14:paraId="10DC3AD7" w14:textId="77777777" w:rsidR="001344FF" w:rsidRPr="00184A3A" w:rsidRDefault="001344FF" w:rsidP="009927B9">
            <w:pPr>
              <w:spacing w:after="0"/>
            </w:pPr>
            <w:r w:rsidRPr="00184A3A">
              <w:t>N/A</w:t>
            </w:r>
          </w:p>
        </w:tc>
      </w:tr>
      <w:tr w:rsidR="001344FF" w:rsidRPr="00184A3A" w14:paraId="5CC61854" w14:textId="77777777" w:rsidTr="00A52909">
        <w:tc>
          <w:tcPr>
            <w:tcW w:w="1900" w:type="dxa"/>
          </w:tcPr>
          <w:p w14:paraId="42C6B27E" w14:textId="77777777" w:rsidR="001344FF" w:rsidRPr="00184A3A" w:rsidRDefault="001344FF" w:rsidP="009927B9">
            <w:pPr>
              <w:spacing w:after="0"/>
            </w:pPr>
            <w:r w:rsidRPr="00184A3A">
              <w:t>Operation -</w:t>
            </w:r>
            <w:r w:rsidRPr="00184A3A">
              <w:rPr>
                <w:b/>
              </w:rPr>
              <w:t>Detail</w:t>
            </w:r>
          </w:p>
        </w:tc>
        <w:tc>
          <w:tcPr>
            <w:tcW w:w="1120" w:type="dxa"/>
          </w:tcPr>
          <w:p w14:paraId="5BBA5713" w14:textId="77777777" w:rsidR="001344FF" w:rsidRPr="00184A3A" w:rsidRDefault="001344FF" w:rsidP="009927B9">
            <w:pPr>
              <w:spacing w:after="0"/>
            </w:pPr>
            <w:r w:rsidRPr="00184A3A">
              <w:t>Button</w:t>
            </w:r>
          </w:p>
        </w:tc>
        <w:tc>
          <w:tcPr>
            <w:tcW w:w="3920" w:type="dxa"/>
          </w:tcPr>
          <w:p w14:paraId="16AB62CD" w14:textId="355D156E" w:rsidR="001344FF" w:rsidRPr="00184A3A" w:rsidRDefault="001344FF" w:rsidP="009927B9">
            <w:pPr>
              <w:spacing w:after="0"/>
            </w:pPr>
            <w:r>
              <w:t>Open a new penal to v</w:t>
            </w:r>
            <w:r w:rsidRPr="00184A3A">
              <w:t xml:space="preserve">iew </w:t>
            </w:r>
            <w:r>
              <w:t xml:space="preserve">and edit </w:t>
            </w:r>
            <w:r w:rsidRPr="00184A3A">
              <w:t>the corresponding poll scheme detail</w:t>
            </w:r>
          </w:p>
        </w:tc>
        <w:tc>
          <w:tcPr>
            <w:tcW w:w="3860" w:type="dxa"/>
          </w:tcPr>
          <w:p w14:paraId="47F9FF5B" w14:textId="77777777" w:rsidR="001344FF" w:rsidRPr="00184A3A" w:rsidRDefault="001344FF" w:rsidP="009927B9">
            <w:pPr>
              <w:spacing w:after="0"/>
            </w:pPr>
            <w:r w:rsidRPr="00184A3A">
              <w:t>N/A</w:t>
            </w:r>
          </w:p>
        </w:tc>
      </w:tr>
    </w:tbl>
    <w:p w14:paraId="38E6C4DE" w14:textId="77777777" w:rsidR="009927B9" w:rsidRDefault="009927B9" w:rsidP="009927B9"/>
    <w:p w14:paraId="72D26B1B" w14:textId="77777777" w:rsidR="00712376" w:rsidRPr="00184A3A" w:rsidRDefault="00712376" w:rsidP="00E51271">
      <w:pPr>
        <w:pStyle w:val="4"/>
      </w:pPr>
      <w:r w:rsidRPr="00184A3A">
        <w:t>User/Security Group</w:t>
      </w:r>
    </w:p>
    <w:p w14:paraId="75DBD0DE" w14:textId="77777777" w:rsidR="00CC4959" w:rsidRPr="00184A3A" w:rsidRDefault="00CC4959" w:rsidP="00A52909">
      <w:pPr>
        <w:rPr>
          <w:rFonts w:eastAsia="SimSun"/>
        </w:rPr>
      </w:pPr>
      <w:r w:rsidRPr="00184A3A">
        <w:rPr>
          <w:rFonts w:eastAsia="SimSun"/>
        </w:rPr>
        <w:t>This function can be accessed by the following user(s):</w:t>
      </w:r>
    </w:p>
    <w:p w14:paraId="0CE8D621" w14:textId="7B9FE5D3" w:rsidR="00CC4959" w:rsidRPr="00184A3A" w:rsidRDefault="00CC4959" w:rsidP="00CC4959">
      <w:pPr>
        <w:pStyle w:val="ac"/>
        <w:numPr>
          <w:ilvl w:val="0"/>
          <w:numId w:val="3"/>
        </w:numPr>
        <w:rPr>
          <w:rFonts w:eastAsia="SimSun"/>
        </w:rPr>
      </w:pPr>
      <w:r w:rsidRPr="00184A3A">
        <w:rPr>
          <w:rFonts w:eastAsia="SimSun"/>
        </w:rPr>
        <w:t>System Admin</w:t>
      </w:r>
      <w:r w:rsidR="00A52909">
        <w:rPr>
          <w:rFonts w:eastAsia="SimSun"/>
        </w:rPr>
        <w:t>istrator</w:t>
      </w:r>
    </w:p>
    <w:p w14:paraId="6FE63D07" w14:textId="77777777" w:rsidR="00712376" w:rsidRPr="00184A3A" w:rsidRDefault="00712376" w:rsidP="00E51271">
      <w:pPr>
        <w:pStyle w:val="4"/>
      </w:pPr>
      <w:r w:rsidRPr="00184A3A">
        <w:t>Assumptions/Constraints</w:t>
      </w:r>
    </w:p>
    <w:p w14:paraId="6EC01A8B" w14:textId="77777777" w:rsidR="00712376" w:rsidRPr="00184A3A" w:rsidRDefault="00712376" w:rsidP="00A52909">
      <w:pPr>
        <w:rPr>
          <w:lang w:eastAsia="zh-CN"/>
        </w:rPr>
      </w:pPr>
      <w:r w:rsidRPr="00184A3A">
        <w:rPr>
          <w:lang w:eastAsia="zh-CN"/>
        </w:rPr>
        <w:t>N/A</w:t>
      </w:r>
    </w:p>
    <w:p w14:paraId="5AC74101" w14:textId="5AD3CF00" w:rsidR="00712376" w:rsidRDefault="00712376" w:rsidP="00E51271">
      <w:pPr>
        <w:pStyle w:val="4"/>
      </w:pPr>
      <w:r w:rsidRPr="00184A3A">
        <w:t>Error &amp; Exception List</w:t>
      </w:r>
    </w:p>
    <w:p w14:paraId="2B8D3C94" w14:textId="77777777" w:rsidR="00B000BA" w:rsidRPr="00184A3A" w:rsidRDefault="00B000BA" w:rsidP="00A52909">
      <w:pPr>
        <w:rPr>
          <w:lang w:eastAsia="zh-CN"/>
        </w:rPr>
      </w:pPr>
      <w:r w:rsidRPr="00184A3A">
        <w:rPr>
          <w:lang w:eastAsia="zh-CN"/>
        </w:rPr>
        <w:t>N/A</w:t>
      </w:r>
    </w:p>
    <w:p w14:paraId="4CDF3F53" w14:textId="77777777" w:rsidR="00B000BA" w:rsidRPr="0057159E" w:rsidRDefault="00B000BA" w:rsidP="0057159E"/>
    <w:p w14:paraId="5C2E5B95" w14:textId="77777777" w:rsidR="00A52909" w:rsidRDefault="00A52909">
      <w:pPr>
        <w:rPr>
          <w:rFonts w:eastAsiaTheme="majorEastAsia" w:cstheme="majorBidi"/>
          <w:b/>
          <w:bCs/>
          <w:color w:val="4F81BD" w:themeColor="accent1"/>
          <w:lang w:eastAsia="zh-CN"/>
        </w:rPr>
      </w:pPr>
      <w:r>
        <w:br w:type="page"/>
      </w:r>
    </w:p>
    <w:p w14:paraId="6C35E2FB" w14:textId="5E00B50B" w:rsidR="00796AB7" w:rsidRPr="00184A3A" w:rsidRDefault="00796AB7" w:rsidP="00900E50">
      <w:pPr>
        <w:pStyle w:val="3"/>
      </w:pPr>
      <w:r w:rsidRPr="00184A3A">
        <w:lastRenderedPageBreak/>
        <w:t>Maintain Scheme Info (Create/Edit/Delete)</w:t>
      </w:r>
    </w:p>
    <w:p w14:paraId="78586DE7" w14:textId="77777777" w:rsidR="00796AB7" w:rsidRPr="00184A3A" w:rsidRDefault="00796AB7" w:rsidP="00E51271">
      <w:pPr>
        <w:pStyle w:val="4"/>
      </w:pPr>
      <w:r w:rsidRPr="00184A3A">
        <w:t>Screen</w:t>
      </w:r>
    </w:p>
    <w:p w14:paraId="737D2AAE" w14:textId="404E3938" w:rsidR="00796AB7" w:rsidRDefault="003C076B" w:rsidP="003A266F">
      <w:pPr>
        <w:rPr>
          <w:lang w:eastAsia="zh-CN"/>
        </w:rPr>
      </w:pPr>
      <w:r w:rsidRPr="003C076B">
        <w:rPr>
          <w:noProof/>
        </w:rPr>
        <w:drawing>
          <wp:inline distT="0" distB="0" distL="0" distR="0" wp14:anchorId="13F5F5E2" wp14:editId="34F60A5B">
            <wp:extent cx="6858000" cy="3537585"/>
            <wp:effectExtent l="0" t="0" r="0" b="571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537585"/>
                    </a:xfrm>
                    <a:prstGeom prst="rect">
                      <a:avLst/>
                    </a:prstGeom>
                  </pic:spPr>
                </pic:pic>
              </a:graphicData>
            </a:graphic>
          </wp:inline>
        </w:drawing>
      </w:r>
    </w:p>
    <w:p w14:paraId="23DB477B" w14:textId="4562778D" w:rsidR="00796AB7" w:rsidRPr="00184A3A" w:rsidRDefault="00796AB7" w:rsidP="00E51271">
      <w:pPr>
        <w:pStyle w:val="4"/>
      </w:pPr>
      <w:r w:rsidRPr="00184A3A">
        <w:t>Data Fields &amp; Presentation Logic</w:t>
      </w:r>
    </w:p>
    <w:p w14:paraId="582C552E" w14:textId="77777777" w:rsidR="004E071D" w:rsidRPr="00184A3A" w:rsidRDefault="004E071D" w:rsidP="0005458D">
      <w:pPr>
        <w:pStyle w:val="ac"/>
        <w:numPr>
          <w:ilvl w:val="0"/>
          <w:numId w:val="14"/>
        </w:numPr>
        <w:tabs>
          <w:tab w:val="left" w:pos="360"/>
        </w:tabs>
        <w:spacing w:line="240" w:lineRule="auto"/>
        <w:ind w:hanging="72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103"/>
        <w:gridCol w:w="1507"/>
        <w:gridCol w:w="2363"/>
      </w:tblGrid>
      <w:tr w:rsidR="00FD238D" w:rsidRPr="00184A3A" w14:paraId="4CEA50B9" w14:textId="77777777" w:rsidTr="003C076B">
        <w:trPr>
          <w:tblHeader/>
        </w:trPr>
        <w:tc>
          <w:tcPr>
            <w:tcW w:w="191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9927B9">
            <w:pPr>
              <w:spacing w:after="0"/>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9927B9">
            <w:pPr>
              <w:spacing w:after="0"/>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9927B9">
            <w:pPr>
              <w:spacing w:after="0"/>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40D30">
            <w:pPr>
              <w:spacing w:after="0"/>
              <w:jc w:val="cente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9927B9">
            <w:pPr>
              <w:spacing w:after="0"/>
              <w:jc w:val="cente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9927B9">
            <w:pPr>
              <w:spacing w:after="0"/>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9927B9">
            <w:pPr>
              <w:spacing w:after="0"/>
              <w:rPr>
                <w:b/>
              </w:rPr>
            </w:pPr>
            <w:r w:rsidRPr="00184A3A">
              <w:rPr>
                <w:b/>
              </w:rPr>
              <w:t>Description</w:t>
            </w:r>
          </w:p>
        </w:tc>
      </w:tr>
      <w:tr w:rsidR="00FD238D" w:rsidRPr="00184A3A" w14:paraId="53A5CC77"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5427A1FF" w14:textId="26EA6190" w:rsidR="00FD238D" w:rsidRPr="00270061" w:rsidRDefault="00FD238D" w:rsidP="009927B9">
            <w:pPr>
              <w:spacing w:after="0"/>
              <w:rPr>
                <w:b/>
              </w:rPr>
            </w:pPr>
            <w:r w:rsidRPr="00270061">
              <w:rPr>
                <w:b/>
              </w:rPr>
              <w:t xml:space="preserve">Poll </w:t>
            </w:r>
            <w:r w:rsidR="009927B9" w:rsidRPr="00270061">
              <w:rPr>
                <w:b/>
              </w:rPr>
              <w:t>S</w:t>
            </w:r>
            <w:r w:rsidRPr="00270061">
              <w:rPr>
                <w:b/>
              </w:rPr>
              <w:t xml:space="preserve">cheme </w:t>
            </w:r>
            <w:r w:rsidR="009927B9" w:rsidRPr="00270061">
              <w:rPr>
                <w:b/>
              </w:rPr>
              <w:t>T</w:t>
            </w:r>
            <w:r w:rsidRPr="00270061">
              <w:rPr>
                <w:b/>
              </w:rPr>
              <w: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F7E96D8" w14:textId="36610EC1" w:rsidR="00FD238D" w:rsidRPr="00184A3A" w:rsidRDefault="00FD238D" w:rsidP="009927B9">
            <w:pPr>
              <w:spacing w:after="0"/>
            </w:pPr>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66DA2D5" w14:textId="77777777" w:rsidR="00FD238D" w:rsidRPr="00184A3A" w:rsidRDefault="00FD238D" w:rsidP="009927B9">
            <w:pPr>
              <w:spacing w:after="0"/>
            </w:pPr>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70C67FF" w14:textId="6D9C106C" w:rsidR="00FD238D" w:rsidRPr="00184A3A" w:rsidRDefault="005B12E0" w:rsidP="00F40D30">
            <w:pPr>
              <w:spacing w:after="0"/>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FE7853" w14:textId="77777777" w:rsidR="00FD238D" w:rsidRPr="00184A3A" w:rsidRDefault="00FD238D" w:rsidP="009927B9">
            <w:pPr>
              <w:spacing w:after="0"/>
              <w:jc w:val="center"/>
            </w:pPr>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A5B0E6C" w14:textId="77777777" w:rsidR="00FD238D" w:rsidRPr="00184A3A" w:rsidRDefault="00FD238D" w:rsidP="009927B9">
            <w:pPr>
              <w:spacing w:after="0"/>
            </w:pPr>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22B29B5" w14:textId="77777777" w:rsidR="00FD238D" w:rsidRPr="00184A3A" w:rsidRDefault="00FD238D" w:rsidP="009927B9">
            <w:pPr>
              <w:spacing w:after="0"/>
            </w:pPr>
            <w:r w:rsidRPr="00184A3A">
              <w:t>Pre-configured options</w:t>
            </w:r>
          </w:p>
          <w:p w14:paraId="137B6761" w14:textId="77777777" w:rsidR="00FD238D" w:rsidRPr="00184A3A" w:rsidRDefault="00FD238D" w:rsidP="009927B9">
            <w:pPr>
              <w:pStyle w:val="ac"/>
              <w:numPr>
                <w:ilvl w:val="0"/>
                <w:numId w:val="3"/>
              </w:numPr>
              <w:spacing w:after="0"/>
              <w:ind w:left="432"/>
            </w:pPr>
            <w:r w:rsidRPr="00184A3A">
              <w:t>SALE_REALTIME</w:t>
            </w:r>
          </w:p>
          <w:p w14:paraId="7C710016" w14:textId="77777777" w:rsidR="00FD238D" w:rsidRPr="00184A3A" w:rsidRDefault="00FD238D" w:rsidP="009927B9">
            <w:pPr>
              <w:pStyle w:val="ac"/>
              <w:numPr>
                <w:ilvl w:val="0"/>
                <w:numId w:val="3"/>
              </w:numPr>
              <w:spacing w:after="0"/>
              <w:ind w:left="432"/>
            </w:pPr>
            <w:r w:rsidRPr="00184A3A">
              <w:t>SALES_EOD</w:t>
            </w:r>
          </w:p>
          <w:p w14:paraId="22453242" w14:textId="7EA79433" w:rsidR="00FD238D" w:rsidRPr="00184A3A" w:rsidRDefault="00FD238D" w:rsidP="009927B9">
            <w:pPr>
              <w:pStyle w:val="ac"/>
              <w:numPr>
                <w:ilvl w:val="0"/>
                <w:numId w:val="3"/>
              </w:numPr>
              <w:spacing w:after="0"/>
              <w:ind w:left="432"/>
            </w:pPr>
            <w:r w:rsidRPr="00184A3A">
              <w:t>MASTER</w:t>
            </w:r>
          </w:p>
        </w:tc>
      </w:tr>
      <w:tr w:rsidR="00997596" w:rsidRPr="00184A3A" w14:paraId="2F2F42A9"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AA1DDCE" w14:textId="77777777" w:rsidR="00997596" w:rsidRPr="00270061" w:rsidRDefault="00997596" w:rsidP="00997596">
            <w:pPr>
              <w:rPr>
                <w:b/>
              </w:rPr>
            </w:pPr>
            <w:r w:rsidRPr="00270061">
              <w:rPr>
                <w:b/>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25895A5" w14:textId="172F00DD"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B71A8A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225F8348" w14:textId="0140DB0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53C239E" w14:textId="220ACB6E" w:rsidR="00997596" w:rsidRPr="00184A3A" w:rsidRDefault="00997596" w:rsidP="00997596">
            <w:r w:rsidRPr="00184A3A">
              <w:t>Free text table name</w:t>
            </w:r>
          </w:p>
        </w:tc>
      </w:tr>
      <w:tr w:rsidR="00997596" w:rsidRPr="00184A3A" w14:paraId="1AE256F0"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431D1434" w14:textId="77777777" w:rsidR="00997596" w:rsidRPr="00270061" w:rsidRDefault="00997596" w:rsidP="00997596">
            <w:pPr>
              <w:rPr>
                <w:b/>
              </w:rPr>
            </w:pPr>
            <w:r w:rsidRPr="00270061">
              <w:rPr>
                <w:b/>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D224C45" w14:textId="3020677A"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D4CAF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797AF550" w14:textId="662E806C"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7D21F5DF" w14:textId="2242F3C9" w:rsidR="00997596" w:rsidRPr="00184A3A" w:rsidRDefault="00997596" w:rsidP="00997596">
            <w:r w:rsidRPr="00184A3A">
              <w:t>Free text table name</w:t>
            </w:r>
          </w:p>
        </w:tc>
      </w:tr>
      <w:tr w:rsidR="00997596" w:rsidRPr="00184A3A" w14:paraId="7EAB7F2A"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782DF074" w14:textId="77777777" w:rsidR="00997596" w:rsidRPr="00270061" w:rsidRDefault="00997596" w:rsidP="00997596">
            <w:pPr>
              <w:rPr>
                <w:b/>
              </w:rPr>
            </w:pPr>
            <w:r w:rsidRPr="00270061">
              <w:rPr>
                <w:b/>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1FFBEBC0" w14:textId="2101910E" w:rsidR="00997596" w:rsidRPr="00184A3A" w:rsidRDefault="00727B84" w:rsidP="00F40D30">
            <w:pPr>
              <w:jc w:val="center"/>
            </w:pPr>
            <w:r>
              <w:t>C</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8FF9A5" w14:textId="77777777" w:rsidR="00997596" w:rsidRPr="00184A3A" w:rsidRDefault="00997596" w:rsidP="009927B9">
            <w:pPr>
              <w:jc w:val="center"/>
            </w:pPr>
            <w:r w:rsidRPr="00184A3A">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14690111" w14:textId="542691C3"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B5A9FA7" w14:textId="0C9B8DC4" w:rsidR="00997596" w:rsidRPr="00184A3A" w:rsidRDefault="00997596" w:rsidP="00BD1F49">
            <w:r w:rsidRPr="00184A3A">
              <w:t>Free text primary key column names on table, separated by ‘,’</w:t>
            </w:r>
          </w:p>
        </w:tc>
      </w:tr>
      <w:tr w:rsidR="00997596" w:rsidRPr="00184A3A" w14:paraId="5339AD6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43A62A0" w14:textId="70D9259D" w:rsidR="00997596" w:rsidRPr="00270061" w:rsidRDefault="00997596" w:rsidP="009927B9">
            <w:pPr>
              <w:rPr>
                <w:b/>
              </w:rPr>
            </w:pPr>
            <w:r w:rsidRPr="00270061">
              <w:rPr>
                <w:b/>
              </w:rPr>
              <w:lastRenderedPageBreak/>
              <w:t xml:space="preserve">Check </w:t>
            </w:r>
            <w:r w:rsidR="009927B9" w:rsidRPr="00270061">
              <w:rPr>
                <w:b/>
              </w:rPr>
              <w:t>S</w:t>
            </w:r>
            <w:r w:rsidRPr="00270061">
              <w:rPr>
                <w:b/>
              </w:rPr>
              <w:t xml:space="preserve">um </w:t>
            </w:r>
            <w:r w:rsidR="009927B9" w:rsidRPr="00270061">
              <w:rPr>
                <w:b/>
              </w:rPr>
              <w:t>C</w:t>
            </w:r>
            <w:r w:rsidRPr="00270061">
              <w:rPr>
                <w:b/>
              </w:rPr>
              <w:t>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EE64B0D" w14:textId="2E103E16" w:rsidR="00997596" w:rsidRPr="00184A3A" w:rsidRDefault="009927B9" w:rsidP="00997596">
            <w:r>
              <w:t>T</w:t>
            </w:r>
            <w:r w:rsidR="00997596" w:rsidRPr="00184A3A">
              <w: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A0C7DC2" w14:textId="66B2D136" w:rsidR="00997596" w:rsidRPr="00184A3A" w:rsidRDefault="00997596"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C415AF0"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24A6C65" w14:textId="7510E99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C2D5C45" w14:textId="1101E53B" w:rsidR="00997596" w:rsidRPr="00184A3A" w:rsidRDefault="00997596" w:rsidP="00997596">
            <w:r w:rsidRPr="00184A3A">
              <w:t>Free text check sum column names on target able, separated by ‘,’</w:t>
            </w:r>
          </w:p>
        </w:tc>
      </w:tr>
      <w:tr w:rsidR="00997596" w:rsidRPr="00184A3A" w14:paraId="5FC998CC"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6BDA580" w14:textId="77777777" w:rsidR="00997596" w:rsidRPr="00270061" w:rsidRDefault="00997596" w:rsidP="00997596">
            <w:pPr>
              <w:rPr>
                <w:b/>
              </w:rPr>
            </w:pPr>
            <w:r w:rsidRPr="00270061">
              <w:rPr>
                <w:b/>
              </w:rPr>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3B7D549" w14:textId="24DF4CE8"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E7E1734" w14:textId="77777777" w:rsidR="00997596" w:rsidRPr="00184A3A" w:rsidRDefault="00997596" w:rsidP="009927B9">
            <w:pPr>
              <w:jc w:val="center"/>
            </w:pPr>
            <w:r w:rsidRPr="00184A3A">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64D13E3" w14:textId="25963986" w:rsidR="00997596" w:rsidRPr="00184A3A" w:rsidRDefault="00997596" w:rsidP="00997596">
            <w:r>
              <w:t>When override = “Y”, PK columns must be blank and  disabled</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600B7D2" w14:textId="543A70C7" w:rsidR="00997596" w:rsidRPr="00184A3A" w:rsidRDefault="00BD1F49" w:rsidP="00997596">
            <w:pPr>
              <w:pStyle w:val="ac"/>
              <w:numPr>
                <w:ilvl w:val="0"/>
                <w:numId w:val="3"/>
              </w:numPr>
              <w:ind w:left="252" w:hanging="252"/>
            </w:pPr>
            <w:r>
              <w:t>Yes</w:t>
            </w:r>
          </w:p>
          <w:p w14:paraId="3498AA4A" w14:textId="27476388" w:rsidR="00997596" w:rsidRPr="00184A3A" w:rsidRDefault="00997596" w:rsidP="00BD1F49">
            <w:pPr>
              <w:pStyle w:val="ac"/>
              <w:numPr>
                <w:ilvl w:val="0"/>
                <w:numId w:val="3"/>
              </w:numPr>
              <w:ind w:left="252" w:hanging="252"/>
            </w:pPr>
            <w:r w:rsidRPr="00184A3A">
              <w:t>N</w:t>
            </w:r>
            <w:r w:rsidR="00BD1F49">
              <w:t>o</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E51271">
      <w:pPr>
        <w:pStyle w:val="4"/>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4797"/>
        <w:gridCol w:w="2520"/>
      </w:tblGrid>
      <w:tr w:rsidR="00D16835" w:rsidRPr="00184A3A" w14:paraId="2D0F38AD" w14:textId="77777777" w:rsidTr="00BD1F49">
        <w:tc>
          <w:tcPr>
            <w:tcW w:w="191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4797" w:type="dxa"/>
            <w:shd w:val="clear" w:color="auto" w:fill="C6D9F1"/>
          </w:tcPr>
          <w:p w14:paraId="16E0B2D1" w14:textId="77777777" w:rsidR="00D16835" w:rsidRPr="00184A3A" w:rsidRDefault="00D16835" w:rsidP="00F23C2F">
            <w:pPr>
              <w:rPr>
                <w:b/>
              </w:rPr>
            </w:pPr>
            <w:r w:rsidRPr="00184A3A">
              <w:rPr>
                <w:b/>
              </w:rPr>
              <w:t>Action / Event / Response</w:t>
            </w:r>
          </w:p>
        </w:tc>
        <w:tc>
          <w:tcPr>
            <w:tcW w:w="252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BD1F49">
        <w:tc>
          <w:tcPr>
            <w:tcW w:w="1913" w:type="dxa"/>
          </w:tcPr>
          <w:p w14:paraId="3BFE0091" w14:textId="29E9802F" w:rsidR="00D16835" w:rsidRPr="00270061" w:rsidRDefault="00D16835" w:rsidP="00F23C2F">
            <w:pPr>
              <w:rPr>
                <w:b/>
              </w:rPr>
            </w:pPr>
            <w:r w:rsidRPr="00270061">
              <w:rPr>
                <w:b/>
              </w:rPr>
              <w:t>Save</w:t>
            </w:r>
          </w:p>
        </w:tc>
        <w:tc>
          <w:tcPr>
            <w:tcW w:w="1300" w:type="dxa"/>
          </w:tcPr>
          <w:p w14:paraId="1A688B9A" w14:textId="77777777" w:rsidR="00D16835" w:rsidRPr="00184A3A" w:rsidRDefault="00D16835" w:rsidP="00F23C2F">
            <w:r w:rsidRPr="00184A3A">
              <w:t>Button</w:t>
            </w:r>
          </w:p>
        </w:tc>
        <w:tc>
          <w:tcPr>
            <w:tcW w:w="4797" w:type="dxa"/>
          </w:tcPr>
          <w:p w14:paraId="37C04D04" w14:textId="77777777" w:rsidR="00D16835" w:rsidRPr="00184A3A" w:rsidRDefault="00D16835" w:rsidP="00F23C2F">
            <w:r w:rsidRPr="00184A3A">
              <w:t>Save the created/edited content of the corresponding record</w:t>
            </w:r>
          </w:p>
        </w:tc>
        <w:tc>
          <w:tcPr>
            <w:tcW w:w="2520" w:type="dxa"/>
          </w:tcPr>
          <w:p w14:paraId="67576386" w14:textId="77777777" w:rsidR="00D16835" w:rsidRPr="00184A3A" w:rsidRDefault="00D16835" w:rsidP="00F23C2F">
            <w:r w:rsidRPr="00184A3A">
              <w:t>N/A</w:t>
            </w:r>
          </w:p>
        </w:tc>
      </w:tr>
    </w:tbl>
    <w:p w14:paraId="2A7285CF" w14:textId="77777777" w:rsidR="00796AB7" w:rsidRPr="00184A3A" w:rsidRDefault="00796AB7" w:rsidP="00E51271">
      <w:pPr>
        <w:pStyle w:val="4"/>
      </w:pPr>
      <w:r w:rsidRPr="00184A3A">
        <w:t>User/Security Group</w:t>
      </w:r>
    </w:p>
    <w:p w14:paraId="609AC193" w14:textId="77777777" w:rsidR="0006436A" w:rsidRPr="00184A3A" w:rsidRDefault="0006436A" w:rsidP="00F40D30">
      <w:pPr>
        <w:rPr>
          <w:rFonts w:eastAsia="SimSun"/>
        </w:rPr>
      </w:pPr>
      <w:r w:rsidRPr="00184A3A">
        <w:rPr>
          <w:rFonts w:eastAsia="SimSun"/>
        </w:rPr>
        <w:t>This function can be accessed by the following user(s):</w:t>
      </w:r>
    </w:p>
    <w:p w14:paraId="2C011B3D" w14:textId="23FE5AF4" w:rsidR="0006436A" w:rsidRPr="00184A3A" w:rsidRDefault="0006436A" w:rsidP="0006436A">
      <w:pPr>
        <w:pStyle w:val="ac"/>
        <w:numPr>
          <w:ilvl w:val="0"/>
          <w:numId w:val="3"/>
        </w:numPr>
        <w:rPr>
          <w:rFonts w:eastAsia="SimSun"/>
        </w:rPr>
      </w:pPr>
      <w:r w:rsidRPr="00184A3A">
        <w:rPr>
          <w:rFonts w:eastAsia="SimSun"/>
        </w:rPr>
        <w:t>System Admin</w:t>
      </w:r>
      <w:r w:rsidR="00F40D30">
        <w:rPr>
          <w:rFonts w:eastAsia="SimSun"/>
        </w:rPr>
        <w:t>istrator</w:t>
      </w:r>
    </w:p>
    <w:p w14:paraId="2A77A29E" w14:textId="77777777" w:rsidR="00796AB7" w:rsidRPr="00184A3A" w:rsidRDefault="00796AB7" w:rsidP="00E51271">
      <w:pPr>
        <w:pStyle w:val="4"/>
      </w:pPr>
      <w:r w:rsidRPr="00184A3A">
        <w:t>Assumptions/Constraints</w:t>
      </w:r>
    </w:p>
    <w:p w14:paraId="4AA64ECE" w14:textId="77777777" w:rsidR="00796AB7" w:rsidRPr="00184A3A" w:rsidRDefault="00796AB7" w:rsidP="00F40D30">
      <w:pPr>
        <w:rPr>
          <w:lang w:eastAsia="zh-CN"/>
        </w:rPr>
      </w:pPr>
      <w:r w:rsidRPr="00184A3A">
        <w:rPr>
          <w:lang w:eastAsia="zh-CN"/>
        </w:rPr>
        <w:t>N/A</w:t>
      </w:r>
    </w:p>
    <w:p w14:paraId="692A12A5" w14:textId="77777777" w:rsidR="00796AB7" w:rsidRPr="00184A3A" w:rsidRDefault="00796AB7" w:rsidP="00E51271">
      <w:pPr>
        <w:pStyle w:val="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BD1F49">
        <w:tc>
          <w:tcPr>
            <w:tcW w:w="1420" w:type="dxa"/>
            <w:shd w:val="clear" w:color="auto" w:fill="C6D9F1"/>
          </w:tcPr>
          <w:p w14:paraId="38DB7926" w14:textId="77777777" w:rsidR="00533274" w:rsidRPr="00184A3A" w:rsidRDefault="00533274" w:rsidP="0090729B">
            <w:pPr>
              <w:pStyle w:val="af7"/>
              <w:rPr>
                <w:b/>
              </w:rPr>
            </w:pPr>
            <w:r w:rsidRPr="00184A3A">
              <w:rPr>
                <w:b/>
              </w:rPr>
              <w:t>Error Code</w:t>
            </w:r>
          </w:p>
        </w:tc>
        <w:tc>
          <w:tcPr>
            <w:tcW w:w="1260" w:type="dxa"/>
            <w:shd w:val="clear" w:color="auto" w:fill="C6D9F1"/>
          </w:tcPr>
          <w:p w14:paraId="56C37734" w14:textId="77777777" w:rsidR="00533274" w:rsidRPr="00184A3A" w:rsidRDefault="00533274" w:rsidP="0090729B">
            <w:pPr>
              <w:pStyle w:val="af7"/>
              <w:rPr>
                <w:b/>
              </w:rPr>
            </w:pPr>
            <w:r w:rsidRPr="00184A3A">
              <w:rPr>
                <w:b/>
              </w:rPr>
              <w:t>Severity</w:t>
            </w:r>
          </w:p>
        </w:tc>
        <w:tc>
          <w:tcPr>
            <w:tcW w:w="7465" w:type="dxa"/>
            <w:shd w:val="clear" w:color="auto" w:fill="C6D9F1"/>
          </w:tcPr>
          <w:p w14:paraId="23C0DBE9" w14:textId="77777777" w:rsidR="00533274" w:rsidRPr="00184A3A" w:rsidRDefault="00533274" w:rsidP="0090729B">
            <w:pPr>
              <w:pStyle w:val="af7"/>
              <w:rPr>
                <w:b/>
              </w:rPr>
            </w:pPr>
            <w:r w:rsidRPr="00184A3A">
              <w:rPr>
                <w:b/>
              </w:rPr>
              <w:t>Error Message</w:t>
            </w:r>
          </w:p>
        </w:tc>
      </w:tr>
      <w:tr w:rsidR="00533274" w:rsidRPr="00184A3A" w14:paraId="3AF314E6" w14:textId="77777777" w:rsidTr="00BD1F49">
        <w:tc>
          <w:tcPr>
            <w:tcW w:w="1420" w:type="dxa"/>
          </w:tcPr>
          <w:p w14:paraId="68EF2D46" w14:textId="5558A187" w:rsidR="00533274" w:rsidRPr="00184A3A" w:rsidRDefault="00B53528" w:rsidP="0090729B">
            <w:r>
              <w:t>S0003</w:t>
            </w:r>
          </w:p>
        </w:tc>
        <w:tc>
          <w:tcPr>
            <w:tcW w:w="1260" w:type="dxa"/>
          </w:tcPr>
          <w:p w14:paraId="3AA8B7E9" w14:textId="17DE956D" w:rsidR="00533274" w:rsidRPr="00184A3A" w:rsidRDefault="00B53528" w:rsidP="0090729B">
            <w:r>
              <w:t>N/A</w:t>
            </w:r>
          </w:p>
        </w:tc>
        <w:tc>
          <w:tcPr>
            <w:tcW w:w="7465" w:type="dxa"/>
          </w:tcPr>
          <w:p w14:paraId="75A44B8B" w14:textId="59BD353E" w:rsidR="00533274" w:rsidRPr="00184A3A" w:rsidRDefault="003C076B" w:rsidP="0090729B">
            <w:r w:rsidRPr="003C076B">
              <w:t>Mandatory fields not input. Please verify!</w:t>
            </w:r>
          </w:p>
        </w:tc>
      </w:tr>
      <w:tr w:rsidR="00BA4B18" w:rsidRPr="00184A3A" w14:paraId="2502E56D" w14:textId="77777777" w:rsidTr="00BD1F49">
        <w:tc>
          <w:tcPr>
            <w:tcW w:w="1420" w:type="dxa"/>
          </w:tcPr>
          <w:p w14:paraId="35AF1363" w14:textId="1957596D" w:rsidR="00BA4B18" w:rsidRDefault="00BA4B18" w:rsidP="0090729B">
            <w:r>
              <w:t>S0002</w:t>
            </w:r>
          </w:p>
        </w:tc>
        <w:tc>
          <w:tcPr>
            <w:tcW w:w="1260" w:type="dxa"/>
          </w:tcPr>
          <w:p w14:paraId="188789EB" w14:textId="0918D529" w:rsidR="00BA4B18" w:rsidRDefault="00BA4B18" w:rsidP="0090729B">
            <w:r>
              <w:t>N/A</w:t>
            </w:r>
          </w:p>
        </w:tc>
        <w:tc>
          <w:tcPr>
            <w:tcW w:w="7465" w:type="dxa"/>
          </w:tcPr>
          <w:p w14:paraId="22C2C4C1" w14:textId="4C2AC8F1" w:rsidR="00BA4B18" w:rsidRDefault="00BA4B18" w:rsidP="0090729B">
            <w:r>
              <w:t>This record has maintained relationship with other data</w:t>
            </w:r>
          </w:p>
        </w:tc>
      </w:tr>
    </w:tbl>
    <w:p w14:paraId="66F42A5A" w14:textId="77777777" w:rsidR="00796AB7" w:rsidRPr="00184A3A" w:rsidRDefault="00796AB7" w:rsidP="001C4B36">
      <w:pPr>
        <w:rPr>
          <w:lang w:eastAsia="zh-HK"/>
        </w:rPr>
      </w:pPr>
    </w:p>
    <w:p w14:paraId="1D9080F5" w14:textId="77777777" w:rsidR="00F40D30" w:rsidRDefault="00F40D30">
      <w:pPr>
        <w:rPr>
          <w:rFonts w:eastAsiaTheme="majorEastAsia" w:cstheme="majorBidi"/>
          <w:b/>
          <w:bCs/>
          <w:color w:val="4F81BD" w:themeColor="accent1"/>
          <w:lang w:eastAsia="zh-CN"/>
        </w:rPr>
      </w:pPr>
      <w:r>
        <w:br w:type="page"/>
      </w:r>
    </w:p>
    <w:p w14:paraId="3AD0EF6D" w14:textId="6A2EB988" w:rsidR="00796AB7" w:rsidRPr="00184A3A" w:rsidRDefault="00796AB7" w:rsidP="00900E50">
      <w:pPr>
        <w:pStyle w:val="3"/>
      </w:pPr>
      <w:r w:rsidRPr="00184A3A">
        <w:lastRenderedPageBreak/>
        <w:t>Maintain Table Column Info (</w:t>
      </w:r>
      <w:r w:rsidR="00F23C2F" w:rsidRPr="00184A3A">
        <w:t>List/</w:t>
      </w:r>
      <w:r w:rsidRPr="00184A3A">
        <w:t>Create/Edit/Delete)</w:t>
      </w:r>
    </w:p>
    <w:p w14:paraId="7C7E07C1" w14:textId="77777777" w:rsidR="00796AB7" w:rsidRPr="00184A3A" w:rsidRDefault="00796AB7" w:rsidP="00E51271">
      <w:pPr>
        <w:pStyle w:val="4"/>
      </w:pPr>
      <w:r w:rsidRPr="00184A3A">
        <w:t>Process/Work Flow</w:t>
      </w:r>
    </w:p>
    <w:p w14:paraId="3FE52AFB" w14:textId="29BF4DA0" w:rsidR="003D73C1" w:rsidRPr="00184A3A" w:rsidRDefault="003D73C1" w:rsidP="00F40D30">
      <w:pPr>
        <w:jc w:val="both"/>
        <w:rPr>
          <w:lang w:eastAsia="zh-CN"/>
        </w:rPr>
      </w:pPr>
      <w:r w:rsidRPr="00184A3A">
        <w:rPr>
          <w:lang w:eastAsia="zh-CN"/>
        </w:rPr>
        <w:t>This function is to disp</w:t>
      </w:r>
      <w:r w:rsidR="00F40D30">
        <w:rPr>
          <w:lang w:eastAsia="zh-CN"/>
        </w:rPr>
        <w:t xml:space="preserve">lay the table’s column detail record </w:t>
      </w:r>
      <w:r w:rsidRPr="00184A3A">
        <w:rPr>
          <w:lang w:eastAsia="zh-CN"/>
        </w:rPr>
        <w:t>of the corresponding poll scheme info. The scheme</w:t>
      </w:r>
      <w:r w:rsidR="004A105B" w:rsidRPr="00184A3A">
        <w:rPr>
          <w:lang w:eastAsia="zh-CN"/>
        </w:rPr>
        <w:t xml:space="preserve"> table columns details </w:t>
      </w:r>
      <w:r w:rsidRPr="00184A3A">
        <w:rPr>
          <w:lang w:eastAsia="zh-CN"/>
        </w:rPr>
        <w:t xml:space="preserve">will be displayed </w:t>
      </w:r>
      <w:r w:rsidR="004A105B" w:rsidRPr="00184A3A">
        <w:rPr>
          <w:lang w:eastAsia="zh-CN"/>
        </w:rPr>
        <w:t>when user opens the detail panel of a single scheme info. Within the scheme detail panel, the table of table columns allows user to view the full list of table column, as well as create/edit and delete each row.</w:t>
      </w:r>
    </w:p>
    <w:p w14:paraId="55AEC469" w14:textId="77777777" w:rsidR="003D73C1" w:rsidRPr="00184A3A" w:rsidRDefault="003D73C1" w:rsidP="00F40D30">
      <w:pPr>
        <w:rPr>
          <w:b/>
          <w:u w:val="single"/>
          <w:lang w:eastAsia="zh-CN"/>
        </w:rPr>
      </w:pPr>
      <w:r w:rsidRPr="00184A3A">
        <w:rPr>
          <w:b/>
          <w:u w:val="single"/>
          <w:lang w:eastAsia="zh-CN"/>
        </w:rPr>
        <w:t>Business Logic</w:t>
      </w:r>
    </w:p>
    <w:p w14:paraId="2CB1D932" w14:textId="6344A4AC" w:rsidR="003D73C1" w:rsidRPr="00184A3A" w:rsidRDefault="003D73C1" w:rsidP="00F40D30">
      <w:pPr>
        <w:jc w:val="both"/>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w:t>
      </w:r>
      <w:r w:rsidR="00F40D30">
        <w:rPr>
          <w:lang w:eastAsia="zh-CN"/>
        </w:rPr>
        <w:t>Therefore,</w:t>
      </w:r>
      <w:r w:rsidRPr="00184A3A">
        <w:rPr>
          <w:lang w:eastAsia="zh-CN"/>
        </w:rPr>
        <w:t xml:space="preserve">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1ECBB5B9" w:rsidR="003D73C1" w:rsidRPr="00184A3A" w:rsidRDefault="003D73C1" w:rsidP="0005458D">
      <w:pPr>
        <w:pStyle w:val="ac"/>
        <w:numPr>
          <w:ilvl w:val="0"/>
          <w:numId w:val="16"/>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3C076B">
        <w:rPr>
          <w:lang w:eastAsia="zh-CN"/>
        </w:rPr>
        <w:t xml:space="preserve">displayed, </w:t>
      </w:r>
      <w:r w:rsidR="004A105B" w:rsidRPr="00184A3A">
        <w:rPr>
          <w:lang w:eastAsia="zh-CN"/>
        </w:rPr>
        <w:t>the detail panel of a poll scheme info appears.</w:t>
      </w:r>
    </w:p>
    <w:p w14:paraId="4065278A" w14:textId="1E9100CB" w:rsidR="003D73C1" w:rsidRPr="00184A3A" w:rsidRDefault="004A105B" w:rsidP="0005458D">
      <w:pPr>
        <w:widowControl w:val="0"/>
        <w:numPr>
          <w:ilvl w:val="0"/>
          <w:numId w:val="16"/>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05458D">
      <w:pPr>
        <w:widowControl w:val="0"/>
        <w:numPr>
          <w:ilvl w:val="0"/>
          <w:numId w:val="16"/>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3560516A" w14:textId="77777777" w:rsidR="00796AB7" w:rsidRPr="00184A3A" w:rsidRDefault="00796AB7" w:rsidP="00E51271">
      <w:pPr>
        <w:pStyle w:val="4"/>
      </w:pPr>
      <w:r w:rsidRPr="00184A3A">
        <w:t>Screen</w:t>
      </w:r>
    </w:p>
    <w:p w14:paraId="4B200F32" w14:textId="42DF14BA" w:rsidR="00796AB7" w:rsidRPr="00184A3A" w:rsidRDefault="003C076B" w:rsidP="003C076B">
      <w:pPr>
        <w:jc w:val="center"/>
        <w:rPr>
          <w:lang w:eastAsia="zh-CN"/>
        </w:rPr>
      </w:pPr>
      <w:r w:rsidRPr="003C076B">
        <w:rPr>
          <w:noProof/>
        </w:rPr>
        <w:drawing>
          <wp:inline distT="0" distB="0" distL="0" distR="0" wp14:anchorId="032B04AE" wp14:editId="0A50E9A4">
            <wp:extent cx="4928260" cy="3944248"/>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8709" cy="3944607"/>
                    </a:xfrm>
                    <a:prstGeom prst="rect">
                      <a:avLst/>
                    </a:prstGeom>
                  </pic:spPr>
                </pic:pic>
              </a:graphicData>
            </a:graphic>
          </wp:inline>
        </w:drawing>
      </w:r>
    </w:p>
    <w:p w14:paraId="4F81F795" w14:textId="77777777" w:rsidR="003C076B" w:rsidRDefault="003C076B">
      <w:pPr>
        <w:rPr>
          <w:rFonts w:eastAsiaTheme="majorEastAsia" w:cstheme="majorBidi"/>
          <w:b/>
          <w:bCs/>
          <w:i/>
          <w:iCs/>
        </w:rPr>
      </w:pPr>
      <w:r>
        <w:br w:type="page"/>
      </w:r>
    </w:p>
    <w:p w14:paraId="27F3DA24" w14:textId="08696CDC" w:rsidR="00796AB7" w:rsidRPr="00184A3A" w:rsidRDefault="00796AB7" w:rsidP="00E51271">
      <w:pPr>
        <w:pStyle w:val="4"/>
      </w:pPr>
      <w:r w:rsidRPr="00184A3A">
        <w:lastRenderedPageBreak/>
        <w:t>Data Fields &amp; Presentation Logic</w:t>
      </w:r>
    </w:p>
    <w:p w14:paraId="1FADA1C1" w14:textId="77777777" w:rsidR="00072357" w:rsidRPr="00184A3A" w:rsidRDefault="00072357" w:rsidP="0005458D">
      <w:pPr>
        <w:pStyle w:val="ac"/>
        <w:numPr>
          <w:ilvl w:val="0"/>
          <w:numId w:val="17"/>
        </w:numPr>
        <w:ind w:left="360"/>
        <w:rPr>
          <w:lang w:eastAsia="zh-CN"/>
        </w:rPr>
      </w:pPr>
      <w:r w:rsidRPr="00184A3A">
        <w:rPr>
          <w:lang w:eastAsia="zh-CN"/>
        </w:rPr>
        <w:t>Default Sorting of Branch Info List, Priority from top to bottom</w:t>
      </w:r>
    </w:p>
    <w:p w14:paraId="632339CF" w14:textId="44ADFD06" w:rsidR="00072357" w:rsidRPr="00184A3A" w:rsidRDefault="00072357" w:rsidP="00BD1F49">
      <w:pPr>
        <w:pStyle w:val="ac"/>
        <w:numPr>
          <w:ilvl w:val="0"/>
          <w:numId w:val="3"/>
        </w:numPr>
        <w:spacing w:line="240" w:lineRule="auto"/>
        <w:ind w:left="360"/>
        <w:rPr>
          <w:lang w:eastAsia="zh-CN"/>
        </w:rPr>
      </w:pPr>
      <w:r w:rsidRPr="00184A3A">
        <w:rPr>
          <w:lang w:eastAsia="zh-CN"/>
        </w:rPr>
        <w:t>Sequence (ascending)</w:t>
      </w:r>
    </w:p>
    <w:p w14:paraId="54F706A7" w14:textId="626E3ADB" w:rsidR="00BD1F49" w:rsidRDefault="00BD1F49">
      <w:pPr>
        <w:rPr>
          <w:lang w:eastAsia="zh-CN"/>
        </w:rPr>
      </w:pPr>
    </w:p>
    <w:p w14:paraId="4FE780E2" w14:textId="1F3525C7" w:rsidR="00072357" w:rsidRPr="00184A3A" w:rsidRDefault="00072357" w:rsidP="0005458D">
      <w:pPr>
        <w:pStyle w:val="ac"/>
        <w:numPr>
          <w:ilvl w:val="0"/>
          <w:numId w:val="17"/>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BD1F49">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F40D30">
            <w:pPr>
              <w:jc w:val="cente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BD1F49">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F40D30">
            <w:pPr>
              <w:jc w:val="center"/>
            </w:pPr>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BD1F49">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F40D30">
            <w:pPr>
              <w:jc w:val="center"/>
            </w:pPr>
            <w:r w:rsidRPr="00184A3A">
              <w:t>A(100)</w:t>
            </w:r>
          </w:p>
        </w:tc>
        <w:tc>
          <w:tcPr>
            <w:tcW w:w="1507" w:type="dxa"/>
            <w:vAlign w:val="center"/>
          </w:tcPr>
          <w:p w14:paraId="6179EF14" w14:textId="50E294E8" w:rsidR="00072357" w:rsidRPr="00184A3A" w:rsidRDefault="00727B84" w:rsidP="00072357">
            <w:r>
              <w:t>Only allow input [a-zA-Z0-9_]</w:t>
            </w:r>
          </w:p>
        </w:tc>
        <w:tc>
          <w:tcPr>
            <w:tcW w:w="2363" w:type="dxa"/>
            <w:vAlign w:val="center"/>
          </w:tcPr>
          <w:p w14:paraId="1DD5C01D" w14:textId="6A7A4B39" w:rsidR="00072357" w:rsidRPr="00184A3A" w:rsidRDefault="00072357" w:rsidP="00072357">
            <w:r w:rsidRPr="00184A3A">
              <w:t>The from-column name</w:t>
            </w:r>
          </w:p>
        </w:tc>
      </w:tr>
      <w:tr w:rsidR="00727B84" w:rsidRPr="00184A3A" w14:paraId="4EC0F724" w14:textId="77777777" w:rsidTr="00BD1F49">
        <w:tc>
          <w:tcPr>
            <w:tcW w:w="1553" w:type="dxa"/>
            <w:vAlign w:val="center"/>
          </w:tcPr>
          <w:p w14:paraId="4F4F4BD9" w14:textId="3B9510B4" w:rsidR="00727B84" w:rsidRPr="00184A3A" w:rsidRDefault="00727B84" w:rsidP="00727B84">
            <w:pPr>
              <w:ind w:left="-18" w:right="-108"/>
              <w:rPr>
                <w:b/>
              </w:rPr>
            </w:pPr>
            <w:r w:rsidRPr="00184A3A">
              <w:rPr>
                <w:b/>
              </w:rPr>
              <w:t>To Column</w:t>
            </w:r>
          </w:p>
        </w:tc>
        <w:tc>
          <w:tcPr>
            <w:tcW w:w="1260" w:type="dxa"/>
            <w:vAlign w:val="center"/>
          </w:tcPr>
          <w:p w14:paraId="301D9A3A" w14:textId="26BA5173" w:rsidR="00727B84" w:rsidRPr="00184A3A" w:rsidRDefault="00727B84" w:rsidP="00727B84">
            <w:r w:rsidRPr="00184A3A">
              <w:t>Textbox</w:t>
            </w:r>
          </w:p>
        </w:tc>
        <w:tc>
          <w:tcPr>
            <w:tcW w:w="1147" w:type="dxa"/>
            <w:vAlign w:val="center"/>
          </w:tcPr>
          <w:p w14:paraId="431DF08D" w14:textId="77777777" w:rsidR="00727B84" w:rsidRPr="00184A3A" w:rsidRDefault="00727B84" w:rsidP="00727B84">
            <w:r w:rsidRPr="00184A3A">
              <w:t>Original Value</w:t>
            </w:r>
          </w:p>
          <w:p w14:paraId="7AB2671A" w14:textId="6EA225F7" w:rsidR="00727B84" w:rsidRPr="00184A3A" w:rsidRDefault="00727B84" w:rsidP="00727B84">
            <w:r w:rsidRPr="00184A3A">
              <w:t>/Blank</w:t>
            </w:r>
          </w:p>
        </w:tc>
        <w:tc>
          <w:tcPr>
            <w:tcW w:w="1260" w:type="dxa"/>
            <w:vAlign w:val="center"/>
          </w:tcPr>
          <w:p w14:paraId="292A4DF4" w14:textId="4A052B10" w:rsidR="00727B84" w:rsidRPr="00184A3A" w:rsidRDefault="00727B84" w:rsidP="00727B84">
            <w:r w:rsidRPr="00184A3A">
              <w:t>M</w:t>
            </w:r>
          </w:p>
        </w:tc>
        <w:tc>
          <w:tcPr>
            <w:tcW w:w="1103" w:type="dxa"/>
            <w:vAlign w:val="center"/>
          </w:tcPr>
          <w:p w14:paraId="56FD46B5" w14:textId="4403B138" w:rsidR="00727B84" w:rsidRPr="00184A3A" w:rsidRDefault="00727B84" w:rsidP="00F40D30">
            <w:pPr>
              <w:jc w:val="center"/>
            </w:pPr>
            <w:r w:rsidRPr="00184A3A">
              <w:t>A(100)</w:t>
            </w:r>
          </w:p>
        </w:tc>
        <w:tc>
          <w:tcPr>
            <w:tcW w:w="1507" w:type="dxa"/>
            <w:vAlign w:val="center"/>
          </w:tcPr>
          <w:p w14:paraId="4D8E6904" w14:textId="666E8430" w:rsidR="00727B84" w:rsidRPr="00184A3A" w:rsidRDefault="00727B84" w:rsidP="00727B84">
            <w:r>
              <w:t>Only allow input [a-zA-Z0-9_]</w:t>
            </w:r>
          </w:p>
        </w:tc>
        <w:tc>
          <w:tcPr>
            <w:tcW w:w="2363" w:type="dxa"/>
            <w:vAlign w:val="center"/>
          </w:tcPr>
          <w:p w14:paraId="6B5FA16E" w14:textId="7693F582" w:rsidR="00727B84" w:rsidRPr="00184A3A" w:rsidRDefault="00727B84" w:rsidP="00727B84">
            <w:r w:rsidRPr="00184A3A">
              <w:t>The to-column name</w:t>
            </w:r>
          </w:p>
        </w:tc>
      </w:tr>
    </w:tbl>
    <w:p w14:paraId="2F6D3B93" w14:textId="77777777" w:rsidR="00796AB7" w:rsidRPr="00184A3A" w:rsidRDefault="00796AB7" w:rsidP="00E51271">
      <w:pPr>
        <w:pStyle w:val="4"/>
      </w:pPr>
      <w:r w:rsidRPr="00184A3A">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5517"/>
        <w:gridCol w:w="1800"/>
      </w:tblGrid>
      <w:tr w:rsidR="008F314C" w:rsidRPr="00184A3A" w14:paraId="5501B05B" w14:textId="77777777" w:rsidTr="00BD1F49">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5517" w:type="dxa"/>
            <w:shd w:val="clear" w:color="auto" w:fill="C6D9F1"/>
          </w:tcPr>
          <w:p w14:paraId="5BF981C0" w14:textId="77777777" w:rsidR="008F314C" w:rsidRPr="00184A3A" w:rsidRDefault="008F314C" w:rsidP="0090729B">
            <w:pPr>
              <w:rPr>
                <w:b/>
              </w:rPr>
            </w:pPr>
            <w:r w:rsidRPr="00184A3A">
              <w:rPr>
                <w:b/>
              </w:rPr>
              <w:t>Action / Event / Response</w:t>
            </w:r>
          </w:p>
        </w:tc>
        <w:tc>
          <w:tcPr>
            <w:tcW w:w="180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BD1F49">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5517" w:type="dxa"/>
          </w:tcPr>
          <w:p w14:paraId="3FEA1DB5" w14:textId="5DE6C067" w:rsidR="008F314C" w:rsidRPr="00184A3A" w:rsidRDefault="001F650B" w:rsidP="0090729B">
            <w:r w:rsidRPr="00184A3A">
              <w:t>Append a new and empty table column setting record at the bottom of the table</w:t>
            </w:r>
          </w:p>
        </w:tc>
        <w:tc>
          <w:tcPr>
            <w:tcW w:w="1800" w:type="dxa"/>
          </w:tcPr>
          <w:p w14:paraId="13827E66" w14:textId="1F6BB0E8" w:rsidR="008F314C" w:rsidRPr="00184A3A" w:rsidRDefault="001F650B" w:rsidP="0090729B">
            <w:r w:rsidRPr="00184A3A">
              <w:t>N/A</w:t>
            </w:r>
          </w:p>
        </w:tc>
      </w:tr>
      <w:tr w:rsidR="001F650B" w:rsidRPr="00184A3A" w14:paraId="0CA7B344" w14:textId="77777777" w:rsidTr="00BD1F49">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5517"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1800" w:type="dxa"/>
          </w:tcPr>
          <w:p w14:paraId="0442AB06" w14:textId="6B0736A6" w:rsidR="001F650B" w:rsidRPr="00184A3A" w:rsidRDefault="00CA33F2" w:rsidP="0090729B">
            <w:r w:rsidRPr="00184A3A">
              <w:t>N/A</w:t>
            </w:r>
          </w:p>
        </w:tc>
      </w:tr>
      <w:tr w:rsidR="008F314C" w:rsidRPr="00184A3A" w14:paraId="1B053836" w14:textId="77777777" w:rsidTr="00BD1F49">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5517" w:type="dxa"/>
          </w:tcPr>
          <w:p w14:paraId="5614D527" w14:textId="0443AB19" w:rsidR="008F314C" w:rsidRPr="00184A3A" w:rsidRDefault="008F314C" w:rsidP="008F314C">
            <w:r w:rsidRPr="00184A3A">
              <w:t>Save the created/edited tables columns list for the editing poll scheme info</w:t>
            </w:r>
          </w:p>
        </w:tc>
        <w:tc>
          <w:tcPr>
            <w:tcW w:w="1800" w:type="dxa"/>
          </w:tcPr>
          <w:p w14:paraId="78421AA6" w14:textId="039BBBB6" w:rsidR="008F314C" w:rsidRPr="00184A3A" w:rsidRDefault="008F314C" w:rsidP="008F314C">
            <w:r w:rsidRPr="00184A3A">
              <w:t>N/A</w:t>
            </w:r>
          </w:p>
        </w:tc>
      </w:tr>
    </w:tbl>
    <w:p w14:paraId="6925FCEA" w14:textId="77777777" w:rsidR="003C076B" w:rsidRDefault="003C076B" w:rsidP="003C076B"/>
    <w:p w14:paraId="716493EB" w14:textId="77777777" w:rsidR="003C076B" w:rsidRDefault="003C076B" w:rsidP="003C076B"/>
    <w:p w14:paraId="17EEB30C" w14:textId="77777777" w:rsidR="003C076B" w:rsidRDefault="003C076B">
      <w:pPr>
        <w:rPr>
          <w:rFonts w:eastAsiaTheme="majorEastAsia" w:cstheme="majorBidi"/>
          <w:b/>
          <w:bCs/>
          <w:i/>
          <w:iCs/>
        </w:rPr>
      </w:pPr>
      <w:r>
        <w:br w:type="page"/>
      </w:r>
    </w:p>
    <w:p w14:paraId="0894620E" w14:textId="080737A7" w:rsidR="00796AB7" w:rsidRPr="00184A3A" w:rsidRDefault="00796AB7" w:rsidP="00E51271">
      <w:pPr>
        <w:pStyle w:val="4"/>
      </w:pPr>
      <w:r w:rsidRPr="00184A3A">
        <w:lastRenderedPageBreak/>
        <w:t>User/Security Group</w:t>
      </w:r>
    </w:p>
    <w:p w14:paraId="237C4581" w14:textId="77777777" w:rsidR="00B779EF" w:rsidRPr="00184A3A" w:rsidRDefault="00B779EF" w:rsidP="00BD1F49">
      <w:pPr>
        <w:rPr>
          <w:rFonts w:eastAsia="SimSun"/>
        </w:rPr>
      </w:pPr>
      <w:r w:rsidRPr="00184A3A">
        <w:rPr>
          <w:rFonts w:eastAsia="SimSun"/>
        </w:rPr>
        <w:t>This function can be accessed by the following user(s):</w:t>
      </w:r>
    </w:p>
    <w:p w14:paraId="718338F5" w14:textId="4F35F3D9" w:rsidR="00B779EF" w:rsidRPr="00184A3A" w:rsidRDefault="00B779EF" w:rsidP="00B779EF">
      <w:pPr>
        <w:pStyle w:val="ac"/>
        <w:numPr>
          <w:ilvl w:val="0"/>
          <w:numId w:val="3"/>
        </w:numPr>
        <w:rPr>
          <w:rFonts w:eastAsia="SimSun"/>
        </w:rPr>
      </w:pPr>
      <w:r w:rsidRPr="00184A3A">
        <w:rPr>
          <w:rFonts w:eastAsia="SimSun"/>
        </w:rPr>
        <w:t>System Admin</w:t>
      </w:r>
      <w:r w:rsidR="00BD1F49">
        <w:rPr>
          <w:rFonts w:eastAsia="SimSun"/>
        </w:rPr>
        <w:t>istrator</w:t>
      </w:r>
    </w:p>
    <w:p w14:paraId="2D4C9B37" w14:textId="77777777" w:rsidR="00796AB7" w:rsidRPr="00184A3A" w:rsidRDefault="00796AB7" w:rsidP="00E51271">
      <w:pPr>
        <w:pStyle w:val="4"/>
      </w:pPr>
      <w:r w:rsidRPr="00184A3A">
        <w:t>Assumptions/Constraints</w:t>
      </w:r>
    </w:p>
    <w:p w14:paraId="6EEB6432" w14:textId="77777777" w:rsidR="00796AB7" w:rsidRPr="00184A3A" w:rsidRDefault="00796AB7" w:rsidP="00BD1F49">
      <w:pPr>
        <w:rPr>
          <w:lang w:eastAsia="zh-CN"/>
        </w:rPr>
      </w:pPr>
      <w:r w:rsidRPr="00184A3A">
        <w:rPr>
          <w:lang w:eastAsia="zh-CN"/>
        </w:rPr>
        <w:t>N/A</w:t>
      </w:r>
    </w:p>
    <w:p w14:paraId="576FBC7C" w14:textId="77777777" w:rsidR="00796AB7" w:rsidRPr="00184A3A" w:rsidRDefault="00796AB7" w:rsidP="00E51271">
      <w:pPr>
        <w:pStyle w:val="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BD1F49">
        <w:tc>
          <w:tcPr>
            <w:tcW w:w="1420" w:type="dxa"/>
            <w:shd w:val="clear" w:color="auto" w:fill="C6D9F1"/>
          </w:tcPr>
          <w:p w14:paraId="2F37D078" w14:textId="77777777" w:rsidR="00533274" w:rsidRPr="00184A3A" w:rsidRDefault="00533274" w:rsidP="0090729B">
            <w:pPr>
              <w:pStyle w:val="af7"/>
              <w:rPr>
                <w:b/>
              </w:rPr>
            </w:pPr>
            <w:r w:rsidRPr="00184A3A">
              <w:rPr>
                <w:b/>
              </w:rPr>
              <w:t>Error Code</w:t>
            </w:r>
          </w:p>
        </w:tc>
        <w:tc>
          <w:tcPr>
            <w:tcW w:w="1260" w:type="dxa"/>
            <w:shd w:val="clear" w:color="auto" w:fill="C6D9F1"/>
          </w:tcPr>
          <w:p w14:paraId="0B4553AE" w14:textId="77777777" w:rsidR="00533274" w:rsidRPr="00184A3A" w:rsidRDefault="00533274" w:rsidP="0090729B">
            <w:pPr>
              <w:pStyle w:val="af7"/>
              <w:rPr>
                <w:b/>
              </w:rPr>
            </w:pPr>
            <w:r w:rsidRPr="00184A3A">
              <w:rPr>
                <w:b/>
              </w:rPr>
              <w:t>Severity</w:t>
            </w:r>
          </w:p>
        </w:tc>
        <w:tc>
          <w:tcPr>
            <w:tcW w:w="7465" w:type="dxa"/>
            <w:shd w:val="clear" w:color="auto" w:fill="C6D9F1"/>
          </w:tcPr>
          <w:p w14:paraId="7DA7E3A5" w14:textId="77777777" w:rsidR="00533274" w:rsidRPr="00184A3A" w:rsidRDefault="00533274" w:rsidP="0090729B">
            <w:pPr>
              <w:pStyle w:val="af7"/>
              <w:rPr>
                <w:b/>
              </w:rPr>
            </w:pPr>
            <w:r w:rsidRPr="00184A3A">
              <w:rPr>
                <w:b/>
              </w:rPr>
              <w:t>Error Message</w:t>
            </w:r>
          </w:p>
        </w:tc>
      </w:tr>
      <w:tr w:rsidR="00533274" w:rsidRPr="00184A3A" w14:paraId="5C793B7A" w14:textId="77777777" w:rsidTr="00BD1F49">
        <w:tc>
          <w:tcPr>
            <w:tcW w:w="1420" w:type="dxa"/>
          </w:tcPr>
          <w:p w14:paraId="069DAEB7" w14:textId="7CB7659A" w:rsidR="00533274" w:rsidRPr="00184A3A" w:rsidRDefault="00727B84" w:rsidP="0090729B">
            <w:r>
              <w:t>S0003</w:t>
            </w:r>
          </w:p>
        </w:tc>
        <w:tc>
          <w:tcPr>
            <w:tcW w:w="1260" w:type="dxa"/>
          </w:tcPr>
          <w:p w14:paraId="6A4464DD" w14:textId="25EB022A" w:rsidR="00533274" w:rsidRPr="00184A3A" w:rsidRDefault="00727B84" w:rsidP="0090729B">
            <w:r>
              <w:t>N/A</w:t>
            </w:r>
          </w:p>
        </w:tc>
        <w:tc>
          <w:tcPr>
            <w:tcW w:w="7465" w:type="dxa"/>
          </w:tcPr>
          <w:p w14:paraId="5CDE6FF0" w14:textId="70A935F0" w:rsidR="00533274" w:rsidRPr="00184A3A" w:rsidRDefault="00BD1F49" w:rsidP="0090729B">
            <w:r w:rsidRPr="00BD1F49">
              <w:t>Mandatory fields not input. Please verify!</w:t>
            </w:r>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r w:rsidRPr="00184A3A">
        <w:br w:type="page"/>
      </w:r>
    </w:p>
    <w:p w14:paraId="3DC97890" w14:textId="1369FB1C" w:rsidR="001C4B36" w:rsidRPr="00184A3A" w:rsidRDefault="001C4B36" w:rsidP="001C4B36">
      <w:pPr>
        <w:pStyle w:val="2"/>
      </w:pPr>
      <w:bookmarkStart w:id="33" w:name="_Toc472133126"/>
      <w:r w:rsidRPr="00184A3A">
        <w:lastRenderedPageBreak/>
        <w:t xml:space="preserve">Job Logs </w:t>
      </w:r>
      <w:r w:rsidR="00E31FF1" w:rsidRPr="00184A3A">
        <w:t>View</w:t>
      </w:r>
      <w:bookmarkEnd w:id="33"/>
    </w:p>
    <w:p w14:paraId="50BD426E" w14:textId="77777777" w:rsidR="00463122" w:rsidRPr="00184A3A" w:rsidRDefault="00463122" w:rsidP="00900E50">
      <w:pPr>
        <w:pStyle w:val="3"/>
      </w:pPr>
      <w:r w:rsidRPr="00184A3A">
        <w:t>Description</w:t>
      </w:r>
    </w:p>
    <w:p w14:paraId="07AA5520" w14:textId="77777777" w:rsidR="00463122" w:rsidRPr="00184A3A" w:rsidRDefault="00463122" w:rsidP="003C076B">
      <w:pPr>
        <w:jc w:val="both"/>
        <w:rPr>
          <w:lang w:eastAsia="zh-CN"/>
        </w:rPr>
      </w:pPr>
      <w:r w:rsidRPr="00184A3A">
        <w:rPr>
          <w:lang w:eastAsia="zh-CN"/>
        </w:rPr>
        <w:t>The “Job Logs View” function will display the status of the batch job.</w:t>
      </w:r>
    </w:p>
    <w:p w14:paraId="2C9053F7" w14:textId="77777777" w:rsidR="00463122" w:rsidRPr="00184A3A" w:rsidRDefault="00463122" w:rsidP="003C076B">
      <w:pPr>
        <w:rPr>
          <w:lang w:eastAsia="zh-CN"/>
        </w:rPr>
      </w:pPr>
      <w:r w:rsidRPr="00184A3A">
        <w:rPr>
          <w:lang w:eastAsia="zh-CN"/>
        </w:rPr>
        <w:t>Use Case functions</w:t>
      </w:r>
    </w:p>
    <w:p w14:paraId="37F1EC12" w14:textId="607110D2"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(List)</w:t>
      </w:r>
    </w:p>
    <w:p w14:paraId="56FA3100" w14:textId="6C9F377B"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(Detail)</w:t>
      </w:r>
    </w:p>
    <w:p w14:paraId="5736AB42" w14:textId="77777777" w:rsidR="00463122" w:rsidRPr="00184A3A" w:rsidRDefault="00463122" w:rsidP="00900E50">
      <w:pPr>
        <w:pStyle w:val="3"/>
      </w:pPr>
      <w:r w:rsidRPr="00184A3A">
        <w:t>Input</w:t>
      </w:r>
    </w:p>
    <w:p w14:paraId="6754F025" w14:textId="77777777" w:rsidR="00463122" w:rsidRPr="00184A3A" w:rsidRDefault="00463122" w:rsidP="003C076B">
      <w:pPr>
        <w:rPr>
          <w:lang w:eastAsia="zh-CN"/>
        </w:rPr>
      </w:pPr>
      <w:r w:rsidRPr="00184A3A">
        <w:rPr>
          <w:lang w:eastAsia="zh-CN"/>
        </w:rPr>
        <w:t>N/A</w:t>
      </w:r>
    </w:p>
    <w:p w14:paraId="408DAE3B" w14:textId="77777777" w:rsidR="00463122" w:rsidRPr="00184A3A" w:rsidRDefault="00463122" w:rsidP="00900E50">
      <w:pPr>
        <w:pStyle w:val="3"/>
      </w:pPr>
      <w:r w:rsidRPr="00184A3A">
        <w:t>Output</w:t>
      </w:r>
    </w:p>
    <w:p w14:paraId="1661F1C4" w14:textId="77777777" w:rsidR="00463122" w:rsidRPr="00184A3A" w:rsidRDefault="00463122" w:rsidP="003C076B">
      <w:pPr>
        <w:rPr>
          <w:lang w:eastAsia="zh-CN"/>
        </w:rPr>
      </w:pPr>
      <w:r w:rsidRPr="00184A3A">
        <w:rPr>
          <w:lang w:eastAsia="zh-CN"/>
        </w:rPr>
        <w:t>N/A</w:t>
      </w:r>
    </w:p>
    <w:p w14:paraId="4684A7FF" w14:textId="77777777" w:rsidR="00463122" w:rsidRPr="00184A3A" w:rsidRDefault="00463122" w:rsidP="00900E50">
      <w:pPr>
        <w:pStyle w:val="3"/>
      </w:pPr>
      <w:r w:rsidRPr="00184A3A">
        <w:t>Job Logs View (List)</w:t>
      </w:r>
    </w:p>
    <w:p w14:paraId="6A2DB986" w14:textId="77777777" w:rsidR="00463122" w:rsidRPr="00184A3A" w:rsidRDefault="00463122" w:rsidP="00E51271">
      <w:pPr>
        <w:pStyle w:val="4"/>
      </w:pPr>
      <w:r w:rsidRPr="00184A3A">
        <w:t>Process/Work Flow</w:t>
      </w:r>
    </w:p>
    <w:p w14:paraId="77334C5A" w14:textId="77777777" w:rsidR="00463122" w:rsidRPr="00184A3A" w:rsidRDefault="00463122" w:rsidP="00F77B7E">
      <w:pPr>
        <w:jc w:val="both"/>
        <w:rPr>
          <w:lang w:eastAsia="zh-CN"/>
        </w:rPr>
      </w:pPr>
      <w:r w:rsidRPr="00184A3A">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3C076B">
      <w:pPr>
        <w:rPr>
          <w:b/>
          <w:u w:val="single"/>
          <w:lang w:eastAsia="zh-CN"/>
        </w:rPr>
      </w:pPr>
      <w:r w:rsidRPr="00184A3A">
        <w:rPr>
          <w:b/>
          <w:u w:val="single"/>
          <w:lang w:eastAsia="zh-CN"/>
        </w:rPr>
        <w:t>Business Logic</w:t>
      </w:r>
    </w:p>
    <w:p w14:paraId="0B570FCA" w14:textId="77777777" w:rsidR="00463122" w:rsidRPr="00184A3A" w:rsidRDefault="00463122" w:rsidP="003C076B">
      <w:pPr>
        <w:rPr>
          <w:lang w:eastAsia="zh-CN"/>
        </w:rPr>
      </w:pPr>
      <w:r w:rsidRPr="00184A3A">
        <w:rPr>
          <w:lang w:eastAsia="zh-CN"/>
        </w:rPr>
        <w:t>The job logs view is to describe the status of the schedule jobs. Each record represents a scheduled job.</w:t>
      </w:r>
    </w:p>
    <w:p w14:paraId="26057394" w14:textId="183312D4" w:rsidR="00463122" w:rsidRPr="00184A3A" w:rsidRDefault="00463122" w:rsidP="0005458D">
      <w:pPr>
        <w:pStyle w:val="ac"/>
        <w:numPr>
          <w:ilvl w:val="0"/>
          <w:numId w:val="19"/>
        </w:numPr>
        <w:ind w:left="810" w:hanging="450"/>
        <w:rPr>
          <w:lang w:eastAsia="zh-CN"/>
        </w:rPr>
      </w:pPr>
      <w:r w:rsidRPr="00184A3A">
        <w:rPr>
          <w:lang w:eastAsia="zh-CN"/>
        </w:rPr>
        <w:t>By default, whe</w:t>
      </w:r>
      <w:r w:rsidR="00F77B7E">
        <w:rPr>
          <w:lang w:eastAsia="zh-CN"/>
        </w:rPr>
        <w:t>n the page is accessed</w:t>
      </w:r>
      <w:r w:rsidR="003C076B">
        <w:rPr>
          <w:lang w:eastAsia="zh-CN"/>
        </w:rPr>
        <w:t xml:space="preserve"> there is </w:t>
      </w:r>
      <w:r w:rsidRPr="00184A3A">
        <w:rPr>
          <w:lang w:eastAsia="zh-CN"/>
        </w:rPr>
        <w:t xml:space="preserve">no search criteria </w:t>
      </w:r>
      <w:r w:rsidR="00F77B7E">
        <w:rPr>
          <w:lang w:eastAsia="zh-CN"/>
        </w:rPr>
        <w:t>selected</w:t>
      </w:r>
      <w:r w:rsidRPr="00184A3A">
        <w:rPr>
          <w:lang w:eastAsia="zh-CN"/>
        </w:rPr>
        <w:t xml:space="preserve"> and all job logs will be displayed on the page with pagination</w:t>
      </w:r>
      <w:r w:rsidR="00ED31DC">
        <w:rPr>
          <w:lang w:eastAsia="zh-CN"/>
        </w:rPr>
        <w:t>. By clicking the search button, the filtered records will be displayed in the table within the page.</w:t>
      </w:r>
    </w:p>
    <w:p w14:paraId="3A2FBB46"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view its details in the “Operation” column. (details included in session 6.5.5)</w:t>
      </w:r>
    </w:p>
    <w:p w14:paraId="0B508D0A" w14:textId="77777777" w:rsidR="003C076B" w:rsidRDefault="003C076B">
      <w:pPr>
        <w:rPr>
          <w:rFonts w:eastAsiaTheme="majorEastAsia" w:cstheme="majorBidi"/>
          <w:b/>
          <w:bCs/>
          <w:i/>
          <w:iCs/>
        </w:rPr>
      </w:pPr>
      <w:r>
        <w:br w:type="page"/>
      </w:r>
    </w:p>
    <w:p w14:paraId="5A947BC8" w14:textId="228CB6E1" w:rsidR="00463122" w:rsidRPr="00184A3A" w:rsidRDefault="00463122" w:rsidP="00E51271">
      <w:pPr>
        <w:pStyle w:val="4"/>
      </w:pPr>
      <w:r w:rsidRPr="00184A3A">
        <w:lastRenderedPageBreak/>
        <w:t>Screen</w:t>
      </w:r>
    </w:p>
    <w:p w14:paraId="0D5D8851" w14:textId="77777777" w:rsidR="00463122" w:rsidRDefault="00463122" w:rsidP="003C076B">
      <w:pPr>
        <w:rPr>
          <w:b/>
          <w:u w:val="single"/>
        </w:rPr>
      </w:pPr>
      <w:r w:rsidRPr="00184A3A">
        <w:rPr>
          <w:b/>
          <w:u w:val="single"/>
        </w:rPr>
        <w:t>Job Logs View (List)</w:t>
      </w:r>
    </w:p>
    <w:p w14:paraId="6796CDE2" w14:textId="2968BCAF" w:rsidR="00F77B7E" w:rsidRDefault="009014E1" w:rsidP="009014E1">
      <w:pPr>
        <w:rPr>
          <w:b/>
          <w:u w:val="single"/>
        </w:rPr>
      </w:pPr>
      <w:r w:rsidRPr="009014E1">
        <w:rPr>
          <w:noProof/>
        </w:rPr>
        <w:drawing>
          <wp:inline distT="0" distB="0" distL="0" distR="0" wp14:anchorId="321B3F1F" wp14:editId="0E6E60EC">
            <wp:extent cx="6858000" cy="2945130"/>
            <wp:effectExtent l="19050" t="19050" r="19050" b="2667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45130"/>
                    </a:xfrm>
                    <a:prstGeom prst="rect">
                      <a:avLst/>
                    </a:prstGeom>
                    <a:ln>
                      <a:solidFill>
                        <a:srgbClr val="000000"/>
                      </a:solidFill>
                    </a:ln>
                  </pic:spPr>
                </pic:pic>
              </a:graphicData>
            </a:graphic>
          </wp:inline>
        </w:drawing>
      </w:r>
    </w:p>
    <w:p w14:paraId="5730FDF9" w14:textId="77777777" w:rsidR="009014E1" w:rsidRPr="009014E1" w:rsidRDefault="009014E1" w:rsidP="009014E1">
      <w:pPr>
        <w:rPr>
          <w:b/>
          <w:u w:val="single"/>
        </w:rPr>
      </w:pPr>
    </w:p>
    <w:p w14:paraId="28A2A0A4" w14:textId="77777777" w:rsidR="00463122" w:rsidRPr="00184A3A" w:rsidRDefault="00463122" w:rsidP="00E51271">
      <w:pPr>
        <w:pStyle w:val="4"/>
      </w:pPr>
      <w:r w:rsidRPr="00184A3A">
        <w:t>Data Fields &amp; Presentation Logic</w:t>
      </w:r>
    </w:p>
    <w:p w14:paraId="01F97D89" w14:textId="77777777" w:rsidR="00463122" w:rsidRPr="00184A3A" w:rsidRDefault="00463122" w:rsidP="0005458D">
      <w:pPr>
        <w:pStyle w:val="ac"/>
        <w:numPr>
          <w:ilvl w:val="0"/>
          <w:numId w:val="20"/>
        </w:numPr>
        <w:ind w:left="270" w:hanging="270"/>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ac"/>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05458D">
      <w:pPr>
        <w:pStyle w:val="ac"/>
        <w:numPr>
          <w:ilvl w:val="0"/>
          <w:numId w:val="20"/>
        </w:numPr>
        <w:spacing w:line="240" w:lineRule="auto"/>
        <w:ind w:left="270" w:hanging="27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530"/>
        <w:gridCol w:w="1170"/>
        <w:gridCol w:w="1237"/>
        <w:gridCol w:w="1913"/>
        <w:gridCol w:w="1620"/>
        <w:gridCol w:w="1710"/>
      </w:tblGrid>
      <w:tr w:rsidR="00463122" w:rsidRPr="00184A3A" w14:paraId="7B85CFDF" w14:textId="77777777" w:rsidTr="00FD448F">
        <w:trPr>
          <w:tblHeader/>
        </w:trPr>
        <w:tc>
          <w:tcPr>
            <w:tcW w:w="1620"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53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F74C50">
            <w:pPr>
              <w:spacing w:after="0"/>
              <w:jc w:val="center"/>
              <w:rPr>
                <w:b/>
              </w:rPr>
            </w:pPr>
            <w:r w:rsidRPr="00184A3A">
              <w:rPr>
                <w:b/>
              </w:rPr>
              <w:t>Mandatory (M/O/C)</w:t>
            </w:r>
          </w:p>
        </w:tc>
        <w:tc>
          <w:tcPr>
            <w:tcW w:w="191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62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171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FD448F">
        <w:tc>
          <w:tcPr>
            <w:tcW w:w="10800" w:type="dxa"/>
            <w:gridSpan w:val="7"/>
            <w:shd w:val="clear" w:color="auto" w:fill="D9D9D9" w:themeFill="background1" w:themeFillShade="D9"/>
            <w:vAlign w:val="center"/>
          </w:tcPr>
          <w:p w14:paraId="6CD5E285" w14:textId="5741B8E5" w:rsidR="006B5465" w:rsidRPr="00184A3A" w:rsidRDefault="006B5465" w:rsidP="00F74C50">
            <w:pPr>
              <w:spacing w:after="0"/>
              <w:jc w:val="center"/>
            </w:pPr>
            <w:r>
              <w:rPr>
                <w:b/>
              </w:rPr>
              <w:t>Search Criteria</w:t>
            </w:r>
          </w:p>
        </w:tc>
      </w:tr>
      <w:tr w:rsidR="006B5465" w:rsidRPr="00184A3A" w14:paraId="33E3896A" w14:textId="77777777" w:rsidTr="009014E1">
        <w:tc>
          <w:tcPr>
            <w:tcW w:w="1620" w:type="dxa"/>
          </w:tcPr>
          <w:p w14:paraId="4F3D20E8" w14:textId="15B063DB" w:rsidR="006B5465" w:rsidRPr="00184A3A" w:rsidRDefault="006B5465" w:rsidP="006B5465">
            <w:pPr>
              <w:spacing w:after="0"/>
              <w:ind w:left="-18" w:right="-108"/>
              <w:rPr>
                <w:b/>
              </w:rPr>
            </w:pPr>
            <w:r>
              <w:rPr>
                <w:b/>
              </w:rPr>
              <w:t>Branch Code</w:t>
            </w:r>
          </w:p>
        </w:tc>
        <w:tc>
          <w:tcPr>
            <w:tcW w:w="1530" w:type="dxa"/>
          </w:tcPr>
          <w:p w14:paraId="772451D3" w14:textId="2AF38241" w:rsidR="006B5465" w:rsidRPr="00184A3A" w:rsidRDefault="006B5465" w:rsidP="006B5465">
            <w:pPr>
              <w:spacing w:after="0"/>
            </w:pPr>
            <w:r>
              <w:t>Textbox</w:t>
            </w:r>
          </w:p>
        </w:tc>
        <w:tc>
          <w:tcPr>
            <w:tcW w:w="1170" w:type="dxa"/>
          </w:tcPr>
          <w:p w14:paraId="4763FAEC" w14:textId="5AD8CC35" w:rsidR="006B5465" w:rsidRPr="00184A3A" w:rsidRDefault="006B5465" w:rsidP="006B5465">
            <w:pPr>
              <w:spacing w:after="0"/>
            </w:pPr>
            <w:r>
              <w:t>Blank</w:t>
            </w:r>
          </w:p>
        </w:tc>
        <w:tc>
          <w:tcPr>
            <w:tcW w:w="1237" w:type="dxa"/>
          </w:tcPr>
          <w:p w14:paraId="619DFF88" w14:textId="4A1EE9DD" w:rsidR="006B5465" w:rsidRPr="00184A3A" w:rsidRDefault="006B5465" w:rsidP="00F74C50">
            <w:pPr>
              <w:spacing w:after="0"/>
              <w:jc w:val="center"/>
            </w:pPr>
            <w:r>
              <w:t>O</w:t>
            </w:r>
          </w:p>
        </w:tc>
        <w:tc>
          <w:tcPr>
            <w:tcW w:w="1913" w:type="dxa"/>
          </w:tcPr>
          <w:p w14:paraId="0560EF68" w14:textId="1EFEB09C" w:rsidR="006B5465" w:rsidRPr="00184A3A" w:rsidRDefault="006B5465" w:rsidP="006B5465">
            <w:pPr>
              <w:spacing w:after="0"/>
            </w:pPr>
            <w:r>
              <w:t>A(20)</w:t>
            </w:r>
          </w:p>
        </w:tc>
        <w:tc>
          <w:tcPr>
            <w:tcW w:w="1620" w:type="dxa"/>
          </w:tcPr>
          <w:p w14:paraId="72CD2AF1" w14:textId="2BCA04AC" w:rsidR="006B5465" w:rsidRPr="00184A3A" w:rsidRDefault="006B5465" w:rsidP="006B5465">
            <w:pPr>
              <w:spacing w:after="0"/>
            </w:pPr>
            <w:r>
              <w:t>-</w:t>
            </w:r>
          </w:p>
        </w:tc>
        <w:tc>
          <w:tcPr>
            <w:tcW w:w="1710" w:type="dxa"/>
          </w:tcPr>
          <w:p w14:paraId="6C91C96B" w14:textId="77777777" w:rsidR="006B5465" w:rsidRDefault="006B5465" w:rsidP="006B5465">
            <w:pPr>
              <w:spacing w:after="0"/>
            </w:pPr>
          </w:p>
          <w:p w14:paraId="43F5484D" w14:textId="77777777" w:rsidR="00FD448F" w:rsidRPr="00184A3A" w:rsidRDefault="00FD448F" w:rsidP="006B5465">
            <w:pPr>
              <w:spacing w:after="0"/>
            </w:pPr>
          </w:p>
        </w:tc>
      </w:tr>
      <w:tr w:rsidR="006B5465" w:rsidRPr="00184A3A" w14:paraId="02FAFB47" w14:textId="77777777" w:rsidTr="009014E1">
        <w:tc>
          <w:tcPr>
            <w:tcW w:w="1620" w:type="dxa"/>
          </w:tcPr>
          <w:p w14:paraId="2E8AC64A" w14:textId="7876FFC9" w:rsidR="006B5465" w:rsidRPr="00184A3A" w:rsidRDefault="006B5465" w:rsidP="006B5465">
            <w:pPr>
              <w:spacing w:after="0"/>
              <w:ind w:left="-18" w:right="-108"/>
              <w:rPr>
                <w:b/>
              </w:rPr>
            </w:pPr>
            <w:r>
              <w:rPr>
                <w:b/>
              </w:rPr>
              <w:t>Direction</w:t>
            </w:r>
          </w:p>
        </w:tc>
        <w:tc>
          <w:tcPr>
            <w:tcW w:w="1530" w:type="dxa"/>
          </w:tcPr>
          <w:p w14:paraId="1CE5E039" w14:textId="083FA9A6" w:rsidR="006B5465" w:rsidRPr="00184A3A" w:rsidRDefault="006B5465" w:rsidP="006B5465">
            <w:pPr>
              <w:spacing w:after="0"/>
            </w:pPr>
            <w:r>
              <w:t>Dropdown box</w:t>
            </w:r>
          </w:p>
        </w:tc>
        <w:tc>
          <w:tcPr>
            <w:tcW w:w="1170" w:type="dxa"/>
          </w:tcPr>
          <w:p w14:paraId="39D7AE4B" w14:textId="0D5C00E0" w:rsidR="006B5465" w:rsidRPr="00184A3A" w:rsidRDefault="006B5465" w:rsidP="006B5465">
            <w:pPr>
              <w:spacing w:after="0"/>
            </w:pPr>
            <w:r>
              <w:t>Blank</w:t>
            </w:r>
          </w:p>
        </w:tc>
        <w:tc>
          <w:tcPr>
            <w:tcW w:w="1237" w:type="dxa"/>
          </w:tcPr>
          <w:p w14:paraId="224646F1" w14:textId="1D9A545D" w:rsidR="006B5465" w:rsidRPr="00184A3A" w:rsidRDefault="006B5465" w:rsidP="00F74C50">
            <w:pPr>
              <w:spacing w:after="0"/>
              <w:jc w:val="center"/>
            </w:pPr>
            <w:r>
              <w:t>O</w:t>
            </w:r>
          </w:p>
        </w:tc>
        <w:tc>
          <w:tcPr>
            <w:tcW w:w="1913" w:type="dxa"/>
          </w:tcPr>
          <w:p w14:paraId="7D1C6144" w14:textId="44A33619" w:rsidR="006B5465" w:rsidRPr="00184A3A" w:rsidRDefault="006B5465" w:rsidP="006B5465">
            <w:pPr>
              <w:spacing w:after="0"/>
            </w:pPr>
            <w:r>
              <w:t>A(50)</w:t>
            </w:r>
          </w:p>
        </w:tc>
        <w:tc>
          <w:tcPr>
            <w:tcW w:w="1620" w:type="dxa"/>
          </w:tcPr>
          <w:p w14:paraId="44CC661D" w14:textId="445F2D68" w:rsidR="006B5465" w:rsidRPr="00184A3A" w:rsidRDefault="006B5465" w:rsidP="006B5465">
            <w:pPr>
              <w:spacing w:after="0"/>
            </w:pPr>
            <w:r>
              <w:t>-</w:t>
            </w:r>
          </w:p>
        </w:tc>
        <w:tc>
          <w:tcPr>
            <w:tcW w:w="1710" w:type="dxa"/>
          </w:tcPr>
          <w:p w14:paraId="125DBDD5" w14:textId="77777777" w:rsidR="006B5465" w:rsidRDefault="006B5465" w:rsidP="006B5465">
            <w:pPr>
              <w:spacing w:after="0"/>
            </w:pPr>
            <w:r>
              <w:t>Options</w:t>
            </w:r>
          </w:p>
          <w:p w14:paraId="3148600F" w14:textId="77777777" w:rsidR="006B5465" w:rsidRDefault="006B5465" w:rsidP="006B5465">
            <w:pPr>
              <w:spacing w:after="0"/>
            </w:pPr>
            <w:r>
              <w:t>- STG_TO_POS</w:t>
            </w:r>
          </w:p>
          <w:p w14:paraId="4099E475" w14:textId="77777777" w:rsidR="006B5465" w:rsidRDefault="006B5465" w:rsidP="006B5465">
            <w:pPr>
              <w:spacing w:after="0"/>
            </w:pPr>
            <w:r>
              <w:t>- POS_TO_STG</w:t>
            </w:r>
          </w:p>
          <w:p w14:paraId="6ADE4181" w14:textId="77777777" w:rsidR="006B5465" w:rsidRDefault="006B5465" w:rsidP="006B5465">
            <w:pPr>
              <w:spacing w:after="0"/>
            </w:pPr>
            <w:r>
              <w:t>- STG_TO_EDW</w:t>
            </w:r>
          </w:p>
          <w:p w14:paraId="70763C7A" w14:textId="6B83EC5E" w:rsidR="006B5465" w:rsidRPr="00184A3A" w:rsidRDefault="006B5465" w:rsidP="006B5465">
            <w:pPr>
              <w:spacing w:after="0"/>
            </w:pPr>
            <w:r>
              <w:t>- EDW_TO_STG</w:t>
            </w:r>
          </w:p>
        </w:tc>
      </w:tr>
      <w:tr w:rsidR="009014E1" w:rsidRPr="00184A3A" w14:paraId="4C40B391" w14:textId="77777777" w:rsidTr="009014E1">
        <w:tc>
          <w:tcPr>
            <w:tcW w:w="1620" w:type="dxa"/>
          </w:tcPr>
          <w:p w14:paraId="6C164C61" w14:textId="77777777" w:rsidR="009014E1" w:rsidRPr="00184A3A" w:rsidRDefault="009014E1" w:rsidP="003026FA">
            <w:pPr>
              <w:spacing w:after="0"/>
              <w:ind w:left="-18" w:right="-108"/>
              <w:rPr>
                <w:b/>
              </w:rPr>
            </w:pPr>
            <w:r>
              <w:rPr>
                <w:b/>
              </w:rPr>
              <w:t>Poll Scheme Name</w:t>
            </w:r>
          </w:p>
        </w:tc>
        <w:tc>
          <w:tcPr>
            <w:tcW w:w="1530" w:type="dxa"/>
          </w:tcPr>
          <w:p w14:paraId="2E7D2897" w14:textId="77777777" w:rsidR="009014E1" w:rsidRPr="00184A3A" w:rsidRDefault="009014E1" w:rsidP="003026FA">
            <w:pPr>
              <w:spacing w:after="0"/>
            </w:pPr>
            <w:r>
              <w:t>Textbox</w:t>
            </w:r>
          </w:p>
        </w:tc>
        <w:tc>
          <w:tcPr>
            <w:tcW w:w="1170" w:type="dxa"/>
          </w:tcPr>
          <w:p w14:paraId="128AEC5E" w14:textId="77777777" w:rsidR="009014E1" w:rsidRPr="00184A3A" w:rsidRDefault="009014E1" w:rsidP="003026FA">
            <w:pPr>
              <w:spacing w:after="0"/>
            </w:pPr>
            <w:r>
              <w:t>Blank</w:t>
            </w:r>
          </w:p>
        </w:tc>
        <w:tc>
          <w:tcPr>
            <w:tcW w:w="1237" w:type="dxa"/>
          </w:tcPr>
          <w:p w14:paraId="769A9EDF" w14:textId="77777777" w:rsidR="009014E1" w:rsidRPr="00184A3A" w:rsidRDefault="009014E1" w:rsidP="003026FA">
            <w:pPr>
              <w:spacing w:after="0"/>
              <w:jc w:val="center"/>
            </w:pPr>
            <w:r>
              <w:t>O</w:t>
            </w:r>
          </w:p>
        </w:tc>
        <w:tc>
          <w:tcPr>
            <w:tcW w:w="1913" w:type="dxa"/>
          </w:tcPr>
          <w:p w14:paraId="24CDD137" w14:textId="77777777" w:rsidR="009014E1" w:rsidRPr="00184A3A" w:rsidRDefault="009014E1" w:rsidP="003026FA">
            <w:pPr>
              <w:spacing w:after="0"/>
            </w:pPr>
            <w:r>
              <w:t>A(50)</w:t>
            </w:r>
          </w:p>
        </w:tc>
        <w:tc>
          <w:tcPr>
            <w:tcW w:w="1620" w:type="dxa"/>
          </w:tcPr>
          <w:p w14:paraId="06DFFCBB" w14:textId="77777777" w:rsidR="009014E1" w:rsidRPr="00184A3A" w:rsidRDefault="009014E1" w:rsidP="003026FA">
            <w:pPr>
              <w:spacing w:after="0"/>
            </w:pPr>
            <w:r>
              <w:t>-</w:t>
            </w:r>
          </w:p>
        </w:tc>
        <w:tc>
          <w:tcPr>
            <w:tcW w:w="1710" w:type="dxa"/>
          </w:tcPr>
          <w:p w14:paraId="59EF4BED" w14:textId="77777777" w:rsidR="009014E1" w:rsidRPr="00184A3A" w:rsidRDefault="009014E1" w:rsidP="003026FA">
            <w:pPr>
              <w:spacing w:after="0"/>
            </w:pPr>
          </w:p>
        </w:tc>
      </w:tr>
      <w:tr w:rsidR="006B5465" w:rsidRPr="00184A3A" w14:paraId="548DB38F" w14:textId="77777777" w:rsidTr="009014E1">
        <w:tc>
          <w:tcPr>
            <w:tcW w:w="1620" w:type="dxa"/>
          </w:tcPr>
          <w:p w14:paraId="7D664502" w14:textId="3F0FD1C0" w:rsidR="006B5465" w:rsidRPr="00184A3A" w:rsidRDefault="006B5465" w:rsidP="006B5465">
            <w:pPr>
              <w:spacing w:after="0"/>
              <w:ind w:left="-18" w:right="-108"/>
              <w:rPr>
                <w:b/>
              </w:rPr>
            </w:pPr>
            <w:r>
              <w:rPr>
                <w:b/>
              </w:rPr>
              <w:t>Start Time From</w:t>
            </w:r>
          </w:p>
        </w:tc>
        <w:tc>
          <w:tcPr>
            <w:tcW w:w="1530" w:type="dxa"/>
          </w:tcPr>
          <w:p w14:paraId="57724C8B" w14:textId="36385A31" w:rsidR="006B5465" w:rsidRPr="00184A3A" w:rsidRDefault="006B5465" w:rsidP="006B5465">
            <w:pPr>
              <w:spacing w:after="0"/>
            </w:pPr>
            <w:r>
              <w:t>Date</w:t>
            </w:r>
            <w:r w:rsidR="00F77B7E">
              <w:t xml:space="preserve"> </w:t>
            </w:r>
            <w:r>
              <w:t>picker</w:t>
            </w:r>
          </w:p>
        </w:tc>
        <w:tc>
          <w:tcPr>
            <w:tcW w:w="1170" w:type="dxa"/>
          </w:tcPr>
          <w:p w14:paraId="56EF6336" w14:textId="4882B848" w:rsidR="006B5465" w:rsidRPr="00184A3A" w:rsidRDefault="006B5465" w:rsidP="006B5465">
            <w:pPr>
              <w:spacing w:after="0"/>
            </w:pPr>
            <w:r>
              <w:t>Blank</w:t>
            </w:r>
          </w:p>
        </w:tc>
        <w:tc>
          <w:tcPr>
            <w:tcW w:w="1237" w:type="dxa"/>
          </w:tcPr>
          <w:p w14:paraId="38BDEBFB" w14:textId="59E48FA0" w:rsidR="006B5465" w:rsidRPr="00184A3A" w:rsidRDefault="006B5465" w:rsidP="00F74C50">
            <w:pPr>
              <w:spacing w:after="0"/>
              <w:jc w:val="center"/>
            </w:pPr>
            <w:r>
              <w:t>O</w:t>
            </w:r>
          </w:p>
        </w:tc>
        <w:tc>
          <w:tcPr>
            <w:tcW w:w="1913" w:type="dxa"/>
          </w:tcPr>
          <w:p w14:paraId="3066D56D" w14:textId="77777777" w:rsidR="006B5465" w:rsidRDefault="006B5465" w:rsidP="006B5465">
            <w:pPr>
              <w:spacing w:after="0"/>
            </w:pPr>
            <w:r>
              <w:t>Datetime</w:t>
            </w:r>
          </w:p>
          <w:p w14:paraId="6912BC18" w14:textId="74168A71" w:rsidR="006B5465" w:rsidRPr="00184A3A" w:rsidRDefault="006B5465" w:rsidP="006B5465">
            <w:pPr>
              <w:spacing w:after="0"/>
            </w:pPr>
            <w:r>
              <w:t>yyyy-mm-dd hh24:mi:ss</w:t>
            </w:r>
          </w:p>
        </w:tc>
        <w:tc>
          <w:tcPr>
            <w:tcW w:w="1620" w:type="dxa"/>
          </w:tcPr>
          <w:p w14:paraId="0EC6E29A" w14:textId="1FC9F4B5" w:rsidR="006B5465" w:rsidRPr="00184A3A" w:rsidRDefault="006B5465" w:rsidP="006B5465">
            <w:pPr>
              <w:spacing w:after="0"/>
            </w:pPr>
            <w:r>
              <w:t>-</w:t>
            </w:r>
          </w:p>
        </w:tc>
        <w:tc>
          <w:tcPr>
            <w:tcW w:w="1710" w:type="dxa"/>
          </w:tcPr>
          <w:p w14:paraId="7EEFE769" w14:textId="21BD8DB6" w:rsidR="006B5465" w:rsidRPr="00184A3A" w:rsidRDefault="006B5465" w:rsidP="006B5465">
            <w:pPr>
              <w:spacing w:after="0"/>
            </w:pPr>
            <w:r>
              <w:t>The lower range of job start time</w:t>
            </w:r>
          </w:p>
        </w:tc>
      </w:tr>
      <w:tr w:rsidR="006B5465" w:rsidRPr="00184A3A" w14:paraId="416FF07D" w14:textId="77777777" w:rsidTr="00FD448F">
        <w:tc>
          <w:tcPr>
            <w:tcW w:w="1620" w:type="dxa"/>
            <w:vAlign w:val="center"/>
          </w:tcPr>
          <w:p w14:paraId="4DD078B5" w14:textId="7FF23D4E" w:rsidR="006B5465" w:rsidRPr="00184A3A" w:rsidRDefault="006B5465" w:rsidP="006B5465">
            <w:pPr>
              <w:spacing w:after="0"/>
              <w:ind w:left="-18" w:right="-108"/>
              <w:rPr>
                <w:b/>
              </w:rPr>
            </w:pPr>
            <w:r>
              <w:rPr>
                <w:b/>
              </w:rPr>
              <w:lastRenderedPageBreak/>
              <w:t>Start Time To</w:t>
            </w:r>
          </w:p>
        </w:tc>
        <w:tc>
          <w:tcPr>
            <w:tcW w:w="1530" w:type="dxa"/>
            <w:vAlign w:val="center"/>
          </w:tcPr>
          <w:p w14:paraId="51B38A06" w14:textId="2AE8DF4C" w:rsidR="006B5465" w:rsidRPr="00184A3A" w:rsidRDefault="006B5465" w:rsidP="006B5465">
            <w:pPr>
              <w:spacing w:after="0"/>
            </w:pPr>
            <w:r>
              <w:t>Date</w:t>
            </w:r>
            <w:r w:rsidR="00F77B7E">
              <w:t xml:space="preserve"> </w:t>
            </w:r>
            <w:r>
              <w:t>picker</w:t>
            </w:r>
          </w:p>
        </w:tc>
        <w:tc>
          <w:tcPr>
            <w:tcW w:w="1170" w:type="dxa"/>
            <w:vAlign w:val="center"/>
          </w:tcPr>
          <w:p w14:paraId="6FC2F2F3" w14:textId="6B15A4A8" w:rsidR="006B5465" w:rsidRPr="00184A3A" w:rsidRDefault="006B5465" w:rsidP="006B5465">
            <w:pPr>
              <w:spacing w:after="0"/>
            </w:pPr>
            <w:r>
              <w:t>Blank</w:t>
            </w:r>
          </w:p>
        </w:tc>
        <w:tc>
          <w:tcPr>
            <w:tcW w:w="1237" w:type="dxa"/>
            <w:vAlign w:val="center"/>
          </w:tcPr>
          <w:p w14:paraId="24EF4E43" w14:textId="385AA570" w:rsidR="006B5465" w:rsidRPr="00184A3A" w:rsidRDefault="006B5465" w:rsidP="00F74C50">
            <w:pPr>
              <w:spacing w:after="0"/>
              <w:jc w:val="center"/>
            </w:pPr>
            <w:r>
              <w:t>O</w:t>
            </w:r>
          </w:p>
        </w:tc>
        <w:tc>
          <w:tcPr>
            <w:tcW w:w="1913" w:type="dxa"/>
            <w:vAlign w:val="center"/>
          </w:tcPr>
          <w:p w14:paraId="08897C74" w14:textId="77777777" w:rsidR="006B5465" w:rsidRDefault="006B5465" w:rsidP="006B5465">
            <w:pPr>
              <w:spacing w:after="0"/>
            </w:pPr>
            <w:r>
              <w:t>Datetime</w:t>
            </w:r>
          </w:p>
          <w:p w14:paraId="0B9A2F18" w14:textId="1BB27E65" w:rsidR="006B5465" w:rsidRPr="00184A3A" w:rsidRDefault="009014E1" w:rsidP="006B5465">
            <w:pPr>
              <w:spacing w:after="0"/>
            </w:pPr>
            <w:r>
              <w:t>yyyy-mm-dd hh24:mi:ss</w:t>
            </w:r>
          </w:p>
        </w:tc>
        <w:tc>
          <w:tcPr>
            <w:tcW w:w="1620" w:type="dxa"/>
            <w:vAlign w:val="center"/>
          </w:tcPr>
          <w:p w14:paraId="350D5B86" w14:textId="23C5A68C" w:rsidR="006B5465" w:rsidRPr="00184A3A" w:rsidRDefault="006B5465" w:rsidP="006B5465">
            <w:pPr>
              <w:spacing w:after="0"/>
            </w:pPr>
            <w:r>
              <w:t>-</w:t>
            </w:r>
          </w:p>
        </w:tc>
        <w:tc>
          <w:tcPr>
            <w:tcW w:w="1710" w:type="dxa"/>
            <w:vAlign w:val="center"/>
          </w:tcPr>
          <w:p w14:paraId="5C7CF92C" w14:textId="709316C8" w:rsidR="006B5465" w:rsidRPr="00184A3A" w:rsidRDefault="006B5465" w:rsidP="006B5465">
            <w:pPr>
              <w:spacing w:after="0"/>
            </w:pPr>
            <w:r>
              <w:t>The upper range of job start time</w:t>
            </w:r>
          </w:p>
        </w:tc>
      </w:tr>
      <w:tr w:rsidR="006B5465" w:rsidRPr="00184A3A" w14:paraId="5ADDBF6A" w14:textId="77777777" w:rsidTr="00FD448F">
        <w:tc>
          <w:tcPr>
            <w:tcW w:w="1620" w:type="dxa"/>
            <w:vAlign w:val="center"/>
          </w:tcPr>
          <w:p w14:paraId="3EB74E11" w14:textId="55DDF343" w:rsidR="006B5465" w:rsidRPr="00184A3A" w:rsidRDefault="006B5465" w:rsidP="006B5465">
            <w:pPr>
              <w:spacing w:after="0"/>
              <w:ind w:left="-18" w:right="-108"/>
              <w:rPr>
                <w:b/>
              </w:rPr>
            </w:pPr>
            <w:r>
              <w:rPr>
                <w:b/>
              </w:rPr>
              <w:t>End Time From</w:t>
            </w:r>
          </w:p>
        </w:tc>
        <w:tc>
          <w:tcPr>
            <w:tcW w:w="1530" w:type="dxa"/>
            <w:vAlign w:val="center"/>
          </w:tcPr>
          <w:p w14:paraId="193AA9F6" w14:textId="3738BC88" w:rsidR="006B5465" w:rsidRPr="00184A3A" w:rsidRDefault="00F74C50" w:rsidP="006B5465">
            <w:pPr>
              <w:spacing w:after="0"/>
            </w:pPr>
            <w:r>
              <w:t>Date Picker</w:t>
            </w:r>
          </w:p>
        </w:tc>
        <w:tc>
          <w:tcPr>
            <w:tcW w:w="1170" w:type="dxa"/>
            <w:vAlign w:val="center"/>
          </w:tcPr>
          <w:p w14:paraId="7A96F64A" w14:textId="6D4ED0B9" w:rsidR="006B5465" w:rsidRPr="00184A3A" w:rsidRDefault="006B5465" w:rsidP="006B5465">
            <w:pPr>
              <w:spacing w:after="0"/>
            </w:pPr>
            <w:r>
              <w:t>Blank</w:t>
            </w:r>
          </w:p>
        </w:tc>
        <w:tc>
          <w:tcPr>
            <w:tcW w:w="1237" w:type="dxa"/>
            <w:vAlign w:val="center"/>
          </w:tcPr>
          <w:p w14:paraId="0C73705E" w14:textId="03AA4E0F" w:rsidR="006B5465" w:rsidRPr="00184A3A" w:rsidRDefault="006B5465" w:rsidP="00F74C50">
            <w:pPr>
              <w:spacing w:after="0"/>
              <w:jc w:val="center"/>
            </w:pPr>
            <w:r>
              <w:t>O</w:t>
            </w:r>
          </w:p>
        </w:tc>
        <w:tc>
          <w:tcPr>
            <w:tcW w:w="1913" w:type="dxa"/>
            <w:vAlign w:val="center"/>
          </w:tcPr>
          <w:p w14:paraId="37814AE0" w14:textId="77777777" w:rsidR="006B5465" w:rsidRDefault="006B5465" w:rsidP="006B5465">
            <w:pPr>
              <w:spacing w:after="0"/>
            </w:pPr>
            <w:r>
              <w:t>Datetime</w:t>
            </w:r>
          </w:p>
          <w:p w14:paraId="43AA86D0" w14:textId="76223A67" w:rsidR="006B5465" w:rsidRPr="00184A3A" w:rsidRDefault="006B5465" w:rsidP="006B5465">
            <w:pPr>
              <w:spacing w:after="0"/>
            </w:pPr>
            <w:r>
              <w:t>yyyy-mm-dd hh24:mi:ss</w:t>
            </w:r>
          </w:p>
        </w:tc>
        <w:tc>
          <w:tcPr>
            <w:tcW w:w="1620" w:type="dxa"/>
            <w:vAlign w:val="center"/>
          </w:tcPr>
          <w:p w14:paraId="0002AA0A" w14:textId="1A27891E" w:rsidR="006B5465" w:rsidRPr="00184A3A" w:rsidRDefault="006B5465" w:rsidP="006B5465">
            <w:pPr>
              <w:spacing w:after="0"/>
            </w:pPr>
            <w:r>
              <w:t>-</w:t>
            </w:r>
          </w:p>
        </w:tc>
        <w:tc>
          <w:tcPr>
            <w:tcW w:w="1710" w:type="dxa"/>
            <w:vAlign w:val="center"/>
          </w:tcPr>
          <w:p w14:paraId="0141F842" w14:textId="79C3F593" w:rsidR="006B5465" w:rsidRPr="00184A3A" w:rsidRDefault="006B5465" w:rsidP="006B5465">
            <w:pPr>
              <w:spacing w:after="0"/>
            </w:pPr>
            <w:r>
              <w:t>The lower range of job end time</w:t>
            </w:r>
          </w:p>
        </w:tc>
      </w:tr>
      <w:tr w:rsidR="006B5465" w:rsidRPr="00184A3A" w14:paraId="0377DC78" w14:textId="77777777" w:rsidTr="00FD448F">
        <w:tc>
          <w:tcPr>
            <w:tcW w:w="1620" w:type="dxa"/>
            <w:vAlign w:val="center"/>
          </w:tcPr>
          <w:p w14:paraId="04899475" w14:textId="6DB0F2A6" w:rsidR="006B5465" w:rsidRPr="00184A3A" w:rsidRDefault="006B5465" w:rsidP="006B5465">
            <w:pPr>
              <w:spacing w:after="0"/>
              <w:ind w:left="-18" w:right="-108"/>
              <w:rPr>
                <w:b/>
              </w:rPr>
            </w:pPr>
            <w:r>
              <w:rPr>
                <w:b/>
              </w:rPr>
              <w:t>End Time To</w:t>
            </w:r>
          </w:p>
        </w:tc>
        <w:tc>
          <w:tcPr>
            <w:tcW w:w="1530" w:type="dxa"/>
            <w:vAlign w:val="center"/>
          </w:tcPr>
          <w:p w14:paraId="2D110C0B" w14:textId="67C9677A" w:rsidR="006B5465" w:rsidRPr="00184A3A" w:rsidRDefault="00F74C50" w:rsidP="006B5465">
            <w:pPr>
              <w:spacing w:after="0"/>
            </w:pPr>
            <w:r>
              <w:t>Date Picker</w:t>
            </w:r>
          </w:p>
        </w:tc>
        <w:tc>
          <w:tcPr>
            <w:tcW w:w="1170" w:type="dxa"/>
            <w:vAlign w:val="center"/>
          </w:tcPr>
          <w:p w14:paraId="0207DD0A" w14:textId="65424B6C" w:rsidR="006B5465" w:rsidRPr="00184A3A" w:rsidRDefault="006B5465" w:rsidP="006B5465">
            <w:pPr>
              <w:spacing w:after="0"/>
            </w:pPr>
            <w:r>
              <w:t>Blank</w:t>
            </w:r>
          </w:p>
        </w:tc>
        <w:tc>
          <w:tcPr>
            <w:tcW w:w="1237" w:type="dxa"/>
            <w:vAlign w:val="center"/>
          </w:tcPr>
          <w:p w14:paraId="02B77059" w14:textId="3B5466DF" w:rsidR="006B5465" w:rsidRPr="00184A3A" w:rsidRDefault="006B5465" w:rsidP="00F74C50">
            <w:pPr>
              <w:spacing w:after="0"/>
              <w:jc w:val="center"/>
            </w:pPr>
            <w:r>
              <w:t>O</w:t>
            </w:r>
          </w:p>
        </w:tc>
        <w:tc>
          <w:tcPr>
            <w:tcW w:w="1913" w:type="dxa"/>
            <w:vAlign w:val="center"/>
          </w:tcPr>
          <w:p w14:paraId="2FFB3D6C" w14:textId="77777777" w:rsidR="006B5465" w:rsidRDefault="006B5465" w:rsidP="006B5465">
            <w:pPr>
              <w:spacing w:after="0"/>
            </w:pPr>
            <w:r>
              <w:t>Datetime</w:t>
            </w:r>
          </w:p>
          <w:p w14:paraId="525DC426" w14:textId="1FA5DDB5" w:rsidR="006B5465" w:rsidRPr="00184A3A" w:rsidRDefault="009014E1" w:rsidP="006B5465">
            <w:pPr>
              <w:spacing w:after="0"/>
            </w:pPr>
            <w:r>
              <w:t>yyyy-mm-dd hh24:mi:ss</w:t>
            </w:r>
          </w:p>
        </w:tc>
        <w:tc>
          <w:tcPr>
            <w:tcW w:w="1620" w:type="dxa"/>
            <w:vAlign w:val="center"/>
          </w:tcPr>
          <w:p w14:paraId="723AD105" w14:textId="6E4F3F4E" w:rsidR="006B5465" w:rsidRPr="00184A3A" w:rsidRDefault="006B5465" w:rsidP="006B5465">
            <w:pPr>
              <w:spacing w:after="0"/>
            </w:pPr>
            <w:r>
              <w:t>-</w:t>
            </w:r>
          </w:p>
        </w:tc>
        <w:tc>
          <w:tcPr>
            <w:tcW w:w="1710" w:type="dxa"/>
            <w:vAlign w:val="center"/>
          </w:tcPr>
          <w:p w14:paraId="5571A29A" w14:textId="713C8FDD" w:rsidR="006B5465" w:rsidRPr="00184A3A" w:rsidRDefault="006B5465" w:rsidP="006B5465">
            <w:pPr>
              <w:spacing w:after="0"/>
            </w:pPr>
            <w:r>
              <w:t>The upper range of job end time</w:t>
            </w:r>
          </w:p>
        </w:tc>
      </w:tr>
      <w:tr w:rsidR="006B5465" w:rsidRPr="00184A3A" w14:paraId="6C2980F7" w14:textId="77777777" w:rsidTr="00FD448F">
        <w:tc>
          <w:tcPr>
            <w:tcW w:w="1620" w:type="dxa"/>
            <w:vAlign w:val="center"/>
          </w:tcPr>
          <w:p w14:paraId="72E4D26A" w14:textId="3B680D4B" w:rsidR="006B5465" w:rsidRPr="00184A3A" w:rsidRDefault="006B5465" w:rsidP="006B5465">
            <w:pPr>
              <w:spacing w:after="0"/>
              <w:ind w:left="-18" w:right="-108"/>
              <w:rPr>
                <w:b/>
              </w:rPr>
            </w:pPr>
            <w:r>
              <w:rPr>
                <w:b/>
              </w:rPr>
              <w:t>Status</w:t>
            </w:r>
          </w:p>
        </w:tc>
        <w:tc>
          <w:tcPr>
            <w:tcW w:w="1530" w:type="dxa"/>
            <w:vAlign w:val="center"/>
          </w:tcPr>
          <w:p w14:paraId="4F6928D0" w14:textId="21D2C167" w:rsidR="006B5465" w:rsidRPr="00184A3A" w:rsidRDefault="006B5465" w:rsidP="006B5465">
            <w:pPr>
              <w:spacing w:after="0"/>
            </w:pPr>
            <w:r>
              <w:t>Multiple select box</w:t>
            </w:r>
          </w:p>
        </w:tc>
        <w:tc>
          <w:tcPr>
            <w:tcW w:w="1170" w:type="dxa"/>
            <w:vAlign w:val="center"/>
          </w:tcPr>
          <w:p w14:paraId="104F9A98" w14:textId="2D524703" w:rsidR="006B5465" w:rsidRPr="00184A3A" w:rsidRDefault="006B5465" w:rsidP="006B5465">
            <w:pPr>
              <w:spacing w:after="0"/>
            </w:pPr>
            <w:r>
              <w:t>Blank</w:t>
            </w:r>
          </w:p>
        </w:tc>
        <w:tc>
          <w:tcPr>
            <w:tcW w:w="1237" w:type="dxa"/>
            <w:vAlign w:val="center"/>
          </w:tcPr>
          <w:p w14:paraId="58EA6354" w14:textId="487B1994" w:rsidR="006B5465" w:rsidRPr="00184A3A" w:rsidRDefault="006B5465" w:rsidP="00F74C50">
            <w:pPr>
              <w:spacing w:after="0"/>
              <w:jc w:val="center"/>
            </w:pPr>
            <w:r>
              <w:t>O</w:t>
            </w:r>
          </w:p>
        </w:tc>
        <w:tc>
          <w:tcPr>
            <w:tcW w:w="1913" w:type="dxa"/>
            <w:vAlign w:val="center"/>
          </w:tcPr>
          <w:p w14:paraId="32F16A81" w14:textId="3591144A" w:rsidR="006B5465" w:rsidRPr="00184A3A" w:rsidRDefault="006B5465" w:rsidP="006B5465">
            <w:pPr>
              <w:spacing w:after="0"/>
            </w:pPr>
            <w:r w:rsidRPr="00184A3A">
              <w:t>A</w:t>
            </w:r>
            <w:r>
              <w:t>(20)</w:t>
            </w:r>
          </w:p>
        </w:tc>
        <w:tc>
          <w:tcPr>
            <w:tcW w:w="1620" w:type="dxa"/>
            <w:vAlign w:val="center"/>
          </w:tcPr>
          <w:p w14:paraId="728F9A4C" w14:textId="19C42657" w:rsidR="006B5465" w:rsidRPr="00184A3A" w:rsidRDefault="006B5465" w:rsidP="006B5465">
            <w:pPr>
              <w:spacing w:after="0"/>
            </w:pPr>
            <w:r>
              <w:t>-</w:t>
            </w:r>
          </w:p>
        </w:tc>
        <w:tc>
          <w:tcPr>
            <w:tcW w:w="1710" w:type="dxa"/>
            <w:vAlign w:val="center"/>
          </w:tcPr>
          <w:p w14:paraId="0A1F41BC" w14:textId="14FF87B6" w:rsidR="006B5465" w:rsidRPr="00184A3A" w:rsidRDefault="006B5465" w:rsidP="006B5465">
            <w:pPr>
              <w:spacing w:after="0"/>
            </w:pPr>
            <w:r>
              <w:t>Job status filter</w:t>
            </w:r>
          </w:p>
        </w:tc>
      </w:tr>
      <w:tr w:rsidR="006B5465" w:rsidRPr="00184A3A" w14:paraId="55BDC65E" w14:textId="77777777" w:rsidTr="00FD448F">
        <w:tc>
          <w:tcPr>
            <w:tcW w:w="10800" w:type="dxa"/>
            <w:gridSpan w:val="7"/>
            <w:shd w:val="clear" w:color="auto" w:fill="D9D9D9" w:themeFill="background1" w:themeFillShade="D9"/>
            <w:vAlign w:val="center"/>
          </w:tcPr>
          <w:p w14:paraId="1608414C" w14:textId="2630A974" w:rsidR="006B5465" w:rsidRPr="0057159E" w:rsidRDefault="006B5465" w:rsidP="00F74C50">
            <w:pPr>
              <w:spacing w:after="0"/>
              <w:jc w:val="center"/>
              <w:rPr>
                <w:b/>
              </w:rPr>
            </w:pPr>
            <w:r w:rsidRPr="0057159E">
              <w:rPr>
                <w:b/>
              </w:rPr>
              <w:t>Data Table</w:t>
            </w:r>
          </w:p>
        </w:tc>
      </w:tr>
      <w:tr w:rsidR="006B5465" w:rsidRPr="00184A3A" w14:paraId="1E8BD001" w14:textId="77777777" w:rsidTr="00FD448F">
        <w:tc>
          <w:tcPr>
            <w:tcW w:w="1620" w:type="dxa"/>
            <w:vAlign w:val="center"/>
          </w:tcPr>
          <w:p w14:paraId="126D929F" w14:textId="54AB473E" w:rsidR="006B5465" w:rsidRPr="00184A3A" w:rsidRDefault="006B5465" w:rsidP="00F74C50">
            <w:pPr>
              <w:spacing w:after="0"/>
              <w:ind w:left="-18" w:right="-108"/>
              <w:rPr>
                <w:b/>
              </w:rPr>
            </w:pPr>
            <w:r w:rsidRPr="00184A3A">
              <w:rPr>
                <w:b/>
              </w:rPr>
              <w:t>Job</w:t>
            </w:r>
            <w:r>
              <w:rPr>
                <w:b/>
              </w:rPr>
              <w:t xml:space="preserve"> Name</w:t>
            </w:r>
          </w:p>
        </w:tc>
        <w:tc>
          <w:tcPr>
            <w:tcW w:w="1530" w:type="dxa"/>
            <w:vAlign w:val="center"/>
          </w:tcPr>
          <w:p w14:paraId="109E9570" w14:textId="49D8FD13" w:rsidR="006B5465" w:rsidRPr="00184A3A" w:rsidRDefault="006B5465" w:rsidP="00F74C50">
            <w:pPr>
              <w:spacing w:after="0"/>
            </w:pPr>
            <w:r w:rsidRPr="00184A3A">
              <w:t>Read-only text</w:t>
            </w:r>
          </w:p>
        </w:tc>
        <w:tc>
          <w:tcPr>
            <w:tcW w:w="1170" w:type="dxa"/>
            <w:vAlign w:val="center"/>
          </w:tcPr>
          <w:p w14:paraId="2ED79B97" w14:textId="24719CCB" w:rsidR="006B5465" w:rsidRPr="00184A3A" w:rsidRDefault="006B5465" w:rsidP="00F74C50">
            <w:pPr>
              <w:spacing w:after="0"/>
            </w:pPr>
            <w:r w:rsidRPr="00184A3A">
              <w:t>Prefilled</w:t>
            </w:r>
          </w:p>
        </w:tc>
        <w:tc>
          <w:tcPr>
            <w:tcW w:w="1237" w:type="dxa"/>
            <w:vAlign w:val="center"/>
          </w:tcPr>
          <w:p w14:paraId="2078C8A6" w14:textId="3598D7E3" w:rsidR="006B5465" w:rsidRPr="00184A3A" w:rsidRDefault="006B5465" w:rsidP="00F74C50">
            <w:pPr>
              <w:spacing w:after="0"/>
              <w:jc w:val="center"/>
            </w:pPr>
            <w:r w:rsidRPr="00184A3A">
              <w:t>-</w:t>
            </w:r>
          </w:p>
        </w:tc>
        <w:tc>
          <w:tcPr>
            <w:tcW w:w="1913" w:type="dxa"/>
            <w:vAlign w:val="center"/>
          </w:tcPr>
          <w:p w14:paraId="54B64525" w14:textId="439EE586" w:rsidR="006B5465" w:rsidRPr="00184A3A" w:rsidRDefault="006B5465" w:rsidP="00F74C50">
            <w:pPr>
              <w:spacing w:after="0"/>
            </w:pPr>
            <w:r w:rsidRPr="00184A3A">
              <w:t>A</w:t>
            </w:r>
            <w:r>
              <w:t>(50)</w:t>
            </w:r>
          </w:p>
        </w:tc>
        <w:tc>
          <w:tcPr>
            <w:tcW w:w="1620" w:type="dxa"/>
            <w:vAlign w:val="center"/>
          </w:tcPr>
          <w:p w14:paraId="6F878929" w14:textId="41D81926" w:rsidR="006B5465" w:rsidRPr="00184A3A" w:rsidRDefault="006B5465" w:rsidP="00F74C50">
            <w:pPr>
              <w:spacing w:after="0"/>
            </w:pPr>
            <w:r w:rsidRPr="00184A3A">
              <w:t>-</w:t>
            </w:r>
          </w:p>
        </w:tc>
        <w:tc>
          <w:tcPr>
            <w:tcW w:w="1710" w:type="dxa"/>
            <w:vAlign w:val="center"/>
          </w:tcPr>
          <w:p w14:paraId="3DA5D93D" w14:textId="1A49ADFC" w:rsidR="006B5465" w:rsidRPr="00184A3A" w:rsidRDefault="006B5465" w:rsidP="00F74C50">
            <w:pPr>
              <w:spacing w:after="0"/>
            </w:pPr>
            <w:r w:rsidRPr="00184A3A">
              <w:t>Job Name</w:t>
            </w:r>
          </w:p>
        </w:tc>
      </w:tr>
      <w:tr w:rsidR="006B5465" w:rsidRPr="00184A3A" w14:paraId="4CD64BE5" w14:textId="77777777" w:rsidTr="00FD448F">
        <w:tc>
          <w:tcPr>
            <w:tcW w:w="1620" w:type="dxa"/>
            <w:vAlign w:val="center"/>
          </w:tcPr>
          <w:p w14:paraId="51425E83" w14:textId="77777777" w:rsidR="006B5465" w:rsidRPr="00184A3A" w:rsidRDefault="006B5465" w:rsidP="00F74C50">
            <w:pPr>
              <w:spacing w:after="0"/>
              <w:ind w:left="-18" w:right="-108"/>
              <w:rPr>
                <w:b/>
              </w:rPr>
            </w:pPr>
            <w:r w:rsidRPr="00184A3A">
              <w:rPr>
                <w:b/>
              </w:rPr>
              <w:t>Start Time</w:t>
            </w:r>
          </w:p>
        </w:tc>
        <w:tc>
          <w:tcPr>
            <w:tcW w:w="1530" w:type="dxa"/>
            <w:vAlign w:val="center"/>
          </w:tcPr>
          <w:p w14:paraId="7A309EF4" w14:textId="77777777" w:rsidR="006B5465" w:rsidRPr="00184A3A" w:rsidRDefault="006B5465" w:rsidP="00F74C50">
            <w:pPr>
              <w:spacing w:after="0"/>
            </w:pPr>
            <w:r w:rsidRPr="00184A3A">
              <w:t>Read-only text</w:t>
            </w:r>
          </w:p>
        </w:tc>
        <w:tc>
          <w:tcPr>
            <w:tcW w:w="1170" w:type="dxa"/>
            <w:vAlign w:val="center"/>
          </w:tcPr>
          <w:p w14:paraId="364EEEE7" w14:textId="77777777" w:rsidR="006B5465" w:rsidRPr="00184A3A" w:rsidRDefault="006B5465" w:rsidP="00F74C50">
            <w:pPr>
              <w:spacing w:after="0"/>
            </w:pPr>
            <w:r w:rsidRPr="00184A3A">
              <w:t>Prefilled</w:t>
            </w:r>
          </w:p>
        </w:tc>
        <w:tc>
          <w:tcPr>
            <w:tcW w:w="1237" w:type="dxa"/>
            <w:vAlign w:val="center"/>
          </w:tcPr>
          <w:p w14:paraId="0D2FDBED" w14:textId="77777777" w:rsidR="006B5465" w:rsidRPr="00184A3A" w:rsidRDefault="006B5465" w:rsidP="00F74C50">
            <w:pPr>
              <w:spacing w:after="0"/>
              <w:jc w:val="center"/>
            </w:pPr>
            <w:r w:rsidRPr="00184A3A">
              <w:t>-</w:t>
            </w:r>
          </w:p>
        </w:tc>
        <w:tc>
          <w:tcPr>
            <w:tcW w:w="1913" w:type="dxa"/>
            <w:vAlign w:val="center"/>
          </w:tcPr>
          <w:p w14:paraId="7888778A" w14:textId="77777777" w:rsidR="006B5465" w:rsidRDefault="006B5465" w:rsidP="00F74C50">
            <w:pPr>
              <w:spacing w:after="0"/>
            </w:pPr>
            <w:r>
              <w:t>Datetime</w:t>
            </w:r>
          </w:p>
          <w:p w14:paraId="0014DBEF" w14:textId="0F5F1C0F" w:rsidR="006B5465" w:rsidRPr="00184A3A" w:rsidRDefault="006B5465" w:rsidP="00F74C50">
            <w:pPr>
              <w:spacing w:after="0"/>
            </w:pPr>
            <w:r>
              <w:t>yyyy-mm-dd hh24:mi:ss</w:t>
            </w:r>
          </w:p>
        </w:tc>
        <w:tc>
          <w:tcPr>
            <w:tcW w:w="1620" w:type="dxa"/>
            <w:vAlign w:val="center"/>
          </w:tcPr>
          <w:p w14:paraId="3B460238" w14:textId="77777777" w:rsidR="006B5465" w:rsidRPr="00184A3A" w:rsidRDefault="006B5465" w:rsidP="00F74C50">
            <w:pPr>
              <w:spacing w:after="0"/>
            </w:pPr>
            <w:r w:rsidRPr="00184A3A">
              <w:t>-</w:t>
            </w:r>
          </w:p>
        </w:tc>
        <w:tc>
          <w:tcPr>
            <w:tcW w:w="1710" w:type="dxa"/>
            <w:vAlign w:val="center"/>
          </w:tcPr>
          <w:p w14:paraId="07CFE023" w14:textId="77777777" w:rsidR="006B5465" w:rsidRPr="00184A3A" w:rsidRDefault="006B5465" w:rsidP="00F74C50">
            <w:pPr>
              <w:spacing w:after="0"/>
            </w:pPr>
            <w:r w:rsidRPr="00184A3A">
              <w:t>The Start Time of the Job</w:t>
            </w:r>
          </w:p>
        </w:tc>
      </w:tr>
      <w:tr w:rsidR="006B5465" w:rsidRPr="00184A3A" w14:paraId="19BE4619" w14:textId="77777777" w:rsidTr="00FD448F">
        <w:tc>
          <w:tcPr>
            <w:tcW w:w="1620" w:type="dxa"/>
            <w:vAlign w:val="center"/>
          </w:tcPr>
          <w:p w14:paraId="542A7E56" w14:textId="77777777" w:rsidR="006B5465" w:rsidRPr="00184A3A" w:rsidRDefault="006B5465" w:rsidP="00F74C50">
            <w:pPr>
              <w:spacing w:after="0"/>
              <w:ind w:left="-18" w:right="-108"/>
              <w:rPr>
                <w:b/>
              </w:rPr>
            </w:pPr>
            <w:r w:rsidRPr="00184A3A">
              <w:rPr>
                <w:b/>
              </w:rPr>
              <w:t>End Time</w:t>
            </w:r>
          </w:p>
        </w:tc>
        <w:tc>
          <w:tcPr>
            <w:tcW w:w="1530" w:type="dxa"/>
            <w:vAlign w:val="center"/>
          </w:tcPr>
          <w:p w14:paraId="7D3D8387" w14:textId="77777777" w:rsidR="006B5465" w:rsidRPr="00184A3A" w:rsidRDefault="006B5465" w:rsidP="00F74C50">
            <w:pPr>
              <w:spacing w:after="0"/>
            </w:pPr>
            <w:r w:rsidRPr="00184A3A">
              <w:t>Read-only text</w:t>
            </w:r>
          </w:p>
        </w:tc>
        <w:tc>
          <w:tcPr>
            <w:tcW w:w="1170" w:type="dxa"/>
            <w:vAlign w:val="center"/>
          </w:tcPr>
          <w:p w14:paraId="3BEBCD86" w14:textId="77777777" w:rsidR="006B5465" w:rsidRPr="00184A3A" w:rsidRDefault="006B5465" w:rsidP="00F74C50">
            <w:pPr>
              <w:spacing w:after="0"/>
            </w:pPr>
            <w:r w:rsidRPr="00184A3A">
              <w:t>Prefilled</w:t>
            </w:r>
          </w:p>
        </w:tc>
        <w:tc>
          <w:tcPr>
            <w:tcW w:w="1237" w:type="dxa"/>
            <w:vAlign w:val="center"/>
          </w:tcPr>
          <w:p w14:paraId="603874B4" w14:textId="77777777" w:rsidR="006B5465" w:rsidRPr="00184A3A" w:rsidRDefault="006B5465" w:rsidP="00F74C50">
            <w:pPr>
              <w:spacing w:after="0"/>
              <w:jc w:val="center"/>
            </w:pPr>
            <w:r w:rsidRPr="00184A3A">
              <w:t>-</w:t>
            </w:r>
          </w:p>
        </w:tc>
        <w:tc>
          <w:tcPr>
            <w:tcW w:w="1913" w:type="dxa"/>
            <w:vAlign w:val="center"/>
          </w:tcPr>
          <w:p w14:paraId="3A0B87FD" w14:textId="77777777" w:rsidR="006B5465" w:rsidRDefault="006B5465" w:rsidP="00F74C50">
            <w:pPr>
              <w:spacing w:after="0"/>
            </w:pPr>
            <w:r>
              <w:t>Datetime</w:t>
            </w:r>
          </w:p>
          <w:p w14:paraId="70E21439" w14:textId="14707C05" w:rsidR="006B5465" w:rsidRPr="00184A3A" w:rsidRDefault="009014E1" w:rsidP="00F74C50">
            <w:pPr>
              <w:spacing w:after="0"/>
            </w:pPr>
            <w:r>
              <w:t>yyyy-mm-dd hh24:mi:ss</w:t>
            </w:r>
          </w:p>
        </w:tc>
        <w:tc>
          <w:tcPr>
            <w:tcW w:w="1620" w:type="dxa"/>
            <w:vAlign w:val="center"/>
          </w:tcPr>
          <w:p w14:paraId="2C2ED20F" w14:textId="77777777" w:rsidR="006B5465" w:rsidRPr="00184A3A" w:rsidRDefault="006B5465" w:rsidP="00F74C50">
            <w:pPr>
              <w:spacing w:after="0"/>
            </w:pPr>
            <w:r w:rsidRPr="00184A3A">
              <w:t>-</w:t>
            </w:r>
          </w:p>
        </w:tc>
        <w:tc>
          <w:tcPr>
            <w:tcW w:w="1710" w:type="dxa"/>
            <w:vAlign w:val="center"/>
          </w:tcPr>
          <w:p w14:paraId="1B3D4CF6" w14:textId="77777777" w:rsidR="006B5465" w:rsidRPr="00184A3A" w:rsidRDefault="006B5465" w:rsidP="00F74C50">
            <w:pPr>
              <w:spacing w:after="0"/>
            </w:pPr>
            <w:r w:rsidRPr="00184A3A">
              <w:t>The End Time of the Job</w:t>
            </w:r>
          </w:p>
        </w:tc>
      </w:tr>
      <w:tr w:rsidR="006B5465" w:rsidRPr="00184A3A" w14:paraId="65E379E0" w14:textId="77777777" w:rsidTr="00FD448F">
        <w:tc>
          <w:tcPr>
            <w:tcW w:w="1620" w:type="dxa"/>
            <w:vAlign w:val="center"/>
          </w:tcPr>
          <w:p w14:paraId="3393E08F" w14:textId="258B06E2" w:rsidR="006B5465" w:rsidRPr="00184A3A" w:rsidRDefault="009014E1" w:rsidP="00F74C50">
            <w:pPr>
              <w:spacing w:after="0"/>
              <w:ind w:left="-18" w:right="-108"/>
              <w:rPr>
                <w:b/>
              </w:rPr>
            </w:pPr>
            <w:r>
              <w:rPr>
                <w:b/>
              </w:rPr>
              <w:t xml:space="preserve">Status </w:t>
            </w:r>
          </w:p>
        </w:tc>
        <w:tc>
          <w:tcPr>
            <w:tcW w:w="1530" w:type="dxa"/>
            <w:vAlign w:val="center"/>
          </w:tcPr>
          <w:p w14:paraId="4B1A9F9F" w14:textId="77777777" w:rsidR="006B5465" w:rsidRPr="00184A3A" w:rsidRDefault="006B5465" w:rsidP="00F74C50">
            <w:pPr>
              <w:spacing w:after="0"/>
            </w:pPr>
            <w:r w:rsidRPr="00184A3A">
              <w:t>Read-only text</w:t>
            </w:r>
          </w:p>
        </w:tc>
        <w:tc>
          <w:tcPr>
            <w:tcW w:w="1170" w:type="dxa"/>
            <w:vAlign w:val="center"/>
          </w:tcPr>
          <w:p w14:paraId="576A7026" w14:textId="77777777" w:rsidR="006B5465" w:rsidRPr="00184A3A" w:rsidRDefault="006B5465" w:rsidP="00F74C50">
            <w:pPr>
              <w:spacing w:after="0"/>
            </w:pPr>
            <w:r w:rsidRPr="00184A3A">
              <w:t>Prefilled</w:t>
            </w:r>
          </w:p>
        </w:tc>
        <w:tc>
          <w:tcPr>
            <w:tcW w:w="1237" w:type="dxa"/>
            <w:vAlign w:val="center"/>
          </w:tcPr>
          <w:p w14:paraId="295D5665" w14:textId="77777777" w:rsidR="006B5465" w:rsidRPr="00184A3A" w:rsidRDefault="006B5465" w:rsidP="00F74C50">
            <w:pPr>
              <w:spacing w:after="0"/>
              <w:jc w:val="center"/>
            </w:pPr>
            <w:r w:rsidRPr="00184A3A">
              <w:t>-</w:t>
            </w:r>
          </w:p>
        </w:tc>
        <w:tc>
          <w:tcPr>
            <w:tcW w:w="1913" w:type="dxa"/>
            <w:vAlign w:val="center"/>
          </w:tcPr>
          <w:p w14:paraId="7CC82C71" w14:textId="5780FDA3" w:rsidR="006B5465" w:rsidRPr="00184A3A" w:rsidRDefault="006B5465" w:rsidP="00F74C50">
            <w:pPr>
              <w:spacing w:after="0"/>
            </w:pPr>
            <w:r w:rsidRPr="00184A3A">
              <w:t>A</w:t>
            </w:r>
            <w:r>
              <w:t>(20)</w:t>
            </w:r>
          </w:p>
        </w:tc>
        <w:tc>
          <w:tcPr>
            <w:tcW w:w="1620" w:type="dxa"/>
            <w:vAlign w:val="center"/>
          </w:tcPr>
          <w:p w14:paraId="265DDD65" w14:textId="77777777" w:rsidR="006B5465" w:rsidRPr="00184A3A" w:rsidRDefault="006B5465" w:rsidP="00F74C50">
            <w:pPr>
              <w:spacing w:after="0"/>
            </w:pPr>
            <w:r w:rsidRPr="00184A3A">
              <w:t>-</w:t>
            </w:r>
          </w:p>
        </w:tc>
        <w:tc>
          <w:tcPr>
            <w:tcW w:w="1710" w:type="dxa"/>
            <w:vAlign w:val="center"/>
          </w:tcPr>
          <w:p w14:paraId="7A03265B" w14:textId="77777777" w:rsidR="006B5465" w:rsidRPr="00184A3A" w:rsidRDefault="006B5465" w:rsidP="00F74C50">
            <w:pPr>
              <w:spacing w:after="0"/>
            </w:pPr>
            <w:r w:rsidRPr="00184A3A">
              <w:t>The Status of the Job</w:t>
            </w:r>
          </w:p>
        </w:tc>
      </w:tr>
      <w:tr w:rsidR="006B5465" w:rsidRPr="00184A3A" w14:paraId="6ECB1C28" w14:textId="77777777" w:rsidTr="00FD448F">
        <w:tc>
          <w:tcPr>
            <w:tcW w:w="1620" w:type="dxa"/>
            <w:vAlign w:val="center"/>
          </w:tcPr>
          <w:p w14:paraId="62C77A4A" w14:textId="77777777" w:rsidR="006B5465" w:rsidRPr="00184A3A" w:rsidRDefault="006B5465" w:rsidP="00F74C50">
            <w:pPr>
              <w:spacing w:after="0"/>
              <w:ind w:left="-18" w:right="-108"/>
              <w:rPr>
                <w:b/>
              </w:rPr>
            </w:pPr>
            <w:r w:rsidRPr="00184A3A">
              <w:rPr>
                <w:b/>
              </w:rPr>
              <w:t># Scheme</w:t>
            </w:r>
          </w:p>
        </w:tc>
        <w:tc>
          <w:tcPr>
            <w:tcW w:w="1530" w:type="dxa"/>
            <w:vAlign w:val="center"/>
          </w:tcPr>
          <w:p w14:paraId="19AB42A6" w14:textId="77777777" w:rsidR="006B5465" w:rsidRPr="00184A3A" w:rsidRDefault="006B5465" w:rsidP="00F74C50">
            <w:pPr>
              <w:spacing w:after="0"/>
            </w:pPr>
            <w:r w:rsidRPr="00184A3A">
              <w:t>Read-only text</w:t>
            </w:r>
          </w:p>
        </w:tc>
        <w:tc>
          <w:tcPr>
            <w:tcW w:w="1170" w:type="dxa"/>
            <w:vAlign w:val="center"/>
          </w:tcPr>
          <w:p w14:paraId="5A28A502" w14:textId="77777777" w:rsidR="006B5465" w:rsidRPr="00184A3A" w:rsidRDefault="006B5465" w:rsidP="00F74C50">
            <w:pPr>
              <w:spacing w:after="0"/>
            </w:pPr>
            <w:r w:rsidRPr="00184A3A">
              <w:t>Prefilled</w:t>
            </w:r>
          </w:p>
        </w:tc>
        <w:tc>
          <w:tcPr>
            <w:tcW w:w="1237" w:type="dxa"/>
            <w:vAlign w:val="center"/>
          </w:tcPr>
          <w:p w14:paraId="644F1B3C" w14:textId="77777777" w:rsidR="006B5465" w:rsidRPr="00184A3A" w:rsidRDefault="006B5465" w:rsidP="00F74C50">
            <w:pPr>
              <w:spacing w:after="0"/>
              <w:jc w:val="center"/>
            </w:pPr>
            <w:r w:rsidRPr="00184A3A">
              <w:t>-</w:t>
            </w:r>
          </w:p>
        </w:tc>
        <w:tc>
          <w:tcPr>
            <w:tcW w:w="1913" w:type="dxa"/>
            <w:vAlign w:val="center"/>
          </w:tcPr>
          <w:p w14:paraId="49D4C103" w14:textId="0A8F2E7C" w:rsidR="006B5465" w:rsidRPr="00184A3A" w:rsidRDefault="006B5465" w:rsidP="00F74C50">
            <w:pPr>
              <w:spacing w:after="0"/>
            </w:pPr>
            <w:r>
              <w:t>N(10)</w:t>
            </w:r>
          </w:p>
        </w:tc>
        <w:tc>
          <w:tcPr>
            <w:tcW w:w="1620" w:type="dxa"/>
            <w:vAlign w:val="center"/>
          </w:tcPr>
          <w:p w14:paraId="01FD5F5E" w14:textId="77777777" w:rsidR="006B5465" w:rsidRPr="00184A3A" w:rsidRDefault="006B5465" w:rsidP="00F74C50">
            <w:pPr>
              <w:spacing w:after="0"/>
            </w:pPr>
            <w:r w:rsidRPr="00184A3A">
              <w:t>-</w:t>
            </w:r>
          </w:p>
        </w:tc>
        <w:tc>
          <w:tcPr>
            <w:tcW w:w="1710" w:type="dxa"/>
            <w:vAlign w:val="center"/>
          </w:tcPr>
          <w:p w14:paraId="7040535D" w14:textId="77777777" w:rsidR="006B5465" w:rsidRPr="00184A3A" w:rsidRDefault="006B5465" w:rsidP="00F74C50">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F74C50">
      <w:pPr>
        <w:pStyle w:val="4"/>
        <w:spacing w:before="0" w:after="0"/>
      </w:pPr>
      <w:r w:rsidRPr="00184A3A">
        <w:t>Screen Objects &amp; Action</w:t>
      </w: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530"/>
        <w:gridCol w:w="1890"/>
      </w:tblGrid>
      <w:tr w:rsidR="00463122" w:rsidRPr="00184A3A" w14:paraId="730A4891" w14:textId="77777777" w:rsidTr="00FD448F">
        <w:tc>
          <w:tcPr>
            <w:tcW w:w="1900" w:type="dxa"/>
            <w:shd w:val="clear" w:color="auto" w:fill="C6D9F1"/>
          </w:tcPr>
          <w:p w14:paraId="08ED3ABB" w14:textId="77777777" w:rsidR="00463122" w:rsidRPr="00184A3A" w:rsidRDefault="00463122" w:rsidP="00F74C50">
            <w:pPr>
              <w:spacing w:after="0"/>
              <w:rPr>
                <w:b/>
              </w:rPr>
            </w:pPr>
            <w:r w:rsidRPr="00184A3A">
              <w:rPr>
                <w:b/>
              </w:rPr>
              <w:t>Screen Object</w:t>
            </w:r>
          </w:p>
        </w:tc>
        <w:tc>
          <w:tcPr>
            <w:tcW w:w="1120" w:type="dxa"/>
            <w:shd w:val="clear" w:color="auto" w:fill="C6D9F1"/>
          </w:tcPr>
          <w:p w14:paraId="0FF2DE8F" w14:textId="77777777" w:rsidR="00463122" w:rsidRPr="00184A3A" w:rsidRDefault="00463122" w:rsidP="00F74C50">
            <w:pPr>
              <w:spacing w:after="0"/>
              <w:rPr>
                <w:b/>
              </w:rPr>
            </w:pPr>
            <w:r w:rsidRPr="00184A3A">
              <w:rPr>
                <w:b/>
              </w:rPr>
              <w:t>Object Type</w:t>
            </w:r>
          </w:p>
        </w:tc>
        <w:tc>
          <w:tcPr>
            <w:tcW w:w="5530" w:type="dxa"/>
            <w:shd w:val="clear" w:color="auto" w:fill="C6D9F1"/>
          </w:tcPr>
          <w:p w14:paraId="7350BBC5" w14:textId="77777777" w:rsidR="00463122" w:rsidRPr="00184A3A" w:rsidRDefault="00463122" w:rsidP="00F74C50">
            <w:pPr>
              <w:spacing w:after="0"/>
              <w:rPr>
                <w:b/>
              </w:rPr>
            </w:pPr>
            <w:r w:rsidRPr="00184A3A">
              <w:rPr>
                <w:b/>
              </w:rPr>
              <w:t>Action / Event / Response</w:t>
            </w:r>
          </w:p>
        </w:tc>
        <w:tc>
          <w:tcPr>
            <w:tcW w:w="1890" w:type="dxa"/>
            <w:shd w:val="clear" w:color="auto" w:fill="C6D9F1"/>
          </w:tcPr>
          <w:p w14:paraId="7B407660" w14:textId="77777777" w:rsidR="00463122" w:rsidRPr="00184A3A" w:rsidRDefault="00463122" w:rsidP="00F74C50">
            <w:pPr>
              <w:spacing w:after="0"/>
              <w:rPr>
                <w:b/>
              </w:rPr>
            </w:pPr>
            <w:r w:rsidRPr="00184A3A">
              <w:rPr>
                <w:b/>
              </w:rPr>
              <w:t>Remarks</w:t>
            </w:r>
          </w:p>
        </w:tc>
      </w:tr>
      <w:tr w:rsidR="00463122" w:rsidRPr="00184A3A" w14:paraId="756298A0" w14:textId="77777777" w:rsidTr="00FD448F">
        <w:tc>
          <w:tcPr>
            <w:tcW w:w="1900" w:type="dxa"/>
          </w:tcPr>
          <w:p w14:paraId="6C8EE114" w14:textId="77777777" w:rsidR="00463122" w:rsidRPr="00184A3A" w:rsidRDefault="00463122" w:rsidP="00F74C50">
            <w:pPr>
              <w:spacing w:after="0"/>
            </w:pPr>
            <w:r w:rsidRPr="00184A3A">
              <w:t>Operation -View</w:t>
            </w:r>
          </w:p>
        </w:tc>
        <w:tc>
          <w:tcPr>
            <w:tcW w:w="1120" w:type="dxa"/>
          </w:tcPr>
          <w:p w14:paraId="405DA697" w14:textId="77777777" w:rsidR="00463122" w:rsidRPr="00184A3A" w:rsidRDefault="00463122" w:rsidP="00F74C50">
            <w:pPr>
              <w:spacing w:after="0"/>
            </w:pPr>
            <w:r w:rsidRPr="00184A3A">
              <w:t>Button</w:t>
            </w:r>
          </w:p>
        </w:tc>
        <w:tc>
          <w:tcPr>
            <w:tcW w:w="5530" w:type="dxa"/>
          </w:tcPr>
          <w:p w14:paraId="2A167133" w14:textId="77777777" w:rsidR="00463122" w:rsidRDefault="00463122" w:rsidP="00F74C50">
            <w:pPr>
              <w:spacing w:after="0"/>
            </w:pPr>
            <w:r w:rsidRPr="00184A3A">
              <w:t>View the corresponding job log detail</w:t>
            </w:r>
          </w:p>
          <w:p w14:paraId="63CCBF1A" w14:textId="77777777" w:rsidR="00FD448F" w:rsidRPr="00184A3A" w:rsidRDefault="00FD448F" w:rsidP="00F74C50">
            <w:pPr>
              <w:spacing w:after="0"/>
            </w:pPr>
          </w:p>
        </w:tc>
        <w:tc>
          <w:tcPr>
            <w:tcW w:w="1890" w:type="dxa"/>
          </w:tcPr>
          <w:p w14:paraId="40CC36E4" w14:textId="77777777" w:rsidR="00463122" w:rsidRPr="00184A3A" w:rsidRDefault="00463122" w:rsidP="00F74C50">
            <w:pPr>
              <w:spacing w:after="0"/>
            </w:pPr>
            <w:r w:rsidRPr="00184A3A">
              <w:t>N/A</w:t>
            </w:r>
          </w:p>
        </w:tc>
      </w:tr>
      <w:tr w:rsidR="00673632" w:rsidRPr="00184A3A" w14:paraId="02D7B264" w14:textId="77777777" w:rsidTr="00FD448F">
        <w:tc>
          <w:tcPr>
            <w:tcW w:w="1900" w:type="dxa"/>
          </w:tcPr>
          <w:p w14:paraId="70DAB200" w14:textId="27E355FC" w:rsidR="00673632" w:rsidRPr="00184A3A" w:rsidRDefault="00673632" w:rsidP="00F74C50">
            <w:pPr>
              <w:spacing w:after="0"/>
              <w:rPr>
                <w:b/>
              </w:rPr>
            </w:pPr>
            <w:r>
              <w:t>Search</w:t>
            </w:r>
          </w:p>
        </w:tc>
        <w:tc>
          <w:tcPr>
            <w:tcW w:w="1120" w:type="dxa"/>
          </w:tcPr>
          <w:p w14:paraId="10EB9C1E" w14:textId="57666C1B" w:rsidR="00673632" w:rsidRPr="00184A3A" w:rsidRDefault="00673632" w:rsidP="00F74C50">
            <w:pPr>
              <w:spacing w:after="0"/>
              <w:rPr>
                <w:b/>
              </w:rPr>
            </w:pPr>
            <w:r w:rsidRPr="00184A3A">
              <w:t>Button</w:t>
            </w:r>
          </w:p>
        </w:tc>
        <w:tc>
          <w:tcPr>
            <w:tcW w:w="5530" w:type="dxa"/>
          </w:tcPr>
          <w:p w14:paraId="39D0F6F4" w14:textId="56B85E0A" w:rsidR="00673632" w:rsidRPr="00184A3A" w:rsidRDefault="00673632" w:rsidP="00F74C50">
            <w:pPr>
              <w:spacing w:after="0"/>
              <w:rPr>
                <w:b/>
              </w:rPr>
            </w:pPr>
            <w:r>
              <w:t>Search out schedule job log records according to the input criteria</w:t>
            </w:r>
          </w:p>
        </w:tc>
        <w:tc>
          <w:tcPr>
            <w:tcW w:w="1890" w:type="dxa"/>
          </w:tcPr>
          <w:p w14:paraId="209EB021" w14:textId="43CF6A94" w:rsidR="00673632" w:rsidRPr="00184A3A" w:rsidRDefault="00673632" w:rsidP="00F74C50">
            <w:pPr>
              <w:spacing w:after="0"/>
              <w:rPr>
                <w:b/>
              </w:rPr>
            </w:pPr>
            <w:r>
              <w:t>N/A</w:t>
            </w:r>
          </w:p>
        </w:tc>
      </w:tr>
    </w:tbl>
    <w:p w14:paraId="62861D1F" w14:textId="77777777" w:rsidR="00463122" w:rsidRPr="00184A3A" w:rsidRDefault="00463122" w:rsidP="00463122"/>
    <w:p w14:paraId="61227C3F" w14:textId="77777777" w:rsidR="00F74C50" w:rsidRDefault="00F74C50">
      <w:pPr>
        <w:rPr>
          <w:rFonts w:eastAsiaTheme="majorEastAsia" w:cstheme="majorBidi"/>
          <w:b/>
          <w:bCs/>
          <w:i/>
          <w:iCs/>
        </w:rPr>
      </w:pPr>
      <w:r>
        <w:br w:type="page"/>
      </w:r>
    </w:p>
    <w:p w14:paraId="4E1816C9" w14:textId="2B2FBAEA" w:rsidR="00463122" w:rsidRPr="00184A3A" w:rsidRDefault="00463122" w:rsidP="00E51271">
      <w:pPr>
        <w:pStyle w:val="4"/>
      </w:pPr>
      <w:r w:rsidRPr="00184A3A">
        <w:lastRenderedPageBreak/>
        <w:t>User/Security Group</w:t>
      </w:r>
    </w:p>
    <w:p w14:paraId="5FFD2DDB" w14:textId="62C361F2" w:rsidR="00463122" w:rsidRDefault="00463122" w:rsidP="00F74C50">
      <w:pPr>
        <w:rPr>
          <w:rFonts w:eastAsia="SimSun"/>
        </w:rPr>
      </w:pPr>
      <w:r w:rsidRPr="00184A3A">
        <w:rPr>
          <w:rFonts w:eastAsia="SimSun"/>
        </w:rPr>
        <w:t>This function can be accessed by the following user(s):</w:t>
      </w:r>
    </w:p>
    <w:p w14:paraId="75A764BF" w14:textId="77777777" w:rsidR="00F74C50" w:rsidRPr="00B925D1" w:rsidRDefault="00F74C50" w:rsidP="00F74C50">
      <w:pPr>
        <w:pStyle w:val="ac"/>
        <w:numPr>
          <w:ilvl w:val="0"/>
          <w:numId w:val="3"/>
        </w:numPr>
        <w:rPr>
          <w:rFonts w:eastAsia="SimSun"/>
        </w:rPr>
      </w:pPr>
      <w:r w:rsidRPr="00B925D1">
        <w:rPr>
          <w:rFonts w:eastAsia="SimSun"/>
        </w:rPr>
        <w:t>System Administrator</w:t>
      </w:r>
    </w:p>
    <w:p w14:paraId="7C916B75" w14:textId="60F947C4" w:rsidR="00F74C50" w:rsidRPr="00F74C50" w:rsidRDefault="00F74C50" w:rsidP="00F74C50">
      <w:pPr>
        <w:pStyle w:val="ac"/>
        <w:numPr>
          <w:ilvl w:val="0"/>
          <w:numId w:val="3"/>
        </w:numPr>
        <w:rPr>
          <w:rFonts w:eastAsia="SimSun"/>
        </w:rPr>
      </w:pPr>
      <w:r w:rsidRPr="00B925D1">
        <w:rPr>
          <w:rFonts w:eastAsia="SimSun"/>
        </w:rPr>
        <w:t xml:space="preserve">System </w:t>
      </w:r>
      <w:r>
        <w:rPr>
          <w:rFonts w:eastAsia="SimSun"/>
        </w:rPr>
        <w:t xml:space="preserve">Operator </w:t>
      </w:r>
    </w:p>
    <w:p w14:paraId="0ED51BDA" w14:textId="77777777" w:rsidR="00463122" w:rsidRPr="00184A3A" w:rsidRDefault="00463122" w:rsidP="00E51271">
      <w:pPr>
        <w:pStyle w:val="4"/>
      </w:pPr>
      <w:r w:rsidRPr="00184A3A">
        <w:t>Assumptions/Constraints</w:t>
      </w:r>
    </w:p>
    <w:p w14:paraId="209A4640" w14:textId="77777777" w:rsidR="00463122" w:rsidRPr="00184A3A" w:rsidRDefault="00463122" w:rsidP="00F74C50">
      <w:pPr>
        <w:rPr>
          <w:lang w:eastAsia="zh-CN"/>
        </w:rPr>
      </w:pPr>
      <w:r w:rsidRPr="00184A3A">
        <w:rPr>
          <w:lang w:eastAsia="zh-CN"/>
        </w:rPr>
        <w:t>N/A</w:t>
      </w:r>
    </w:p>
    <w:p w14:paraId="5985C6BC" w14:textId="77777777" w:rsidR="00463122" w:rsidRPr="00184A3A" w:rsidRDefault="00463122" w:rsidP="00E51271">
      <w:pPr>
        <w:pStyle w:val="4"/>
      </w:pPr>
      <w:r w:rsidRPr="00184A3A">
        <w:t xml:space="preserve">Error &amp; Exception List </w:t>
      </w:r>
    </w:p>
    <w:p w14:paraId="5B694277" w14:textId="31F6FD7A" w:rsidR="00463122" w:rsidRPr="00184A3A" w:rsidRDefault="00463122" w:rsidP="00F74C50">
      <w:pPr>
        <w:rPr>
          <w:rFonts w:eastAsiaTheme="majorEastAsia" w:cstheme="majorBidi"/>
          <w:b/>
          <w:bCs/>
          <w:color w:val="4F81BD" w:themeColor="accent1"/>
          <w:lang w:eastAsia="zh-CN"/>
        </w:rPr>
      </w:pPr>
      <w:r w:rsidRPr="00184A3A">
        <w:rPr>
          <w:lang w:eastAsia="zh-CN"/>
        </w:rPr>
        <w:t>N/A</w:t>
      </w:r>
      <w:r w:rsidRPr="00184A3A">
        <w:rPr>
          <w:lang w:eastAsia="zh-CN"/>
        </w:rPr>
        <w:br w:type="page"/>
      </w:r>
    </w:p>
    <w:p w14:paraId="7027BD26" w14:textId="77777777" w:rsidR="00463122" w:rsidRPr="00184A3A" w:rsidRDefault="00463122" w:rsidP="00900E50">
      <w:pPr>
        <w:pStyle w:val="3"/>
      </w:pPr>
      <w:r w:rsidRPr="00184A3A">
        <w:lastRenderedPageBreak/>
        <w:t>Job Logs View (Detail)</w:t>
      </w:r>
    </w:p>
    <w:p w14:paraId="3F90468D" w14:textId="77777777" w:rsidR="00463122" w:rsidRPr="00184A3A" w:rsidRDefault="00463122" w:rsidP="00E51271">
      <w:pPr>
        <w:pStyle w:val="4"/>
      </w:pPr>
      <w:r w:rsidRPr="00184A3A">
        <w:t>Process/Work Flow</w:t>
      </w:r>
    </w:p>
    <w:p w14:paraId="1CEF70DB" w14:textId="77777777" w:rsidR="00463122" w:rsidRPr="00184A3A" w:rsidRDefault="00463122" w:rsidP="00F74C50">
      <w:pPr>
        <w:rPr>
          <w:b/>
          <w:u w:val="single"/>
        </w:rPr>
      </w:pPr>
      <w:r w:rsidRPr="00184A3A">
        <w:rPr>
          <w:b/>
          <w:u w:val="single"/>
        </w:rPr>
        <w:t>Job Logs View (Detail)</w:t>
      </w:r>
    </w:p>
    <w:p w14:paraId="28C94F09" w14:textId="77777777" w:rsidR="00463122" w:rsidRPr="00184A3A" w:rsidRDefault="00463122" w:rsidP="009014E1">
      <w:pPr>
        <w:jc w:val="both"/>
        <w:rPr>
          <w:lang w:eastAsia="zh-CN"/>
        </w:rPr>
      </w:pPr>
      <w:r w:rsidRPr="00184A3A">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F74C50">
      <w:pPr>
        <w:rPr>
          <w:b/>
          <w:u w:val="single"/>
          <w:lang w:eastAsia="zh-CN"/>
        </w:rPr>
      </w:pPr>
      <w:r w:rsidRPr="00184A3A">
        <w:rPr>
          <w:b/>
          <w:u w:val="single"/>
          <w:lang w:eastAsia="zh-CN"/>
        </w:rPr>
        <w:t>Business Logic</w:t>
      </w:r>
    </w:p>
    <w:p w14:paraId="201F5E01" w14:textId="77777777" w:rsidR="00463122" w:rsidRPr="00184A3A" w:rsidRDefault="00463122" w:rsidP="009014E1">
      <w:pPr>
        <w:jc w:val="both"/>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E51271">
      <w:pPr>
        <w:pStyle w:val="4"/>
      </w:pPr>
      <w:r w:rsidRPr="00184A3A">
        <w:t>Screen</w:t>
      </w:r>
    </w:p>
    <w:p w14:paraId="5A932716" w14:textId="77777777" w:rsidR="00463122" w:rsidRDefault="00463122" w:rsidP="009014E1">
      <w:pPr>
        <w:rPr>
          <w:b/>
          <w:u w:val="single"/>
        </w:rPr>
      </w:pPr>
      <w:r w:rsidRPr="00184A3A">
        <w:rPr>
          <w:b/>
          <w:u w:val="single"/>
        </w:rPr>
        <w:t>Job Logs View (Detail)</w:t>
      </w:r>
    </w:p>
    <w:p w14:paraId="2F935345" w14:textId="429C5651" w:rsidR="00270061" w:rsidRPr="00184A3A" w:rsidRDefault="00270061" w:rsidP="00270061">
      <w:pPr>
        <w:jc w:val="center"/>
        <w:rPr>
          <w:b/>
          <w:u w:val="single"/>
        </w:rPr>
      </w:pPr>
      <w:r w:rsidRPr="00270061">
        <w:rPr>
          <w:noProof/>
        </w:rPr>
        <w:drawing>
          <wp:inline distT="0" distB="0" distL="0" distR="0" wp14:anchorId="02A82C95" wp14:editId="2F1DEBA4">
            <wp:extent cx="5940891" cy="3554083"/>
            <wp:effectExtent l="0" t="0" r="3175" b="889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708" cy="3555170"/>
                    </a:xfrm>
                    <a:prstGeom prst="rect">
                      <a:avLst/>
                    </a:prstGeom>
                  </pic:spPr>
                </pic:pic>
              </a:graphicData>
            </a:graphic>
          </wp:inline>
        </w:drawing>
      </w:r>
    </w:p>
    <w:p w14:paraId="5A4F5B05" w14:textId="29E5B125" w:rsidR="00270061" w:rsidRDefault="00270061">
      <w:pPr>
        <w:rPr>
          <w:lang w:eastAsia="zh-CN"/>
        </w:rPr>
      </w:pPr>
      <w:r>
        <w:rPr>
          <w:lang w:eastAsia="zh-CN"/>
        </w:rPr>
        <w:br w:type="page"/>
      </w:r>
    </w:p>
    <w:p w14:paraId="6BC9A59D" w14:textId="77777777" w:rsidR="00463122" w:rsidRPr="00184A3A" w:rsidRDefault="00463122" w:rsidP="00463122">
      <w:pPr>
        <w:ind w:left="450"/>
        <w:rPr>
          <w:lang w:eastAsia="zh-CN"/>
        </w:rPr>
      </w:pPr>
    </w:p>
    <w:p w14:paraId="3163BB77" w14:textId="77777777" w:rsidR="00463122" w:rsidRPr="00184A3A" w:rsidRDefault="00463122" w:rsidP="00E51271">
      <w:pPr>
        <w:pStyle w:val="4"/>
      </w:pPr>
      <w:r w:rsidRPr="00184A3A">
        <w:t>Data Fields &amp; Presentation Logic</w:t>
      </w:r>
    </w:p>
    <w:p w14:paraId="5A1B863E" w14:textId="77777777" w:rsidR="00463122" w:rsidRPr="00184A3A" w:rsidRDefault="00463122" w:rsidP="0005458D">
      <w:pPr>
        <w:pStyle w:val="ac"/>
        <w:numPr>
          <w:ilvl w:val="0"/>
          <w:numId w:val="21"/>
        </w:numPr>
        <w:ind w:left="360"/>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ac"/>
        <w:numPr>
          <w:ilvl w:val="0"/>
          <w:numId w:val="3"/>
        </w:numPr>
        <w:spacing w:line="240" w:lineRule="auto"/>
        <w:rPr>
          <w:lang w:eastAsia="zh-CN"/>
        </w:rPr>
      </w:pPr>
      <w:r w:rsidRPr="00184A3A">
        <w:rPr>
          <w:lang w:eastAsia="zh-CN"/>
        </w:rPr>
        <w:t>Start Time (descending)</w:t>
      </w:r>
    </w:p>
    <w:p w14:paraId="17F5A25D" w14:textId="028C2854" w:rsidR="00463122" w:rsidRPr="00184A3A" w:rsidRDefault="00463122" w:rsidP="00270061"/>
    <w:p w14:paraId="343FC18C" w14:textId="77777777" w:rsidR="00463122" w:rsidRPr="00184A3A" w:rsidRDefault="00463122" w:rsidP="0005458D">
      <w:pPr>
        <w:pStyle w:val="ac"/>
        <w:numPr>
          <w:ilvl w:val="0"/>
          <w:numId w:val="21"/>
        </w:numPr>
        <w:spacing w:line="240" w:lineRule="auto"/>
        <w:ind w:left="270" w:hanging="27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710"/>
        <w:gridCol w:w="1710"/>
        <w:gridCol w:w="2070"/>
      </w:tblGrid>
      <w:tr w:rsidR="00463122" w:rsidRPr="00184A3A" w14:paraId="1B8BFEF4" w14:textId="77777777" w:rsidTr="0022765C">
        <w:trPr>
          <w:tblHeader/>
        </w:trPr>
        <w:tc>
          <w:tcPr>
            <w:tcW w:w="1553" w:type="dxa"/>
            <w:shd w:val="clear" w:color="auto" w:fill="C6D9F1"/>
            <w:vAlign w:val="center"/>
          </w:tcPr>
          <w:p w14:paraId="0CF0F1ED"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7823BCB4" w14:textId="77777777" w:rsidR="00463122" w:rsidRPr="00184A3A" w:rsidRDefault="00463122" w:rsidP="0098195F">
            <w:pPr>
              <w:spacing w:after="0"/>
              <w:rPr>
                <w:b/>
              </w:rPr>
            </w:pPr>
            <w:r w:rsidRPr="00184A3A">
              <w:rPr>
                <w:b/>
              </w:rPr>
              <w:t>Mandatory (M/O/C)</w:t>
            </w:r>
          </w:p>
        </w:tc>
        <w:tc>
          <w:tcPr>
            <w:tcW w:w="1710" w:type="dxa"/>
            <w:shd w:val="clear" w:color="auto" w:fill="C6D9F1"/>
            <w:vAlign w:val="center"/>
          </w:tcPr>
          <w:p w14:paraId="0E0B2D05" w14:textId="77777777" w:rsidR="00463122" w:rsidRPr="00184A3A" w:rsidRDefault="00463122" w:rsidP="0098195F">
            <w:pPr>
              <w:spacing w:after="0"/>
              <w:rPr>
                <w:b/>
              </w:rPr>
            </w:pPr>
            <w:r w:rsidRPr="00184A3A">
              <w:rPr>
                <w:b/>
              </w:rPr>
              <w:t>Format</w:t>
            </w:r>
          </w:p>
        </w:tc>
        <w:tc>
          <w:tcPr>
            <w:tcW w:w="1710" w:type="dxa"/>
            <w:shd w:val="clear" w:color="auto" w:fill="C6D9F1"/>
            <w:vAlign w:val="center"/>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22765C">
        <w:tc>
          <w:tcPr>
            <w:tcW w:w="10710" w:type="dxa"/>
            <w:gridSpan w:val="7"/>
            <w:shd w:val="clear" w:color="auto" w:fill="D9D9D9" w:themeFill="background1" w:themeFillShade="D9"/>
            <w:vAlign w:val="center"/>
          </w:tcPr>
          <w:p w14:paraId="36A3E0B8" w14:textId="023273DD" w:rsidR="00932DC1" w:rsidRPr="00184A3A" w:rsidRDefault="00932DC1" w:rsidP="0098195F">
            <w:pPr>
              <w:spacing w:after="0"/>
            </w:pPr>
            <w:r>
              <w:rPr>
                <w:b/>
              </w:rPr>
              <w:t>Search Criteria</w:t>
            </w:r>
          </w:p>
        </w:tc>
      </w:tr>
      <w:tr w:rsidR="00932DC1" w:rsidRPr="00184A3A" w14:paraId="2D3E2369" w14:textId="77777777" w:rsidTr="0022765C">
        <w:tc>
          <w:tcPr>
            <w:tcW w:w="1553" w:type="dxa"/>
          </w:tcPr>
          <w:p w14:paraId="1ED1C973" w14:textId="62EB0D52" w:rsidR="00932DC1" w:rsidRPr="00184A3A" w:rsidDel="00932DC1" w:rsidRDefault="00BF498A" w:rsidP="0098195F">
            <w:pPr>
              <w:spacing w:after="0"/>
              <w:ind w:left="-18" w:right="-108"/>
              <w:rPr>
                <w:b/>
              </w:rPr>
            </w:pPr>
            <w:r>
              <w:rPr>
                <w:b/>
              </w:rPr>
              <w:t>Branch Code</w:t>
            </w:r>
          </w:p>
        </w:tc>
        <w:tc>
          <w:tcPr>
            <w:tcW w:w="1260" w:type="dxa"/>
          </w:tcPr>
          <w:p w14:paraId="7129FE67" w14:textId="660E15A4" w:rsidR="00932DC1" w:rsidRPr="00184A3A" w:rsidDel="00932DC1" w:rsidRDefault="00ED31DC" w:rsidP="0098195F">
            <w:pPr>
              <w:spacing w:after="0"/>
            </w:pPr>
            <w:r>
              <w:t>Textbox</w:t>
            </w:r>
          </w:p>
        </w:tc>
        <w:tc>
          <w:tcPr>
            <w:tcW w:w="1170" w:type="dxa"/>
          </w:tcPr>
          <w:p w14:paraId="7311B1C2" w14:textId="76CF437F" w:rsidR="00932DC1" w:rsidRPr="00184A3A" w:rsidDel="00932DC1" w:rsidRDefault="00ED31DC" w:rsidP="0098195F">
            <w:pPr>
              <w:spacing w:after="0"/>
            </w:pPr>
            <w:r>
              <w:t>Blank</w:t>
            </w:r>
          </w:p>
        </w:tc>
        <w:tc>
          <w:tcPr>
            <w:tcW w:w="1237" w:type="dxa"/>
          </w:tcPr>
          <w:p w14:paraId="08DD5D23" w14:textId="085D577A" w:rsidR="00932DC1" w:rsidRPr="00184A3A" w:rsidDel="00932DC1" w:rsidRDefault="00ED31DC" w:rsidP="0098195F">
            <w:pPr>
              <w:spacing w:after="0"/>
            </w:pPr>
            <w:r>
              <w:t>O</w:t>
            </w:r>
          </w:p>
        </w:tc>
        <w:tc>
          <w:tcPr>
            <w:tcW w:w="1710" w:type="dxa"/>
          </w:tcPr>
          <w:p w14:paraId="2F4AAC5B" w14:textId="323C6944" w:rsidR="00932DC1" w:rsidRPr="00184A3A" w:rsidDel="00932DC1" w:rsidRDefault="00ED31DC" w:rsidP="0098195F">
            <w:pPr>
              <w:spacing w:after="0"/>
            </w:pPr>
            <w:r>
              <w:t>A(20)</w:t>
            </w:r>
          </w:p>
        </w:tc>
        <w:tc>
          <w:tcPr>
            <w:tcW w:w="1710" w:type="dxa"/>
          </w:tcPr>
          <w:p w14:paraId="5EC2F214" w14:textId="7E9D9CB3" w:rsidR="00932DC1" w:rsidRPr="00184A3A" w:rsidDel="00932DC1" w:rsidRDefault="00ED31DC" w:rsidP="0098195F">
            <w:pPr>
              <w:spacing w:after="0"/>
            </w:pPr>
            <w:r>
              <w:t>-</w:t>
            </w:r>
          </w:p>
        </w:tc>
        <w:tc>
          <w:tcPr>
            <w:tcW w:w="2070" w:type="dxa"/>
          </w:tcPr>
          <w:p w14:paraId="77CDCCFE" w14:textId="77777777" w:rsidR="00932DC1" w:rsidRPr="00184A3A" w:rsidDel="00932DC1" w:rsidRDefault="00932DC1" w:rsidP="0098195F">
            <w:pPr>
              <w:spacing w:after="0"/>
            </w:pPr>
          </w:p>
        </w:tc>
      </w:tr>
      <w:tr w:rsidR="00ED31DC" w:rsidRPr="00184A3A" w14:paraId="6DE14FA9" w14:textId="77777777" w:rsidTr="0022765C">
        <w:tc>
          <w:tcPr>
            <w:tcW w:w="1553" w:type="dxa"/>
          </w:tcPr>
          <w:p w14:paraId="75E34F25" w14:textId="0DCE5557" w:rsidR="00ED31DC" w:rsidRPr="00184A3A" w:rsidDel="00932DC1" w:rsidRDefault="00ED31DC" w:rsidP="00ED31DC">
            <w:pPr>
              <w:spacing w:after="0"/>
              <w:ind w:left="-18" w:right="-108"/>
              <w:rPr>
                <w:b/>
              </w:rPr>
            </w:pPr>
            <w:r>
              <w:rPr>
                <w:b/>
              </w:rPr>
              <w:t>Poll Scheme Name</w:t>
            </w:r>
          </w:p>
        </w:tc>
        <w:tc>
          <w:tcPr>
            <w:tcW w:w="1260" w:type="dxa"/>
          </w:tcPr>
          <w:p w14:paraId="2C602578" w14:textId="386465AE" w:rsidR="00ED31DC" w:rsidRPr="00184A3A" w:rsidDel="00932DC1" w:rsidRDefault="00ED31DC" w:rsidP="00ED31DC">
            <w:pPr>
              <w:spacing w:after="0"/>
            </w:pPr>
            <w:r>
              <w:t>Textbox</w:t>
            </w:r>
          </w:p>
        </w:tc>
        <w:tc>
          <w:tcPr>
            <w:tcW w:w="1170" w:type="dxa"/>
          </w:tcPr>
          <w:p w14:paraId="7F8A3D23" w14:textId="67713B0C" w:rsidR="00ED31DC" w:rsidRPr="00184A3A" w:rsidDel="00932DC1" w:rsidRDefault="00ED31DC" w:rsidP="00ED31DC">
            <w:pPr>
              <w:spacing w:after="0"/>
            </w:pPr>
            <w:r>
              <w:t>Blank</w:t>
            </w:r>
          </w:p>
        </w:tc>
        <w:tc>
          <w:tcPr>
            <w:tcW w:w="1237" w:type="dxa"/>
          </w:tcPr>
          <w:p w14:paraId="75587208" w14:textId="7DF32BD3" w:rsidR="00ED31DC" w:rsidRPr="00184A3A" w:rsidDel="00932DC1" w:rsidRDefault="00ED31DC" w:rsidP="00ED31DC">
            <w:pPr>
              <w:spacing w:after="0"/>
            </w:pPr>
            <w:r>
              <w:t>O</w:t>
            </w:r>
          </w:p>
        </w:tc>
        <w:tc>
          <w:tcPr>
            <w:tcW w:w="1710" w:type="dxa"/>
          </w:tcPr>
          <w:p w14:paraId="5D1B82BB" w14:textId="167BEA37" w:rsidR="00ED31DC" w:rsidRPr="00184A3A" w:rsidDel="00932DC1" w:rsidRDefault="00ED31DC" w:rsidP="00ED31DC">
            <w:pPr>
              <w:spacing w:after="0"/>
            </w:pPr>
            <w:r>
              <w:t>A(50)</w:t>
            </w:r>
          </w:p>
        </w:tc>
        <w:tc>
          <w:tcPr>
            <w:tcW w:w="1710" w:type="dxa"/>
          </w:tcPr>
          <w:p w14:paraId="03733A72" w14:textId="4927E8D3" w:rsidR="00ED31DC" w:rsidRPr="00184A3A" w:rsidDel="00932DC1" w:rsidRDefault="00ED31DC" w:rsidP="00ED31DC">
            <w:pPr>
              <w:spacing w:after="0"/>
            </w:pPr>
            <w:r>
              <w:t>-</w:t>
            </w:r>
          </w:p>
        </w:tc>
        <w:tc>
          <w:tcPr>
            <w:tcW w:w="2070" w:type="dxa"/>
          </w:tcPr>
          <w:p w14:paraId="7695DA36" w14:textId="77777777" w:rsidR="00ED31DC" w:rsidRPr="00184A3A" w:rsidDel="00932DC1" w:rsidRDefault="00ED31DC" w:rsidP="00ED31DC">
            <w:pPr>
              <w:spacing w:after="0"/>
            </w:pPr>
          </w:p>
        </w:tc>
      </w:tr>
      <w:tr w:rsidR="00ED31DC" w:rsidRPr="00184A3A" w14:paraId="1E2D79A0" w14:textId="77777777" w:rsidTr="0022765C">
        <w:tc>
          <w:tcPr>
            <w:tcW w:w="1553" w:type="dxa"/>
          </w:tcPr>
          <w:p w14:paraId="13377EE5" w14:textId="30EF01DB" w:rsidR="00ED31DC" w:rsidRDefault="00ED31DC" w:rsidP="00ED31DC">
            <w:pPr>
              <w:spacing w:after="0"/>
              <w:ind w:left="-18" w:right="-108"/>
              <w:rPr>
                <w:b/>
              </w:rPr>
            </w:pPr>
            <w:r>
              <w:rPr>
                <w:b/>
              </w:rPr>
              <w:t>Direction</w:t>
            </w:r>
          </w:p>
        </w:tc>
        <w:tc>
          <w:tcPr>
            <w:tcW w:w="1260" w:type="dxa"/>
          </w:tcPr>
          <w:p w14:paraId="530BE531" w14:textId="23F60927" w:rsidR="00ED31DC" w:rsidRPr="00184A3A" w:rsidDel="00932DC1" w:rsidRDefault="00ED31DC" w:rsidP="00ED31DC">
            <w:pPr>
              <w:spacing w:after="0"/>
            </w:pPr>
            <w:r>
              <w:t>Dropdown box</w:t>
            </w:r>
          </w:p>
        </w:tc>
        <w:tc>
          <w:tcPr>
            <w:tcW w:w="1170" w:type="dxa"/>
          </w:tcPr>
          <w:p w14:paraId="0A646604" w14:textId="74E53024" w:rsidR="00ED31DC" w:rsidRPr="00184A3A" w:rsidDel="00932DC1" w:rsidRDefault="00ED31DC" w:rsidP="00ED31DC">
            <w:pPr>
              <w:spacing w:after="0"/>
            </w:pPr>
            <w:r>
              <w:t>Blank</w:t>
            </w:r>
          </w:p>
        </w:tc>
        <w:tc>
          <w:tcPr>
            <w:tcW w:w="1237" w:type="dxa"/>
          </w:tcPr>
          <w:p w14:paraId="48AA596E" w14:textId="1774C3E6" w:rsidR="00ED31DC" w:rsidRPr="00184A3A" w:rsidDel="00932DC1" w:rsidRDefault="00ED31DC" w:rsidP="00ED31DC">
            <w:pPr>
              <w:spacing w:after="0"/>
            </w:pPr>
            <w:r>
              <w:t>O</w:t>
            </w:r>
          </w:p>
        </w:tc>
        <w:tc>
          <w:tcPr>
            <w:tcW w:w="1710" w:type="dxa"/>
          </w:tcPr>
          <w:p w14:paraId="4A35B0B8" w14:textId="048F4901" w:rsidR="00ED31DC" w:rsidRPr="00184A3A" w:rsidDel="00932DC1" w:rsidRDefault="00ED31DC" w:rsidP="00ED31DC">
            <w:pPr>
              <w:spacing w:after="0"/>
            </w:pPr>
            <w:r>
              <w:t>A(50)</w:t>
            </w:r>
          </w:p>
        </w:tc>
        <w:tc>
          <w:tcPr>
            <w:tcW w:w="1710" w:type="dxa"/>
          </w:tcPr>
          <w:p w14:paraId="08C961EE" w14:textId="1B1BB75A" w:rsidR="00ED31DC" w:rsidRPr="00184A3A" w:rsidDel="00932DC1" w:rsidRDefault="00ED31DC" w:rsidP="00ED31DC">
            <w:pPr>
              <w:spacing w:after="0"/>
            </w:pPr>
            <w:r>
              <w:t>-</w:t>
            </w:r>
          </w:p>
        </w:tc>
        <w:tc>
          <w:tcPr>
            <w:tcW w:w="2070" w:type="dxa"/>
          </w:tcPr>
          <w:p w14:paraId="54965547" w14:textId="77777777" w:rsidR="00ED31DC" w:rsidRDefault="00ED31DC" w:rsidP="00ED31DC">
            <w:pPr>
              <w:spacing w:after="0"/>
            </w:pPr>
            <w:r>
              <w:t>Options</w:t>
            </w:r>
          </w:p>
          <w:p w14:paraId="25D1E4E8" w14:textId="2FA0CECC" w:rsidR="00ED31DC" w:rsidRDefault="00ED31DC">
            <w:pPr>
              <w:spacing w:after="0"/>
            </w:pPr>
            <w:r>
              <w:t>- STG_TO_POS</w:t>
            </w:r>
          </w:p>
          <w:p w14:paraId="33649B60" w14:textId="472A29AC" w:rsidR="00ED31DC" w:rsidRDefault="00ED31DC">
            <w:pPr>
              <w:spacing w:after="0"/>
            </w:pPr>
            <w:r>
              <w:t>- POS_TO_STG</w:t>
            </w:r>
          </w:p>
          <w:p w14:paraId="4333E5BB" w14:textId="378D82DA" w:rsidR="00ED31DC" w:rsidRDefault="00ED31DC">
            <w:pPr>
              <w:spacing w:after="0"/>
            </w:pPr>
            <w:r>
              <w:t>- STG_TO_EDW</w:t>
            </w:r>
          </w:p>
          <w:p w14:paraId="30BEAE32" w14:textId="4AE1B717" w:rsidR="00ED31DC" w:rsidRPr="00184A3A" w:rsidDel="00932DC1" w:rsidRDefault="00ED31DC">
            <w:pPr>
              <w:spacing w:after="0"/>
            </w:pPr>
            <w:r>
              <w:t>- EDW_TO_STG</w:t>
            </w:r>
          </w:p>
        </w:tc>
      </w:tr>
      <w:tr w:rsidR="00ED31DC" w:rsidRPr="00184A3A" w14:paraId="5359AFC5" w14:textId="77777777" w:rsidTr="0022765C">
        <w:tc>
          <w:tcPr>
            <w:tcW w:w="1553" w:type="dxa"/>
          </w:tcPr>
          <w:p w14:paraId="617BDA4C" w14:textId="15FA3E43" w:rsidR="00ED31DC" w:rsidRDefault="00ED31DC" w:rsidP="00ED31DC">
            <w:pPr>
              <w:spacing w:after="0"/>
              <w:ind w:left="-18" w:right="-108"/>
              <w:rPr>
                <w:b/>
              </w:rPr>
            </w:pPr>
            <w:r>
              <w:rPr>
                <w:b/>
              </w:rPr>
              <w:t>Start Time From</w:t>
            </w:r>
          </w:p>
        </w:tc>
        <w:tc>
          <w:tcPr>
            <w:tcW w:w="1260" w:type="dxa"/>
          </w:tcPr>
          <w:p w14:paraId="67728480" w14:textId="0CEE2B64" w:rsidR="00ED31DC" w:rsidRPr="00184A3A" w:rsidDel="00932DC1" w:rsidRDefault="00F74C50" w:rsidP="00ED31DC">
            <w:pPr>
              <w:spacing w:after="0"/>
            </w:pPr>
            <w:r>
              <w:t>Date Picker</w:t>
            </w:r>
          </w:p>
        </w:tc>
        <w:tc>
          <w:tcPr>
            <w:tcW w:w="1170" w:type="dxa"/>
          </w:tcPr>
          <w:p w14:paraId="2F521C1C" w14:textId="758C1AE7" w:rsidR="00ED31DC" w:rsidRPr="00184A3A" w:rsidDel="00932DC1" w:rsidRDefault="00ED31DC" w:rsidP="00ED31DC">
            <w:pPr>
              <w:spacing w:after="0"/>
            </w:pPr>
            <w:r>
              <w:t>Blank</w:t>
            </w:r>
          </w:p>
        </w:tc>
        <w:tc>
          <w:tcPr>
            <w:tcW w:w="1237" w:type="dxa"/>
          </w:tcPr>
          <w:p w14:paraId="7C0D3071" w14:textId="1AF113A5" w:rsidR="00ED31DC" w:rsidRPr="00184A3A" w:rsidDel="00932DC1" w:rsidRDefault="00ED31DC" w:rsidP="00ED31DC">
            <w:pPr>
              <w:spacing w:after="0"/>
            </w:pPr>
            <w:r>
              <w:t>O</w:t>
            </w:r>
          </w:p>
        </w:tc>
        <w:tc>
          <w:tcPr>
            <w:tcW w:w="1710" w:type="dxa"/>
          </w:tcPr>
          <w:p w14:paraId="3E4B303F" w14:textId="77777777" w:rsidR="00ED31DC" w:rsidRDefault="00ED31DC" w:rsidP="00ED31DC">
            <w:pPr>
              <w:spacing w:after="0"/>
            </w:pPr>
            <w:r>
              <w:t>Datetime</w:t>
            </w:r>
          </w:p>
          <w:p w14:paraId="210849D3" w14:textId="6586C537" w:rsidR="00ED31DC" w:rsidRPr="00184A3A" w:rsidDel="00932DC1" w:rsidRDefault="00ED31DC" w:rsidP="00ED31DC">
            <w:pPr>
              <w:spacing w:after="0"/>
            </w:pPr>
            <w:r>
              <w:t>yyyy-mm-dd hh24:mi:ss</w:t>
            </w:r>
          </w:p>
        </w:tc>
        <w:tc>
          <w:tcPr>
            <w:tcW w:w="1710" w:type="dxa"/>
          </w:tcPr>
          <w:p w14:paraId="5604F759" w14:textId="1155C33A" w:rsidR="00ED31DC" w:rsidRPr="00184A3A" w:rsidDel="00932DC1" w:rsidRDefault="00ED31DC" w:rsidP="00ED31DC">
            <w:pPr>
              <w:spacing w:after="0"/>
            </w:pPr>
            <w:r>
              <w:t>-</w:t>
            </w:r>
          </w:p>
        </w:tc>
        <w:tc>
          <w:tcPr>
            <w:tcW w:w="2070" w:type="dxa"/>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22765C">
        <w:tc>
          <w:tcPr>
            <w:tcW w:w="1553" w:type="dxa"/>
          </w:tcPr>
          <w:p w14:paraId="67AB5B03" w14:textId="3A005325" w:rsidR="001E6D3F" w:rsidRDefault="001E6D3F" w:rsidP="001E6D3F">
            <w:pPr>
              <w:spacing w:after="0"/>
              <w:ind w:left="-18" w:right="-108"/>
              <w:rPr>
                <w:b/>
              </w:rPr>
            </w:pPr>
            <w:r>
              <w:rPr>
                <w:b/>
              </w:rPr>
              <w:t>Start Time To</w:t>
            </w:r>
          </w:p>
        </w:tc>
        <w:tc>
          <w:tcPr>
            <w:tcW w:w="1260" w:type="dxa"/>
          </w:tcPr>
          <w:p w14:paraId="33CF648C" w14:textId="2157CD7E" w:rsidR="001E6D3F" w:rsidRPr="00184A3A" w:rsidDel="00932DC1" w:rsidRDefault="00F74C50" w:rsidP="001E6D3F">
            <w:pPr>
              <w:spacing w:after="0"/>
            </w:pPr>
            <w:r>
              <w:t>Date Picker</w:t>
            </w:r>
          </w:p>
        </w:tc>
        <w:tc>
          <w:tcPr>
            <w:tcW w:w="1170" w:type="dxa"/>
          </w:tcPr>
          <w:p w14:paraId="36511C43" w14:textId="2D8B6102" w:rsidR="001E6D3F" w:rsidRPr="00184A3A" w:rsidDel="00932DC1" w:rsidRDefault="001E6D3F" w:rsidP="001E6D3F">
            <w:pPr>
              <w:spacing w:after="0"/>
            </w:pPr>
            <w:r>
              <w:t>Blank</w:t>
            </w:r>
          </w:p>
        </w:tc>
        <w:tc>
          <w:tcPr>
            <w:tcW w:w="1237" w:type="dxa"/>
          </w:tcPr>
          <w:p w14:paraId="60B6022A" w14:textId="571548D1" w:rsidR="001E6D3F" w:rsidRPr="00184A3A" w:rsidDel="00932DC1" w:rsidRDefault="001E6D3F" w:rsidP="001E6D3F">
            <w:pPr>
              <w:spacing w:after="0"/>
            </w:pPr>
            <w:r>
              <w:t>O</w:t>
            </w:r>
          </w:p>
        </w:tc>
        <w:tc>
          <w:tcPr>
            <w:tcW w:w="1710" w:type="dxa"/>
          </w:tcPr>
          <w:p w14:paraId="7E48B122" w14:textId="77777777" w:rsidR="001E6D3F" w:rsidRDefault="001E6D3F" w:rsidP="001E6D3F">
            <w:pPr>
              <w:spacing w:after="0"/>
            </w:pPr>
            <w:r>
              <w:t>Datetime</w:t>
            </w:r>
          </w:p>
          <w:p w14:paraId="417DFE91" w14:textId="0AC4A818" w:rsidR="001E6D3F" w:rsidRPr="00184A3A" w:rsidDel="00932DC1" w:rsidRDefault="009014E1" w:rsidP="001E6D3F">
            <w:pPr>
              <w:spacing w:after="0"/>
            </w:pPr>
            <w:r>
              <w:t>yyyy-mm-dd hh24:mi:ss</w:t>
            </w:r>
          </w:p>
        </w:tc>
        <w:tc>
          <w:tcPr>
            <w:tcW w:w="1710" w:type="dxa"/>
          </w:tcPr>
          <w:p w14:paraId="199BDD71" w14:textId="222F3F25" w:rsidR="001E6D3F" w:rsidRPr="00184A3A" w:rsidDel="00932DC1" w:rsidRDefault="001E6D3F" w:rsidP="001E6D3F">
            <w:pPr>
              <w:spacing w:after="0"/>
            </w:pPr>
            <w:r>
              <w:t>-</w:t>
            </w:r>
          </w:p>
        </w:tc>
        <w:tc>
          <w:tcPr>
            <w:tcW w:w="2070" w:type="dxa"/>
          </w:tcPr>
          <w:p w14:paraId="0B8AE696" w14:textId="12885A97" w:rsidR="001E6D3F" w:rsidRPr="00184A3A" w:rsidDel="00932DC1" w:rsidRDefault="001E6D3F">
            <w:pPr>
              <w:spacing w:after="0"/>
            </w:pPr>
            <w:r>
              <w:t>The upper range of job start time</w:t>
            </w:r>
          </w:p>
        </w:tc>
      </w:tr>
      <w:tr w:rsidR="001E6D3F" w:rsidRPr="00184A3A" w14:paraId="28A93EB2" w14:textId="77777777" w:rsidTr="0022765C">
        <w:tc>
          <w:tcPr>
            <w:tcW w:w="1553" w:type="dxa"/>
          </w:tcPr>
          <w:p w14:paraId="612DC637" w14:textId="56167014" w:rsidR="001E6D3F" w:rsidRDefault="001E6D3F" w:rsidP="001E6D3F">
            <w:pPr>
              <w:spacing w:after="0"/>
              <w:ind w:left="-18" w:right="-108"/>
              <w:rPr>
                <w:b/>
              </w:rPr>
            </w:pPr>
            <w:r>
              <w:rPr>
                <w:b/>
              </w:rPr>
              <w:t>End Time From</w:t>
            </w:r>
          </w:p>
        </w:tc>
        <w:tc>
          <w:tcPr>
            <w:tcW w:w="1260" w:type="dxa"/>
          </w:tcPr>
          <w:p w14:paraId="341A17CE" w14:textId="1D7FCAAD" w:rsidR="001E6D3F" w:rsidRPr="00184A3A" w:rsidDel="00932DC1" w:rsidRDefault="00F74C50" w:rsidP="001E6D3F">
            <w:pPr>
              <w:spacing w:after="0"/>
            </w:pPr>
            <w:r>
              <w:t>Date Picker</w:t>
            </w:r>
          </w:p>
        </w:tc>
        <w:tc>
          <w:tcPr>
            <w:tcW w:w="1170" w:type="dxa"/>
          </w:tcPr>
          <w:p w14:paraId="680FFBEC" w14:textId="66975184" w:rsidR="001E6D3F" w:rsidRPr="00184A3A" w:rsidDel="00932DC1" w:rsidRDefault="001E6D3F" w:rsidP="001E6D3F">
            <w:pPr>
              <w:spacing w:after="0"/>
            </w:pPr>
            <w:r>
              <w:t>Blank</w:t>
            </w:r>
          </w:p>
        </w:tc>
        <w:tc>
          <w:tcPr>
            <w:tcW w:w="1237" w:type="dxa"/>
          </w:tcPr>
          <w:p w14:paraId="48406E84" w14:textId="561F1BC1" w:rsidR="001E6D3F" w:rsidRPr="00184A3A" w:rsidDel="00932DC1" w:rsidRDefault="001E6D3F" w:rsidP="001E6D3F">
            <w:pPr>
              <w:spacing w:after="0"/>
            </w:pPr>
            <w:r>
              <w:t>O</w:t>
            </w:r>
          </w:p>
        </w:tc>
        <w:tc>
          <w:tcPr>
            <w:tcW w:w="1710" w:type="dxa"/>
          </w:tcPr>
          <w:p w14:paraId="7D8DD94B" w14:textId="77777777" w:rsidR="001E6D3F" w:rsidRDefault="001E6D3F" w:rsidP="001E6D3F">
            <w:pPr>
              <w:spacing w:after="0"/>
            </w:pPr>
            <w:r>
              <w:t>Datetime</w:t>
            </w:r>
          </w:p>
          <w:p w14:paraId="6ADC995D" w14:textId="45D60EED" w:rsidR="001E6D3F" w:rsidRPr="00184A3A" w:rsidDel="00932DC1" w:rsidRDefault="001E6D3F" w:rsidP="001E6D3F">
            <w:pPr>
              <w:spacing w:after="0"/>
            </w:pPr>
            <w:r>
              <w:t>yyyy-mm-dd hh24:mi:ss</w:t>
            </w:r>
          </w:p>
        </w:tc>
        <w:tc>
          <w:tcPr>
            <w:tcW w:w="1710" w:type="dxa"/>
          </w:tcPr>
          <w:p w14:paraId="2BF475B4" w14:textId="09963554" w:rsidR="001E6D3F" w:rsidRPr="00184A3A" w:rsidDel="00932DC1" w:rsidRDefault="001E6D3F" w:rsidP="001E6D3F">
            <w:pPr>
              <w:spacing w:after="0"/>
            </w:pPr>
            <w:r>
              <w:t>-</w:t>
            </w:r>
          </w:p>
        </w:tc>
        <w:tc>
          <w:tcPr>
            <w:tcW w:w="2070" w:type="dxa"/>
          </w:tcPr>
          <w:p w14:paraId="5C544A0A" w14:textId="3D6B0657" w:rsidR="001E6D3F" w:rsidRPr="00184A3A" w:rsidDel="00932DC1" w:rsidRDefault="001E6D3F">
            <w:pPr>
              <w:spacing w:after="0"/>
            </w:pPr>
            <w:r>
              <w:t>The lower range of job end time</w:t>
            </w:r>
          </w:p>
        </w:tc>
      </w:tr>
      <w:tr w:rsidR="001E6D3F" w:rsidRPr="00184A3A" w14:paraId="6CEC5925" w14:textId="77777777" w:rsidTr="0022765C">
        <w:tc>
          <w:tcPr>
            <w:tcW w:w="1553" w:type="dxa"/>
          </w:tcPr>
          <w:p w14:paraId="3CF3B433" w14:textId="23E85E86" w:rsidR="001E6D3F" w:rsidRDefault="001E6D3F" w:rsidP="001E6D3F">
            <w:pPr>
              <w:spacing w:after="0"/>
              <w:ind w:left="-18" w:right="-108"/>
              <w:rPr>
                <w:b/>
              </w:rPr>
            </w:pPr>
            <w:r>
              <w:rPr>
                <w:b/>
              </w:rPr>
              <w:t>End Time To</w:t>
            </w:r>
          </w:p>
        </w:tc>
        <w:tc>
          <w:tcPr>
            <w:tcW w:w="1260" w:type="dxa"/>
          </w:tcPr>
          <w:p w14:paraId="6C54D21B" w14:textId="6EBD14C4" w:rsidR="001E6D3F" w:rsidRPr="00184A3A" w:rsidDel="00932DC1" w:rsidRDefault="00F74C50" w:rsidP="001E6D3F">
            <w:pPr>
              <w:spacing w:after="0"/>
            </w:pPr>
            <w:r>
              <w:t>Date Picker</w:t>
            </w:r>
          </w:p>
        </w:tc>
        <w:tc>
          <w:tcPr>
            <w:tcW w:w="1170" w:type="dxa"/>
          </w:tcPr>
          <w:p w14:paraId="0D0D3DE3" w14:textId="02789D0C" w:rsidR="001E6D3F" w:rsidRPr="00184A3A" w:rsidDel="00932DC1" w:rsidRDefault="001E6D3F" w:rsidP="001E6D3F">
            <w:pPr>
              <w:spacing w:after="0"/>
            </w:pPr>
            <w:r>
              <w:t>Blank</w:t>
            </w:r>
          </w:p>
        </w:tc>
        <w:tc>
          <w:tcPr>
            <w:tcW w:w="1237" w:type="dxa"/>
          </w:tcPr>
          <w:p w14:paraId="500BEC7B" w14:textId="682D9858" w:rsidR="001E6D3F" w:rsidRPr="00184A3A" w:rsidDel="00932DC1" w:rsidRDefault="001E6D3F" w:rsidP="001E6D3F">
            <w:pPr>
              <w:spacing w:after="0"/>
            </w:pPr>
            <w:r>
              <w:t>O</w:t>
            </w:r>
          </w:p>
        </w:tc>
        <w:tc>
          <w:tcPr>
            <w:tcW w:w="1710" w:type="dxa"/>
          </w:tcPr>
          <w:p w14:paraId="40077D87" w14:textId="77777777" w:rsidR="001E6D3F" w:rsidRDefault="001E6D3F" w:rsidP="001E6D3F">
            <w:pPr>
              <w:spacing w:after="0"/>
            </w:pPr>
            <w:r>
              <w:t>Datetime</w:t>
            </w:r>
          </w:p>
          <w:p w14:paraId="747BFB4E" w14:textId="56B51F79" w:rsidR="001E6D3F" w:rsidRPr="00184A3A" w:rsidDel="00932DC1" w:rsidRDefault="009014E1" w:rsidP="001E6D3F">
            <w:pPr>
              <w:spacing w:after="0"/>
            </w:pPr>
            <w:r>
              <w:t>yyyy-mm-dd hh24:mi:ss</w:t>
            </w:r>
          </w:p>
        </w:tc>
        <w:tc>
          <w:tcPr>
            <w:tcW w:w="1710" w:type="dxa"/>
          </w:tcPr>
          <w:p w14:paraId="5364CA42" w14:textId="6288848C" w:rsidR="001E6D3F" w:rsidRPr="00184A3A" w:rsidDel="00932DC1" w:rsidRDefault="001E6D3F" w:rsidP="001E6D3F">
            <w:pPr>
              <w:spacing w:after="0"/>
            </w:pPr>
            <w:r>
              <w:t>-</w:t>
            </w:r>
          </w:p>
        </w:tc>
        <w:tc>
          <w:tcPr>
            <w:tcW w:w="2070" w:type="dxa"/>
          </w:tcPr>
          <w:p w14:paraId="5CB0279B" w14:textId="0F20E2F2" w:rsidR="001E6D3F" w:rsidRPr="00184A3A" w:rsidDel="00932DC1" w:rsidRDefault="001E6D3F">
            <w:pPr>
              <w:spacing w:after="0"/>
            </w:pPr>
            <w:r>
              <w:t>The upper range of job end time</w:t>
            </w:r>
          </w:p>
        </w:tc>
      </w:tr>
      <w:tr w:rsidR="00ED31DC" w:rsidRPr="00184A3A" w14:paraId="28E5EAC1" w14:textId="77777777" w:rsidTr="0022765C">
        <w:tc>
          <w:tcPr>
            <w:tcW w:w="1553" w:type="dxa"/>
          </w:tcPr>
          <w:p w14:paraId="531CC753" w14:textId="595B75E0" w:rsidR="00ED31DC" w:rsidRDefault="00ED31DC" w:rsidP="00ED31DC">
            <w:pPr>
              <w:spacing w:after="0"/>
              <w:ind w:left="-18" w:right="-108"/>
              <w:rPr>
                <w:b/>
              </w:rPr>
            </w:pPr>
            <w:r>
              <w:rPr>
                <w:b/>
              </w:rPr>
              <w:t>Status</w:t>
            </w:r>
          </w:p>
        </w:tc>
        <w:tc>
          <w:tcPr>
            <w:tcW w:w="1260" w:type="dxa"/>
          </w:tcPr>
          <w:p w14:paraId="12179020" w14:textId="5BBEC603" w:rsidR="00ED31DC" w:rsidRPr="00184A3A" w:rsidDel="00932DC1" w:rsidRDefault="001E6D3F" w:rsidP="00ED31DC">
            <w:pPr>
              <w:spacing w:after="0"/>
            </w:pPr>
            <w:r>
              <w:t>Multiple select box</w:t>
            </w:r>
          </w:p>
        </w:tc>
        <w:tc>
          <w:tcPr>
            <w:tcW w:w="1170" w:type="dxa"/>
          </w:tcPr>
          <w:p w14:paraId="2D00CE5A" w14:textId="383A50A6" w:rsidR="00ED31DC" w:rsidRPr="00184A3A" w:rsidDel="00932DC1" w:rsidRDefault="00ED31DC" w:rsidP="00ED31DC">
            <w:pPr>
              <w:spacing w:after="0"/>
            </w:pPr>
            <w:r>
              <w:t>Blank</w:t>
            </w:r>
          </w:p>
        </w:tc>
        <w:tc>
          <w:tcPr>
            <w:tcW w:w="1237" w:type="dxa"/>
          </w:tcPr>
          <w:p w14:paraId="12F92B6A" w14:textId="3034B145" w:rsidR="00ED31DC" w:rsidRPr="00184A3A" w:rsidDel="00932DC1" w:rsidRDefault="00ED31DC" w:rsidP="00ED31DC">
            <w:pPr>
              <w:spacing w:after="0"/>
            </w:pPr>
            <w:r>
              <w:t>O</w:t>
            </w:r>
          </w:p>
        </w:tc>
        <w:tc>
          <w:tcPr>
            <w:tcW w:w="1710" w:type="dxa"/>
          </w:tcPr>
          <w:p w14:paraId="7C033761" w14:textId="4ABD25AE" w:rsidR="00ED31DC" w:rsidRPr="00184A3A" w:rsidDel="00932DC1" w:rsidRDefault="00ED31DC" w:rsidP="00ED31DC">
            <w:pPr>
              <w:spacing w:after="0"/>
            </w:pPr>
            <w:r w:rsidRPr="00184A3A">
              <w:t>A</w:t>
            </w:r>
            <w:r>
              <w:t>(20)</w:t>
            </w:r>
          </w:p>
        </w:tc>
        <w:tc>
          <w:tcPr>
            <w:tcW w:w="1710" w:type="dxa"/>
          </w:tcPr>
          <w:p w14:paraId="22707515" w14:textId="2A51CF12" w:rsidR="00ED31DC" w:rsidRPr="00184A3A" w:rsidDel="00932DC1" w:rsidRDefault="00ED31DC" w:rsidP="00ED31DC">
            <w:pPr>
              <w:spacing w:after="0"/>
            </w:pPr>
            <w:r>
              <w:t>-</w:t>
            </w:r>
          </w:p>
        </w:tc>
        <w:tc>
          <w:tcPr>
            <w:tcW w:w="2070" w:type="dxa"/>
          </w:tcPr>
          <w:p w14:paraId="4F486F62" w14:textId="4F39136A" w:rsidR="00ED31DC" w:rsidRPr="00184A3A" w:rsidDel="00932DC1" w:rsidRDefault="001E6D3F" w:rsidP="00ED31DC">
            <w:pPr>
              <w:spacing w:after="0"/>
            </w:pPr>
            <w:r>
              <w:t>Job status filter</w:t>
            </w:r>
          </w:p>
        </w:tc>
      </w:tr>
      <w:tr w:rsidR="00ED31DC" w:rsidRPr="00184A3A" w14:paraId="0A9FFF52" w14:textId="77777777" w:rsidTr="0022765C">
        <w:tc>
          <w:tcPr>
            <w:tcW w:w="10710" w:type="dxa"/>
            <w:gridSpan w:val="7"/>
            <w:shd w:val="clear" w:color="auto" w:fill="D9D9D9" w:themeFill="background1" w:themeFillShade="D9"/>
          </w:tcPr>
          <w:p w14:paraId="311B97EC" w14:textId="45DF0F02" w:rsidR="00ED31DC" w:rsidRPr="00184A3A" w:rsidDel="00932DC1" w:rsidRDefault="00ED31DC" w:rsidP="00ED31DC">
            <w:pPr>
              <w:spacing w:after="0"/>
            </w:pPr>
            <w:r>
              <w:t>Data Table</w:t>
            </w:r>
          </w:p>
        </w:tc>
      </w:tr>
      <w:tr w:rsidR="00ED31DC" w:rsidRPr="00184A3A" w14:paraId="215EAFCB" w14:textId="77777777" w:rsidTr="0022765C">
        <w:tc>
          <w:tcPr>
            <w:tcW w:w="1553" w:type="dxa"/>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tcPr>
          <w:p w14:paraId="37D8B81D" w14:textId="6A7244B7" w:rsidR="00ED31DC" w:rsidRPr="00184A3A" w:rsidRDefault="00ED31DC" w:rsidP="00ED31DC">
            <w:pPr>
              <w:spacing w:after="0"/>
            </w:pPr>
            <w:r w:rsidRPr="00184A3A">
              <w:t>Read-only text</w:t>
            </w:r>
          </w:p>
        </w:tc>
        <w:tc>
          <w:tcPr>
            <w:tcW w:w="1170" w:type="dxa"/>
          </w:tcPr>
          <w:p w14:paraId="101C0CDA" w14:textId="3CC30123" w:rsidR="00ED31DC" w:rsidRPr="00184A3A" w:rsidRDefault="00ED31DC" w:rsidP="00ED31DC">
            <w:pPr>
              <w:spacing w:after="0"/>
            </w:pPr>
            <w:r w:rsidRPr="00184A3A">
              <w:t>Prefilled</w:t>
            </w:r>
          </w:p>
        </w:tc>
        <w:tc>
          <w:tcPr>
            <w:tcW w:w="1237" w:type="dxa"/>
          </w:tcPr>
          <w:p w14:paraId="1F25B248" w14:textId="200F81B2" w:rsidR="00ED31DC" w:rsidRPr="00184A3A" w:rsidRDefault="00ED31DC" w:rsidP="00ED31DC">
            <w:pPr>
              <w:spacing w:after="0"/>
            </w:pPr>
            <w:r w:rsidRPr="00184A3A">
              <w:t>-</w:t>
            </w:r>
          </w:p>
        </w:tc>
        <w:tc>
          <w:tcPr>
            <w:tcW w:w="1710" w:type="dxa"/>
          </w:tcPr>
          <w:p w14:paraId="043538A5" w14:textId="4A60FECC" w:rsidR="00ED31DC" w:rsidRPr="00184A3A" w:rsidRDefault="00ED31DC" w:rsidP="00ED31DC">
            <w:pPr>
              <w:spacing w:after="0"/>
            </w:pPr>
            <w:r w:rsidRPr="00184A3A">
              <w:t>A</w:t>
            </w:r>
            <w:r>
              <w:t>(50)</w:t>
            </w:r>
          </w:p>
        </w:tc>
        <w:tc>
          <w:tcPr>
            <w:tcW w:w="1710" w:type="dxa"/>
          </w:tcPr>
          <w:p w14:paraId="08CAC62C" w14:textId="2F42B1A8" w:rsidR="00ED31DC" w:rsidRPr="00184A3A" w:rsidRDefault="00ED31DC" w:rsidP="00ED31DC">
            <w:pPr>
              <w:spacing w:after="0"/>
            </w:pPr>
            <w:r w:rsidRPr="00184A3A">
              <w:t>-</w:t>
            </w:r>
          </w:p>
        </w:tc>
        <w:tc>
          <w:tcPr>
            <w:tcW w:w="2070" w:type="dxa"/>
          </w:tcPr>
          <w:p w14:paraId="66212A3F" w14:textId="2CA63839" w:rsidR="00ED31DC" w:rsidRPr="00184A3A" w:rsidRDefault="00ED31DC" w:rsidP="00ED31DC">
            <w:pPr>
              <w:spacing w:after="0"/>
            </w:pPr>
            <w:r w:rsidRPr="00184A3A">
              <w:t>Job Name</w:t>
            </w:r>
          </w:p>
        </w:tc>
      </w:tr>
      <w:tr w:rsidR="00ED31DC" w:rsidRPr="00184A3A" w14:paraId="3F480D6C" w14:textId="77777777" w:rsidTr="0022765C">
        <w:tc>
          <w:tcPr>
            <w:tcW w:w="1553" w:type="dxa"/>
          </w:tcPr>
          <w:p w14:paraId="7814F358" w14:textId="77777777" w:rsidR="00ED31DC" w:rsidRPr="00184A3A" w:rsidRDefault="00ED31DC" w:rsidP="00ED31DC">
            <w:pPr>
              <w:spacing w:after="0"/>
              <w:ind w:left="-18" w:right="-108"/>
              <w:rPr>
                <w:b/>
              </w:rPr>
            </w:pPr>
            <w:r w:rsidRPr="00184A3A">
              <w:rPr>
                <w:b/>
              </w:rPr>
              <w:t>Start Time</w:t>
            </w:r>
          </w:p>
        </w:tc>
        <w:tc>
          <w:tcPr>
            <w:tcW w:w="1260" w:type="dxa"/>
          </w:tcPr>
          <w:p w14:paraId="56C8688F" w14:textId="77777777" w:rsidR="00ED31DC" w:rsidRPr="00184A3A" w:rsidRDefault="00ED31DC" w:rsidP="00ED31DC">
            <w:pPr>
              <w:spacing w:after="0"/>
            </w:pPr>
            <w:r w:rsidRPr="00184A3A">
              <w:t>Read-only text</w:t>
            </w:r>
          </w:p>
        </w:tc>
        <w:tc>
          <w:tcPr>
            <w:tcW w:w="1170" w:type="dxa"/>
          </w:tcPr>
          <w:p w14:paraId="61601DDF" w14:textId="77777777" w:rsidR="00ED31DC" w:rsidRPr="00184A3A" w:rsidRDefault="00ED31DC" w:rsidP="00ED31DC">
            <w:pPr>
              <w:spacing w:after="0"/>
            </w:pPr>
            <w:r w:rsidRPr="00184A3A">
              <w:t>Prefilled</w:t>
            </w:r>
          </w:p>
        </w:tc>
        <w:tc>
          <w:tcPr>
            <w:tcW w:w="1237" w:type="dxa"/>
          </w:tcPr>
          <w:p w14:paraId="3F66F1BE" w14:textId="77777777" w:rsidR="00ED31DC" w:rsidRPr="00184A3A" w:rsidRDefault="00ED31DC" w:rsidP="00ED31DC">
            <w:pPr>
              <w:spacing w:after="0"/>
            </w:pPr>
            <w:r w:rsidRPr="00184A3A">
              <w:t>-</w:t>
            </w:r>
          </w:p>
        </w:tc>
        <w:tc>
          <w:tcPr>
            <w:tcW w:w="1710" w:type="dxa"/>
          </w:tcPr>
          <w:p w14:paraId="478DB1D3" w14:textId="77777777" w:rsidR="00ED31DC" w:rsidRDefault="00ED31DC" w:rsidP="00ED31DC">
            <w:pPr>
              <w:spacing w:after="0"/>
            </w:pPr>
            <w:r>
              <w:t>Datetime</w:t>
            </w:r>
          </w:p>
          <w:p w14:paraId="6B54D7EB" w14:textId="64939BC2" w:rsidR="00ED31DC" w:rsidRPr="00184A3A" w:rsidRDefault="00ED31DC" w:rsidP="00ED31DC">
            <w:pPr>
              <w:spacing w:after="0"/>
            </w:pPr>
            <w:r>
              <w:t>yyyy-mm-dd hh24:mi:ss</w:t>
            </w:r>
          </w:p>
        </w:tc>
        <w:tc>
          <w:tcPr>
            <w:tcW w:w="1710" w:type="dxa"/>
          </w:tcPr>
          <w:p w14:paraId="30EC40AB" w14:textId="77777777" w:rsidR="00ED31DC" w:rsidRPr="00184A3A" w:rsidRDefault="00ED31DC" w:rsidP="00ED31DC">
            <w:pPr>
              <w:spacing w:after="0"/>
            </w:pPr>
            <w:r w:rsidRPr="00184A3A">
              <w:t>-</w:t>
            </w:r>
          </w:p>
        </w:tc>
        <w:tc>
          <w:tcPr>
            <w:tcW w:w="2070" w:type="dxa"/>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22765C">
        <w:tc>
          <w:tcPr>
            <w:tcW w:w="1553" w:type="dxa"/>
          </w:tcPr>
          <w:p w14:paraId="4A37D029" w14:textId="77777777" w:rsidR="00ED31DC" w:rsidRPr="00184A3A" w:rsidRDefault="00ED31DC" w:rsidP="00ED31DC">
            <w:pPr>
              <w:spacing w:after="0"/>
              <w:ind w:left="-18" w:right="-108"/>
              <w:rPr>
                <w:b/>
              </w:rPr>
            </w:pPr>
            <w:r w:rsidRPr="00184A3A">
              <w:rPr>
                <w:b/>
              </w:rPr>
              <w:t>End Time</w:t>
            </w:r>
          </w:p>
        </w:tc>
        <w:tc>
          <w:tcPr>
            <w:tcW w:w="1260" w:type="dxa"/>
          </w:tcPr>
          <w:p w14:paraId="5A398C42" w14:textId="77777777" w:rsidR="00ED31DC" w:rsidRPr="00184A3A" w:rsidRDefault="00ED31DC" w:rsidP="00ED31DC">
            <w:pPr>
              <w:spacing w:after="0"/>
            </w:pPr>
            <w:r w:rsidRPr="00184A3A">
              <w:t>Read-only text</w:t>
            </w:r>
          </w:p>
        </w:tc>
        <w:tc>
          <w:tcPr>
            <w:tcW w:w="1170" w:type="dxa"/>
          </w:tcPr>
          <w:p w14:paraId="6CC6B83C" w14:textId="77777777" w:rsidR="00ED31DC" w:rsidRPr="00184A3A" w:rsidRDefault="00ED31DC" w:rsidP="00ED31DC">
            <w:pPr>
              <w:spacing w:after="0"/>
            </w:pPr>
            <w:r w:rsidRPr="00184A3A">
              <w:t>Prefilled</w:t>
            </w:r>
          </w:p>
        </w:tc>
        <w:tc>
          <w:tcPr>
            <w:tcW w:w="1237" w:type="dxa"/>
          </w:tcPr>
          <w:p w14:paraId="1E96C418" w14:textId="77777777" w:rsidR="00ED31DC" w:rsidRPr="00184A3A" w:rsidRDefault="00ED31DC" w:rsidP="00ED31DC">
            <w:pPr>
              <w:spacing w:after="0"/>
            </w:pPr>
            <w:r w:rsidRPr="00184A3A">
              <w:t>-</w:t>
            </w:r>
          </w:p>
        </w:tc>
        <w:tc>
          <w:tcPr>
            <w:tcW w:w="1710" w:type="dxa"/>
          </w:tcPr>
          <w:p w14:paraId="5635D88C" w14:textId="77777777" w:rsidR="00ED31DC" w:rsidRDefault="00ED31DC" w:rsidP="00ED31DC">
            <w:pPr>
              <w:spacing w:after="0"/>
            </w:pPr>
            <w:r>
              <w:t>Datetime</w:t>
            </w:r>
          </w:p>
          <w:p w14:paraId="18ED8E95" w14:textId="7F8CBE53" w:rsidR="00ED31DC" w:rsidRPr="00184A3A" w:rsidRDefault="009014E1" w:rsidP="00ED31DC">
            <w:pPr>
              <w:spacing w:after="0"/>
            </w:pPr>
            <w:r>
              <w:lastRenderedPageBreak/>
              <w:t>yyyy-mm-dd hh24:mi:ss</w:t>
            </w:r>
          </w:p>
        </w:tc>
        <w:tc>
          <w:tcPr>
            <w:tcW w:w="1710" w:type="dxa"/>
          </w:tcPr>
          <w:p w14:paraId="6C83B701" w14:textId="77777777" w:rsidR="00ED31DC" w:rsidRPr="00184A3A" w:rsidRDefault="00ED31DC" w:rsidP="00ED31DC">
            <w:pPr>
              <w:spacing w:after="0"/>
            </w:pPr>
            <w:r w:rsidRPr="00184A3A">
              <w:lastRenderedPageBreak/>
              <w:t>-</w:t>
            </w:r>
          </w:p>
        </w:tc>
        <w:tc>
          <w:tcPr>
            <w:tcW w:w="2070" w:type="dxa"/>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22765C">
        <w:tc>
          <w:tcPr>
            <w:tcW w:w="1553" w:type="dxa"/>
          </w:tcPr>
          <w:p w14:paraId="50B27C3C" w14:textId="77777777" w:rsidR="00ED31DC" w:rsidRPr="00184A3A" w:rsidRDefault="00ED31DC" w:rsidP="00ED31DC">
            <w:pPr>
              <w:spacing w:after="0"/>
              <w:ind w:left="-18" w:right="-108"/>
              <w:rPr>
                <w:b/>
              </w:rPr>
            </w:pPr>
            <w:r w:rsidRPr="00184A3A">
              <w:rPr>
                <w:b/>
              </w:rPr>
              <w:t>Status</w:t>
            </w:r>
          </w:p>
        </w:tc>
        <w:tc>
          <w:tcPr>
            <w:tcW w:w="1260" w:type="dxa"/>
          </w:tcPr>
          <w:p w14:paraId="6A54F338" w14:textId="77777777" w:rsidR="00ED31DC" w:rsidRPr="00184A3A" w:rsidRDefault="00ED31DC" w:rsidP="00ED31DC">
            <w:pPr>
              <w:spacing w:after="0"/>
            </w:pPr>
            <w:r w:rsidRPr="00184A3A">
              <w:t>Read-only text</w:t>
            </w:r>
          </w:p>
        </w:tc>
        <w:tc>
          <w:tcPr>
            <w:tcW w:w="1170" w:type="dxa"/>
          </w:tcPr>
          <w:p w14:paraId="58039AFC" w14:textId="77777777" w:rsidR="00ED31DC" w:rsidRPr="00184A3A" w:rsidRDefault="00ED31DC" w:rsidP="00ED31DC">
            <w:pPr>
              <w:spacing w:after="0"/>
            </w:pPr>
            <w:r w:rsidRPr="00184A3A">
              <w:t>Prefilled</w:t>
            </w:r>
          </w:p>
        </w:tc>
        <w:tc>
          <w:tcPr>
            <w:tcW w:w="1237" w:type="dxa"/>
          </w:tcPr>
          <w:p w14:paraId="1D5DA81D" w14:textId="77777777" w:rsidR="00ED31DC" w:rsidRPr="00184A3A" w:rsidRDefault="00ED31DC" w:rsidP="00ED31DC">
            <w:pPr>
              <w:spacing w:after="0"/>
            </w:pPr>
            <w:r w:rsidRPr="00184A3A">
              <w:t>-</w:t>
            </w:r>
          </w:p>
        </w:tc>
        <w:tc>
          <w:tcPr>
            <w:tcW w:w="1710" w:type="dxa"/>
          </w:tcPr>
          <w:p w14:paraId="2D072FF6" w14:textId="51D4C93A" w:rsidR="00ED31DC" w:rsidRPr="00184A3A" w:rsidRDefault="00ED31DC" w:rsidP="00ED31DC">
            <w:pPr>
              <w:spacing w:after="0"/>
            </w:pPr>
            <w:r w:rsidRPr="00184A3A">
              <w:t>A</w:t>
            </w:r>
            <w:r>
              <w:t>(20)</w:t>
            </w:r>
          </w:p>
        </w:tc>
        <w:tc>
          <w:tcPr>
            <w:tcW w:w="1710" w:type="dxa"/>
          </w:tcPr>
          <w:p w14:paraId="07C7B887" w14:textId="77777777" w:rsidR="00ED31DC" w:rsidRPr="00184A3A" w:rsidRDefault="00ED31DC" w:rsidP="00ED31DC">
            <w:pPr>
              <w:spacing w:after="0"/>
            </w:pPr>
            <w:r w:rsidRPr="00184A3A">
              <w:t>-</w:t>
            </w:r>
          </w:p>
        </w:tc>
        <w:tc>
          <w:tcPr>
            <w:tcW w:w="2070" w:type="dxa"/>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22765C">
        <w:tc>
          <w:tcPr>
            <w:tcW w:w="1553" w:type="dxa"/>
          </w:tcPr>
          <w:p w14:paraId="2E62A6C9" w14:textId="77777777" w:rsidR="00ED31DC" w:rsidRPr="00184A3A" w:rsidRDefault="00ED31DC" w:rsidP="00ED31DC">
            <w:pPr>
              <w:spacing w:after="0"/>
              <w:ind w:left="-18" w:right="-108"/>
              <w:rPr>
                <w:b/>
              </w:rPr>
            </w:pPr>
            <w:r w:rsidRPr="00184A3A">
              <w:rPr>
                <w:b/>
              </w:rPr>
              <w:t># Scheme</w:t>
            </w:r>
          </w:p>
        </w:tc>
        <w:tc>
          <w:tcPr>
            <w:tcW w:w="1260" w:type="dxa"/>
          </w:tcPr>
          <w:p w14:paraId="19A52BE3" w14:textId="77777777" w:rsidR="00ED31DC" w:rsidRPr="00184A3A" w:rsidRDefault="00ED31DC" w:rsidP="00ED31DC">
            <w:pPr>
              <w:spacing w:after="0"/>
            </w:pPr>
            <w:r w:rsidRPr="00184A3A">
              <w:t>Read-only text</w:t>
            </w:r>
          </w:p>
        </w:tc>
        <w:tc>
          <w:tcPr>
            <w:tcW w:w="1170" w:type="dxa"/>
          </w:tcPr>
          <w:p w14:paraId="70916626" w14:textId="77777777" w:rsidR="00ED31DC" w:rsidRPr="00184A3A" w:rsidRDefault="00ED31DC" w:rsidP="00ED31DC">
            <w:pPr>
              <w:spacing w:after="0"/>
            </w:pPr>
            <w:r w:rsidRPr="00184A3A">
              <w:t>Prefilled</w:t>
            </w:r>
          </w:p>
        </w:tc>
        <w:tc>
          <w:tcPr>
            <w:tcW w:w="1237" w:type="dxa"/>
          </w:tcPr>
          <w:p w14:paraId="1508B2F9" w14:textId="77777777" w:rsidR="00ED31DC" w:rsidRPr="00184A3A" w:rsidRDefault="00ED31DC" w:rsidP="00ED31DC">
            <w:pPr>
              <w:spacing w:after="0"/>
            </w:pPr>
            <w:r w:rsidRPr="00184A3A">
              <w:t>-</w:t>
            </w:r>
          </w:p>
        </w:tc>
        <w:tc>
          <w:tcPr>
            <w:tcW w:w="1710" w:type="dxa"/>
          </w:tcPr>
          <w:p w14:paraId="09C6B4FB" w14:textId="48FD179C" w:rsidR="00ED31DC" w:rsidRPr="00184A3A" w:rsidRDefault="00ED31DC" w:rsidP="00ED31DC">
            <w:pPr>
              <w:spacing w:after="0"/>
            </w:pPr>
            <w:r>
              <w:t>N(10)</w:t>
            </w:r>
          </w:p>
        </w:tc>
        <w:tc>
          <w:tcPr>
            <w:tcW w:w="1710" w:type="dxa"/>
          </w:tcPr>
          <w:p w14:paraId="2719AF57" w14:textId="77777777" w:rsidR="00ED31DC" w:rsidRPr="00184A3A" w:rsidRDefault="00ED31DC" w:rsidP="00ED31DC">
            <w:pPr>
              <w:spacing w:after="0"/>
            </w:pPr>
            <w:r w:rsidRPr="00184A3A">
              <w:t>-</w:t>
            </w:r>
          </w:p>
        </w:tc>
        <w:tc>
          <w:tcPr>
            <w:tcW w:w="2070" w:type="dxa"/>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22765C">
        <w:tc>
          <w:tcPr>
            <w:tcW w:w="1553" w:type="dxa"/>
          </w:tcPr>
          <w:p w14:paraId="17F28C82" w14:textId="77777777" w:rsidR="00ED31DC" w:rsidRPr="00184A3A" w:rsidRDefault="00ED31DC" w:rsidP="00ED31DC">
            <w:pPr>
              <w:spacing w:after="0"/>
              <w:ind w:left="-18" w:right="-108"/>
              <w:rPr>
                <w:b/>
              </w:rPr>
            </w:pPr>
            <w:r w:rsidRPr="00184A3A">
              <w:rPr>
                <w:b/>
              </w:rPr>
              <w:t>Branch Code (List)</w:t>
            </w:r>
          </w:p>
        </w:tc>
        <w:tc>
          <w:tcPr>
            <w:tcW w:w="1260" w:type="dxa"/>
          </w:tcPr>
          <w:p w14:paraId="4F051079" w14:textId="77777777" w:rsidR="00ED31DC" w:rsidRPr="00184A3A" w:rsidRDefault="00ED31DC" w:rsidP="00ED31DC">
            <w:pPr>
              <w:spacing w:after="0"/>
            </w:pPr>
            <w:r w:rsidRPr="00184A3A">
              <w:t>Read-only text</w:t>
            </w:r>
          </w:p>
        </w:tc>
        <w:tc>
          <w:tcPr>
            <w:tcW w:w="1170" w:type="dxa"/>
          </w:tcPr>
          <w:p w14:paraId="1055C31C" w14:textId="77777777" w:rsidR="00ED31DC" w:rsidRPr="00184A3A" w:rsidRDefault="00ED31DC" w:rsidP="00ED31DC">
            <w:pPr>
              <w:spacing w:after="0"/>
            </w:pPr>
            <w:r w:rsidRPr="00184A3A">
              <w:t>Prefilled</w:t>
            </w:r>
          </w:p>
        </w:tc>
        <w:tc>
          <w:tcPr>
            <w:tcW w:w="1237" w:type="dxa"/>
          </w:tcPr>
          <w:p w14:paraId="452AB1C8" w14:textId="77777777" w:rsidR="00ED31DC" w:rsidRPr="00184A3A" w:rsidRDefault="00ED31DC" w:rsidP="00ED31DC">
            <w:pPr>
              <w:spacing w:after="0"/>
            </w:pPr>
            <w:r w:rsidRPr="00184A3A">
              <w:t>-</w:t>
            </w:r>
          </w:p>
        </w:tc>
        <w:tc>
          <w:tcPr>
            <w:tcW w:w="1710" w:type="dxa"/>
          </w:tcPr>
          <w:p w14:paraId="11F330BB" w14:textId="147BE025" w:rsidR="00ED31DC" w:rsidRPr="00184A3A" w:rsidRDefault="00ED31DC" w:rsidP="00ED31DC">
            <w:pPr>
              <w:spacing w:after="0"/>
            </w:pPr>
            <w:r w:rsidRPr="00184A3A">
              <w:t>A</w:t>
            </w:r>
            <w:r>
              <w:t>(20)</w:t>
            </w:r>
          </w:p>
        </w:tc>
        <w:tc>
          <w:tcPr>
            <w:tcW w:w="1710" w:type="dxa"/>
          </w:tcPr>
          <w:p w14:paraId="39A13F10" w14:textId="77777777" w:rsidR="00ED31DC" w:rsidRPr="00184A3A" w:rsidRDefault="00ED31DC" w:rsidP="00ED31DC">
            <w:pPr>
              <w:spacing w:after="0"/>
            </w:pPr>
            <w:r w:rsidRPr="00184A3A">
              <w:t>-</w:t>
            </w:r>
          </w:p>
        </w:tc>
        <w:tc>
          <w:tcPr>
            <w:tcW w:w="2070" w:type="dxa"/>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22765C">
        <w:tc>
          <w:tcPr>
            <w:tcW w:w="1553" w:type="dxa"/>
          </w:tcPr>
          <w:p w14:paraId="255E9D67" w14:textId="77777777" w:rsidR="00ED31DC" w:rsidRPr="00184A3A" w:rsidRDefault="00ED31DC" w:rsidP="00ED31DC">
            <w:pPr>
              <w:spacing w:after="0"/>
              <w:ind w:left="-18" w:right="-108"/>
              <w:rPr>
                <w:b/>
              </w:rPr>
            </w:pPr>
            <w:r w:rsidRPr="00184A3A">
              <w:rPr>
                <w:b/>
              </w:rPr>
              <w:t>Poll Scheme Name (List)</w:t>
            </w:r>
          </w:p>
        </w:tc>
        <w:tc>
          <w:tcPr>
            <w:tcW w:w="1260" w:type="dxa"/>
          </w:tcPr>
          <w:p w14:paraId="39C93DCE" w14:textId="77777777" w:rsidR="00ED31DC" w:rsidRPr="00184A3A" w:rsidRDefault="00ED31DC" w:rsidP="00ED31DC">
            <w:pPr>
              <w:spacing w:after="0"/>
            </w:pPr>
            <w:r w:rsidRPr="00184A3A">
              <w:t>Read-only text</w:t>
            </w:r>
          </w:p>
        </w:tc>
        <w:tc>
          <w:tcPr>
            <w:tcW w:w="1170" w:type="dxa"/>
          </w:tcPr>
          <w:p w14:paraId="7854CE74" w14:textId="77777777" w:rsidR="00ED31DC" w:rsidRPr="00184A3A" w:rsidRDefault="00ED31DC" w:rsidP="00ED31DC">
            <w:pPr>
              <w:spacing w:after="0"/>
            </w:pPr>
            <w:r w:rsidRPr="00184A3A">
              <w:t>Prefilled</w:t>
            </w:r>
          </w:p>
        </w:tc>
        <w:tc>
          <w:tcPr>
            <w:tcW w:w="1237" w:type="dxa"/>
          </w:tcPr>
          <w:p w14:paraId="68812CBA" w14:textId="77777777" w:rsidR="00ED31DC" w:rsidRPr="00184A3A" w:rsidRDefault="00ED31DC" w:rsidP="00ED31DC">
            <w:pPr>
              <w:spacing w:after="0"/>
            </w:pPr>
            <w:r w:rsidRPr="00184A3A">
              <w:t>-</w:t>
            </w:r>
          </w:p>
        </w:tc>
        <w:tc>
          <w:tcPr>
            <w:tcW w:w="1710" w:type="dxa"/>
          </w:tcPr>
          <w:p w14:paraId="3E9DCDB0" w14:textId="2727A7F6" w:rsidR="00ED31DC" w:rsidRPr="00184A3A" w:rsidRDefault="00ED31DC" w:rsidP="00ED31DC">
            <w:pPr>
              <w:spacing w:after="0"/>
            </w:pPr>
            <w:r w:rsidRPr="00184A3A">
              <w:t>A</w:t>
            </w:r>
            <w:r>
              <w:t>(50)</w:t>
            </w:r>
          </w:p>
        </w:tc>
        <w:tc>
          <w:tcPr>
            <w:tcW w:w="1710" w:type="dxa"/>
          </w:tcPr>
          <w:p w14:paraId="46E8A4EA" w14:textId="77777777" w:rsidR="00ED31DC" w:rsidRPr="00184A3A" w:rsidRDefault="00ED31DC" w:rsidP="00ED31DC">
            <w:pPr>
              <w:spacing w:after="0"/>
            </w:pPr>
            <w:r w:rsidRPr="00184A3A">
              <w:t>-</w:t>
            </w:r>
          </w:p>
        </w:tc>
        <w:tc>
          <w:tcPr>
            <w:tcW w:w="2070" w:type="dxa"/>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22765C">
        <w:tc>
          <w:tcPr>
            <w:tcW w:w="1553" w:type="dxa"/>
          </w:tcPr>
          <w:p w14:paraId="50433BF9" w14:textId="77777777" w:rsidR="00ED31DC" w:rsidRPr="00184A3A" w:rsidRDefault="00ED31DC" w:rsidP="00ED31DC">
            <w:pPr>
              <w:spacing w:after="0"/>
              <w:ind w:left="-18" w:right="-108"/>
              <w:rPr>
                <w:b/>
              </w:rPr>
            </w:pPr>
            <w:r w:rsidRPr="00184A3A">
              <w:rPr>
                <w:b/>
              </w:rPr>
              <w:t>Start Time (List)</w:t>
            </w:r>
          </w:p>
        </w:tc>
        <w:tc>
          <w:tcPr>
            <w:tcW w:w="1260" w:type="dxa"/>
          </w:tcPr>
          <w:p w14:paraId="3E60B0E6" w14:textId="77777777" w:rsidR="00ED31DC" w:rsidRPr="00184A3A" w:rsidRDefault="00ED31DC" w:rsidP="00ED31DC">
            <w:pPr>
              <w:spacing w:after="0"/>
            </w:pPr>
            <w:r w:rsidRPr="00184A3A">
              <w:t>Read-only text</w:t>
            </w:r>
          </w:p>
        </w:tc>
        <w:tc>
          <w:tcPr>
            <w:tcW w:w="1170" w:type="dxa"/>
          </w:tcPr>
          <w:p w14:paraId="1E6F418C" w14:textId="77777777" w:rsidR="00ED31DC" w:rsidRPr="00184A3A" w:rsidRDefault="00ED31DC" w:rsidP="00ED31DC">
            <w:pPr>
              <w:spacing w:after="0"/>
            </w:pPr>
            <w:r w:rsidRPr="00184A3A">
              <w:t>Prefilled</w:t>
            </w:r>
          </w:p>
        </w:tc>
        <w:tc>
          <w:tcPr>
            <w:tcW w:w="1237" w:type="dxa"/>
          </w:tcPr>
          <w:p w14:paraId="2D32511B" w14:textId="77777777" w:rsidR="00ED31DC" w:rsidRPr="00184A3A" w:rsidRDefault="00ED31DC" w:rsidP="00ED31DC">
            <w:pPr>
              <w:spacing w:after="0"/>
            </w:pPr>
            <w:r w:rsidRPr="00184A3A">
              <w:t>-</w:t>
            </w:r>
          </w:p>
        </w:tc>
        <w:tc>
          <w:tcPr>
            <w:tcW w:w="1710" w:type="dxa"/>
          </w:tcPr>
          <w:p w14:paraId="6EE62BD6" w14:textId="77777777" w:rsidR="00ED31DC" w:rsidRDefault="00ED31DC" w:rsidP="00ED31DC">
            <w:pPr>
              <w:spacing w:after="0"/>
            </w:pPr>
            <w:r>
              <w:t>Datetime</w:t>
            </w:r>
          </w:p>
          <w:p w14:paraId="7E5E49F4" w14:textId="307F8FD1" w:rsidR="00ED31DC" w:rsidRPr="00184A3A" w:rsidRDefault="00ED31DC" w:rsidP="00ED31DC">
            <w:pPr>
              <w:spacing w:after="0"/>
            </w:pPr>
            <w:r>
              <w:t>yyyy-mm-dd hh24:mi:ss</w:t>
            </w:r>
          </w:p>
        </w:tc>
        <w:tc>
          <w:tcPr>
            <w:tcW w:w="1710" w:type="dxa"/>
          </w:tcPr>
          <w:p w14:paraId="02480AFC" w14:textId="77777777" w:rsidR="00ED31DC" w:rsidRPr="00184A3A" w:rsidRDefault="00ED31DC" w:rsidP="00ED31DC">
            <w:pPr>
              <w:spacing w:after="0"/>
            </w:pPr>
            <w:r w:rsidRPr="00184A3A">
              <w:t>-</w:t>
            </w:r>
          </w:p>
        </w:tc>
        <w:tc>
          <w:tcPr>
            <w:tcW w:w="2070" w:type="dxa"/>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22765C">
        <w:tc>
          <w:tcPr>
            <w:tcW w:w="1553" w:type="dxa"/>
          </w:tcPr>
          <w:p w14:paraId="5201E634" w14:textId="77777777" w:rsidR="00ED31DC" w:rsidRPr="00184A3A" w:rsidRDefault="00ED31DC" w:rsidP="00ED31DC">
            <w:pPr>
              <w:spacing w:after="0"/>
              <w:ind w:left="-18" w:right="-108"/>
              <w:rPr>
                <w:b/>
              </w:rPr>
            </w:pPr>
            <w:r w:rsidRPr="00184A3A">
              <w:rPr>
                <w:b/>
              </w:rPr>
              <w:t>End Time (List)</w:t>
            </w:r>
          </w:p>
        </w:tc>
        <w:tc>
          <w:tcPr>
            <w:tcW w:w="1260" w:type="dxa"/>
          </w:tcPr>
          <w:p w14:paraId="2DE9283E" w14:textId="77777777" w:rsidR="00ED31DC" w:rsidRPr="00184A3A" w:rsidRDefault="00ED31DC" w:rsidP="00ED31DC">
            <w:pPr>
              <w:spacing w:after="0"/>
            </w:pPr>
            <w:r w:rsidRPr="00184A3A">
              <w:t>Read-only text</w:t>
            </w:r>
          </w:p>
        </w:tc>
        <w:tc>
          <w:tcPr>
            <w:tcW w:w="1170" w:type="dxa"/>
          </w:tcPr>
          <w:p w14:paraId="64B993B6" w14:textId="77777777" w:rsidR="00ED31DC" w:rsidRPr="00184A3A" w:rsidRDefault="00ED31DC" w:rsidP="00ED31DC">
            <w:pPr>
              <w:spacing w:after="0"/>
            </w:pPr>
            <w:r w:rsidRPr="00184A3A">
              <w:t>Prefilled</w:t>
            </w:r>
          </w:p>
        </w:tc>
        <w:tc>
          <w:tcPr>
            <w:tcW w:w="1237" w:type="dxa"/>
          </w:tcPr>
          <w:p w14:paraId="3E648801" w14:textId="77777777" w:rsidR="00ED31DC" w:rsidRPr="00184A3A" w:rsidRDefault="00ED31DC" w:rsidP="00ED31DC">
            <w:pPr>
              <w:spacing w:after="0"/>
            </w:pPr>
            <w:r w:rsidRPr="00184A3A">
              <w:t>-</w:t>
            </w:r>
          </w:p>
        </w:tc>
        <w:tc>
          <w:tcPr>
            <w:tcW w:w="1710" w:type="dxa"/>
          </w:tcPr>
          <w:p w14:paraId="58032EAF" w14:textId="77777777" w:rsidR="00ED31DC" w:rsidRDefault="00ED31DC" w:rsidP="00ED31DC">
            <w:pPr>
              <w:spacing w:after="0"/>
            </w:pPr>
            <w:r>
              <w:t>Datetime</w:t>
            </w:r>
          </w:p>
          <w:p w14:paraId="31C274DE" w14:textId="28BD1E18" w:rsidR="00ED31DC" w:rsidRPr="00184A3A" w:rsidRDefault="00ED31DC" w:rsidP="00ED31DC">
            <w:pPr>
              <w:spacing w:after="0"/>
            </w:pPr>
            <w:r>
              <w:t>yyyy-mm-dd hh24:mi:ss</w:t>
            </w:r>
          </w:p>
        </w:tc>
        <w:tc>
          <w:tcPr>
            <w:tcW w:w="1710" w:type="dxa"/>
          </w:tcPr>
          <w:p w14:paraId="0C0A2EB6" w14:textId="77777777" w:rsidR="00ED31DC" w:rsidRPr="00184A3A" w:rsidRDefault="00ED31DC" w:rsidP="00ED31DC">
            <w:pPr>
              <w:spacing w:after="0"/>
            </w:pPr>
            <w:r w:rsidRPr="00184A3A">
              <w:t>-</w:t>
            </w:r>
          </w:p>
        </w:tc>
        <w:tc>
          <w:tcPr>
            <w:tcW w:w="2070" w:type="dxa"/>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22765C">
        <w:tc>
          <w:tcPr>
            <w:tcW w:w="1553" w:type="dxa"/>
          </w:tcPr>
          <w:p w14:paraId="58A67A96" w14:textId="7D500702" w:rsidR="00ED31DC" w:rsidRPr="00184A3A" w:rsidRDefault="00F70D0C" w:rsidP="00ED31DC">
            <w:pPr>
              <w:spacing w:after="0"/>
              <w:ind w:left="-18" w:right="-108"/>
              <w:rPr>
                <w:b/>
              </w:rPr>
            </w:pPr>
            <w:r>
              <w:rPr>
                <w:b/>
              </w:rPr>
              <w:t>Status (List)</w:t>
            </w:r>
          </w:p>
        </w:tc>
        <w:tc>
          <w:tcPr>
            <w:tcW w:w="1260" w:type="dxa"/>
          </w:tcPr>
          <w:p w14:paraId="05B9A835" w14:textId="77777777" w:rsidR="00ED31DC" w:rsidRPr="00184A3A" w:rsidRDefault="00ED31DC" w:rsidP="00ED31DC">
            <w:pPr>
              <w:spacing w:after="0"/>
            </w:pPr>
            <w:r w:rsidRPr="00184A3A">
              <w:t>Read-only text</w:t>
            </w:r>
          </w:p>
        </w:tc>
        <w:tc>
          <w:tcPr>
            <w:tcW w:w="1170" w:type="dxa"/>
          </w:tcPr>
          <w:p w14:paraId="3E76B951" w14:textId="77777777" w:rsidR="00ED31DC" w:rsidRPr="00184A3A" w:rsidRDefault="00ED31DC" w:rsidP="00ED31DC">
            <w:pPr>
              <w:spacing w:after="0"/>
            </w:pPr>
            <w:r w:rsidRPr="00184A3A">
              <w:t>Prefilled</w:t>
            </w:r>
          </w:p>
        </w:tc>
        <w:tc>
          <w:tcPr>
            <w:tcW w:w="1237" w:type="dxa"/>
          </w:tcPr>
          <w:p w14:paraId="6BB03DE0" w14:textId="77777777" w:rsidR="00ED31DC" w:rsidRPr="00184A3A" w:rsidRDefault="00ED31DC" w:rsidP="00ED31DC">
            <w:pPr>
              <w:spacing w:after="0"/>
            </w:pPr>
            <w:r w:rsidRPr="00184A3A">
              <w:t>-</w:t>
            </w:r>
          </w:p>
        </w:tc>
        <w:tc>
          <w:tcPr>
            <w:tcW w:w="1710" w:type="dxa"/>
          </w:tcPr>
          <w:p w14:paraId="6342B854" w14:textId="717452AC" w:rsidR="00ED31DC" w:rsidRPr="00184A3A" w:rsidRDefault="00ED31DC" w:rsidP="00ED31DC">
            <w:pPr>
              <w:spacing w:after="0"/>
            </w:pPr>
            <w:r w:rsidRPr="00184A3A">
              <w:t>A</w:t>
            </w:r>
            <w:r>
              <w:t>(20)</w:t>
            </w:r>
          </w:p>
        </w:tc>
        <w:tc>
          <w:tcPr>
            <w:tcW w:w="1710" w:type="dxa"/>
          </w:tcPr>
          <w:p w14:paraId="11A65565" w14:textId="77777777" w:rsidR="00ED31DC" w:rsidRPr="00184A3A" w:rsidRDefault="00ED31DC" w:rsidP="00ED31DC">
            <w:pPr>
              <w:spacing w:after="0"/>
            </w:pPr>
            <w:r w:rsidRPr="00184A3A">
              <w:t>-</w:t>
            </w:r>
          </w:p>
        </w:tc>
        <w:tc>
          <w:tcPr>
            <w:tcW w:w="2070" w:type="dxa"/>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E51271">
      <w:pPr>
        <w:pStyle w:val="4"/>
      </w:pPr>
      <w:r w:rsidRPr="00184A3A">
        <w:t>Screen Objects &amp; Action</w:t>
      </w:r>
    </w:p>
    <w:tbl>
      <w:tblPr>
        <w:tblW w:w="10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2260"/>
      </w:tblGrid>
      <w:tr w:rsidR="00673632" w:rsidRPr="00184A3A" w14:paraId="59B96377" w14:textId="77777777" w:rsidTr="00F74C50">
        <w:tc>
          <w:tcPr>
            <w:tcW w:w="1900" w:type="dxa"/>
            <w:shd w:val="clear" w:color="auto" w:fill="C6D9F1"/>
          </w:tcPr>
          <w:p w14:paraId="0EED529B" w14:textId="77777777" w:rsidR="00673632" w:rsidRPr="00184A3A" w:rsidRDefault="00673632" w:rsidP="00F74C50">
            <w:pPr>
              <w:spacing w:after="0"/>
              <w:rPr>
                <w:b/>
              </w:rPr>
            </w:pPr>
            <w:r w:rsidRPr="00184A3A">
              <w:rPr>
                <w:b/>
              </w:rPr>
              <w:t>Screen Object</w:t>
            </w:r>
          </w:p>
        </w:tc>
        <w:tc>
          <w:tcPr>
            <w:tcW w:w="1120" w:type="dxa"/>
            <w:shd w:val="clear" w:color="auto" w:fill="C6D9F1"/>
          </w:tcPr>
          <w:p w14:paraId="4186C100" w14:textId="77777777" w:rsidR="00673632" w:rsidRPr="00184A3A" w:rsidRDefault="00673632" w:rsidP="00F74C50">
            <w:pPr>
              <w:spacing w:after="0"/>
              <w:rPr>
                <w:b/>
              </w:rPr>
            </w:pPr>
            <w:r w:rsidRPr="00184A3A">
              <w:rPr>
                <w:b/>
              </w:rPr>
              <w:t>Object Type</w:t>
            </w:r>
          </w:p>
        </w:tc>
        <w:tc>
          <w:tcPr>
            <w:tcW w:w="5080" w:type="dxa"/>
            <w:shd w:val="clear" w:color="auto" w:fill="C6D9F1"/>
          </w:tcPr>
          <w:p w14:paraId="69A6FBC8" w14:textId="77777777" w:rsidR="00673632" w:rsidRPr="00184A3A" w:rsidRDefault="00673632" w:rsidP="00F74C50">
            <w:pPr>
              <w:spacing w:after="0"/>
              <w:rPr>
                <w:b/>
              </w:rPr>
            </w:pPr>
            <w:r w:rsidRPr="00184A3A">
              <w:rPr>
                <w:b/>
              </w:rPr>
              <w:t>Action / Event / Response</w:t>
            </w:r>
          </w:p>
        </w:tc>
        <w:tc>
          <w:tcPr>
            <w:tcW w:w="2260" w:type="dxa"/>
            <w:shd w:val="clear" w:color="auto" w:fill="C6D9F1"/>
          </w:tcPr>
          <w:p w14:paraId="46161F3E" w14:textId="77777777" w:rsidR="00673632" w:rsidRPr="00184A3A" w:rsidRDefault="00673632" w:rsidP="00F74C50">
            <w:pPr>
              <w:spacing w:after="0"/>
              <w:rPr>
                <w:b/>
              </w:rPr>
            </w:pPr>
            <w:r w:rsidRPr="00184A3A">
              <w:rPr>
                <w:b/>
              </w:rPr>
              <w:t>Remarks</w:t>
            </w:r>
          </w:p>
        </w:tc>
      </w:tr>
      <w:tr w:rsidR="00673632" w:rsidRPr="00184A3A" w14:paraId="3F595AF8" w14:textId="77777777" w:rsidTr="00F74C50">
        <w:trPr>
          <w:trHeight w:val="575"/>
        </w:trPr>
        <w:tc>
          <w:tcPr>
            <w:tcW w:w="1900" w:type="dxa"/>
          </w:tcPr>
          <w:p w14:paraId="3829B32F" w14:textId="77777777" w:rsidR="00673632" w:rsidRPr="00184A3A" w:rsidRDefault="00673632" w:rsidP="00F74C50">
            <w:pPr>
              <w:spacing w:after="0"/>
            </w:pPr>
            <w:r>
              <w:t>Search</w:t>
            </w:r>
          </w:p>
        </w:tc>
        <w:tc>
          <w:tcPr>
            <w:tcW w:w="1120" w:type="dxa"/>
          </w:tcPr>
          <w:p w14:paraId="32CBDB94" w14:textId="77777777" w:rsidR="00673632" w:rsidRPr="00184A3A" w:rsidRDefault="00673632" w:rsidP="00F74C50">
            <w:pPr>
              <w:spacing w:after="0"/>
            </w:pPr>
            <w:r w:rsidRPr="00184A3A">
              <w:t>Button</w:t>
            </w:r>
          </w:p>
        </w:tc>
        <w:tc>
          <w:tcPr>
            <w:tcW w:w="5080" w:type="dxa"/>
          </w:tcPr>
          <w:p w14:paraId="51B39DDF" w14:textId="46F24B91" w:rsidR="00673632" w:rsidRPr="00184A3A" w:rsidRDefault="00CF1869" w:rsidP="00F74C50">
            <w:pPr>
              <w:spacing w:after="0"/>
            </w:pPr>
            <w:r>
              <w:t xml:space="preserve">Search out task job log </w:t>
            </w:r>
            <w:r w:rsidR="00673632">
              <w:t>info records according to the input criteria</w:t>
            </w:r>
          </w:p>
        </w:tc>
        <w:tc>
          <w:tcPr>
            <w:tcW w:w="2260" w:type="dxa"/>
          </w:tcPr>
          <w:p w14:paraId="72BC5D6F" w14:textId="77777777" w:rsidR="00673632" w:rsidRPr="00184A3A" w:rsidRDefault="00673632" w:rsidP="00F74C50">
            <w:pPr>
              <w:spacing w:after="0"/>
            </w:pPr>
            <w:r>
              <w:t>N/A</w:t>
            </w:r>
          </w:p>
        </w:tc>
      </w:tr>
      <w:tr w:rsidR="00673632" w:rsidRPr="00184A3A" w:rsidDel="00D0122D" w14:paraId="17D79167" w14:textId="77777777" w:rsidTr="00F74C50">
        <w:tc>
          <w:tcPr>
            <w:tcW w:w="1900" w:type="dxa"/>
          </w:tcPr>
          <w:p w14:paraId="6203A872" w14:textId="77777777" w:rsidR="00673632" w:rsidRDefault="00673632" w:rsidP="00F74C50">
            <w:pPr>
              <w:spacing w:after="0"/>
            </w:pPr>
            <w:r>
              <w:t>Clear</w:t>
            </w:r>
          </w:p>
        </w:tc>
        <w:tc>
          <w:tcPr>
            <w:tcW w:w="1120" w:type="dxa"/>
          </w:tcPr>
          <w:p w14:paraId="4161FAC6" w14:textId="77777777" w:rsidR="00673632" w:rsidRPr="00184A3A" w:rsidDel="00D0122D" w:rsidRDefault="00673632" w:rsidP="00F74C50">
            <w:pPr>
              <w:spacing w:after="0"/>
            </w:pPr>
            <w:r w:rsidRPr="00184A3A">
              <w:t>Button</w:t>
            </w:r>
          </w:p>
        </w:tc>
        <w:tc>
          <w:tcPr>
            <w:tcW w:w="5080" w:type="dxa"/>
          </w:tcPr>
          <w:p w14:paraId="66DE6434" w14:textId="77777777" w:rsidR="00673632" w:rsidRPr="00184A3A" w:rsidDel="00D0122D" w:rsidRDefault="00673632" w:rsidP="00F74C50">
            <w:pPr>
              <w:spacing w:after="0"/>
            </w:pPr>
            <w:r>
              <w:t>Reset all search criteria to blank</w:t>
            </w:r>
          </w:p>
        </w:tc>
        <w:tc>
          <w:tcPr>
            <w:tcW w:w="2260" w:type="dxa"/>
          </w:tcPr>
          <w:p w14:paraId="7CB71CC4" w14:textId="77777777" w:rsidR="00673632" w:rsidRPr="00184A3A" w:rsidDel="00D0122D" w:rsidRDefault="00673632" w:rsidP="00F74C50">
            <w:pPr>
              <w:spacing w:after="0"/>
            </w:pPr>
            <w:r>
              <w:t>N/A</w:t>
            </w:r>
          </w:p>
        </w:tc>
      </w:tr>
      <w:tr w:rsidR="00D12FC8" w:rsidRPr="00184A3A" w:rsidDel="00D0122D" w14:paraId="4F8E3105" w14:textId="77777777" w:rsidTr="00F74C50">
        <w:tc>
          <w:tcPr>
            <w:tcW w:w="1900" w:type="dxa"/>
          </w:tcPr>
          <w:p w14:paraId="6C5AC088" w14:textId="24A87CB4" w:rsidR="00D12FC8" w:rsidRDefault="00D12FC8" w:rsidP="00F74C50">
            <w:pPr>
              <w:spacing w:after="0"/>
            </w:pPr>
            <w:r>
              <w:t>Detail</w:t>
            </w:r>
          </w:p>
        </w:tc>
        <w:tc>
          <w:tcPr>
            <w:tcW w:w="1120" w:type="dxa"/>
          </w:tcPr>
          <w:p w14:paraId="7099171E" w14:textId="1D64C86B" w:rsidR="00D12FC8" w:rsidRPr="00184A3A" w:rsidRDefault="00D12FC8" w:rsidP="00F74C50">
            <w:pPr>
              <w:spacing w:after="0"/>
            </w:pPr>
            <w:r>
              <w:t>Button</w:t>
            </w:r>
          </w:p>
        </w:tc>
        <w:tc>
          <w:tcPr>
            <w:tcW w:w="5080" w:type="dxa"/>
          </w:tcPr>
          <w:p w14:paraId="3C18C186" w14:textId="1C6DE891" w:rsidR="00D12FC8" w:rsidRDefault="00D12FC8" w:rsidP="00F74C50">
            <w:pPr>
              <w:spacing w:after="0"/>
            </w:pPr>
            <w:r>
              <w:t>Display the task run detail in the pop-up panel</w:t>
            </w:r>
          </w:p>
        </w:tc>
        <w:tc>
          <w:tcPr>
            <w:tcW w:w="2260" w:type="dxa"/>
          </w:tcPr>
          <w:p w14:paraId="1CC5139D" w14:textId="33CE373A" w:rsidR="00D12FC8" w:rsidRDefault="00D12FC8" w:rsidP="00F74C50">
            <w:pPr>
              <w:spacing w:after="0"/>
            </w:pPr>
            <w:r>
              <w:t>N/A</w:t>
            </w:r>
          </w:p>
        </w:tc>
      </w:tr>
      <w:tr w:rsidR="00D12FC8" w:rsidRPr="00184A3A" w:rsidDel="00D0122D" w14:paraId="0E384911" w14:textId="77777777" w:rsidTr="00F74C50">
        <w:tc>
          <w:tcPr>
            <w:tcW w:w="1900" w:type="dxa"/>
          </w:tcPr>
          <w:p w14:paraId="36CB21FD" w14:textId="58013315" w:rsidR="00D12FC8" w:rsidRDefault="00D12FC8" w:rsidP="00F74C50">
            <w:pPr>
              <w:spacing w:after="0"/>
            </w:pPr>
            <w:r>
              <w:t>Exceptions</w:t>
            </w:r>
          </w:p>
        </w:tc>
        <w:tc>
          <w:tcPr>
            <w:tcW w:w="1120" w:type="dxa"/>
          </w:tcPr>
          <w:p w14:paraId="29E3BE6E" w14:textId="0735B2D9" w:rsidR="00D12FC8" w:rsidRPr="00184A3A" w:rsidRDefault="00D12FC8" w:rsidP="00F74C50">
            <w:pPr>
              <w:spacing w:after="0"/>
            </w:pPr>
            <w:r>
              <w:t>Button</w:t>
            </w:r>
          </w:p>
        </w:tc>
        <w:tc>
          <w:tcPr>
            <w:tcW w:w="5080" w:type="dxa"/>
          </w:tcPr>
          <w:p w14:paraId="210D3B6F" w14:textId="386AFAF4" w:rsidR="00D12FC8" w:rsidRDefault="00D12FC8" w:rsidP="00F74C50">
            <w:pPr>
              <w:spacing w:after="0"/>
            </w:pPr>
            <w:r>
              <w:t>Display the task exceptions in the pop-up panel and format it in simple data table.</w:t>
            </w:r>
          </w:p>
        </w:tc>
        <w:tc>
          <w:tcPr>
            <w:tcW w:w="2260" w:type="dxa"/>
          </w:tcPr>
          <w:p w14:paraId="13ADD104" w14:textId="0E49188A" w:rsidR="00D12FC8" w:rsidRDefault="00D12FC8" w:rsidP="00F74C50">
            <w:pPr>
              <w:spacing w:after="0"/>
            </w:pPr>
            <w:r>
              <w:t>N/A</w:t>
            </w:r>
          </w:p>
        </w:tc>
      </w:tr>
    </w:tbl>
    <w:p w14:paraId="433BA402" w14:textId="77777777" w:rsidR="00463122" w:rsidRPr="00184A3A" w:rsidRDefault="00463122" w:rsidP="00E51271">
      <w:pPr>
        <w:pStyle w:val="4"/>
      </w:pPr>
      <w:r w:rsidRPr="00184A3A">
        <w:t>User/Security Group</w:t>
      </w:r>
    </w:p>
    <w:p w14:paraId="620FBA7D" w14:textId="77777777" w:rsidR="00463122" w:rsidRPr="00184A3A" w:rsidRDefault="00463122" w:rsidP="00F70D0C">
      <w:pPr>
        <w:rPr>
          <w:rFonts w:eastAsia="SimSun"/>
        </w:rPr>
      </w:pPr>
      <w:r w:rsidRPr="00184A3A">
        <w:rPr>
          <w:rFonts w:eastAsia="SimSun"/>
        </w:rPr>
        <w:t>This function can be accessed by the following user(s):</w:t>
      </w:r>
    </w:p>
    <w:p w14:paraId="09D3ABD6" w14:textId="77777777" w:rsidR="00463122" w:rsidRPr="00184A3A" w:rsidRDefault="00463122" w:rsidP="00E51271">
      <w:pPr>
        <w:pStyle w:val="4"/>
      </w:pPr>
      <w:r w:rsidRPr="00184A3A">
        <w:t>Assumptions/Constraints</w:t>
      </w:r>
    </w:p>
    <w:p w14:paraId="1873D83B" w14:textId="77777777" w:rsidR="00463122" w:rsidRPr="00184A3A" w:rsidRDefault="00463122" w:rsidP="00F70D0C">
      <w:pPr>
        <w:rPr>
          <w:lang w:eastAsia="zh-CN"/>
        </w:rPr>
      </w:pPr>
      <w:r w:rsidRPr="00184A3A">
        <w:rPr>
          <w:lang w:eastAsia="zh-CN"/>
        </w:rPr>
        <w:t>N/A</w:t>
      </w:r>
    </w:p>
    <w:p w14:paraId="2F3B1EB6" w14:textId="77777777" w:rsidR="00463122" w:rsidRPr="00184A3A" w:rsidRDefault="00463122" w:rsidP="00E51271">
      <w:pPr>
        <w:pStyle w:val="4"/>
      </w:pPr>
      <w:r w:rsidRPr="00184A3A">
        <w:t xml:space="preserve">Error &amp; Exception List </w:t>
      </w:r>
    </w:p>
    <w:p w14:paraId="0A15E657" w14:textId="77777777" w:rsidR="00463122" w:rsidRPr="00184A3A" w:rsidRDefault="00463122" w:rsidP="00F70D0C">
      <w:pPr>
        <w:rPr>
          <w:lang w:eastAsia="zh-CN"/>
        </w:rPr>
      </w:pPr>
      <w:r w:rsidRPr="00184A3A">
        <w:rPr>
          <w:lang w:eastAsia="zh-CN"/>
        </w:rPr>
        <w:t>N/A</w:t>
      </w: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2"/>
      </w:pPr>
      <w:bookmarkStart w:id="34" w:name="_Toc472133127"/>
      <w:r w:rsidRPr="00184A3A">
        <w:lastRenderedPageBreak/>
        <w:t>Sales Data Real Time Polling Batch Job</w:t>
      </w:r>
      <w:bookmarkEnd w:id="34"/>
    </w:p>
    <w:p w14:paraId="7387F9DC" w14:textId="77777777" w:rsidR="00840717" w:rsidRPr="00184A3A" w:rsidRDefault="00840717" w:rsidP="00900E50">
      <w:pPr>
        <w:pStyle w:val="3"/>
      </w:pPr>
      <w:r w:rsidRPr="00184A3A">
        <w:t>Description</w:t>
      </w:r>
    </w:p>
    <w:p w14:paraId="4289579F" w14:textId="7DB38D4A" w:rsidR="00840717" w:rsidRPr="00184A3A" w:rsidRDefault="00840717" w:rsidP="00F40D30">
      <w:pPr>
        <w:rPr>
          <w:lang w:eastAsia="zh-CN"/>
        </w:rPr>
      </w:pPr>
      <w:r w:rsidRPr="00184A3A">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F40D30">
      <w:pPr>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ac"/>
        <w:numPr>
          <w:ilvl w:val="0"/>
          <w:numId w:val="5"/>
        </w:numPr>
        <w:rPr>
          <w:lang w:eastAsia="zh-CN"/>
        </w:rPr>
      </w:pPr>
      <w:r w:rsidRPr="00184A3A">
        <w:rPr>
          <w:lang w:eastAsia="zh-CN"/>
        </w:rPr>
        <w:t>Sales Data Real Time (POS - Staging) Scheduler</w:t>
      </w:r>
    </w:p>
    <w:p w14:paraId="031CD300" w14:textId="77777777" w:rsidR="00840717" w:rsidRPr="00184A3A" w:rsidRDefault="00840717" w:rsidP="00840717">
      <w:pPr>
        <w:pStyle w:val="ac"/>
        <w:numPr>
          <w:ilvl w:val="0"/>
          <w:numId w:val="5"/>
        </w:numPr>
        <w:rPr>
          <w:lang w:eastAsia="zh-CN"/>
        </w:rPr>
      </w:pPr>
      <w:r w:rsidRPr="00184A3A">
        <w:rPr>
          <w:lang w:eastAsia="zh-CN"/>
        </w:rPr>
        <w:t>Sales Data Real Time (POS - Staging) Task</w:t>
      </w:r>
    </w:p>
    <w:p w14:paraId="03D7595B" w14:textId="77777777" w:rsidR="00840717" w:rsidRPr="00184A3A" w:rsidRDefault="00840717" w:rsidP="00F40D30">
      <w:pPr>
        <w:rPr>
          <w:lang w:eastAsia="zh-CN"/>
        </w:rPr>
      </w:pPr>
      <w:r w:rsidRPr="0057159E">
        <w:rPr>
          <w:noProof/>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900E50">
      <w:pPr>
        <w:pStyle w:val="3"/>
      </w:pPr>
      <w:r w:rsidRPr="00184A3A">
        <w:t>Input</w:t>
      </w:r>
    </w:p>
    <w:p w14:paraId="449C8B4C" w14:textId="77777777" w:rsidR="00840717" w:rsidRPr="00184A3A" w:rsidRDefault="00840717" w:rsidP="00F40D30">
      <w:pPr>
        <w:rPr>
          <w:lang w:eastAsia="zh-CN"/>
        </w:rPr>
      </w:pPr>
      <w:r w:rsidRPr="00184A3A">
        <w:rPr>
          <w:lang w:eastAsia="zh-CN"/>
        </w:rPr>
        <w:t>POS Client Sales Data (Real time)</w:t>
      </w:r>
    </w:p>
    <w:p w14:paraId="4498B94D" w14:textId="77777777" w:rsidR="00840717" w:rsidRPr="00184A3A" w:rsidRDefault="00840717" w:rsidP="00900E50">
      <w:pPr>
        <w:pStyle w:val="3"/>
      </w:pPr>
      <w:r w:rsidRPr="00184A3A">
        <w:t>Output</w:t>
      </w:r>
    </w:p>
    <w:p w14:paraId="32099EE2" w14:textId="77777777" w:rsidR="00840717" w:rsidRPr="00184A3A" w:rsidRDefault="00840717" w:rsidP="00F40D30">
      <w:pPr>
        <w:rPr>
          <w:lang w:eastAsia="zh-CN"/>
        </w:rPr>
      </w:pPr>
      <w:r w:rsidRPr="00184A3A">
        <w:rPr>
          <w:lang w:eastAsia="zh-CN"/>
        </w:rPr>
        <w:t>Staging Sales Data (Real time)</w:t>
      </w:r>
    </w:p>
    <w:p w14:paraId="36210AC3" w14:textId="77777777" w:rsidR="00840717" w:rsidRPr="00184A3A" w:rsidRDefault="00840717" w:rsidP="00900E50">
      <w:pPr>
        <w:pStyle w:val="3"/>
      </w:pPr>
      <w:r w:rsidRPr="00184A3A">
        <w:lastRenderedPageBreak/>
        <w:t>Sales Data Real Time (POS - Staging) Scheduler</w:t>
      </w:r>
    </w:p>
    <w:p w14:paraId="2CA69955" w14:textId="77777777" w:rsidR="00840717" w:rsidRPr="00184A3A" w:rsidRDefault="00840717" w:rsidP="00E51271">
      <w:pPr>
        <w:pStyle w:val="4"/>
      </w:pPr>
      <w:r w:rsidRPr="00184A3A">
        <w:t>Process/Work Flow</w:t>
      </w:r>
    </w:p>
    <w:p w14:paraId="0E551817" w14:textId="77777777" w:rsidR="00840717" w:rsidRPr="00184A3A" w:rsidRDefault="00840717" w:rsidP="00840717">
      <w:pPr>
        <w:jc w:val="center"/>
        <w:rPr>
          <w:lang w:eastAsia="zh-CN"/>
        </w:rPr>
      </w:pPr>
      <w:r w:rsidRPr="0057159E">
        <w:rPr>
          <w:noProof/>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22765C">
      <w:pPr>
        <w:rPr>
          <w:b/>
          <w:u w:val="single"/>
          <w:lang w:eastAsia="zh-CN"/>
        </w:rPr>
      </w:pPr>
      <w:r w:rsidRPr="00184A3A">
        <w:rPr>
          <w:b/>
          <w:u w:val="single"/>
          <w:lang w:eastAsia="zh-CN"/>
        </w:rPr>
        <w:lastRenderedPageBreak/>
        <w:t>Job Details</w:t>
      </w:r>
    </w:p>
    <w:p w14:paraId="523258FD" w14:textId="3DC49D9E" w:rsidR="00840717" w:rsidRPr="00184A3A" w:rsidRDefault="00840717" w:rsidP="0022765C">
      <w:pPr>
        <w:jc w:val="both"/>
        <w:rPr>
          <w:lang w:eastAsia="zh-CN"/>
        </w:rPr>
      </w:pPr>
      <w:r w:rsidRPr="00184A3A">
        <w:rPr>
          <w:lang w:eastAsia="zh-CN"/>
        </w:rPr>
        <w:t>The scheduler job is considered as the commander to handle the life cycle</w:t>
      </w:r>
      <w:r w:rsidR="0022765C">
        <w:rPr>
          <w:lang w:eastAsia="zh-CN"/>
        </w:rPr>
        <w:t xml:space="preserve"> of poll scheme tasks for which it is</w:t>
      </w:r>
      <w:r w:rsidRPr="00184A3A">
        <w:rPr>
          <w:lang w:eastAsia="zh-CN"/>
        </w:rPr>
        <w:t xml:space="preserve"> responsible. With a proper criteria selection, the scheduler is supposed to submit a series of tasks into the pull and </w:t>
      </w:r>
      <w:r w:rsidR="0022765C">
        <w:rPr>
          <w:lang w:eastAsia="zh-CN"/>
        </w:rPr>
        <w:t xml:space="preserve">queue up for their own process and </w:t>
      </w:r>
      <w:r w:rsidRPr="00184A3A">
        <w:rPr>
          <w:lang w:eastAsia="zh-CN"/>
        </w:rPr>
        <w:t>it logs down the running process in job logs and log files.</w:t>
      </w:r>
    </w:p>
    <w:p w14:paraId="708CC124" w14:textId="3ADF85C0" w:rsidR="00840717" w:rsidRPr="00184A3A" w:rsidRDefault="00840717" w:rsidP="0022765C">
      <w:pPr>
        <w:jc w:val="both"/>
        <w:rPr>
          <w:rFonts w:eastAsia="SimSun"/>
          <w:lang w:eastAsia="zh-CN"/>
        </w:rPr>
      </w:pPr>
      <w:r w:rsidRPr="00184A3A">
        <w:rPr>
          <w:lang w:eastAsia="zh-CN"/>
        </w:rPr>
        <w:t>Summarily the schedule executes in below steps</w:t>
      </w:r>
      <w:r w:rsidR="0022765C">
        <w:rPr>
          <w:lang w:eastAsia="zh-CN"/>
        </w:rPr>
        <w:t>:</w:t>
      </w:r>
    </w:p>
    <w:p w14:paraId="62DA7D1C" w14:textId="7582CB41" w:rsidR="00840717" w:rsidRPr="00184A3A" w:rsidRDefault="00357672" w:rsidP="0022765C">
      <w:pPr>
        <w:tabs>
          <w:tab w:val="left" w:pos="900"/>
        </w:tabs>
        <w:ind w:left="900" w:hanging="900"/>
        <w:jc w:val="both"/>
        <w:rPr>
          <w:lang w:eastAsia="zh-CN"/>
        </w:rPr>
      </w:pPr>
      <w:r>
        <w:rPr>
          <w:lang w:eastAsia="zh-CN"/>
        </w:rPr>
        <w:t>Step 1</w:t>
      </w:r>
      <w:r w:rsidR="0022765C">
        <w:rPr>
          <w:lang w:eastAsia="zh-CN"/>
        </w:rPr>
        <w:t>:</w:t>
      </w:r>
      <w:r w:rsidR="00840717" w:rsidRPr="00184A3A">
        <w:rPr>
          <w:lang w:eastAsia="zh-CN"/>
        </w:rPr>
        <w:t xml:space="preserve"> </w:t>
      </w:r>
      <w:r w:rsidR="0022765C">
        <w:rPr>
          <w:lang w:eastAsia="zh-CN"/>
        </w:rPr>
        <w:tab/>
      </w:r>
      <w:r w:rsidR="00840717" w:rsidRPr="00184A3A">
        <w:rPr>
          <w:lang w:eastAsia="zh-CN"/>
        </w:rPr>
        <w:t>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3BDCE53B" w:rsidR="00840717" w:rsidRPr="00184A3A" w:rsidRDefault="0022765C" w:rsidP="0022765C">
      <w:pPr>
        <w:tabs>
          <w:tab w:val="left" w:pos="900"/>
        </w:tabs>
        <w:ind w:left="900" w:hanging="900"/>
        <w:jc w:val="both"/>
        <w:rPr>
          <w:lang w:eastAsia="zh-CN"/>
        </w:rPr>
      </w:pPr>
      <w:r>
        <w:rPr>
          <w:lang w:eastAsia="zh-CN"/>
        </w:rPr>
        <w:t>Step 2:</w:t>
      </w:r>
      <w:r>
        <w:rPr>
          <w:lang w:eastAsia="zh-CN"/>
        </w:rPr>
        <w:tab/>
      </w:r>
      <w:r w:rsidR="00840717" w:rsidRPr="00184A3A">
        <w:rPr>
          <w:lang w:eastAsia="zh-CN"/>
        </w:rPr>
        <w:t xml:space="preserve">Update scheduler job log. </w:t>
      </w:r>
      <w:r w:rsidR="00F40D30" w:rsidRPr="00184A3A">
        <w:rPr>
          <w:lang w:eastAsia="zh-CN"/>
        </w:rPr>
        <w:t>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1C26B8F0" w:rsidR="00840717" w:rsidRPr="00184A3A" w:rsidRDefault="0022765C" w:rsidP="0022765C">
      <w:pPr>
        <w:tabs>
          <w:tab w:val="left" w:pos="900"/>
        </w:tabs>
        <w:ind w:left="900" w:hanging="900"/>
        <w:jc w:val="both"/>
        <w:rPr>
          <w:lang w:eastAsia="zh-CN"/>
        </w:rPr>
      </w:pPr>
      <w:r>
        <w:rPr>
          <w:lang w:eastAsia="zh-CN"/>
        </w:rPr>
        <w:t>Step 3:</w:t>
      </w:r>
      <w:r>
        <w:rPr>
          <w:lang w:eastAsia="zh-CN"/>
        </w:rPr>
        <w:tab/>
      </w:r>
      <w:r w:rsidR="00840717" w:rsidRPr="00184A3A">
        <w:rPr>
          <w:lang w:eastAsia="zh-CN"/>
        </w:rPr>
        <w:t>Submit processing tasks for all eligible poll branch schemes, which are selected in step 1.</w:t>
      </w:r>
    </w:p>
    <w:p w14:paraId="348D3CF3" w14:textId="30878050" w:rsidR="00840717" w:rsidRPr="00184A3A" w:rsidRDefault="0022765C" w:rsidP="0022765C">
      <w:pPr>
        <w:tabs>
          <w:tab w:val="left" w:pos="900"/>
        </w:tabs>
        <w:ind w:left="900" w:hanging="900"/>
        <w:jc w:val="both"/>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2967F72B" w14:textId="3F1542E6" w:rsidR="00840717" w:rsidRPr="00184A3A" w:rsidRDefault="0022765C" w:rsidP="0022765C">
      <w:pPr>
        <w:tabs>
          <w:tab w:val="left" w:pos="900"/>
        </w:tabs>
        <w:ind w:left="900" w:hanging="900"/>
        <w:jc w:val="both"/>
        <w:rPr>
          <w:lang w:eastAsia="zh-CN"/>
        </w:rPr>
      </w:pPr>
      <w:r>
        <w:rPr>
          <w:lang w:eastAsia="zh-CN"/>
        </w:rPr>
        <w:t>Step 5:</w:t>
      </w:r>
      <w:r>
        <w:rPr>
          <w:lang w:eastAsia="zh-CN"/>
        </w:rPr>
        <w:tab/>
        <w:t>I</w:t>
      </w:r>
      <w:r w:rsidR="00840717" w:rsidRPr="00184A3A">
        <w:rPr>
          <w:lang w:eastAsia="zh-CN"/>
        </w:rPr>
        <w:t xml:space="preserve">f all tasks of the poll branch schemes </w:t>
      </w:r>
      <w:r>
        <w:rPr>
          <w:lang w:eastAsia="zh-CN"/>
        </w:rPr>
        <w:t>submitted successfully</w:t>
      </w:r>
      <w:r w:rsidR="00840717" w:rsidRPr="00184A3A">
        <w:rPr>
          <w:lang w:eastAsia="zh-CN"/>
        </w:rPr>
        <w:t xml:space="preserve">, the </w:t>
      </w:r>
      <w:r>
        <w:rPr>
          <w:lang w:eastAsia="zh-CN"/>
        </w:rPr>
        <w:t>scheduler jobs</w:t>
      </w:r>
      <w:r w:rsidR="00840717" w:rsidRPr="00184A3A">
        <w:rPr>
          <w:lang w:eastAsia="zh-CN"/>
        </w:rPr>
        <w:t xml:space="preserve"> </w:t>
      </w:r>
      <w:r>
        <w:rPr>
          <w:lang w:eastAsia="zh-CN"/>
        </w:rPr>
        <w:t>will be</w:t>
      </w:r>
      <w:r w:rsidR="00840717" w:rsidRPr="00184A3A">
        <w:rPr>
          <w:lang w:eastAsia="zh-CN"/>
        </w:rPr>
        <w:t xml:space="preserve"> regarded as complete and </w:t>
      </w:r>
      <w:r>
        <w:rPr>
          <w:lang w:eastAsia="zh-CN"/>
        </w:rPr>
        <w:t xml:space="preserve">status will be updated </w:t>
      </w:r>
      <w:r w:rsidR="00840717" w:rsidRPr="00184A3A">
        <w:rPr>
          <w:lang w:eastAsia="zh-CN"/>
        </w:rPr>
        <w:t>“COMPLETE” with a record number of schemes processed</w:t>
      </w:r>
      <w:r>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af7"/>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af7"/>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af7"/>
            </w:pPr>
            <w:r w:rsidRPr="00184A3A">
              <w:t>Sales Real Time Polling Scheduler</w:t>
            </w:r>
          </w:p>
        </w:tc>
        <w:tc>
          <w:tcPr>
            <w:tcW w:w="1925" w:type="dxa"/>
          </w:tcPr>
          <w:p w14:paraId="71AD07BD" w14:textId="77777777" w:rsidR="00840717" w:rsidRPr="00184A3A" w:rsidRDefault="00840717" w:rsidP="0098195F">
            <w:pPr>
              <w:pStyle w:val="af7"/>
            </w:pPr>
            <w:r w:rsidRPr="00184A3A">
              <w:t>“PROGRESS”</w:t>
            </w:r>
          </w:p>
          <w:p w14:paraId="160ED27A" w14:textId="77777777" w:rsidR="00840717" w:rsidRPr="00184A3A" w:rsidRDefault="00840717" w:rsidP="0098195F">
            <w:pPr>
              <w:pStyle w:val="af7"/>
            </w:pPr>
            <w:r w:rsidRPr="00184A3A">
              <w:t xml:space="preserve"> “FAILED”</w:t>
            </w:r>
          </w:p>
          <w:p w14:paraId="51AD4CB0" w14:textId="77777777" w:rsidR="00840717" w:rsidRPr="00184A3A" w:rsidRDefault="00840717" w:rsidP="0098195F">
            <w:pPr>
              <w:pStyle w:val="af7"/>
            </w:pPr>
            <w:r w:rsidRPr="00184A3A">
              <w:t>“COMPLETE”</w:t>
            </w:r>
          </w:p>
        </w:tc>
        <w:tc>
          <w:tcPr>
            <w:tcW w:w="5588" w:type="dxa"/>
          </w:tcPr>
          <w:p w14:paraId="0063E8E3" w14:textId="77777777" w:rsidR="00840717" w:rsidRPr="00184A3A" w:rsidRDefault="00840717" w:rsidP="0098195F">
            <w:pPr>
              <w:pStyle w:val="af7"/>
            </w:pPr>
            <w:r w:rsidRPr="00184A3A">
              <w:t xml:space="preserve"> “PROGRESS” when scheduler is invoked and started</w:t>
            </w:r>
          </w:p>
          <w:p w14:paraId="13EA03FD" w14:textId="77777777" w:rsidR="00840717" w:rsidRPr="00184A3A" w:rsidRDefault="00840717" w:rsidP="0098195F">
            <w:pPr>
              <w:pStyle w:val="af7"/>
            </w:pPr>
            <w:r w:rsidRPr="00184A3A">
              <w:t xml:space="preserve"> “FAILED” when encounter errors reading poll scheme data from database or errors submitting tasks.</w:t>
            </w:r>
          </w:p>
          <w:p w14:paraId="13A7CB3E" w14:textId="77777777" w:rsidR="00840717" w:rsidRPr="00184A3A" w:rsidRDefault="00840717" w:rsidP="0098195F">
            <w:pPr>
              <w:pStyle w:val="af7"/>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22765C">
      <w:pPr>
        <w:spacing w:after="0"/>
        <w:rPr>
          <w:b/>
          <w:u w:val="single"/>
          <w:lang w:eastAsia="zh-CN"/>
        </w:rPr>
      </w:pPr>
      <w:r w:rsidRPr="00184A3A">
        <w:rPr>
          <w:b/>
          <w:u w:val="single"/>
          <w:lang w:eastAsia="zh-CN"/>
        </w:rPr>
        <w:t>Logging</w:t>
      </w:r>
    </w:p>
    <w:p w14:paraId="69BCCAFD" w14:textId="77777777" w:rsidR="00840717" w:rsidRPr="00184A3A" w:rsidRDefault="00840717" w:rsidP="0022765C">
      <w:pPr>
        <w:spacing w:after="0"/>
        <w:rPr>
          <w:lang w:eastAsia="zh-CN"/>
        </w:rPr>
      </w:pPr>
      <w:r w:rsidRPr="00184A3A">
        <w:rPr>
          <w:lang w:eastAsia="zh-CN"/>
        </w:rPr>
        <w:t>Log directory: /repos/esb/polling/log/sales_rt_yyyymmdd.log</w:t>
      </w:r>
    </w:p>
    <w:p w14:paraId="0AC42A79" w14:textId="59CAAFBF" w:rsidR="00840717" w:rsidRPr="00184A3A" w:rsidRDefault="00840717" w:rsidP="0022765C">
      <w:pPr>
        <w:spacing w:after="0"/>
        <w:rPr>
          <w:lang w:eastAsia="zh-CN"/>
        </w:rPr>
      </w:pPr>
      <w:r w:rsidRPr="00184A3A">
        <w:rPr>
          <w:lang w:eastAsia="zh-CN"/>
        </w:rPr>
        <w:t>Upon each poll branch scheme task submission</w:t>
      </w:r>
      <w:r w:rsidR="000A468A">
        <w:rPr>
          <w:lang w:eastAsia="zh-CN"/>
        </w:rPr>
        <w:t>,</w:t>
      </w:r>
      <w:r w:rsidRPr="00184A3A">
        <w:rPr>
          <w:lang w:eastAsia="zh-CN"/>
        </w:rPr>
        <w:t xml:space="preserve"> the scheme info will be written into follow format:</w:t>
      </w:r>
    </w:p>
    <w:p w14:paraId="229E2047" w14:textId="02E6BF22" w:rsidR="00840717" w:rsidRPr="00184A3A" w:rsidRDefault="00840717" w:rsidP="0022765C">
      <w:pPr>
        <w:spacing w:after="0"/>
        <w:rPr>
          <w:lang w:eastAsia="zh-CN"/>
        </w:rPr>
      </w:pPr>
      <w:r w:rsidRPr="00184A3A">
        <w:rPr>
          <w:lang w:eastAsia="zh-CN"/>
        </w:rPr>
        <w:t xml:space="preserve">[INFO] [Timestamp] </w:t>
      </w:r>
      <w:r w:rsidR="00332424">
        <w:rPr>
          <w:lang w:eastAsia="zh-CN"/>
        </w:rPr>
        <w:t xml:space="preserve">[Job Name] </w:t>
      </w:r>
      <w:r w:rsidRPr="00184A3A">
        <w:rPr>
          <w:lang w:eastAsia="zh-CN"/>
        </w:rPr>
        <w:t>[Scheme name]-[branch code]-[scheme type]-[direction]</w:t>
      </w:r>
    </w:p>
    <w:p w14:paraId="485BBB76" w14:textId="0C7533AA" w:rsidR="000A468A" w:rsidRDefault="000A468A" w:rsidP="0022765C">
      <w:pPr>
        <w:spacing w:after="0"/>
        <w:rPr>
          <w:lang w:eastAsia="zh-CN"/>
        </w:rPr>
      </w:pPr>
      <w:r>
        <w:rPr>
          <w:lang w:eastAsia="zh-CN"/>
        </w:rPr>
        <w:t>Upon any exceptions the process encounters,</w:t>
      </w:r>
      <w:r w:rsidRPr="00184A3A">
        <w:rPr>
          <w:lang w:eastAsia="zh-CN"/>
        </w:rPr>
        <w:t xml:space="preserve"> the </w:t>
      </w:r>
      <w:r>
        <w:rPr>
          <w:lang w:eastAsia="zh-CN"/>
        </w:rPr>
        <w:t>eceptions</w:t>
      </w:r>
      <w:r w:rsidRPr="00184A3A">
        <w:rPr>
          <w:lang w:eastAsia="zh-CN"/>
        </w:rPr>
        <w:t xml:space="preserve"> will be written into follow format:</w:t>
      </w:r>
    </w:p>
    <w:p w14:paraId="074BBA62" w14:textId="38AC446A" w:rsidR="000A468A" w:rsidRPr="00184A3A" w:rsidRDefault="000A468A" w:rsidP="0022765C">
      <w:pPr>
        <w:spacing w:after="0"/>
        <w:rPr>
          <w:lang w:eastAsia="zh-CN"/>
        </w:rPr>
      </w:pPr>
      <w:r>
        <w:rPr>
          <w:lang w:eastAsia="zh-CN"/>
        </w:rPr>
        <w:t>[ERROR] [Timestamp] [Job Name]</w:t>
      </w:r>
      <w:r w:rsidR="00332424">
        <w:rPr>
          <w:lang w:eastAsia="zh-CN"/>
        </w:rPr>
        <w:t xml:space="preserve"> </w:t>
      </w:r>
      <w:r>
        <w:rPr>
          <w:lang w:eastAsia="zh-CN"/>
        </w:rPr>
        <w:t>[Scheme Name]</w:t>
      </w:r>
      <w:r w:rsidRPr="00184A3A">
        <w:rPr>
          <w:lang w:eastAsia="zh-CN"/>
        </w:rPr>
        <w:t>-[branch code]-[scheme type]-[direction]</w:t>
      </w:r>
      <w:r>
        <w:rPr>
          <w:lang w:eastAsia="zh-CN"/>
        </w:rPr>
        <w:t xml:space="preserve"> [Error Code]-[Severity]-[Error Message]</w:t>
      </w:r>
    </w:p>
    <w:p w14:paraId="6A918423" w14:textId="77777777" w:rsidR="0022765C" w:rsidRDefault="0022765C" w:rsidP="00840717">
      <w:pPr>
        <w:ind w:left="360"/>
        <w:rPr>
          <w:b/>
          <w:u w:val="single"/>
          <w:lang w:eastAsia="zh-CN"/>
        </w:rPr>
      </w:pPr>
    </w:p>
    <w:p w14:paraId="2748FFBD" w14:textId="77777777" w:rsidR="00840717" w:rsidRPr="00184A3A" w:rsidRDefault="00840717" w:rsidP="0022765C">
      <w:pPr>
        <w:rPr>
          <w:b/>
          <w:u w:val="single"/>
          <w:lang w:eastAsia="zh-CN"/>
        </w:rPr>
      </w:pPr>
      <w:r w:rsidRPr="00184A3A">
        <w:rPr>
          <w:b/>
          <w:u w:val="single"/>
          <w:lang w:eastAsia="zh-CN"/>
        </w:rPr>
        <w:t>Entry &amp; Exit Criteria</w:t>
      </w:r>
    </w:p>
    <w:p w14:paraId="3687B520" w14:textId="77777777" w:rsidR="00840717" w:rsidRPr="00184A3A" w:rsidRDefault="00840717" w:rsidP="0022765C">
      <w:pPr>
        <w:rPr>
          <w:lang w:eastAsia="zh-CN"/>
        </w:rPr>
      </w:pPr>
      <w:r w:rsidRPr="00184A3A">
        <w:rPr>
          <w:lang w:eastAsia="zh-CN"/>
        </w:rPr>
        <w:t xml:space="preserve">The processing job starts once the schedule job invokes. </w:t>
      </w:r>
    </w:p>
    <w:p w14:paraId="0F3C60B3" w14:textId="56FA9A03" w:rsidR="00840717" w:rsidRPr="00184A3A"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22765C">
        <w:rPr>
          <w:lang w:eastAsia="zh-CN"/>
        </w:rPr>
        <w:t>. For example:</w:t>
      </w:r>
    </w:p>
    <w:p w14:paraId="1A565EDD" w14:textId="77777777" w:rsidR="00840717" w:rsidRPr="00184A3A" w:rsidRDefault="00840717" w:rsidP="0005458D">
      <w:pPr>
        <w:pStyle w:val="ac"/>
        <w:numPr>
          <w:ilvl w:val="0"/>
          <w:numId w:val="33"/>
        </w:numPr>
        <w:rPr>
          <w:lang w:eastAsia="zh-CN"/>
        </w:rPr>
      </w:pPr>
      <w:r w:rsidRPr="00184A3A">
        <w:rPr>
          <w:lang w:eastAsia="zh-CN"/>
        </w:rPr>
        <w:t>Error occurs when error reading poll branch scheme data from staging database.</w:t>
      </w:r>
    </w:p>
    <w:p w14:paraId="7E8201B9" w14:textId="063537E0" w:rsidR="00840717" w:rsidRPr="00184A3A" w:rsidRDefault="00840717" w:rsidP="0005458D">
      <w:pPr>
        <w:pStyle w:val="ac"/>
        <w:numPr>
          <w:ilvl w:val="0"/>
          <w:numId w:val="33"/>
        </w:numPr>
        <w:rPr>
          <w:lang w:eastAsia="zh-CN"/>
        </w:rPr>
      </w:pPr>
      <w:r w:rsidRPr="00184A3A">
        <w:rPr>
          <w:lang w:eastAsia="zh-CN"/>
        </w:rPr>
        <w:t xml:space="preserve">Error occurs when submitting </w:t>
      </w:r>
      <w:r w:rsidR="0022765C">
        <w:rPr>
          <w:lang w:eastAsia="zh-CN"/>
        </w:rPr>
        <w:t xml:space="preserve">the task of </w:t>
      </w:r>
      <w:r w:rsidRPr="00184A3A">
        <w:rPr>
          <w:lang w:eastAsia="zh-CN"/>
        </w:rPr>
        <w:t>poll</w:t>
      </w:r>
      <w:r w:rsidR="0022765C">
        <w:rPr>
          <w:lang w:eastAsia="zh-CN"/>
        </w:rPr>
        <w:t xml:space="preserve">ing branch scheme </w:t>
      </w:r>
      <w:r w:rsidRPr="00184A3A">
        <w:rPr>
          <w:lang w:eastAsia="zh-CN"/>
        </w:rPr>
        <w:t xml:space="preserve">into subsystem. </w:t>
      </w:r>
    </w:p>
    <w:p w14:paraId="5C89144F" w14:textId="77777777" w:rsidR="00840717" w:rsidRPr="00184A3A" w:rsidRDefault="00840717" w:rsidP="00840717">
      <w:pPr>
        <w:rPr>
          <w:b/>
          <w:lang w:eastAsia="zh-CN"/>
        </w:rPr>
      </w:pPr>
    </w:p>
    <w:p w14:paraId="11DD0F84" w14:textId="77777777" w:rsidR="00840717" w:rsidRPr="00184A3A" w:rsidRDefault="00840717" w:rsidP="00E51271">
      <w:pPr>
        <w:pStyle w:val="4"/>
      </w:pPr>
      <w:r w:rsidRPr="00184A3A">
        <w:t>Screen</w:t>
      </w:r>
    </w:p>
    <w:p w14:paraId="68A8F53F" w14:textId="77777777" w:rsidR="00840717" w:rsidRPr="00184A3A" w:rsidRDefault="00840717" w:rsidP="00F40D30">
      <w:pPr>
        <w:rPr>
          <w:lang w:eastAsia="zh-CN"/>
        </w:rPr>
      </w:pPr>
      <w:r w:rsidRPr="00184A3A">
        <w:rPr>
          <w:lang w:eastAsia="zh-CN"/>
        </w:rPr>
        <w:t>N/A</w:t>
      </w:r>
    </w:p>
    <w:p w14:paraId="34D557DD" w14:textId="77777777" w:rsidR="00840717" w:rsidRPr="00184A3A" w:rsidRDefault="00840717" w:rsidP="00E51271">
      <w:pPr>
        <w:pStyle w:val="4"/>
      </w:pPr>
      <w:r w:rsidRPr="00184A3A">
        <w:t>Data Fields &amp; Presentation Logic</w:t>
      </w:r>
    </w:p>
    <w:p w14:paraId="77989B4A" w14:textId="77777777" w:rsidR="00840717" w:rsidRPr="00184A3A" w:rsidRDefault="00840717" w:rsidP="00F40D30">
      <w:pPr>
        <w:rPr>
          <w:lang w:eastAsia="zh-CN"/>
        </w:rPr>
      </w:pPr>
      <w:r w:rsidRPr="00184A3A">
        <w:rPr>
          <w:lang w:eastAsia="zh-CN"/>
        </w:rPr>
        <w:t>N/A</w:t>
      </w:r>
    </w:p>
    <w:p w14:paraId="348A5634" w14:textId="77777777" w:rsidR="00840717" w:rsidRPr="00184A3A" w:rsidRDefault="00840717" w:rsidP="00E51271">
      <w:pPr>
        <w:pStyle w:val="4"/>
      </w:pPr>
      <w:r w:rsidRPr="00184A3A">
        <w:t>Screen Objects &amp; Action</w:t>
      </w:r>
    </w:p>
    <w:p w14:paraId="3A19C728" w14:textId="77777777" w:rsidR="00840717" w:rsidRPr="00184A3A" w:rsidRDefault="00840717" w:rsidP="00F40D30">
      <w:pPr>
        <w:rPr>
          <w:lang w:eastAsia="zh-CN"/>
        </w:rPr>
      </w:pPr>
      <w:r w:rsidRPr="00184A3A">
        <w:rPr>
          <w:lang w:eastAsia="zh-CN"/>
        </w:rPr>
        <w:t>N/A</w:t>
      </w:r>
    </w:p>
    <w:p w14:paraId="09FA2133" w14:textId="77777777" w:rsidR="00840717" w:rsidRPr="00184A3A" w:rsidRDefault="00840717" w:rsidP="00E51271">
      <w:pPr>
        <w:pStyle w:val="4"/>
      </w:pPr>
      <w:r w:rsidRPr="00184A3A">
        <w:t>User/Security Group</w:t>
      </w:r>
    </w:p>
    <w:p w14:paraId="5BD868EF" w14:textId="77777777" w:rsidR="00840717" w:rsidRPr="00184A3A" w:rsidRDefault="00840717" w:rsidP="00F40D30">
      <w:pPr>
        <w:rPr>
          <w:lang w:eastAsia="zh-CN"/>
        </w:rPr>
      </w:pPr>
      <w:r w:rsidRPr="00184A3A">
        <w:rPr>
          <w:lang w:eastAsia="zh-CN"/>
        </w:rPr>
        <w:t>This is a batch process belonging to the SYSTEM. So all auditable fields</w:t>
      </w:r>
    </w:p>
    <w:p w14:paraId="183E76A3" w14:textId="77777777" w:rsidR="00840717" w:rsidRPr="00184A3A" w:rsidRDefault="00840717" w:rsidP="00E51271">
      <w:pPr>
        <w:pStyle w:val="4"/>
      </w:pPr>
      <w:r w:rsidRPr="00184A3A">
        <w:t>Assumptions/Constraints</w:t>
      </w:r>
    </w:p>
    <w:p w14:paraId="2F5A0E94" w14:textId="77777777" w:rsidR="00840717" w:rsidRPr="00184A3A" w:rsidRDefault="00840717" w:rsidP="00F40D30">
      <w:pPr>
        <w:rPr>
          <w:lang w:eastAsia="zh-CN"/>
        </w:rPr>
      </w:pPr>
      <w:r w:rsidRPr="00184A3A">
        <w:rPr>
          <w:lang w:eastAsia="zh-CN"/>
        </w:rPr>
        <w:t>N/A</w:t>
      </w:r>
    </w:p>
    <w:p w14:paraId="2CEE028F" w14:textId="77777777" w:rsidR="00840717" w:rsidRPr="00184A3A" w:rsidRDefault="00840717" w:rsidP="00E51271">
      <w:pPr>
        <w:pStyle w:val="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840717" w:rsidRPr="00184A3A" w14:paraId="4CB42308" w14:textId="77777777" w:rsidTr="00F40D30">
        <w:tc>
          <w:tcPr>
            <w:tcW w:w="1947" w:type="dxa"/>
            <w:shd w:val="clear" w:color="auto" w:fill="C6D9F1"/>
          </w:tcPr>
          <w:p w14:paraId="41E4E3AB" w14:textId="77777777" w:rsidR="00840717" w:rsidRPr="00184A3A" w:rsidRDefault="00840717" w:rsidP="0098195F">
            <w:pPr>
              <w:pStyle w:val="af7"/>
              <w:rPr>
                <w:b/>
              </w:rPr>
            </w:pPr>
            <w:r w:rsidRPr="00184A3A">
              <w:rPr>
                <w:b/>
              </w:rPr>
              <w:t>Error Code</w:t>
            </w:r>
          </w:p>
        </w:tc>
        <w:tc>
          <w:tcPr>
            <w:tcW w:w="1260" w:type="dxa"/>
            <w:shd w:val="clear" w:color="auto" w:fill="C6D9F1"/>
          </w:tcPr>
          <w:p w14:paraId="04FEE80C" w14:textId="77777777" w:rsidR="00840717" w:rsidRPr="00184A3A" w:rsidRDefault="00840717" w:rsidP="0098195F">
            <w:pPr>
              <w:pStyle w:val="af7"/>
              <w:rPr>
                <w:b/>
              </w:rPr>
            </w:pPr>
            <w:r w:rsidRPr="00184A3A">
              <w:rPr>
                <w:b/>
              </w:rPr>
              <w:t>Severity</w:t>
            </w:r>
          </w:p>
        </w:tc>
        <w:tc>
          <w:tcPr>
            <w:tcW w:w="7465" w:type="dxa"/>
            <w:shd w:val="clear" w:color="auto" w:fill="C6D9F1"/>
          </w:tcPr>
          <w:p w14:paraId="4218CE6E" w14:textId="77777777" w:rsidR="00840717" w:rsidRPr="00184A3A" w:rsidRDefault="00840717" w:rsidP="0098195F">
            <w:pPr>
              <w:pStyle w:val="af7"/>
              <w:rPr>
                <w:b/>
              </w:rPr>
            </w:pPr>
            <w:r w:rsidRPr="00184A3A">
              <w:rPr>
                <w:b/>
              </w:rPr>
              <w:t>Error Message</w:t>
            </w:r>
          </w:p>
        </w:tc>
      </w:tr>
      <w:tr w:rsidR="0022765C" w:rsidRPr="0022765C" w14:paraId="71CB6394"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B4F5147" w14:textId="2C3A15B8" w:rsidR="0022765C" w:rsidRPr="0022765C" w:rsidRDefault="00314780" w:rsidP="0022765C">
            <w:r>
              <w:t>S0</w:t>
            </w:r>
            <w:r w:rsidR="00DC3CEA">
              <w:t>007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CEDE41E" w14:textId="1C1F9250"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D5505C6" w14:textId="77777777" w:rsidR="0022765C" w:rsidRPr="0022765C" w:rsidRDefault="0022765C" w:rsidP="0022765C">
            <w:r w:rsidRPr="0022765C">
              <w:t>Failed to read poll scheme data.</w:t>
            </w:r>
          </w:p>
        </w:tc>
      </w:tr>
      <w:tr w:rsidR="0022765C" w:rsidRPr="0022765C" w14:paraId="6CAE4EEC"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2B81F47" w14:textId="77D9934B" w:rsidR="0022765C" w:rsidRPr="0022765C" w:rsidRDefault="00DC3CEA" w:rsidP="0022765C">
            <w:r>
              <w:t>S00</w:t>
            </w:r>
            <w:r w:rsidR="0022765C" w:rsidRPr="0022765C">
              <w:t>0</w:t>
            </w:r>
            <w:r>
              <w:t>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9499AC" w14:textId="6EE9D08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BD81BC6" w14:textId="77777777" w:rsidR="0022765C" w:rsidRPr="0022765C" w:rsidRDefault="0022765C" w:rsidP="0022765C">
            <w:r w:rsidRPr="0022765C">
              <w:t>Failed submit poll scheme processing task.</w:t>
            </w:r>
          </w:p>
        </w:tc>
      </w:tr>
      <w:tr w:rsidR="0022765C" w:rsidRPr="0022765C" w14:paraId="6CE4079E"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7616A553" w14:textId="72E2D248" w:rsidR="0022765C" w:rsidRPr="0022765C" w:rsidRDefault="00DC3CEA" w:rsidP="0022765C">
            <w:r>
              <w:t>S0009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DD14914" w14:textId="2BD1E954"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0ED5BB5" w14:textId="77777777" w:rsidR="0022765C" w:rsidRPr="0022765C" w:rsidRDefault="0022765C" w:rsidP="0022765C">
            <w:r w:rsidRPr="0022765C">
              <w:t>Failed to download target file</w:t>
            </w:r>
          </w:p>
        </w:tc>
      </w:tr>
      <w:tr w:rsidR="0022765C" w:rsidRPr="0022765C" w14:paraId="7D100BF6"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03052293" w14:textId="4D52936A" w:rsidR="0022765C" w:rsidRPr="0022765C" w:rsidRDefault="00DC3CEA" w:rsidP="0022765C">
            <w:r>
              <w:t>S0010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70C23B6" w14:textId="6ECD984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7C2F3CF" w14:textId="77777777" w:rsidR="0022765C" w:rsidRPr="0022765C" w:rsidRDefault="0022765C" w:rsidP="0022765C">
            <w:r w:rsidRPr="0022765C">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900E50">
      <w:pPr>
        <w:pStyle w:val="3"/>
      </w:pPr>
      <w:r w:rsidRPr="00184A3A">
        <w:lastRenderedPageBreak/>
        <w:t>Sales Data Real Time (POS - Staging) Task</w:t>
      </w:r>
    </w:p>
    <w:p w14:paraId="6D1BC139" w14:textId="77777777" w:rsidR="00840717" w:rsidRPr="00184A3A" w:rsidRDefault="00840717" w:rsidP="00E51271">
      <w:pPr>
        <w:pStyle w:val="4"/>
      </w:pPr>
      <w:r w:rsidRPr="00184A3A">
        <w:t>Process/Work Flow</w:t>
      </w:r>
    </w:p>
    <w:p w14:paraId="5CD086D4" w14:textId="276387FF" w:rsidR="00840717" w:rsidRPr="00184A3A" w:rsidRDefault="0097011D" w:rsidP="0057159E">
      <w:pPr>
        <w:tabs>
          <w:tab w:val="left" w:pos="590"/>
          <w:tab w:val="center" w:pos="5400"/>
        </w:tabs>
        <w:rPr>
          <w:lang w:eastAsia="zh-CN"/>
        </w:rPr>
      </w:pPr>
      <w:r>
        <w:rPr>
          <w:lang w:eastAsia="zh-CN"/>
        </w:rPr>
        <w:tab/>
      </w:r>
      <w:r>
        <w:rPr>
          <w:lang w:eastAsia="zh-CN"/>
        </w:rPr>
        <w:tab/>
      </w:r>
      <w:r>
        <w:rPr>
          <w:noProof/>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9611" cy="7844774"/>
                    </a:xfrm>
                    <a:prstGeom prst="rect">
                      <a:avLst/>
                    </a:prstGeom>
                  </pic:spPr>
                </pic:pic>
              </a:graphicData>
            </a:graphic>
          </wp:inline>
        </w:drawing>
      </w:r>
    </w:p>
    <w:p w14:paraId="46D15073" w14:textId="77777777" w:rsidR="00840717" w:rsidRPr="00184A3A" w:rsidRDefault="00840717" w:rsidP="00314780">
      <w:pPr>
        <w:rPr>
          <w:b/>
          <w:u w:val="single"/>
          <w:lang w:eastAsia="zh-CN"/>
        </w:rPr>
      </w:pPr>
      <w:r w:rsidRPr="00184A3A">
        <w:rPr>
          <w:b/>
          <w:u w:val="single"/>
          <w:lang w:eastAsia="zh-CN"/>
        </w:rPr>
        <w:lastRenderedPageBreak/>
        <w:t>Job Details</w:t>
      </w:r>
    </w:p>
    <w:p w14:paraId="67083905" w14:textId="785A3D0B" w:rsidR="00840717" w:rsidRPr="00184A3A" w:rsidRDefault="00840717" w:rsidP="00314780">
      <w:pPr>
        <w:jc w:val="both"/>
        <w:rPr>
          <w:lang w:eastAsia="zh-CN"/>
        </w:rPr>
      </w:pPr>
      <w:r w:rsidRPr="00184A3A">
        <w:rPr>
          <w:lang w:eastAsia="zh-CN"/>
        </w:rPr>
        <w:t xml:space="preserve">The scheduler job is considered as the commander to handle the life cycle of poll scheme tasks </w:t>
      </w:r>
      <w:r w:rsidR="00314780">
        <w:rPr>
          <w:lang w:eastAsia="zh-CN"/>
        </w:rPr>
        <w:t xml:space="preserve">for </w:t>
      </w:r>
      <w:r w:rsidRPr="00184A3A">
        <w:rPr>
          <w:lang w:eastAsia="zh-CN"/>
        </w:rPr>
        <w:t>which it</w:t>
      </w:r>
      <w:r w:rsidR="00314780">
        <w:rPr>
          <w:lang w:eastAsia="zh-CN"/>
        </w:rPr>
        <w:t xml:space="preserve"> i</w:t>
      </w:r>
      <w:r w:rsidRPr="00184A3A">
        <w:rPr>
          <w:lang w:eastAsia="zh-CN"/>
        </w:rPr>
        <w:t>s responsible. With a proper criteria selection, the scheduler is supposed to submit a series of tasks into the pull and q</w:t>
      </w:r>
      <w:r w:rsidR="00314780">
        <w:rPr>
          <w:lang w:eastAsia="zh-CN"/>
        </w:rPr>
        <w:t>ueue up for their own process a</w:t>
      </w:r>
      <w:r w:rsidRPr="00184A3A">
        <w:rPr>
          <w:lang w:eastAsia="zh-CN"/>
        </w:rPr>
        <w:t>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191EC5EB" w:rsidR="00840717" w:rsidRPr="00184A3A" w:rsidRDefault="00357672" w:rsidP="00314780">
      <w:pPr>
        <w:tabs>
          <w:tab w:val="left" w:pos="1260"/>
        </w:tabs>
        <w:ind w:left="1260" w:hanging="900"/>
        <w:jc w:val="both"/>
        <w:rPr>
          <w:lang w:eastAsia="zh-CN"/>
        </w:rPr>
      </w:pPr>
      <w:r>
        <w:rPr>
          <w:lang w:eastAsia="zh-CN"/>
        </w:rPr>
        <w:t>Step 1</w:t>
      </w:r>
      <w:r w:rsidR="00314780">
        <w:rPr>
          <w:lang w:eastAsia="zh-CN"/>
        </w:rPr>
        <w:t>:</w:t>
      </w:r>
      <w:r w:rsidR="00314780">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76288C33" w14:textId="2A261683" w:rsidR="00840717" w:rsidRPr="00184A3A" w:rsidRDefault="00314780" w:rsidP="00314780">
      <w:pPr>
        <w:tabs>
          <w:tab w:val="left" w:pos="1260"/>
        </w:tabs>
        <w:ind w:left="1260" w:hanging="900"/>
        <w:rPr>
          <w:lang w:eastAsia="zh-CN"/>
        </w:rPr>
      </w:pPr>
      <w:r>
        <w:rPr>
          <w:lang w:eastAsia="zh-CN"/>
        </w:rPr>
        <w:t>Step 2:</w:t>
      </w:r>
      <w:r>
        <w:rPr>
          <w:lang w:eastAsia="zh-CN"/>
        </w:rPr>
        <w:tab/>
        <w:t>I</w:t>
      </w:r>
      <w:r w:rsidR="00840717" w:rsidRPr="00184A3A">
        <w:rPr>
          <w:lang w:eastAsia="zh-CN"/>
        </w:rPr>
        <w:t>nitiate the JDBC connection or file input from target source according to the client type.</w:t>
      </w:r>
    </w:p>
    <w:p w14:paraId="0C977B57" w14:textId="68290471" w:rsidR="00840717" w:rsidRPr="00184A3A" w:rsidRDefault="00314780" w:rsidP="00314780">
      <w:pPr>
        <w:tabs>
          <w:tab w:val="left" w:pos="1260"/>
        </w:tabs>
        <w:ind w:left="1260" w:hanging="900"/>
        <w:jc w:val="both"/>
        <w:rPr>
          <w:lang w:eastAsia="zh-CN"/>
        </w:rPr>
      </w:pPr>
      <w:r>
        <w:rPr>
          <w:lang w:eastAsia="zh-CN"/>
        </w:rPr>
        <w:t>Step 3:</w:t>
      </w:r>
      <w:r>
        <w:rPr>
          <w:lang w:eastAsia="zh-CN"/>
        </w:rPr>
        <w:tab/>
      </w:r>
      <w:r w:rsidR="00840717" w:rsidRPr="00184A3A">
        <w:rPr>
          <w:lang w:eastAsia="zh-CN"/>
        </w:rPr>
        <w:t>When the client type is SQL, use the poll scheme info</w:t>
      </w:r>
      <w:r w:rsidR="003F18AE">
        <w:rPr>
          <w:lang w:eastAsia="zh-CN"/>
        </w:rPr>
        <w:t xml:space="preserve"> and relevant table columns</w:t>
      </w:r>
      <w:r w:rsidR="00840717" w:rsidRPr="00184A3A">
        <w:rPr>
          <w:lang w:eastAsia="zh-CN"/>
        </w:rPr>
        <w:t xml:space="preserve"> to format the polling SQL statement to processing the polling. If the client type is DBF, copy the file to local source folder, and initiate a JDBC connection upon the file </w:t>
      </w:r>
      <w:r w:rsidR="003F18AE">
        <w:rPr>
          <w:lang w:eastAsia="zh-CN"/>
        </w:rPr>
        <w:t>and carry on the similar SQL statement process as SQL type</w:t>
      </w:r>
      <w:r w:rsidR="00840717" w:rsidRPr="00184A3A">
        <w:rPr>
          <w:lang w:eastAsia="zh-CN"/>
        </w:rPr>
        <w:t xml:space="preserve">. If the client type is text file, also copy the file to local source folder and use program </w:t>
      </w:r>
      <w:r w:rsidR="003F18AE">
        <w:rPr>
          <w:lang w:eastAsia="zh-CN"/>
        </w:rPr>
        <w:t>to convert the text data into database column data</w:t>
      </w:r>
      <w:r w:rsidR="00840717" w:rsidRPr="00184A3A">
        <w:rPr>
          <w:lang w:eastAsia="zh-CN"/>
        </w:rPr>
        <w:t>.</w:t>
      </w:r>
    </w:p>
    <w:p w14:paraId="2A6360FE" w14:textId="3513D798" w:rsidR="00840717" w:rsidRPr="00184A3A" w:rsidRDefault="00314780" w:rsidP="00314780">
      <w:pPr>
        <w:tabs>
          <w:tab w:val="left" w:pos="1260"/>
        </w:tabs>
        <w:ind w:left="1260" w:hanging="900"/>
        <w:jc w:val="both"/>
        <w:rPr>
          <w:lang w:eastAsia="zh-CN"/>
        </w:rPr>
      </w:pPr>
      <w:r>
        <w:rPr>
          <w:lang w:eastAsia="zh-CN"/>
        </w:rPr>
        <w:t>Step 4:</w:t>
      </w:r>
      <w:r>
        <w:rPr>
          <w:lang w:eastAsia="zh-CN"/>
        </w:rPr>
        <w:tab/>
      </w:r>
      <w:r w:rsidR="00840717" w:rsidRPr="00184A3A">
        <w:rPr>
          <w:lang w:eastAsia="zh-CN"/>
        </w:rPr>
        <w:t>After polling SQL is successfully executed, a check sum will check upon the processed record upon the total record counts</w:t>
      </w:r>
      <w:r w:rsidR="00FA2C4D">
        <w:rPr>
          <w:lang w:eastAsia="zh-CN"/>
        </w:rPr>
        <w:t xml:space="preserve">. The check sum columns will refer to the configuration in the poll scheme info. </w:t>
      </w:r>
    </w:p>
    <w:p w14:paraId="418CC671" w14:textId="7938A1B1" w:rsidR="00840717" w:rsidRPr="00184A3A" w:rsidRDefault="00314780" w:rsidP="00314780">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50A5B28B" w14:textId="0E9AE9B9" w:rsidR="00840717" w:rsidRDefault="00314780" w:rsidP="00314780">
      <w:pPr>
        <w:tabs>
          <w:tab w:val="left" w:pos="1260"/>
        </w:tabs>
        <w:ind w:left="1260" w:hanging="900"/>
        <w:jc w:val="both"/>
        <w:rPr>
          <w:lang w:eastAsia="zh-CN"/>
        </w:rPr>
      </w:pPr>
      <w:r>
        <w:rPr>
          <w:lang w:eastAsia="zh-CN"/>
        </w:rPr>
        <w:t>Step 6:</w:t>
      </w:r>
      <w:r>
        <w:rPr>
          <w:lang w:eastAsia="zh-CN"/>
        </w:rPr>
        <w:tab/>
        <w:t>I</w:t>
      </w:r>
      <w:r w:rsidR="00840717" w:rsidRPr="00184A3A">
        <w:rPr>
          <w:lang w:eastAsia="zh-CN"/>
        </w:rPr>
        <w:t>f all task</w:t>
      </w:r>
      <w:r>
        <w:rPr>
          <w:lang w:eastAsia="zh-CN"/>
        </w:rPr>
        <w:t xml:space="preserve">s </w:t>
      </w:r>
      <w:r w:rsidR="00840717" w:rsidRPr="00184A3A">
        <w:rPr>
          <w:lang w:eastAsia="zh-CN"/>
        </w:rPr>
        <w:t xml:space="preserve">successfully submitted, the task </w:t>
      </w:r>
      <w:r>
        <w:rPr>
          <w:lang w:eastAsia="zh-CN"/>
        </w:rPr>
        <w:t>will be</w:t>
      </w:r>
      <w:r w:rsidR="00840717" w:rsidRPr="00184A3A">
        <w:rPr>
          <w:lang w:eastAsia="zh-CN"/>
        </w:rPr>
        <w:t xml:space="preserve"> regarded as complete and job status</w:t>
      </w:r>
      <w:r>
        <w:rPr>
          <w:lang w:eastAsia="zh-CN"/>
        </w:rPr>
        <w:t xml:space="preserve"> will update</w:t>
      </w:r>
      <w:r w:rsidR="00840717" w:rsidRPr="00184A3A">
        <w:rPr>
          <w:lang w:eastAsia="zh-CN"/>
        </w:rPr>
        <w:t xml:space="preserve"> to “COMPLETE” with a record number of schemes processed. If the processing source is file-based, move the file to backup folder.</w:t>
      </w:r>
    </w:p>
    <w:p w14:paraId="14EBC139" w14:textId="4472AA9F" w:rsidR="003F18AE" w:rsidRPr="0057159E" w:rsidRDefault="003F18AE" w:rsidP="00314780">
      <w:pPr>
        <w:ind w:left="360"/>
        <w:jc w:val="both"/>
        <w:rPr>
          <w:rFonts w:eastAsia="SimSun"/>
          <w:lang w:eastAsia="zh-CN"/>
        </w:rPr>
      </w:pPr>
      <w:r>
        <w:rPr>
          <w:rFonts w:eastAsia="SimSun"/>
          <w:lang w:eastAsia="zh-CN"/>
        </w:rPr>
        <w:t>Before t</w:t>
      </w:r>
      <w:r>
        <w:rPr>
          <w:rFonts w:eastAsia="SimSun" w:hint="eastAsia"/>
          <w:lang w:eastAsia="zh-CN"/>
        </w:rPr>
        <w:t>he</w:t>
      </w:r>
      <w:r>
        <w:rPr>
          <w:rFonts w:eastAsia="SimSun"/>
          <w:lang w:eastAsia="zh-CN"/>
        </w:rPr>
        <w:t xml:space="preserve"> successful completion of the poll scheme task end</w:t>
      </w:r>
      <w:r w:rsidR="006B093C">
        <w:rPr>
          <w:rFonts w:eastAsia="SimSun"/>
          <w:lang w:eastAsia="zh-CN"/>
        </w:rPr>
        <w:t>s</w:t>
      </w:r>
      <w:r>
        <w:rPr>
          <w:rFonts w:eastAsia="SimSun"/>
          <w:lang w:eastAsia="zh-CN"/>
        </w:rPr>
        <w:t xml:space="preserve">, it will </w:t>
      </w:r>
      <w:r w:rsidR="006B093C">
        <w:rPr>
          <w:rFonts w:eastAsia="SimSun"/>
          <w:lang w:eastAsia="zh-CN"/>
        </w:rPr>
        <w:t xml:space="preserve">select another poll scheme from DB with same features but different direction “STG_TO_EDW”. With the </w:t>
      </w:r>
      <w:r w:rsidR="001C7E75">
        <w:rPr>
          <w:rFonts w:eastAsia="SimSun"/>
          <w:lang w:eastAsia="zh-CN"/>
        </w:rPr>
        <w:t xml:space="preserve">newly selected poll scheme info, status = “SUBMITTED”, latest job indicator = “P”, the “depend_on” field as current task’s job log ID, as well as the </w:t>
      </w:r>
      <w:r w:rsidR="006B093C">
        <w:rPr>
          <w:rFonts w:eastAsia="SimSun"/>
          <w:lang w:eastAsia="zh-CN"/>
        </w:rPr>
        <w:t>same scheduler ID (also regarded as batch ID), it submits a new task to process the data from staging to EDW (refer to session 6.7.6</w:t>
      </w:r>
      <w:r w:rsidR="009B001A">
        <w:rPr>
          <w:rFonts w:eastAsia="SimSun"/>
          <w:lang w:eastAsia="zh-CN"/>
        </w:rPr>
        <w:t>)</w:t>
      </w:r>
      <w:r w:rsidR="001C7E75">
        <w:rPr>
          <w:rFonts w:eastAsia="SimSun"/>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af7"/>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af7"/>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af7"/>
            </w:pPr>
            <w:r w:rsidRPr="00184A3A">
              <w:t>Sales Real Time Polling Task</w:t>
            </w:r>
          </w:p>
        </w:tc>
        <w:tc>
          <w:tcPr>
            <w:tcW w:w="1925" w:type="dxa"/>
          </w:tcPr>
          <w:p w14:paraId="73EE55A5" w14:textId="77777777" w:rsidR="00840717" w:rsidRPr="00184A3A" w:rsidRDefault="00840717" w:rsidP="0098195F">
            <w:pPr>
              <w:pStyle w:val="af7"/>
            </w:pPr>
            <w:r w:rsidRPr="00184A3A">
              <w:t>“PROGRESS”</w:t>
            </w:r>
          </w:p>
          <w:p w14:paraId="19588438" w14:textId="77777777" w:rsidR="00840717" w:rsidRPr="00184A3A" w:rsidRDefault="00840717" w:rsidP="0098195F">
            <w:pPr>
              <w:pStyle w:val="af7"/>
            </w:pPr>
            <w:r w:rsidRPr="00184A3A">
              <w:t xml:space="preserve"> “FAILED”</w:t>
            </w:r>
          </w:p>
          <w:p w14:paraId="73D513C2" w14:textId="77777777" w:rsidR="00840717" w:rsidRPr="00184A3A" w:rsidRDefault="00840717" w:rsidP="0098195F">
            <w:pPr>
              <w:pStyle w:val="af7"/>
            </w:pPr>
            <w:r w:rsidRPr="00184A3A">
              <w:t>“COMPLETE”</w:t>
            </w:r>
          </w:p>
        </w:tc>
        <w:tc>
          <w:tcPr>
            <w:tcW w:w="5588" w:type="dxa"/>
          </w:tcPr>
          <w:p w14:paraId="5063FB40" w14:textId="77777777" w:rsidR="00840717" w:rsidRPr="00184A3A" w:rsidRDefault="00840717" w:rsidP="0098195F">
            <w:pPr>
              <w:pStyle w:val="af7"/>
            </w:pPr>
            <w:r w:rsidRPr="00184A3A">
              <w:t xml:space="preserve"> “PROGRESS” when task is submitted and successfully insert log into DB.</w:t>
            </w:r>
          </w:p>
          <w:p w14:paraId="26AAB72B" w14:textId="77777777" w:rsidR="00840717" w:rsidRPr="00184A3A" w:rsidRDefault="00840717" w:rsidP="0098195F">
            <w:pPr>
              <w:pStyle w:val="af7"/>
            </w:pPr>
            <w:r w:rsidRPr="00184A3A">
              <w:t xml:space="preserve"> “FAILED” when encounter errors processing the source and the poll branch scheme.</w:t>
            </w:r>
          </w:p>
          <w:p w14:paraId="7E41BC31" w14:textId="48C1C738" w:rsidR="00840717" w:rsidRPr="00184A3A" w:rsidRDefault="00840717" w:rsidP="0098195F">
            <w:pPr>
              <w:pStyle w:val="af7"/>
            </w:pPr>
            <w:r w:rsidRPr="00184A3A">
              <w:t>“COMPLETE” when the</w:t>
            </w:r>
            <w:r w:rsidR="00DC3CEA">
              <w:t xml:space="preserve"> task</w:t>
            </w:r>
            <w:r w:rsidRPr="00184A3A">
              <w:t xml:space="preserve"> completes the polling data against the target branch schemes without any errors.</w:t>
            </w:r>
          </w:p>
        </w:tc>
      </w:tr>
    </w:tbl>
    <w:p w14:paraId="6359D293" w14:textId="10C25C32" w:rsidR="00840717" w:rsidRPr="0057159E" w:rsidRDefault="00840717" w:rsidP="00840717">
      <w:pPr>
        <w:rPr>
          <w:color w:val="FF0000"/>
          <w:lang w:eastAsia="zh-CN"/>
        </w:rPr>
      </w:pPr>
    </w:p>
    <w:p w14:paraId="07F04000" w14:textId="77777777" w:rsidR="00840717" w:rsidRPr="00184A3A" w:rsidRDefault="00840717" w:rsidP="00840717">
      <w:pPr>
        <w:ind w:left="360"/>
        <w:rPr>
          <w:b/>
          <w:u w:val="single"/>
          <w:lang w:eastAsia="zh-CN"/>
        </w:rPr>
      </w:pPr>
      <w:r w:rsidRPr="00184A3A">
        <w:rPr>
          <w:b/>
          <w:u w:val="single"/>
          <w:lang w:eastAsia="zh-CN"/>
        </w:rPr>
        <w:lastRenderedPageBreak/>
        <w:t>Logging</w:t>
      </w:r>
    </w:p>
    <w:p w14:paraId="26D3F760" w14:textId="77777777" w:rsidR="00840717" w:rsidRPr="00184A3A" w:rsidRDefault="00840717" w:rsidP="00840717">
      <w:pPr>
        <w:ind w:left="360"/>
        <w:rPr>
          <w:lang w:eastAsia="zh-CN"/>
        </w:rPr>
      </w:pPr>
      <w:r w:rsidRPr="00184A3A">
        <w:rPr>
          <w:lang w:eastAsia="zh-CN"/>
        </w:rPr>
        <w:t>Log directory: /repos/esb/polling/log/sales_rt_yyyymmdd.log</w:t>
      </w:r>
    </w:p>
    <w:p w14:paraId="2CC5DA45" w14:textId="48E99744" w:rsidR="00840717" w:rsidRPr="00184A3A" w:rsidRDefault="00840717" w:rsidP="00840717">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will be written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49549E92" w:rsidR="00840717" w:rsidRPr="0057159E" w:rsidRDefault="00840717" w:rsidP="00840717">
      <w:pPr>
        <w:spacing w:after="0" w:line="240" w:lineRule="auto"/>
        <w:ind w:left="360"/>
        <w:rPr>
          <w:color w:val="FF0000"/>
          <w:lang w:eastAsia="zh-CN"/>
        </w:rPr>
      </w:pPr>
      <w:r w:rsidRPr="00184A3A">
        <w:rPr>
          <w:lang w:eastAsia="zh-CN"/>
        </w:rPr>
        <w:t>/repos/esb/polling/input/dbf/backup/filename_yyyymmddhh24miss.dfb</w:t>
      </w:r>
      <w:r w:rsidR="00745A0E" w:rsidRPr="00184A3A">
        <w:rPr>
          <w:lang w:eastAsia="zh-CN"/>
        </w:rPr>
        <w:t xml:space="preserve"> </w:t>
      </w:r>
    </w:p>
    <w:p w14:paraId="22138C16" w14:textId="77777777" w:rsidR="00840717" w:rsidRPr="00184A3A" w:rsidRDefault="00840717" w:rsidP="00840717">
      <w:pPr>
        <w:spacing w:after="0" w:line="240" w:lineRule="auto"/>
        <w:ind w:left="360"/>
        <w:rPr>
          <w:lang w:eastAsia="zh-CN"/>
        </w:rPr>
      </w:pPr>
      <w:r w:rsidRPr="00184A3A">
        <w:rPr>
          <w:lang w:eastAsia="zh-CN"/>
        </w:rPr>
        <w:t>/repos/esb/polling/input/dbf/error/filename_yyyymmddhh24miss.dbf</w:t>
      </w:r>
    </w:p>
    <w:p w14:paraId="62F1F731" w14:textId="77777777" w:rsidR="00840717" w:rsidRPr="00184A3A" w:rsidRDefault="00840717" w:rsidP="00840717">
      <w:pPr>
        <w:spacing w:after="0" w:line="240" w:lineRule="auto"/>
        <w:ind w:left="360"/>
        <w:rPr>
          <w:lang w:eastAsia="zh-CN"/>
        </w:rPr>
      </w:pPr>
      <w:r w:rsidRPr="00184A3A">
        <w:rPr>
          <w:lang w:eastAsia="zh-CN"/>
        </w:rPr>
        <w:t>/repos/esb/polling/input/text/source/filename_yyyymmddhh24miss.txt</w:t>
      </w:r>
    </w:p>
    <w:p w14:paraId="77A4EC69" w14:textId="77777777" w:rsidR="00840717" w:rsidRPr="00184A3A" w:rsidRDefault="00840717" w:rsidP="00840717">
      <w:pPr>
        <w:spacing w:after="0" w:line="240" w:lineRule="auto"/>
        <w:ind w:left="360"/>
        <w:rPr>
          <w:lang w:eastAsia="zh-CN"/>
        </w:rPr>
      </w:pPr>
      <w:r w:rsidRPr="00184A3A">
        <w:rPr>
          <w:lang w:eastAsia="zh-CN"/>
        </w:rPr>
        <w:t>/repos/esb/polling/input/text/backup/filename_yyyymmddhh24miss.txt</w:t>
      </w:r>
    </w:p>
    <w:p w14:paraId="0D0E81A4" w14:textId="77777777" w:rsidR="00840717" w:rsidRPr="00184A3A" w:rsidRDefault="00840717" w:rsidP="00840717">
      <w:pPr>
        <w:spacing w:after="0" w:line="240" w:lineRule="auto"/>
        <w:ind w:left="360"/>
        <w:rPr>
          <w:lang w:eastAsia="zh-CN"/>
        </w:rPr>
      </w:pPr>
      <w:r w:rsidRPr="00184A3A">
        <w:rPr>
          <w:lang w:eastAsia="zh-CN"/>
        </w:rPr>
        <w:t>/repos/esb/polling/input/text/error/filename_yyyymmddhh24miss.txt</w:t>
      </w:r>
    </w:p>
    <w:p w14:paraId="41ABC391" w14:textId="2042786F" w:rsidR="00745A0E" w:rsidRPr="00184A3A" w:rsidRDefault="00745A0E" w:rsidP="0057159E">
      <w:pPr>
        <w:rPr>
          <w:lang w:eastAsia="zh-CN"/>
        </w:rPr>
      </w:pPr>
    </w:p>
    <w:p w14:paraId="368FEA11" w14:textId="79954DCB" w:rsidR="00840717" w:rsidRDefault="00840717" w:rsidP="00840717">
      <w:pPr>
        <w:ind w:left="360"/>
        <w:rPr>
          <w:lang w:eastAsia="zh-CN"/>
        </w:rPr>
      </w:pPr>
      <w:r w:rsidRPr="00184A3A">
        <w:rPr>
          <w:lang w:eastAsia="zh-CN"/>
        </w:rPr>
        <w:t xml:space="preserve"> [INFO] [Timestamp] </w:t>
      </w:r>
      <w:r w:rsidR="00990ECB">
        <w:rPr>
          <w:lang w:eastAsia="zh-CN"/>
        </w:rPr>
        <w:t xml:space="preserve">[Job Name] </w:t>
      </w:r>
      <w:r w:rsidRPr="00184A3A">
        <w:rPr>
          <w:lang w:eastAsia="zh-CN"/>
        </w:rPr>
        <w:t>[Scheme name]-[branch code]-[scheme type]-[direction]</w:t>
      </w:r>
    </w:p>
    <w:p w14:paraId="5ABD4415" w14:textId="77777777" w:rsidR="00990ECB" w:rsidRPr="00184A3A" w:rsidRDefault="00990ECB" w:rsidP="00990ECB">
      <w:pPr>
        <w:ind w:left="360"/>
        <w:rPr>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0B57B432" w14:textId="211EEE5E" w:rsidR="00314780" w:rsidRDefault="00840717" w:rsidP="00314780">
      <w:pPr>
        <w:ind w:left="360"/>
        <w:rPr>
          <w:lang w:eastAsia="zh-CN"/>
        </w:rPr>
      </w:pPr>
      <w:r w:rsidRPr="00184A3A">
        <w:rPr>
          <w:lang w:eastAsia="zh-CN"/>
        </w:rPr>
        <w:t>In the process of the task, it will be regarded as job failure and send alert email to IT support according to the error’s severity</w:t>
      </w:r>
      <w:r w:rsidR="00314780">
        <w:rPr>
          <w:lang w:eastAsia="zh-CN"/>
        </w:rPr>
        <w:t>:</w:t>
      </w:r>
    </w:p>
    <w:p w14:paraId="6727E7BA" w14:textId="00F1BCD7" w:rsidR="00314780" w:rsidRPr="00184A3A" w:rsidRDefault="00314780" w:rsidP="00840717">
      <w:pPr>
        <w:ind w:left="360"/>
        <w:rPr>
          <w:lang w:eastAsia="zh-CN"/>
        </w:rPr>
      </w:pPr>
      <w:r>
        <w:rPr>
          <w:lang w:eastAsia="zh-CN"/>
        </w:rPr>
        <w:t xml:space="preserve">For example: </w:t>
      </w:r>
    </w:p>
    <w:p w14:paraId="74CAB844" w14:textId="77777777" w:rsidR="00840717" w:rsidRPr="00184A3A" w:rsidRDefault="00840717" w:rsidP="0005458D">
      <w:pPr>
        <w:pStyle w:val="ac"/>
        <w:numPr>
          <w:ilvl w:val="0"/>
          <w:numId w:val="34"/>
        </w:numPr>
        <w:rPr>
          <w:lang w:eastAsia="zh-CN"/>
        </w:rPr>
      </w:pPr>
      <w:r w:rsidRPr="00184A3A">
        <w:rPr>
          <w:lang w:eastAsia="zh-CN"/>
        </w:rPr>
        <w:t>Error occurs when error initiating DB connection to target data source.</w:t>
      </w:r>
    </w:p>
    <w:p w14:paraId="200BF55A" w14:textId="77777777" w:rsidR="00840717" w:rsidRPr="00184A3A" w:rsidRDefault="00840717" w:rsidP="0005458D">
      <w:pPr>
        <w:pStyle w:val="ac"/>
        <w:numPr>
          <w:ilvl w:val="0"/>
          <w:numId w:val="34"/>
        </w:numPr>
        <w:rPr>
          <w:lang w:eastAsia="zh-CN"/>
        </w:rPr>
      </w:pPr>
      <w:r w:rsidRPr="00184A3A">
        <w:rPr>
          <w:lang w:eastAsia="zh-CN"/>
        </w:rPr>
        <w:t>Error occurs when error retrieving target source file from target directory.</w:t>
      </w:r>
    </w:p>
    <w:p w14:paraId="05D03FDC" w14:textId="70E955F0" w:rsidR="00840717" w:rsidRPr="00184A3A" w:rsidRDefault="00840717" w:rsidP="0005458D">
      <w:pPr>
        <w:pStyle w:val="ac"/>
        <w:numPr>
          <w:ilvl w:val="0"/>
          <w:numId w:val="34"/>
        </w:numPr>
        <w:rPr>
          <w:lang w:eastAsia="zh-CN"/>
        </w:rPr>
      </w:pPr>
      <w:r w:rsidRPr="00184A3A">
        <w:rPr>
          <w:lang w:eastAsia="zh-CN"/>
        </w:rPr>
        <w:t xml:space="preserve">Error occurs when submitting </w:t>
      </w:r>
      <w:r w:rsidR="00B062DF">
        <w:rPr>
          <w:lang w:eastAsia="zh-CN"/>
        </w:rPr>
        <w:t xml:space="preserve">the </w:t>
      </w:r>
      <w:r w:rsidR="00DC3CEA">
        <w:rPr>
          <w:lang w:eastAsia="zh-CN"/>
        </w:rPr>
        <w:t>poll-branch-scheme-t</w:t>
      </w:r>
      <w:r w:rsidRPr="00184A3A">
        <w:rPr>
          <w:lang w:eastAsia="zh-CN"/>
        </w:rPr>
        <w:t xml:space="preserve">ask </w:t>
      </w:r>
      <w:r w:rsidR="00B062DF">
        <w:rPr>
          <w:lang w:eastAsia="zh-CN"/>
        </w:rPr>
        <w:t xml:space="preserve">of next step </w:t>
      </w:r>
      <w:r w:rsidRPr="00184A3A">
        <w:rPr>
          <w:lang w:eastAsia="zh-CN"/>
        </w:rPr>
        <w:t xml:space="preserve">into subsystem. </w:t>
      </w:r>
    </w:p>
    <w:p w14:paraId="1455B6FE" w14:textId="77777777" w:rsidR="00840717" w:rsidRPr="00184A3A" w:rsidRDefault="00840717" w:rsidP="00E51271">
      <w:pPr>
        <w:pStyle w:val="4"/>
      </w:pPr>
      <w:r w:rsidRPr="00184A3A">
        <w:t>Screen</w:t>
      </w:r>
    </w:p>
    <w:p w14:paraId="3759F934" w14:textId="77777777" w:rsidR="00840717" w:rsidRPr="00184A3A" w:rsidRDefault="00840717" w:rsidP="00F40D30">
      <w:pPr>
        <w:rPr>
          <w:lang w:eastAsia="zh-CN"/>
        </w:rPr>
      </w:pPr>
      <w:r w:rsidRPr="00184A3A">
        <w:rPr>
          <w:lang w:eastAsia="zh-CN"/>
        </w:rPr>
        <w:t>N/A</w:t>
      </w:r>
    </w:p>
    <w:p w14:paraId="11BA0BF2" w14:textId="77777777" w:rsidR="00840717" w:rsidRPr="0057159E" w:rsidRDefault="00840717" w:rsidP="00840717">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29690467" w14:textId="77777777" w:rsidR="00840717" w:rsidRPr="00184A3A" w:rsidRDefault="00840717" w:rsidP="00F40D30">
      <w:pPr>
        <w:rPr>
          <w:lang w:eastAsia="zh-CN"/>
        </w:rPr>
      </w:pPr>
      <w:r w:rsidRPr="00184A3A">
        <w:rPr>
          <w:lang w:eastAsia="zh-CN"/>
        </w:rPr>
        <w:t>N/A</w:t>
      </w:r>
    </w:p>
    <w:p w14:paraId="3CDAB3D1"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2D312EF2" w14:textId="77777777" w:rsidR="00840717" w:rsidRPr="00184A3A" w:rsidRDefault="00840717" w:rsidP="00F40D30">
      <w:pPr>
        <w:rPr>
          <w:lang w:eastAsia="zh-CN"/>
        </w:rPr>
      </w:pPr>
      <w:r w:rsidRPr="00184A3A">
        <w:rPr>
          <w:lang w:eastAsia="zh-CN"/>
        </w:rPr>
        <w:t>N/A</w:t>
      </w:r>
    </w:p>
    <w:p w14:paraId="52E2C178"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User/Security Group</w:t>
      </w:r>
    </w:p>
    <w:p w14:paraId="60250457" w14:textId="2A406B71" w:rsidR="00840717" w:rsidRPr="00184A3A" w:rsidRDefault="00840717" w:rsidP="00F40D30">
      <w:pPr>
        <w:rPr>
          <w:lang w:eastAsia="zh-CN"/>
        </w:rPr>
      </w:pPr>
      <w:r w:rsidRPr="00184A3A">
        <w:rPr>
          <w:lang w:eastAsia="zh-CN"/>
        </w:rPr>
        <w:t>This is a batch process belonging to the SYSTEM. So all auditable fields</w:t>
      </w:r>
      <w:r w:rsidR="000E26CF">
        <w:rPr>
          <w:lang w:eastAsia="zh-CN"/>
        </w:rPr>
        <w:t xml:space="preserve"> of user will be “SYSTEM”</w:t>
      </w:r>
    </w:p>
    <w:p w14:paraId="07245F17"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lastRenderedPageBreak/>
        <w:t>Assumptions/Constraints</w:t>
      </w:r>
    </w:p>
    <w:p w14:paraId="1960B4E6" w14:textId="77777777" w:rsidR="00840717" w:rsidRPr="00184A3A" w:rsidRDefault="00840717" w:rsidP="00F40D30">
      <w:pPr>
        <w:rPr>
          <w:lang w:eastAsia="zh-CN"/>
        </w:rPr>
      </w:pPr>
      <w:r w:rsidRPr="00184A3A">
        <w:rPr>
          <w:lang w:eastAsia="zh-CN"/>
        </w:rPr>
        <w:t>N/A</w:t>
      </w:r>
    </w:p>
    <w:p w14:paraId="2E08903B"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35EAC222" w14:textId="77777777" w:rsidTr="00F40D30">
        <w:tc>
          <w:tcPr>
            <w:tcW w:w="1857" w:type="dxa"/>
            <w:shd w:val="clear" w:color="auto" w:fill="C6D9F1"/>
          </w:tcPr>
          <w:p w14:paraId="1991F583" w14:textId="77777777" w:rsidR="00840717" w:rsidRPr="00184A3A" w:rsidRDefault="00840717" w:rsidP="0098195F">
            <w:pPr>
              <w:pStyle w:val="af7"/>
              <w:rPr>
                <w:b/>
              </w:rPr>
            </w:pPr>
            <w:r w:rsidRPr="00184A3A">
              <w:rPr>
                <w:b/>
              </w:rPr>
              <w:t>Error Code</w:t>
            </w:r>
          </w:p>
        </w:tc>
        <w:tc>
          <w:tcPr>
            <w:tcW w:w="1260" w:type="dxa"/>
            <w:shd w:val="clear" w:color="auto" w:fill="C6D9F1"/>
          </w:tcPr>
          <w:p w14:paraId="0F846069" w14:textId="77777777" w:rsidR="00840717" w:rsidRPr="00184A3A" w:rsidRDefault="00840717" w:rsidP="00357672">
            <w:pPr>
              <w:pStyle w:val="af7"/>
              <w:jc w:val="center"/>
              <w:rPr>
                <w:b/>
              </w:rPr>
            </w:pPr>
            <w:r w:rsidRPr="00184A3A">
              <w:rPr>
                <w:b/>
              </w:rPr>
              <w:t>Severity</w:t>
            </w:r>
          </w:p>
        </w:tc>
        <w:tc>
          <w:tcPr>
            <w:tcW w:w="7465" w:type="dxa"/>
            <w:shd w:val="clear" w:color="auto" w:fill="C6D9F1"/>
          </w:tcPr>
          <w:p w14:paraId="64734A00" w14:textId="77777777" w:rsidR="00840717" w:rsidRPr="00184A3A" w:rsidRDefault="00840717" w:rsidP="0098195F">
            <w:pPr>
              <w:pStyle w:val="af7"/>
              <w:rPr>
                <w:b/>
              </w:rPr>
            </w:pPr>
            <w:r w:rsidRPr="00184A3A">
              <w:rPr>
                <w:b/>
              </w:rPr>
              <w:t>Error Message</w:t>
            </w:r>
          </w:p>
        </w:tc>
      </w:tr>
      <w:tr w:rsidR="00314780" w:rsidRPr="00314780" w14:paraId="7F53E825"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B577953" w14:textId="15137060" w:rsidR="00314780" w:rsidRPr="00314780" w:rsidRDefault="00DC3CEA" w:rsidP="00314780">
            <w:r>
              <w:t>S0011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D6473D"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87799CB" w14:textId="77777777" w:rsidR="00314780" w:rsidRPr="00314780" w:rsidRDefault="00314780" w:rsidP="00314780">
            <w:r w:rsidRPr="00314780">
              <w:t>Failed to establish FTP connection.</w:t>
            </w:r>
          </w:p>
        </w:tc>
      </w:tr>
      <w:tr w:rsidR="00314780" w:rsidRPr="00314780" w14:paraId="1C7ACCD7"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0FDC6C1" w14:textId="71FC9BC6" w:rsidR="00314780" w:rsidRPr="00314780" w:rsidRDefault="00DC3CEA" w:rsidP="00314780">
            <w:r>
              <w:t>S0012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BEC8EF"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C2F451A" w14:textId="77777777" w:rsidR="00314780" w:rsidRPr="00314780" w:rsidRDefault="00314780" w:rsidP="00314780">
            <w:r w:rsidRPr="00314780">
              <w:t>Target directory or file not found.</w:t>
            </w:r>
          </w:p>
        </w:tc>
      </w:tr>
      <w:tr w:rsidR="00314780" w:rsidRPr="00314780" w14:paraId="1F1F0653"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E111824" w14:textId="71665E87" w:rsidR="00314780" w:rsidRPr="00314780" w:rsidRDefault="00DC3CEA" w:rsidP="00314780">
            <w:r>
              <w:t>S0013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0D7F438"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7C0EBB3" w14:textId="77777777" w:rsidR="00314780" w:rsidRPr="00314780" w:rsidRDefault="00314780" w:rsidP="00314780">
            <w:r w:rsidRPr="00314780">
              <w:t>Failed to download target file.</w:t>
            </w:r>
          </w:p>
        </w:tc>
      </w:tr>
      <w:tr w:rsidR="00314780" w:rsidRPr="00314780" w14:paraId="56B50FA2"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4425EE5" w14:textId="21DC0BB8" w:rsidR="00314780" w:rsidRPr="00314780" w:rsidRDefault="00DC3CEA" w:rsidP="00314780">
            <w:r>
              <w:t>S0014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13F2846"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EF8B7EE" w14:textId="77777777" w:rsidR="00314780" w:rsidRPr="00314780" w:rsidRDefault="00314780" w:rsidP="00314780">
            <w:r w:rsidRPr="00314780">
              <w:t>Failed to establish JDBC connection.</w:t>
            </w:r>
          </w:p>
        </w:tc>
      </w:tr>
      <w:tr w:rsidR="00314780" w:rsidRPr="00314780" w14:paraId="29226D40"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B25AE10" w14:textId="34918EFA" w:rsidR="00314780" w:rsidRPr="00314780" w:rsidRDefault="00DC3CEA" w:rsidP="00314780">
            <w:r>
              <w:t>S0015</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F939173"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0B3FC983" w14:textId="77777777" w:rsidR="00314780" w:rsidRPr="00314780" w:rsidRDefault="00314780" w:rsidP="00314780">
            <w:r w:rsidRPr="00314780">
              <w:t>Failed to process records into staging database.</w:t>
            </w:r>
          </w:p>
        </w:tc>
      </w:tr>
      <w:tr w:rsidR="00314780" w:rsidRPr="00314780" w14:paraId="0B140C0B"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8C5EEBE" w14:textId="1F86146F" w:rsidR="00314780" w:rsidRPr="00314780" w:rsidRDefault="00DC3CEA" w:rsidP="00314780">
            <w:r>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C64B53B"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E8979D7" w14:textId="77777777" w:rsidR="00314780" w:rsidRPr="00314780" w:rsidRDefault="00314780" w:rsidP="00314780">
            <w:r w:rsidRPr="00314780">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900E50">
      <w:pPr>
        <w:pStyle w:val="3"/>
      </w:pPr>
      <w:r w:rsidRPr="00184A3A">
        <w:lastRenderedPageBreak/>
        <w:t>Sales Data Real Time (</w:t>
      </w:r>
      <w:r>
        <w:t>Staging to EDW</w:t>
      </w:r>
      <w:r w:rsidRPr="00184A3A">
        <w:t>) Task</w:t>
      </w:r>
    </w:p>
    <w:p w14:paraId="243EFCD0" w14:textId="77777777" w:rsidR="006256CC" w:rsidRPr="00184A3A" w:rsidRDefault="006256CC" w:rsidP="00E51271">
      <w:pPr>
        <w:pStyle w:val="4"/>
      </w:pPr>
      <w:r w:rsidRPr="00184A3A">
        <w:t>Process/Work Flow</w:t>
      </w:r>
    </w:p>
    <w:p w14:paraId="1F7573BB" w14:textId="6060E2CC" w:rsidR="006256CC" w:rsidRPr="00184A3A" w:rsidRDefault="000A43A6" w:rsidP="006256CC">
      <w:pPr>
        <w:jc w:val="center"/>
        <w:rPr>
          <w:lang w:eastAsia="zh-CN"/>
        </w:rPr>
      </w:pPr>
      <w:ins w:id="35" w:author="Edward Leung" w:date="2017-01-17T16:35:00Z">
        <w:r>
          <w:rPr>
            <w:noProof/>
          </w:rPr>
          <mc:AlternateContent>
            <mc:Choice Requires="wps">
              <w:drawing>
                <wp:anchor distT="0" distB="0" distL="114300" distR="114300" simplePos="0" relativeHeight="251697152" behindDoc="0" locked="0" layoutInCell="1" allowOverlap="1" wp14:anchorId="7FE9A1E5" wp14:editId="254D1E01">
                  <wp:simplePos x="0" y="0"/>
                  <wp:positionH relativeFrom="column">
                    <wp:posOffset>3516630</wp:posOffset>
                  </wp:positionH>
                  <wp:positionV relativeFrom="paragraph">
                    <wp:posOffset>6551560</wp:posOffset>
                  </wp:positionV>
                  <wp:extent cx="806059" cy="262998"/>
                  <wp:effectExtent l="0" t="0" r="13335" b="22860"/>
                  <wp:wrapNone/>
                  <wp:docPr id="4" name="Text Box 4"/>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5F068" w14:textId="136AA59A" w:rsidR="000A43A6" w:rsidRDefault="000A43A6">
                              <w:ins w:id="36" w:author="Edward Leung" w:date="2017-01-17T16:35:00Z">
                                <w:r>
                                  <w:t xml:space="preserve">Verify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A1E5" id="Text Box 4" o:spid="_x0000_s1071" type="#_x0000_t202" style="position:absolute;left:0;text-align:left;margin-left:276.9pt;margin-top:515.85pt;width:63.45pt;height:2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" fillcolor="white [3201]" strokeweight=".5pt">
                  <v:textbox>
                    <w:txbxContent>
                      <w:p w14:paraId="56D5F068" w14:textId="136AA59A" w:rsidR="000A43A6" w:rsidRDefault="000A43A6">
                        <w:ins w:id="36" w:author="Edward Leung" w:date="2017-01-17T16:35:00Z">
                          <w:r>
                            <w:t xml:space="preserve">Verify </w:t>
                          </w:r>
                        </w:ins>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8B58F40" wp14:editId="2F20CA7C">
                  <wp:simplePos x="0" y="0"/>
                  <wp:positionH relativeFrom="column">
                    <wp:posOffset>3516756</wp:posOffset>
                  </wp:positionH>
                  <wp:positionV relativeFrom="paragraph">
                    <wp:posOffset>5828274</wp:posOffset>
                  </wp:positionV>
                  <wp:extent cx="806059" cy="262998"/>
                  <wp:effectExtent l="0" t="0" r="13335" b="22860"/>
                  <wp:wrapNone/>
                  <wp:docPr id="3" name="Text Box 3"/>
                  <wp:cNvGraphicFramePr/>
                  <a:graphic xmlns:a="http://schemas.openxmlformats.org/drawingml/2006/main">
                    <a:graphicData uri="http://schemas.microsoft.com/office/word/2010/wordprocessingShape">
                      <wps:wsp>
                        <wps:cNvSpPr txBox="1"/>
                        <wps:spPr>
                          <a:xfrm>
                            <a:off x="0" y="0"/>
                            <a:ext cx="806059" cy="26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759845" w14:textId="71245827" w:rsidR="000A43A6" w:rsidRDefault="000A43A6">
                              <w:ins w:id="37" w:author="Edward Leung" w:date="2017-01-17T16:35:00Z">
                                <w:r>
                                  <w:t xml:space="preserve">Write data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8F40" id="Text Box 3" o:spid="_x0000_s1072" type="#_x0000_t202" style="position:absolute;left:0;text-align:left;margin-left:276.9pt;margin-top:458.9pt;width:63.45pt;height:20.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" fillcolor="white [3201]" strokeweight=".5pt">
                  <v:textbox>
                    <w:txbxContent>
                      <w:p w14:paraId="25759845" w14:textId="71245827" w:rsidR="000A43A6" w:rsidRDefault="000A43A6">
                        <w:ins w:id="38" w:author="Edward Leung" w:date="2017-01-17T16:35:00Z">
                          <w:r>
                            <w:t xml:space="preserve">Write data </w:t>
                          </w:r>
                        </w:ins>
                      </w:p>
                    </w:txbxContent>
                  </v:textbox>
                </v:shape>
              </w:pict>
            </mc:Fallback>
          </mc:AlternateContent>
        </w:r>
      </w:ins>
      <w:r w:rsidR="00752D45">
        <w:rPr>
          <w:noProof/>
        </w:rPr>
        <w:drawing>
          <wp:inline distT="0" distB="0" distL="0" distR="0" wp14:anchorId="6189DA83" wp14:editId="03DFA7E9">
            <wp:extent cx="4172970" cy="7674428"/>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763" cy="7696116"/>
                    </a:xfrm>
                    <a:prstGeom prst="rect">
                      <a:avLst/>
                    </a:prstGeom>
                  </pic:spPr>
                </pic:pic>
              </a:graphicData>
            </a:graphic>
          </wp:inline>
        </w:drawing>
      </w:r>
    </w:p>
    <w:p w14:paraId="77E5A14D" w14:textId="77777777" w:rsidR="006256CC" w:rsidRPr="00184A3A" w:rsidRDefault="006256CC" w:rsidP="006256CC">
      <w:pPr>
        <w:ind w:left="360"/>
        <w:rPr>
          <w:b/>
          <w:u w:val="single"/>
          <w:lang w:eastAsia="zh-CN"/>
        </w:rPr>
      </w:pPr>
      <w:r w:rsidRPr="00184A3A">
        <w:rPr>
          <w:b/>
          <w:u w:val="single"/>
          <w:lang w:eastAsia="zh-CN"/>
        </w:rPr>
        <w:lastRenderedPageBreak/>
        <w:t>Job Details</w:t>
      </w:r>
    </w:p>
    <w:p w14:paraId="3F69F50B" w14:textId="05C09610" w:rsidR="006256CC" w:rsidRPr="00184A3A" w:rsidRDefault="006256CC" w:rsidP="00314780">
      <w:pPr>
        <w:ind w:left="360"/>
        <w:jc w:val="both"/>
        <w:rPr>
          <w:lang w:eastAsia="zh-CN"/>
        </w:rPr>
      </w:pPr>
      <w:r w:rsidRPr="00184A3A">
        <w:rPr>
          <w:lang w:eastAsia="zh-CN"/>
        </w:rPr>
        <w:t xml:space="preserve">The scheduler job is considered as the commander to handle the life cycle of poll scheme tasks </w:t>
      </w:r>
      <w:r w:rsidR="00314780">
        <w:rPr>
          <w:lang w:eastAsia="zh-CN"/>
        </w:rPr>
        <w:t>for which it is responsible</w:t>
      </w:r>
      <w:r w:rsidRPr="00184A3A">
        <w:rPr>
          <w:lang w:eastAsia="zh-CN"/>
        </w:rPr>
        <w:t>. With a proper criteria selection, the scheduler is supposed to submit a series of tasks into the pull and queue up for t</w:t>
      </w:r>
      <w:r w:rsidR="00314780">
        <w:rPr>
          <w:lang w:eastAsia="zh-CN"/>
        </w:rPr>
        <w:t>heir own process an</w:t>
      </w:r>
      <w:r w:rsidRPr="00184A3A">
        <w:rPr>
          <w:lang w:eastAsia="zh-CN"/>
        </w:rPr>
        <w:t>d it logs down the running process in job logs and log files.</w:t>
      </w:r>
    </w:p>
    <w:p w14:paraId="5EEA7A64" w14:textId="77777777" w:rsidR="006256CC" w:rsidRPr="00184A3A" w:rsidRDefault="006256CC" w:rsidP="006256CC">
      <w:pPr>
        <w:ind w:left="360"/>
        <w:rPr>
          <w:rFonts w:eastAsia="SimSun"/>
          <w:lang w:eastAsia="zh-CN"/>
        </w:rPr>
      </w:pPr>
      <w:r w:rsidRPr="00184A3A">
        <w:rPr>
          <w:lang w:eastAsia="zh-CN"/>
        </w:rPr>
        <w:t>Summarily the task executes in below steps:</w:t>
      </w:r>
    </w:p>
    <w:p w14:paraId="64662E89" w14:textId="07A27AB3" w:rsidR="006256CC" w:rsidRPr="00184A3A" w:rsidRDefault="00357672" w:rsidP="00DC3CEA">
      <w:pPr>
        <w:tabs>
          <w:tab w:val="left" w:pos="1350"/>
        </w:tabs>
        <w:ind w:left="1350" w:hanging="990"/>
        <w:rPr>
          <w:lang w:eastAsia="zh-CN"/>
        </w:rPr>
      </w:pPr>
      <w:r>
        <w:rPr>
          <w:lang w:eastAsia="zh-CN"/>
        </w:rPr>
        <w:t>Step 1</w:t>
      </w:r>
      <w:r w:rsidR="00314780">
        <w:rPr>
          <w:lang w:eastAsia="zh-CN"/>
        </w:rPr>
        <w:t>:</w:t>
      </w:r>
      <w:r w:rsidR="00314780">
        <w:rPr>
          <w:lang w:eastAsia="zh-CN"/>
        </w:rPr>
        <w:tab/>
      </w:r>
      <w:r w:rsidR="006256CC" w:rsidRPr="00184A3A">
        <w:rPr>
          <w:lang w:eastAsia="zh-CN"/>
        </w:rPr>
        <w:t xml:space="preserve">Firstly, it will update the </w:t>
      </w:r>
      <w:r w:rsidR="007A2372">
        <w:rPr>
          <w:lang w:eastAsia="zh-CN"/>
        </w:rPr>
        <w:t xml:space="preserve">corresponding </w:t>
      </w:r>
      <w:r w:rsidR="006256CC" w:rsidRPr="00184A3A">
        <w:rPr>
          <w:lang w:eastAsia="zh-CN"/>
        </w:rPr>
        <w:t>job lo</w:t>
      </w:r>
      <w:r w:rsidR="007A2372">
        <w:rPr>
          <w:lang w:eastAsia="zh-CN"/>
        </w:rPr>
        <w:t>g’s latest job indicator from ‘P</w:t>
      </w:r>
      <w:r w:rsidR="006256CC" w:rsidRPr="00184A3A">
        <w:rPr>
          <w:lang w:eastAsia="zh-CN"/>
        </w:rPr>
        <w:t>’ to ‘</w:t>
      </w:r>
      <w:r w:rsidR="007A2372">
        <w:rPr>
          <w:lang w:eastAsia="zh-CN"/>
        </w:rPr>
        <w:t>Y</w:t>
      </w:r>
      <w:r w:rsidR="00ED4AAB">
        <w:rPr>
          <w:lang w:eastAsia="zh-CN"/>
        </w:rPr>
        <w:t>’ and update</w:t>
      </w:r>
      <w:r w:rsidR="006256CC" w:rsidRPr="00184A3A">
        <w:rPr>
          <w:lang w:eastAsia="zh-CN"/>
        </w:rPr>
        <w:t xml:space="preserve"> the status</w:t>
      </w:r>
      <w:r w:rsidR="00ED4AAB">
        <w:rPr>
          <w:lang w:eastAsia="zh-CN"/>
        </w:rPr>
        <w:t xml:space="preserve"> from “SUBMITTED” to “PROGRESS” as the start of the execution.</w:t>
      </w:r>
    </w:p>
    <w:p w14:paraId="3F14204D" w14:textId="532B43EE" w:rsidR="006256CC" w:rsidRPr="00184A3A" w:rsidRDefault="00314780" w:rsidP="00DC3CEA">
      <w:pPr>
        <w:tabs>
          <w:tab w:val="left" w:pos="1350"/>
        </w:tabs>
        <w:ind w:left="1350" w:hanging="990"/>
        <w:rPr>
          <w:lang w:eastAsia="zh-CN"/>
        </w:rPr>
      </w:pPr>
      <w:r>
        <w:rPr>
          <w:lang w:eastAsia="zh-CN"/>
        </w:rPr>
        <w:t>Step 2:</w:t>
      </w:r>
      <w:r>
        <w:rPr>
          <w:lang w:eastAsia="zh-CN"/>
        </w:rPr>
        <w:tab/>
      </w:r>
      <w:r w:rsidR="006256CC" w:rsidRPr="00184A3A">
        <w:rPr>
          <w:lang w:eastAsia="zh-CN"/>
        </w:rPr>
        <w:t xml:space="preserve">Initiate the JDBC connection </w:t>
      </w:r>
      <w:r w:rsidR="00ED4AAB">
        <w:rPr>
          <w:lang w:eastAsia="zh-CN"/>
        </w:rPr>
        <w:t>towards the EDW data source</w:t>
      </w:r>
      <w:r w:rsidR="006256CC" w:rsidRPr="00184A3A">
        <w:rPr>
          <w:lang w:eastAsia="zh-CN"/>
        </w:rPr>
        <w:t>.</w:t>
      </w:r>
    </w:p>
    <w:p w14:paraId="0227FE59" w14:textId="1B1D90FC" w:rsidR="006256CC" w:rsidRPr="00314780" w:rsidRDefault="00314780" w:rsidP="00DC3CEA">
      <w:pPr>
        <w:tabs>
          <w:tab w:val="left" w:pos="1350"/>
        </w:tabs>
        <w:ind w:left="1350" w:hanging="990"/>
        <w:rPr>
          <w:rFonts w:eastAsia="SimSun"/>
          <w:lang w:eastAsia="zh-CN"/>
        </w:rPr>
      </w:pPr>
      <w:r>
        <w:rPr>
          <w:lang w:eastAsia="zh-CN"/>
        </w:rPr>
        <w:t>Step 3:</w:t>
      </w:r>
      <w:r>
        <w:rPr>
          <w:lang w:eastAsia="zh-CN"/>
        </w:rPr>
        <w:tab/>
      </w:r>
      <w:r w:rsidR="00ED4AAB">
        <w:rPr>
          <w:lang w:eastAsia="zh-CN"/>
        </w:rPr>
        <w:t>The task will select from staging tables with poll scheme info tables, and process the data wh</w:t>
      </w:r>
      <w:r w:rsidR="00045CEC">
        <w:rPr>
          <w:lang w:eastAsia="zh-CN"/>
        </w:rPr>
        <w:t>ich process ID = depend_o</w:t>
      </w:r>
      <w:r w:rsidR="00ED4AAB">
        <w:rPr>
          <w:lang w:eastAsia="zh-CN"/>
        </w:rPr>
        <w:t>n field value (processID exists in all polling data table in the staging which equals to the job log ID of the processing task, indicating which job has processed the record).</w:t>
      </w:r>
      <w:r w:rsidR="006256CC" w:rsidRPr="00184A3A">
        <w:rPr>
          <w:lang w:eastAsia="zh-CN"/>
        </w:rPr>
        <w:t xml:space="preserve"> </w:t>
      </w:r>
      <w:r w:rsidR="00ED4AAB">
        <w:rPr>
          <w:lang w:eastAsia="zh-CN"/>
        </w:rPr>
        <w:t>Table by table, write the selected data into the corresponding table in EDW</w:t>
      </w:r>
      <w:r>
        <w:rPr>
          <w:lang w:eastAsia="zh-CN"/>
        </w:rPr>
        <w:t>.</w:t>
      </w:r>
    </w:p>
    <w:p w14:paraId="53553DAD" w14:textId="2D2232C8" w:rsidR="006256CC" w:rsidRPr="00184A3A" w:rsidRDefault="00314780" w:rsidP="00DC3CEA">
      <w:pPr>
        <w:tabs>
          <w:tab w:val="left" w:pos="1350"/>
        </w:tabs>
        <w:ind w:left="1350" w:hanging="990"/>
        <w:rPr>
          <w:lang w:eastAsia="zh-CN"/>
        </w:rPr>
      </w:pPr>
      <w:r>
        <w:rPr>
          <w:lang w:eastAsia="zh-CN"/>
        </w:rPr>
        <w:t>Step 4:</w:t>
      </w:r>
      <w:r>
        <w:rPr>
          <w:lang w:eastAsia="zh-CN"/>
        </w:rPr>
        <w:tab/>
      </w:r>
      <w:r w:rsidR="006256CC" w:rsidRPr="00184A3A">
        <w:rPr>
          <w:lang w:eastAsia="zh-CN"/>
        </w:rPr>
        <w:t xml:space="preserve">After the </w:t>
      </w:r>
      <w:r w:rsidR="00ED4AAB">
        <w:rPr>
          <w:lang w:eastAsia="zh-CN"/>
        </w:rPr>
        <w:t>process</w:t>
      </w:r>
      <w:r w:rsidR="006256CC" w:rsidRPr="00184A3A">
        <w:rPr>
          <w:lang w:eastAsia="zh-CN"/>
        </w:rPr>
        <w:t xml:space="preserve"> is successfully </w:t>
      </w:r>
      <w:r w:rsidR="00ED4AAB">
        <w:rPr>
          <w:lang w:eastAsia="zh-CN"/>
        </w:rPr>
        <w:t>run for one table</w:t>
      </w:r>
      <w:r w:rsidR="006256CC" w:rsidRPr="00184A3A">
        <w:rPr>
          <w:lang w:eastAsia="zh-CN"/>
        </w:rPr>
        <w:t>, a check sum will check upon the processed record upon the total record counts</w:t>
      </w:r>
      <w:r w:rsidR="00ED4AAB">
        <w:rPr>
          <w:lang w:eastAsia="zh-CN"/>
        </w:rPr>
        <w:t xml:space="preserve"> and the sum amount of the check sum column</w:t>
      </w:r>
      <w:r w:rsidR="006256CC">
        <w:rPr>
          <w:lang w:eastAsia="zh-CN"/>
        </w:rPr>
        <w:t>. The check sum columns will refer to the configu</w:t>
      </w:r>
      <w:r w:rsidR="00114597">
        <w:rPr>
          <w:lang w:eastAsia="zh-CN"/>
        </w:rPr>
        <w:t>ration in the poll scheme info.</w:t>
      </w:r>
      <w:ins w:id="38" w:author="Edward Leung" w:date="2017-01-17T16:52:00Z">
        <w:r w:rsidR="008B15A7">
          <w:rPr>
            <w:lang w:eastAsia="zh-CN"/>
          </w:rPr>
          <w:t xml:space="preserve"> If the check sum process fails, the task will roll back all the records written or updated.</w:t>
        </w:r>
      </w:ins>
    </w:p>
    <w:p w14:paraId="082BE92D" w14:textId="79CE2D96" w:rsidR="006256CC" w:rsidRPr="00184A3A" w:rsidRDefault="00314780" w:rsidP="00DC3CEA">
      <w:pPr>
        <w:tabs>
          <w:tab w:val="left" w:pos="1350"/>
        </w:tabs>
        <w:ind w:left="1350" w:hanging="990"/>
        <w:rPr>
          <w:lang w:eastAsia="zh-CN"/>
        </w:rPr>
      </w:pPr>
      <w:r>
        <w:rPr>
          <w:lang w:eastAsia="zh-CN"/>
        </w:rPr>
        <w:t>Step 5:</w:t>
      </w:r>
      <w:r>
        <w:rPr>
          <w:lang w:eastAsia="zh-CN"/>
        </w:rPr>
        <w:tab/>
      </w:r>
      <w:r w:rsidR="006256CC"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7E1D29DE" w14:textId="0EAD0AE7" w:rsidR="006256CC" w:rsidRPr="0057159E" w:rsidRDefault="006256CC" w:rsidP="00DC3CEA">
      <w:pPr>
        <w:tabs>
          <w:tab w:val="left" w:pos="1350"/>
        </w:tabs>
        <w:ind w:left="1350" w:hanging="990"/>
        <w:rPr>
          <w:lang w:eastAsia="zh-CN"/>
        </w:rPr>
      </w:pPr>
      <w:r w:rsidRPr="00184A3A">
        <w:rPr>
          <w:lang w:eastAsia="zh-CN"/>
        </w:rPr>
        <w:t xml:space="preserve">Step </w:t>
      </w:r>
      <w:r w:rsidR="00314780">
        <w:rPr>
          <w:lang w:eastAsia="zh-CN"/>
        </w:rPr>
        <w:t>6:</w:t>
      </w:r>
      <w:r w:rsidR="00314780">
        <w:rPr>
          <w:lang w:eastAsia="zh-CN"/>
        </w:rPr>
        <w:tab/>
      </w:r>
      <w:r w:rsidRPr="00184A3A">
        <w:rPr>
          <w:lang w:eastAsia="zh-CN"/>
        </w:rPr>
        <w:t>If all steps of the task are successfully submitted, the task</w:t>
      </w:r>
      <w:r w:rsidR="00314780">
        <w:rPr>
          <w:lang w:eastAsia="zh-CN"/>
        </w:rPr>
        <w:t xml:space="preserve"> will be </w:t>
      </w:r>
      <w:r w:rsidRPr="00184A3A">
        <w:rPr>
          <w:lang w:eastAsia="zh-CN"/>
        </w:rPr>
        <w:t>regarded as complete</w:t>
      </w:r>
      <w:r w:rsidR="00314780">
        <w:rPr>
          <w:lang w:eastAsia="zh-CN"/>
        </w:rPr>
        <w:t>d</w:t>
      </w:r>
      <w:r w:rsidRPr="00184A3A">
        <w:rPr>
          <w:lang w:eastAsia="zh-CN"/>
        </w:rPr>
        <w:t xml:space="preserve"> and </w:t>
      </w:r>
      <w:r w:rsidR="00314780">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c>
          <w:tcPr>
            <w:tcW w:w="2428" w:type="dxa"/>
            <w:shd w:val="clear" w:color="auto" w:fill="C6D9F1" w:themeFill="text2" w:themeFillTint="33"/>
          </w:tcPr>
          <w:p w14:paraId="3FDC24D5" w14:textId="77777777" w:rsidR="006256CC" w:rsidRPr="00184A3A" w:rsidRDefault="006256CC" w:rsidP="00304118">
            <w:pPr>
              <w:pStyle w:val="af7"/>
              <w:rPr>
                <w:b/>
              </w:rPr>
            </w:pPr>
            <w:r w:rsidRPr="00184A3A">
              <w:rPr>
                <w:b/>
              </w:rPr>
              <w:t>Job Name</w:t>
            </w:r>
          </w:p>
        </w:tc>
        <w:tc>
          <w:tcPr>
            <w:tcW w:w="1925" w:type="dxa"/>
            <w:shd w:val="clear" w:color="auto" w:fill="C6D9F1" w:themeFill="text2" w:themeFillTint="33"/>
          </w:tcPr>
          <w:p w14:paraId="7B7DCA87" w14:textId="77777777" w:rsidR="006256CC" w:rsidRPr="00184A3A" w:rsidRDefault="006256CC" w:rsidP="00304118">
            <w:pPr>
              <w:pStyle w:val="af7"/>
              <w:rPr>
                <w:b/>
              </w:rPr>
            </w:pPr>
            <w:r w:rsidRPr="00184A3A">
              <w:rPr>
                <w:b/>
              </w:rPr>
              <w:t>Status</w:t>
            </w:r>
          </w:p>
        </w:tc>
        <w:tc>
          <w:tcPr>
            <w:tcW w:w="5588" w:type="dxa"/>
            <w:shd w:val="clear" w:color="auto" w:fill="C6D9F1" w:themeFill="text2" w:themeFillTint="33"/>
          </w:tcPr>
          <w:p w14:paraId="23CFA45E" w14:textId="77777777" w:rsidR="006256CC" w:rsidRPr="00184A3A" w:rsidRDefault="006256CC" w:rsidP="00304118">
            <w:pPr>
              <w:pStyle w:val="af7"/>
              <w:rPr>
                <w:b/>
              </w:rPr>
            </w:pPr>
            <w:r w:rsidRPr="00184A3A">
              <w:rPr>
                <w:b/>
              </w:rPr>
              <w:t>Description</w:t>
            </w:r>
          </w:p>
        </w:tc>
      </w:tr>
      <w:tr w:rsidR="006256CC" w:rsidRPr="00184A3A" w14:paraId="1D44B1A9" w14:textId="77777777" w:rsidTr="00304118">
        <w:tc>
          <w:tcPr>
            <w:tcW w:w="2428" w:type="dxa"/>
          </w:tcPr>
          <w:p w14:paraId="341691B2" w14:textId="378E75C7" w:rsidR="006256CC" w:rsidRPr="00184A3A" w:rsidRDefault="006256CC">
            <w:pPr>
              <w:pStyle w:val="af7"/>
            </w:pPr>
            <w:r w:rsidRPr="00184A3A">
              <w:t xml:space="preserve">Sales </w:t>
            </w:r>
            <w:r w:rsidR="000E26CF">
              <w:t>real time</w:t>
            </w:r>
            <w:r w:rsidRPr="00184A3A">
              <w:t xml:space="preserve"> Polling Task</w:t>
            </w:r>
            <w:r w:rsidR="006A533F">
              <w:t xml:space="preserve"> (STG - EDW)</w:t>
            </w:r>
          </w:p>
        </w:tc>
        <w:tc>
          <w:tcPr>
            <w:tcW w:w="1925" w:type="dxa"/>
          </w:tcPr>
          <w:p w14:paraId="3024A673" w14:textId="2298F0C8" w:rsidR="00304118" w:rsidRDefault="00304118" w:rsidP="00304118">
            <w:pPr>
              <w:pStyle w:val="af7"/>
            </w:pPr>
            <w:r>
              <w:t>“SUBMITTED”</w:t>
            </w:r>
          </w:p>
          <w:p w14:paraId="60E01D06" w14:textId="77777777" w:rsidR="006256CC" w:rsidRPr="00184A3A" w:rsidRDefault="006256CC" w:rsidP="00304118">
            <w:pPr>
              <w:pStyle w:val="af7"/>
            </w:pPr>
            <w:r w:rsidRPr="00184A3A">
              <w:t>“PROGRESS”</w:t>
            </w:r>
          </w:p>
          <w:p w14:paraId="10C65456" w14:textId="77777777" w:rsidR="006256CC" w:rsidRPr="00184A3A" w:rsidRDefault="006256CC" w:rsidP="00304118">
            <w:pPr>
              <w:pStyle w:val="af7"/>
            </w:pPr>
            <w:r w:rsidRPr="00184A3A">
              <w:t xml:space="preserve"> “FAILED”</w:t>
            </w:r>
          </w:p>
          <w:p w14:paraId="239E22F6" w14:textId="77777777" w:rsidR="006256CC" w:rsidRPr="00184A3A" w:rsidRDefault="006256CC" w:rsidP="00304118">
            <w:pPr>
              <w:pStyle w:val="af7"/>
            </w:pPr>
            <w:r w:rsidRPr="00184A3A">
              <w:t>“COMPLETE”</w:t>
            </w:r>
          </w:p>
        </w:tc>
        <w:tc>
          <w:tcPr>
            <w:tcW w:w="5588" w:type="dxa"/>
          </w:tcPr>
          <w:p w14:paraId="6059EE1D" w14:textId="492A5FFB" w:rsidR="00304118" w:rsidRDefault="00480B7A" w:rsidP="00304118">
            <w:pPr>
              <w:pStyle w:val="af7"/>
            </w:pPr>
            <w:r>
              <w:t>“SUBMITTED”</w:t>
            </w:r>
            <w:r w:rsidR="00D73A04">
              <w:t xml:space="preserve"> when the task is submitted into thread pool and queuing for execution</w:t>
            </w:r>
          </w:p>
          <w:p w14:paraId="04B0084B" w14:textId="7FCCEBE3" w:rsidR="006256CC" w:rsidRPr="00184A3A" w:rsidRDefault="00D73A04" w:rsidP="00304118">
            <w:pPr>
              <w:pStyle w:val="af7"/>
            </w:pPr>
            <w:r>
              <w:t xml:space="preserve">“PROGRESS” when task starts execution </w:t>
            </w:r>
            <w:r w:rsidR="006256CC" w:rsidRPr="00184A3A">
              <w:t>and successfully insert log into DB.</w:t>
            </w:r>
          </w:p>
          <w:p w14:paraId="703ADF50" w14:textId="77777777" w:rsidR="006256CC" w:rsidRPr="00184A3A" w:rsidRDefault="006256CC" w:rsidP="00304118">
            <w:pPr>
              <w:pStyle w:val="af7"/>
            </w:pPr>
            <w:r w:rsidRPr="00184A3A">
              <w:t xml:space="preserve"> “FAILED” when encounter errors processing the source and the poll branch scheme.</w:t>
            </w:r>
          </w:p>
          <w:p w14:paraId="1D95F780" w14:textId="1A79ABD5" w:rsidR="006256CC" w:rsidRPr="00184A3A" w:rsidRDefault="006256CC" w:rsidP="00304118">
            <w:pPr>
              <w:pStyle w:val="af7"/>
            </w:pPr>
            <w:r w:rsidRPr="00184A3A">
              <w:t xml:space="preserve">“COMPLETE” when the </w:t>
            </w:r>
            <w:r w:rsidR="00DC3CEA">
              <w:t>task completes</w:t>
            </w:r>
            <w:r w:rsidRPr="00184A3A">
              <w:t xml:space="preserve"> the polling data against the target branch schemes without any errors.</w:t>
            </w:r>
          </w:p>
        </w:tc>
      </w:tr>
    </w:tbl>
    <w:p w14:paraId="1F88036E" w14:textId="77777777" w:rsidR="00314780" w:rsidRDefault="00314780" w:rsidP="006256CC">
      <w:pPr>
        <w:ind w:left="360"/>
        <w:rPr>
          <w:color w:val="FF0000"/>
          <w:lang w:eastAsia="zh-CN"/>
        </w:rPr>
      </w:pPr>
    </w:p>
    <w:p w14:paraId="5D0888FC" w14:textId="77777777" w:rsidR="006256CC" w:rsidRPr="00184A3A" w:rsidRDefault="006256CC" w:rsidP="006256CC">
      <w:pPr>
        <w:ind w:left="360"/>
        <w:rPr>
          <w:b/>
          <w:u w:val="single"/>
          <w:lang w:eastAsia="zh-CN"/>
        </w:rPr>
      </w:pPr>
      <w:r w:rsidRPr="00184A3A">
        <w:rPr>
          <w:b/>
          <w:u w:val="single"/>
          <w:lang w:eastAsia="zh-CN"/>
        </w:rPr>
        <w:t>Logging</w:t>
      </w:r>
    </w:p>
    <w:p w14:paraId="2B7C1486" w14:textId="77777777" w:rsidR="006256CC" w:rsidRPr="00184A3A" w:rsidRDefault="006256CC" w:rsidP="006256CC">
      <w:pPr>
        <w:ind w:left="360"/>
        <w:rPr>
          <w:lang w:eastAsia="zh-CN"/>
        </w:rPr>
      </w:pPr>
      <w:r w:rsidRPr="00184A3A">
        <w:rPr>
          <w:lang w:eastAsia="zh-CN"/>
        </w:rPr>
        <w:t>Log directory: /repos/esb/polling/log/sales_rt_yyyymmdd.log</w:t>
      </w:r>
    </w:p>
    <w:p w14:paraId="522C1E83" w14:textId="1ECEB790" w:rsidR="006256CC" w:rsidRPr="00184A3A" w:rsidRDefault="006256CC" w:rsidP="006256CC">
      <w:pPr>
        <w:ind w:left="360"/>
        <w:rPr>
          <w:lang w:eastAsia="zh-CN"/>
        </w:rPr>
      </w:pPr>
      <w:r w:rsidRPr="00184A3A">
        <w:rPr>
          <w:lang w:eastAsia="zh-CN"/>
        </w:rPr>
        <w:lastRenderedPageBreak/>
        <w:t xml:space="preserve">Upon each </w:t>
      </w:r>
      <w:r w:rsidR="00357672">
        <w:rPr>
          <w:lang w:eastAsia="zh-CN"/>
        </w:rPr>
        <w:t>“</w:t>
      </w:r>
      <w:r w:rsidRPr="00184A3A">
        <w:rPr>
          <w:lang w:eastAsia="zh-CN"/>
        </w:rPr>
        <w:t>poll branch scheme task</w:t>
      </w:r>
      <w:r w:rsidR="00357672">
        <w:rPr>
          <w:lang w:eastAsia="zh-CN"/>
        </w:rPr>
        <w:t>”</w:t>
      </w:r>
      <w:ins w:id="39" w:author="Edward Leung" w:date="2017-01-17T16:43:00Z">
        <w:r w:rsidR="000A43A6">
          <w:rPr>
            <w:lang w:eastAsia="zh-CN"/>
          </w:rPr>
          <w:t xml:space="preserve"> – (</w:t>
        </w:r>
      </w:ins>
      <w:ins w:id="40" w:author="Edward Leung" w:date="2017-01-17T16:44:00Z">
        <w:r w:rsidR="000A43A6">
          <w:rPr>
            <w:lang w:eastAsia="zh-CN"/>
          </w:rPr>
          <w:t>e.g POS to Staging or Staging to EDW</w:t>
        </w:r>
      </w:ins>
      <w:ins w:id="41" w:author="Edward Leung" w:date="2017-01-17T16:43:00Z">
        <w:r w:rsidR="000A43A6">
          <w:rPr>
            <w:lang w:eastAsia="zh-CN"/>
          </w:rPr>
          <w:t xml:space="preserve">) </w:t>
        </w:r>
      </w:ins>
      <w:r w:rsidRPr="00184A3A">
        <w:rPr>
          <w:lang w:eastAsia="zh-CN"/>
        </w:rPr>
        <w:t xml:space="preserve"> submission: the scheme info will be written into follow format:</w:t>
      </w:r>
    </w:p>
    <w:p w14:paraId="68AA4803" w14:textId="6AFE5684" w:rsidR="000A43A6" w:rsidRPr="000A43A6" w:rsidRDefault="000A43A6" w:rsidP="000C1E64">
      <w:pPr>
        <w:ind w:left="360"/>
        <w:rPr>
          <w:ins w:id="42" w:author="Edward Leung" w:date="2017-01-17T16:43:00Z"/>
          <w:b/>
          <w:lang w:eastAsia="zh-CN"/>
          <w:rPrChange w:id="43" w:author="Edward Leung" w:date="2017-01-17T16:43:00Z">
            <w:rPr>
              <w:ins w:id="44" w:author="Edward Leung" w:date="2017-01-17T16:43:00Z"/>
              <w:lang w:eastAsia="zh-CN"/>
            </w:rPr>
          </w:rPrChange>
        </w:rPr>
      </w:pPr>
      <w:ins w:id="45" w:author="Edward Leung" w:date="2017-01-17T16:43:00Z">
        <w:r>
          <w:rPr>
            <w:b/>
            <w:lang w:eastAsia="zh-CN"/>
          </w:rPr>
          <w:t xml:space="preserve">INFORMATION Related Log: </w:t>
        </w:r>
      </w:ins>
    </w:p>
    <w:p w14:paraId="46FE7900" w14:textId="64C4A3A3" w:rsidR="000C1E64" w:rsidRDefault="000C1E64" w:rsidP="000C1E64">
      <w:pPr>
        <w:ind w:left="360"/>
        <w:rPr>
          <w:ins w:id="46" w:author="Edward Leung" w:date="2017-01-17T16:43:00Z"/>
          <w:lang w:eastAsia="zh-CN"/>
        </w:rPr>
      </w:pPr>
      <w:r w:rsidRPr="00184A3A">
        <w:rPr>
          <w:lang w:eastAsia="zh-CN"/>
        </w:rPr>
        <w:t xml:space="preserve">[INFO] [Timestamp] </w:t>
      </w:r>
      <w:r>
        <w:rPr>
          <w:lang w:eastAsia="zh-CN"/>
        </w:rPr>
        <w:t xml:space="preserve">[Job Name] </w:t>
      </w:r>
      <w:r w:rsidRPr="00184A3A">
        <w:rPr>
          <w:lang w:eastAsia="zh-CN"/>
        </w:rPr>
        <w:t>[Scheme name]-[branch code]-[scheme type]-[direction]</w:t>
      </w:r>
      <w:ins w:id="47" w:author="Edward Leung" w:date="2017-01-17T16:42:00Z">
        <w:r w:rsidR="000A43A6">
          <w:rPr>
            <w:lang w:eastAsia="zh-CN"/>
          </w:rPr>
          <w:t xml:space="preserve"> </w:t>
        </w:r>
      </w:ins>
    </w:p>
    <w:p w14:paraId="05DCB7FD" w14:textId="45C9D507" w:rsidR="000A43A6" w:rsidRPr="000A43A6" w:rsidRDefault="000A43A6" w:rsidP="000C1E64">
      <w:pPr>
        <w:ind w:left="360"/>
        <w:rPr>
          <w:b/>
          <w:lang w:eastAsia="zh-CN"/>
          <w:rPrChange w:id="48" w:author="Edward Leung" w:date="2017-01-17T16:43:00Z">
            <w:rPr>
              <w:lang w:eastAsia="zh-CN"/>
            </w:rPr>
          </w:rPrChange>
        </w:rPr>
      </w:pPr>
      <w:ins w:id="49" w:author="Edward Leung" w:date="2017-01-17T16:43:00Z">
        <w:r w:rsidRPr="000A43A6">
          <w:rPr>
            <w:b/>
            <w:lang w:eastAsia="zh-CN"/>
            <w:rPrChange w:id="50" w:author="Edward Leung" w:date="2017-01-17T16:43:00Z">
              <w:rPr>
                <w:lang w:eastAsia="zh-CN"/>
              </w:rPr>
            </w:rPrChange>
          </w:rPr>
          <w:t>ERROR</w:t>
        </w:r>
        <w:r>
          <w:rPr>
            <w:b/>
            <w:lang w:eastAsia="zh-CN"/>
          </w:rPr>
          <w:t xml:space="preserve"> Related Log: </w:t>
        </w:r>
      </w:ins>
    </w:p>
    <w:p w14:paraId="1EF3AD61" w14:textId="0C3A8C81" w:rsidR="006256CC" w:rsidRDefault="000C1E64" w:rsidP="0057159E">
      <w:pPr>
        <w:ind w:left="360"/>
        <w:rPr>
          <w:ins w:id="51" w:author="Edward Leung" w:date="2017-01-17T16:42:00Z"/>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66C6920F" w14:textId="77777777" w:rsidR="000A43A6" w:rsidRDefault="000A43A6" w:rsidP="0057159E">
      <w:pPr>
        <w:ind w:left="360"/>
        <w:rPr>
          <w:ins w:id="52" w:author="Edward Leung" w:date="2017-01-17T16:42:00Z"/>
          <w:lang w:eastAsia="zh-CN"/>
        </w:rPr>
      </w:pPr>
    </w:p>
    <w:p w14:paraId="6ADE2E3A" w14:textId="5FA3E201" w:rsidR="000A43A6" w:rsidRPr="00184A3A" w:rsidDel="008B15A7" w:rsidRDefault="000A43A6" w:rsidP="0057159E">
      <w:pPr>
        <w:ind w:left="360"/>
        <w:rPr>
          <w:del w:id="53" w:author="Edward Leung" w:date="2017-01-17T16:48:00Z"/>
          <w:lang w:eastAsia="zh-CN"/>
        </w:rPr>
      </w:pPr>
    </w:p>
    <w:p w14:paraId="2E2C6F96" w14:textId="77777777" w:rsidR="006256CC" w:rsidRPr="00184A3A" w:rsidRDefault="006256CC" w:rsidP="006256CC">
      <w:pPr>
        <w:ind w:left="360"/>
        <w:rPr>
          <w:b/>
          <w:u w:val="single"/>
          <w:lang w:eastAsia="zh-CN"/>
        </w:rPr>
      </w:pPr>
      <w:r w:rsidRPr="00184A3A">
        <w:rPr>
          <w:b/>
          <w:u w:val="single"/>
          <w:lang w:eastAsia="zh-CN"/>
        </w:rPr>
        <w:t>Entry &amp; Exit Criteria</w:t>
      </w:r>
    </w:p>
    <w:p w14:paraId="79C19A24" w14:textId="17C78785" w:rsidR="006256CC" w:rsidRPr="00184A3A" w:rsidRDefault="006256CC" w:rsidP="006256CC">
      <w:pPr>
        <w:ind w:left="360"/>
        <w:rPr>
          <w:lang w:eastAsia="zh-CN"/>
        </w:rPr>
      </w:pPr>
      <w:r w:rsidRPr="00184A3A">
        <w:rPr>
          <w:lang w:eastAsia="zh-CN"/>
        </w:rPr>
        <w:t xml:space="preserve">The sales data </w:t>
      </w:r>
      <w:r w:rsidR="008F7A2B">
        <w:rPr>
          <w:lang w:eastAsia="zh-CN"/>
        </w:rPr>
        <w:t>real time</w:t>
      </w:r>
      <w:r w:rsidRPr="00184A3A">
        <w:rPr>
          <w:lang w:eastAsia="zh-CN"/>
        </w:rPr>
        <w:t xml:space="preserve"> processing task </w:t>
      </w:r>
      <w:r w:rsidR="002030F5">
        <w:rPr>
          <w:lang w:eastAsia="zh-CN"/>
        </w:rPr>
        <w:t xml:space="preserve">(STG-EDW) </w:t>
      </w:r>
      <w:r w:rsidRPr="00184A3A">
        <w:rPr>
          <w:lang w:eastAsia="zh-CN"/>
        </w:rPr>
        <w:t xml:space="preserve">is submitted by the </w:t>
      </w:r>
      <w:r w:rsidR="002030F5">
        <w:rPr>
          <w:lang w:eastAsia="zh-CN"/>
        </w:rPr>
        <w:t xml:space="preserve">prerequisite </w:t>
      </w:r>
      <w:r w:rsidRPr="00184A3A">
        <w:rPr>
          <w:lang w:eastAsia="zh-CN"/>
        </w:rPr>
        <w:t xml:space="preserve">ales data real time </w:t>
      </w:r>
      <w:r w:rsidR="002030F5">
        <w:rPr>
          <w:lang w:eastAsia="zh-CN"/>
        </w:rPr>
        <w:t>processing task</w:t>
      </w:r>
      <w:r w:rsidRPr="00184A3A">
        <w:rPr>
          <w:lang w:eastAsia="zh-CN"/>
        </w:rPr>
        <w:t xml:space="preserve"> (</w:t>
      </w:r>
      <w:r w:rsidR="002030F5">
        <w:rPr>
          <w:lang w:eastAsia="zh-CN"/>
        </w:rPr>
        <w:t xml:space="preserve">POS-STG, refer to </w:t>
      </w:r>
      <w:r w:rsidR="00F702BC">
        <w:rPr>
          <w:lang w:eastAsia="zh-CN"/>
        </w:rPr>
        <w:t>session 6.7.5</w:t>
      </w:r>
      <w:r w:rsidRPr="00184A3A">
        <w:rPr>
          <w:lang w:eastAsia="zh-CN"/>
        </w:rPr>
        <w:t>).</w:t>
      </w:r>
    </w:p>
    <w:p w14:paraId="13435051" w14:textId="77777777" w:rsidR="006256CC" w:rsidRPr="00184A3A" w:rsidRDefault="006256CC" w:rsidP="006256CC">
      <w:pPr>
        <w:ind w:left="360"/>
        <w:rPr>
          <w:lang w:eastAsia="zh-CN"/>
        </w:rPr>
      </w:pPr>
      <w:r w:rsidRPr="00184A3A">
        <w:rPr>
          <w:lang w:eastAsia="zh-CN"/>
        </w:rPr>
        <w:t>In the process of the task, it will be regarded as job failure and send alert email to IT support according to the error’s severity</w:t>
      </w:r>
    </w:p>
    <w:p w14:paraId="186CE302" w14:textId="3BF19776" w:rsidR="006256CC" w:rsidRPr="00184A3A" w:rsidRDefault="006256CC" w:rsidP="006256CC">
      <w:pPr>
        <w:ind w:left="360"/>
        <w:rPr>
          <w:lang w:eastAsia="zh-CN"/>
        </w:rPr>
      </w:pPr>
      <w:r w:rsidRPr="00184A3A">
        <w:rPr>
          <w:lang w:eastAsia="zh-CN"/>
        </w:rPr>
        <w:t xml:space="preserve">Error occurs when error initiating DB connection to </w:t>
      </w:r>
      <w:r w:rsidR="004E64C8">
        <w:rPr>
          <w:lang w:eastAsia="zh-CN"/>
        </w:rPr>
        <w:t>EDW</w:t>
      </w:r>
      <w:r w:rsidRPr="00184A3A">
        <w:rPr>
          <w:lang w:eastAsia="zh-CN"/>
        </w:rPr>
        <w:t xml:space="preserve"> data source.</w:t>
      </w:r>
    </w:p>
    <w:p w14:paraId="5D96EB91" w14:textId="77777777" w:rsidR="006256CC" w:rsidRPr="00184A3A" w:rsidRDefault="006256CC" w:rsidP="006256CC">
      <w:pPr>
        <w:rPr>
          <w:lang w:eastAsia="zh-CN"/>
        </w:rPr>
      </w:pPr>
    </w:p>
    <w:p w14:paraId="01D8031B" w14:textId="77777777" w:rsidR="006256CC" w:rsidRPr="00184A3A" w:rsidRDefault="006256CC" w:rsidP="00E51271">
      <w:pPr>
        <w:pStyle w:val="4"/>
      </w:pPr>
      <w:r w:rsidRPr="00184A3A">
        <w:t>Screen</w:t>
      </w:r>
    </w:p>
    <w:p w14:paraId="56FBC5B9" w14:textId="77777777" w:rsidR="006256CC" w:rsidRPr="00184A3A" w:rsidRDefault="006256CC" w:rsidP="00F40D30">
      <w:pPr>
        <w:rPr>
          <w:lang w:eastAsia="zh-CN"/>
        </w:rPr>
      </w:pPr>
      <w:r w:rsidRPr="00184A3A">
        <w:rPr>
          <w:lang w:eastAsia="zh-CN"/>
        </w:rPr>
        <w:t>N/A</w:t>
      </w:r>
    </w:p>
    <w:p w14:paraId="13DD3CC7" w14:textId="77777777" w:rsidR="006256CC" w:rsidRPr="00732732" w:rsidRDefault="006256CC" w:rsidP="006256CC">
      <w:pPr>
        <w:pStyle w:val="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29715E5C" w14:textId="77777777" w:rsidR="006256CC" w:rsidRPr="00184A3A" w:rsidRDefault="006256CC" w:rsidP="00F40D30">
      <w:pPr>
        <w:rPr>
          <w:lang w:eastAsia="zh-CN"/>
        </w:rPr>
      </w:pPr>
      <w:r w:rsidRPr="00184A3A">
        <w:rPr>
          <w:lang w:eastAsia="zh-CN"/>
        </w:rPr>
        <w:t>N/A</w:t>
      </w:r>
    </w:p>
    <w:p w14:paraId="7D3DAE82"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Screen Objects &amp; Action</w:t>
      </w:r>
    </w:p>
    <w:p w14:paraId="425CAF2E" w14:textId="77777777" w:rsidR="006256CC" w:rsidRPr="00184A3A" w:rsidRDefault="006256CC" w:rsidP="00F40D30">
      <w:pPr>
        <w:rPr>
          <w:lang w:eastAsia="zh-CN"/>
        </w:rPr>
      </w:pPr>
      <w:r w:rsidRPr="00184A3A">
        <w:rPr>
          <w:lang w:eastAsia="zh-CN"/>
        </w:rPr>
        <w:t>N/A</w:t>
      </w:r>
    </w:p>
    <w:p w14:paraId="78B95E96"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User/Security Group</w:t>
      </w:r>
    </w:p>
    <w:p w14:paraId="7A6E8963" w14:textId="24D0FAB1" w:rsidR="006256CC" w:rsidRPr="00184A3A" w:rsidRDefault="006256CC" w:rsidP="00F40D30">
      <w:pPr>
        <w:rPr>
          <w:lang w:eastAsia="zh-CN"/>
        </w:rPr>
      </w:pPr>
      <w:r w:rsidRPr="00184A3A">
        <w:rPr>
          <w:lang w:eastAsia="zh-CN"/>
        </w:rPr>
        <w:t>This is a batch process belonging to the SYSTEM. So all auditable fields</w:t>
      </w:r>
      <w:r w:rsidR="00E30E58">
        <w:rPr>
          <w:lang w:eastAsia="zh-CN"/>
        </w:rPr>
        <w:t xml:space="preserve"> of user will refer to “SYSTEM”</w:t>
      </w:r>
    </w:p>
    <w:p w14:paraId="7D99A68E"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Assumptions/Constraints</w:t>
      </w:r>
    </w:p>
    <w:p w14:paraId="0A977EB7" w14:textId="77777777" w:rsidR="006256CC" w:rsidRPr="00184A3A" w:rsidRDefault="006256CC" w:rsidP="00F40D30">
      <w:pPr>
        <w:rPr>
          <w:lang w:eastAsia="zh-CN"/>
        </w:rPr>
      </w:pPr>
      <w:r w:rsidRPr="00184A3A">
        <w:rPr>
          <w:lang w:eastAsia="zh-CN"/>
        </w:rPr>
        <w:t>N/A</w:t>
      </w:r>
    </w:p>
    <w:p w14:paraId="70E4DFF6"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6256CC" w:rsidRPr="00184A3A" w14:paraId="5F2324FA" w14:textId="77777777" w:rsidTr="00F40D30">
        <w:tc>
          <w:tcPr>
            <w:tcW w:w="1857" w:type="dxa"/>
            <w:shd w:val="clear" w:color="auto" w:fill="C6D9F1"/>
          </w:tcPr>
          <w:p w14:paraId="1770C406" w14:textId="77777777" w:rsidR="006256CC" w:rsidRPr="00184A3A" w:rsidRDefault="006256CC" w:rsidP="00304118">
            <w:pPr>
              <w:pStyle w:val="af7"/>
              <w:rPr>
                <w:b/>
              </w:rPr>
            </w:pPr>
            <w:r w:rsidRPr="00184A3A">
              <w:rPr>
                <w:b/>
              </w:rPr>
              <w:t>Error Code</w:t>
            </w:r>
          </w:p>
        </w:tc>
        <w:tc>
          <w:tcPr>
            <w:tcW w:w="1260" w:type="dxa"/>
            <w:shd w:val="clear" w:color="auto" w:fill="C6D9F1"/>
          </w:tcPr>
          <w:p w14:paraId="5C1CE422" w14:textId="77777777" w:rsidR="006256CC" w:rsidRPr="00184A3A" w:rsidRDefault="006256CC" w:rsidP="00357672">
            <w:pPr>
              <w:pStyle w:val="af7"/>
              <w:jc w:val="center"/>
              <w:rPr>
                <w:b/>
              </w:rPr>
            </w:pPr>
            <w:r w:rsidRPr="00184A3A">
              <w:rPr>
                <w:b/>
              </w:rPr>
              <w:t>Severity</w:t>
            </w:r>
          </w:p>
        </w:tc>
        <w:tc>
          <w:tcPr>
            <w:tcW w:w="7465" w:type="dxa"/>
            <w:shd w:val="clear" w:color="auto" w:fill="C6D9F1"/>
          </w:tcPr>
          <w:p w14:paraId="5B68D0E7" w14:textId="77777777" w:rsidR="006256CC" w:rsidRPr="00184A3A" w:rsidRDefault="006256CC" w:rsidP="00304118">
            <w:pPr>
              <w:pStyle w:val="af7"/>
              <w:rPr>
                <w:b/>
              </w:rPr>
            </w:pPr>
            <w:r w:rsidRPr="00184A3A">
              <w:rPr>
                <w:b/>
              </w:rPr>
              <w:t>Error Message</w:t>
            </w:r>
          </w:p>
        </w:tc>
      </w:tr>
      <w:tr w:rsidR="006256CC" w:rsidRPr="00184A3A" w14:paraId="45127712" w14:textId="77777777" w:rsidTr="00F40D30">
        <w:tc>
          <w:tcPr>
            <w:tcW w:w="1857" w:type="dxa"/>
          </w:tcPr>
          <w:p w14:paraId="6E75A518" w14:textId="2E66FFB3" w:rsidR="006256CC" w:rsidRPr="00184A3A" w:rsidRDefault="00DC3CEA" w:rsidP="00304118">
            <w:r>
              <w:t>S0017</w:t>
            </w:r>
          </w:p>
        </w:tc>
        <w:tc>
          <w:tcPr>
            <w:tcW w:w="1260" w:type="dxa"/>
          </w:tcPr>
          <w:p w14:paraId="324B6FC6" w14:textId="6725BAA4" w:rsidR="006256CC" w:rsidRPr="00184A3A" w:rsidRDefault="00DC3CEA" w:rsidP="00357672">
            <w:pPr>
              <w:jc w:val="center"/>
            </w:pPr>
            <w:r>
              <w:t>HIGH</w:t>
            </w:r>
          </w:p>
        </w:tc>
        <w:tc>
          <w:tcPr>
            <w:tcW w:w="7465" w:type="dxa"/>
          </w:tcPr>
          <w:p w14:paraId="130BC1B2" w14:textId="77777777" w:rsidR="006256CC" w:rsidRPr="00184A3A" w:rsidRDefault="006256CC" w:rsidP="00304118">
            <w:r w:rsidRPr="00184A3A">
              <w:t>Failed to establish JDBC connection.</w:t>
            </w:r>
          </w:p>
        </w:tc>
      </w:tr>
      <w:tr w:rsidR="006256CC" w:rsidRPr="00184A3A" w14:paraId="7261D032" w14:textId="77777777" w:rsidTr="00F40D30">
        <w:tc>
          <w:tcPr>
            <w:tcW w:w="1857" w:type="dxa"/>
          </w:tcPr>
          <w:p w14:paraId="706ECA39" w14:textId="406C4B5F" w:rsidR="006256CC" w:rsidRPr="00184A3A" w:rsidRDefault="00DC3CEA" w:rsidP="00304118">
            <w:r>
              <w:t>S0018</w:t>
            </w:r>
          </w:p>
        </w:tc>
        <w:tc>
          <w:tcPr>
            <w:tcW w:w="1260" w:type="dxa"/>
          </w:tcPr>
          <w:p w14:paraId="6550E0FE" w14:textId="23055B59" w:rsidR="006256CC" w:rsidRPr="00184A3A" w:rsidRDefault="00DC3CEA" w:rsidP="00357672">
            <w:pPr>
              <w:jc w:val="center"/>
            </w:pPr>
            <w:r>
              <w:t>HIGH</w:t>
            </w:r>
          </w:p>
        </w:tc>
        <w:tc>
          <w:tcPr>
            <w:tcW w:w="7465" w:type="dxa"/>
          </w:tcPr>
          <w:p w14:paraId="6AD46CE0" w14:textId="2308C862" w:rsidR="006256CC" w:rsidRPr="00184A3A" w:rsidRDefault="006256CC">
            <w:r w:rsidRPr="00184A3A">
              <w:t xml:space="preserve">Failed to process records into </w:t>
            </w:r>
            <w:r w:rsidR="00316FFF">
              <w:t>EDW</w:t>
            </w:r>
            <w:r w:rsidRPr="00184A3A">
              <w:t xml:space="preserve"> database.</w:t>
            </w:r>
          </w:p>
        </w:tc>
      </w:tr>
      <w:tr w:rsidR="009D7803" w:rsidRPr="00184A3A" w14:paraId="4390BAAB" w14:textId="77777777" w:rsidTr="00F40D30">
        <w:tc>
          <w:tcPr>
            <w:tcW w:w="1857" w:type="dxa"/>
          </w:tcPr>
          <w:p w14:paraId="7A966847" w14:textId="15945115" w:rsidR="009D7803" w:rsidRPr="00184A3A" w:rsidRDefault="00DC3CEA" w:rsidP="00304118">
            <w:r>
              <w:lastRenderedPageBreak/>
              <w:t>S0019</w:t>
            </w:r>
          </w:p>
        </w:tc>
        <w:tc>
          <w:tcPr>
            <w:tcW w:w="1260" w:type="dxa"/>
          </w:tcPr>
          <w:p w14:paraId="772B524B" w14:textId="1F8E1F07" w:rsidR="009D7803" w:rsidRPr="00184A3A" w:rsidRDefault="00DC3CEA" w:rsidP="00357672">
            <w:pPr>
              <w:jc w:val="center"/>
            </w:pPr>
            <w:r>
              <w:t>HIGH</w:t>
            </w:r>
          </w:p>
        </w:tc>
        <w:tc>
          <w:tcPr>
            <w:tcW w:w="7465" w:type="dxa"/>
          </w:tcPr>
          <w:p w14:paraId="5400F3AB" w14:textId="684357EE" w:rsidR="009D7803" w:rsidRPr="00184A3A" w:rsidRDefault="009D7803" w:rsidP="00316FFF">
            <w:r>
              <w:t>Failed to read data from staging database</w:t>
            </w:r>
          </w:p>
        </w:tc>
      </w:tr>
      <w:tr w:rsidR="006256CC" w:rsidRPr="00184A3A" w14:paraId="15402CBD" w14:textId="77777777" w:rsidTr="00F40D30">
        <w:tc>
          <w:tcPr>
            <w:tcW w:w="1857" w:type="dxa"/>
          </w:tcPr>
          <w:p w14:paraId="2D7D1410" w14:textId="75F756BC" w:rsidR="006256CC" w:rsidRPr="00184A3A" w:rsidRDefault="00DC3CEA" w:rsidP="00304118">
            <w:r>
              <w:t>S0016</w:t>
            </w:r>
          </w:p>
        </w:tc>
        <w:tc>
          <w:tcPr>
            <w:tcW w:w="1260" w:type="dxa"/>
          </w:tcPr>
          <w:p w14:paraId="32777411" w14:textId="2A492423" w:rsidR="006256CC" w:rsidRPr="00184A3A" w:rsidRDefault="00DC3CEA" w:rsidP="00357672">
            <w:pPr>
              <w:jc w:val="center"/>
            </w:pPr>
            <w:r>
              <w:t>HIGH</w:t>
            </w:r>
          </w:p>
        </w:tc>
        <w:tc>
          <w:tcPr>
            <w:tcW w:w="7465" w:type="dxa"/>
          </w:tcPr>
          <w:p w14:paraId="2BAC8A3E" w14:textId="77777777" w:rsidR="006256CC" w:rsidRPr="00184A3A" w:rsidRDefault="006256CC" w:rsidP="00304118">
            <w:r w:rsidRPr="00184A3A">
              <w:t>Check sum failed on data in destination table [Table Name].</w:t>
            </w:r>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2"/>
      </w:pPr>
      <w:bookmarkStart w:id="54" w:name="_Toc472133128"/>
      <w:r w:rsidRPr="00184A3A">
        <w:lastRenderedPageBreak/>
        <w:t>Sales Data EOD Polling Batch Job (POS-Staging)</w:t>
      </w:r>
      <w:bookmarkEnd w:id="54"/>
    </w:p>
    <w:p w14:paraId="46811837" w14:textId="77777777" w:rsidR="00840717" w:rsidRPr="00184A3A" w:rsidRDefault="00840717" w:rsidP="00900E50">
      <w:pPr>
        <w:pStyle w:val="3"/>
      </w:pPr>
      <w:r w:rsidRPr="00184A3A">
        <w:t>Description</w:t>
      </w:r>
    </w:p>
    <w:p w14:paraId="618AC434" w14:textId="77777777" w:rsidR="00840717" w:rsidRPr="00184A3A" w:rsidRDefault="00840717" w:rsidP="00F40D30">
      <w:pPr>
        <w:rPr>
          <w:lang w:eastAsia="zh-CN"/>
        </w:rPr>
      </w:pPr>
      <w:r w:rsidRPr="00184A3A">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0287D5CA" w:rsidR="00840717" w:rsidRPr="00184A3A" w:rsidRDefault="00840717" w:rsidP="00F40D30">
      <w:pPr>
        <w:rPr>
          <w:lang w:eastAsia="zh-CN"/>
        </w:rPr>
      </w:pPr>
      <w:r w:rsidRPr="00184A3A">
        <w:rPr>
          <w:lang w:eastAsia="zh-CN"/>
        </w:rPr>
        <w:t>In below session there will be the details descriptions about</w:t>
      </w:r>
      <w:r w:rsidR="00357672">
        <w:rPr>
          <w:lang w:eastAsia="zh-CN"/>
        </w:rPr>
        <w:t>:</w:t>
      </w:r>
    </w:p>
    <w:p w14:paraId="5320CB46" w14:textId="77777777" w:rsidR="00840717" w:rsidRPr="00184A3A" w:rsidRDefault="00840717" w:rsidP="00840717">
      <w:pPr>
        <w:pStyle w:val="ac"/>
        <w:numPr>
          <w:ilvl w:val="0"/>
          <w:numId w:val="6"/>
        </w:numPr>
        <w:ind w:left="360" w:firstLine="0"/>
        <w:rPr>
          <w:lang w:eastAsia="zh-CN"/>
        </w:rPr>
      </w:pPr>
      <w:r w:rsidRPr="00184A3A">
        <w:rPr>
          <w:lang w:eastAsia="zh-CN"/>
        </w:rPr>
        <w:t>Sales Data Real Time (POS - Staging) Scheduler</w:t>
      </w:r>
    </w:p>
    <w:p w14:paraId="2C2310F3" w14:textId="77777777" w:rsidR="00840717" w:rsidRPr="00184A3A" w:rsidRDefault="00840717" w:rsidP="00840717">
      <w:pPr>
        <w:pStyle w:val="ac"/>
        <w:numPr>
          <w:ilvl w:val="0"/>
          <w:numId w:val="6"/>
        </w:numPr>
        <w:ind w:left="360" w:firstLine="0"/>
        <w:rPr>
          <w:lang w:eastAsia="zh-CN"/>
        </w:rPr>
      </w:pPr>
      <w:r w:rsidRPr="00184A3A">
        <w:rPr>
          <w:lang w:eastAsia="zh-CN"/>
        </w:rPr>
        <w:t>Sales Data Real Time (POS - Staging) Task</w:t>
      </w:r>
    </w:p>
    <w:p w14:paraId="584E0FEB" w14:textId="77777777" w:rsidR="00840717" w:rsidRPr="00184A3A" w:rsidRDefault="00840717" w:rsidP="00840717">
      <w:pPr>
        <w:rPr>
          <w:lang w:eastAsia="zh-CN"/>
        </w:rPr>
      </w:pPr>
    </w:p>
    <w:p w14:paraId="45C59BD0" w14:textId="77777777" w:rsidR="00840717" w:rsidRPr="00184A3A" w:rsidRDefault="00840717" w:rsidP="00900E50">
      <w:pPr>
        <w:pStyle w:val="3"/>
      </w:pPr>
      <w:r w:rsidRPr="00184A3A">
        <w:t>Input</w:t>
      </w:r>
    </w:p>
    <w:p w14:paraId="48F7548D" w14:textId="77777777" w:rsidR="00840717" w:rsidRPr="00184A3A" w:rsidRDefault="00840717" w:rsidP="00F40D30">
      <w:pPr>
        <w:rPr>
          <w:lang w:eastAsia="zh-CN"/>
        </w:rPr>
      </w:pPr>
      <w:r w:rsidRPr="00184A3A">
        <w:rPr>
          <w:lang w:eastAsia="zh-CN"/>
        </w:rPr>
        <w:t>EOD Sales Data in POS client database</w:t>
      </w:r>
    </w:p>
    <w:p w14:paraId="537384D5" w14:textId="77777777" w:rsidR="00840717" w:rsidRPr="00184A3A" w:rsidRDefault="00840717" w:rsidP="00900E50">
      <w:pPr>
        <w:pStyle w:val="3"/>
      </w:pPr>
      <w:r w:rsidRPr="00184A3A">
        <w:t>Output</w:t>
      </w:r>
    </w:p>
    <w:p w14:paraId="11BBB088" w14:textId="77777777" w:rsidR="00840717" w:rsidRPr="00184A3A" w:rsidRDefault="00840717" w:rsidP="00F40D30">
      <w:pPr>
        <w:rPr>
          <w:lang w:eastAsia="zh-CN"/>
        </w:rPr>
      </w:pPr>
      <w:r w:rsidRPr="00184A3A">
        <w:rPr>
          <w:lang w:eastAsia="zh-CN"/>
        </w:rPr>
        <w:t>EOD Sales Data in staging database</w:t>
      </w:r>
    </w:p>
    <w:p w14:paraId="686FFA04" w14:textId="15FAD42D" w:rsidR="00840717" w:rsidRPr="00184A3A" w:rsidRDefault="00840717" w:rsidP="00900E50">
      <w:pPr>
        <w:pStyle w:val="3"/>
      </w:pPr>
      <w:r w:rsidRPr="00184A3A">
        <w:lastRenderedPageBreak/>
        <w:t>Sales Data EOD Scheduler</w:t>
      </w:r>
    </w:p>
    <w:p w14:paraId="2AD75687" w14:textId="77777777" w:rsidR="00840717" w:rsidRPr="00184A3A" w:rsidRDefault="00840717" w:rsidP="00E51271">
      <w:pPr>
        <w:pStyle w:val="4"/>
      </w:pPr>
      <w:r w:rsidRPr="00184A3A">
        <w:t>Process/Work Flow</w:t>
      </w:r>
    </w:p>
    <w:p w14:paraId="221F422D" w14:textId="52AA75D3" w:rsidR="00840717" w:rsidRPr="00184A3A" w:rsidRDefault="00A2674E" w:rsidP="00F40D30">
      <w:pPr>
        <w:ind w:left="360"/>
        <w:jc w:val="center"/>
        <w:rPr>
          <w:b/>
          <w:lang w:eastAsia="zh-CN"/>
        </w:rPr>
      </w:pPr>
      <w:r>
        <w:rPr>
          <w:noProof/>
        </w:rPr>
        <w:drawing>
          <wp:inline distT="0" distB="0" distL="0" distR="0" wp14:anchorId="70289989" wp14:editId="02E656F5">
            <wp:extent cx="4412759" cy="7576457"/>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905" cy="7585292"/>
                    </a:xfrm>
                    <a:prstGeom prst="rect">
                      <a:avLst/>
                    </a:prstGeom>
                  </pic:spPr>
                </pic:pic>
              </a:graphicData>
            </a:graphic>
          </wp:inline>
        </w:drawing>
      </w:r>
    </w:p>
    <w:p w14:paraId="243A769D" w14:textId="77777777" w:rsidR="00840717" w:rsidRPr="00184A3A" w:rsidRDefault="00840717" w:rsidP="00DC3CEA">
      <w:pPr>
        <w:jc w:val="both"/>
        <w:rPr>
          <w:b/>
          <w:u w:val="single"/>
          <w:lang w:eastAsia="zh-CN"/>
        </w:rPr>
      </w:pPr>
      <w:r w:rsidRPr="00184A3A">
        <w:rPr>
          <w:b/>
          <w:u w:val="single"/>
          <w:lang w:eastAsia="zh-CN"/>
        </w:rPr>
        <w:lastRenderedPageBreak/>
        <w:t>Job Details</w:t>
      </w:r>
    </w:p>
    <w:p w14:paraId="71E53CB3" w14:textId="04C42BD0" w:rsidR="00840717" w:rsidRPr="00184A3A" w:rsidRDefault="00840717" w:rsidP="00DC3CEA">
      <w:pPr>
        <w:jc w:val="both"/>
        <w:rPr>
          <w:lang w:eastAsia="zh-CN"/>
        </w:rPr>
      </w:pPr>
      <w:r w:rsidRPr="00184A3A">
        <w:rPr>
          <w:lang w:eastAsia="zh-CN"/>
        </w:rPr>
        <w:t xml:space="preserve">The scheduler job is considered as the commander to handle the life cycle of EOD tasks </w:t>
      </w:r>
      <w:r w:rsidR="00DC3CEA">
        <w:rPr>
          <w:lang w:eastAsia="zh-CN"/>
        </w:rPr>
        <w:t xml:space="preserve">for </w:t>
      </w:r>
      <w:r w:rsidRPr="00184A3A">
        <w:rPr>
          <w:lang w:eastAsia="zh-CN"/>
        </w:rPr>
        <w:t xml:space="preserve">which </w:t>
      </w:r>
      <w:r w:rsidR="00A45E6F" w:rsidRPr="00184A3A">
        <w:rPr>
          <w:lang w:eastAsia="zh-CN"/>
        </w:rPr>
        <w:t>it is</w:t>
      </w:r>
      <w:r w:rsidRPr="00184A3A">
        <w:rPr>
          <w:lang w:eastAsia="zh-CN"/>
        </w:rPr>
        <w:t xml:space="preserve"> responsible.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w:t>
      </w:r>
      <w:r w:rsidR="00DC3CEA">
        <w:rPr>
          <w:lang w:eastAsia="zh-CN"/>
        </w:rPr>
        <w:t xml:space="preserve"> for the satisfied POS client a</w:t>
      </w:r>
      <w:r w:rsidRPr="00184A3A">
        <w:rPr>
          <w:lang w:eastAsia="zh-CN"/>
        </w:rPr>
        <w:t>nd it logs down the running process in job logs and log files.</w:t>
      </w:r>
    </w:p>
    <w:p w14:paraId="02568CCD" w14:textId="2618CDC5" w:rsidR="00840717" w:rsidRPr="00184A3A" w:rsidRDefault="00840717" w:rsidP="00840717">
      <w:pPr>
        <w:ind w:left="360"/>
        <w:rPr>
          <w:rFonts w:eastAsia="SimSun"/>
          <w:lang w:eastAsia="zh-CN"/>
        </w:rPr>
      </w:pPr>
      <w:r w:rsidRPr="00184A3A">
        <w:rPr>
          <w:lang w:eastAsia="zh-CN"/>
        </w:rPr>
        <w:t>Summarily the schedule executes in below steps</w:t>
      </w:r>
      <w:r w:rsidR="00DC3CEA">
        <w:rPr>
          <w:lang w:eastAsia="zh-CN"/>
        </w:rPr>
        <w:t>:</w:t>
      </w:r>
    </w:p>
    <w:p w14:paraId="4D644BFE" w14:textId="59A2A46F" w:rsidR="00840717" w:rsidRPr="00184A3A" w:rsidRDefault="00DC3CEA" w:rsidP="00DC3CEA">
      <w:pPr>
        <w:tabs>
          <w:tab w:val="left" w:pos="1260"/>
        </w:tabs>
        <w:ind w:left="1260" w:hanging="900"/>
        <w:jc w:val="both"/>
        <w:rPr>
          <w:lang w:eastAsia="zh-CN"/>
        </w:rPr>
      </w:pPr>
      <w:r>
        <w:rPr>
          <w:lang w:eastAsia="zh-CN"/>
        </w:rPr>
        <w:t>Step</w:t>
      </w:r>
      <w:r w:rsidR="00357672">
        <w:rPr>
          <w:lang w:eastAsia="zh-CN"/>
        </w:rPr>
        <w:t xml:space="preserve"> </w:t>
      </w:r>
      <w:r>
        <w:rPr>
          <w:lang w:eastAsia="zh-CN"/>
        </w:rPr>
        <w:t>1:</w:t>
      </w:r>
      <w:r>
        <w:rPr>
          <w:lang w:eastAsia="zh-CN"/>
        </w:rPr>
        <w:tab/>
      </w:r>
      <w:r w:rsidR="00840717" w:rsidRPr="00184A3A">
        <w:rPr>
          <w:lang w:eastAsia="zh-CN"/>
        </w:rPr>
        <w:t xml:space="preserve">This batch job will be triggered every 5 </w:t>
      </w:r>
      <w:r>
        <w:rPr>
          <w:lang w:eastAsia="zh-CN"/>
        </w:rPr>
        <w:t>minutes</w:t>
      </w:r>
      <w:r w:rsidR="00840717" w:rsidRPr="00184A3A">
        <w:rPr>
          <w:lang w:eastAsia="zh-CN"/>
        </w:rPr>
        <w:t xml:space="preserve"> (</w:t>
      </w:r>
      <w:r>
        <w:rPr>
          <w:lang w:eastAsia="zh-CN"/>
        </w:rPr>
        <w:t>exact number of minutes configurable</w:t>
      </w:r>
      <w:r w:rsidR="00840717" w:rsidRPr="00184A3A">
        <w:rPr>
          <w:lang w:eastAsia="zh-CN"/>
        </w:rPr>
        <w:t xml:space="preserve">). It would iterate all available data source in </w:t>
      </w:r>
      <w:r>
        <w:rPr>
          <w:lang w:eastAsia="zh-CN"/>
        </w:rPr>
        <w:t>“</w:t>
      </w:r>
      <w:r w:rsidR="00840717" w:rsidRPr="00184A3A">
        <w:rPr>
          <w:lang w:eastAsia="zh-CN"/>
        </w:rPr>
        <w:t>poll branch scheme</w:t>
      </w:r>
      <w:r>
        <w:rPr>
          <w:lang w:eastAsia="zh-CN"/>
        </w:rPr>
        <w:t>”</w:t>
      </w:r>
      <w:r w:rsidR="00840717" w:rsidRPr="00184A3A">
        <w:rPr>
          <w:lang w:eastAsia="zh-CN"/>
        </w:rPr>
        <w:t xml:space="preserve"> table for the EOD indicator. For SQL, there should be the business date record in HIST_POSSYSTEM table, for file-based data source, it should be the new EOD file is written in the target directory.</w:t>
      </w:r>
    </w:p>
    <w:p w14:paraId="1BC43FF8" w14:textId="22CC3247" w:rsidR="00840717" w:rsidRPr="00184A3A" w:rsidRDefault="00DC3CEA" w:rsidP="00DC3CEA">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Once the EOD indicator is available, </w:t>
      </w:r>
      <w:r>
        <w:rPr>
          <w:lang w:eastAsia="zh-CN"/>
        </w:rPr>
        <w:t xml:space="preserve">it will </w:t>
      </w:r>
      <w:r w:rsidR="00840717" w:rsidRPr="00184A3A">
        <w:rPr>
          <w:lang w:eastAsia="zh-CN"/>
        </w:rPr>
        <w:t xml:space="preserve">update scheduler job log. </w:t>
      </w:r>
      <w:r>
        <w:rPr>
          <w:lang w:eastAsia="zh-CN"/>
        </w:rPr>
        <w:t>To do so, it will 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w:t>
      </w:r>
    </w:p>
    <w:p w14:paraId="52D6DEC4" w14:textId="325852C8" w:rsidR="00840717" w:rsidRPr="00184A3A" w:rsidRDefault="00DC3CEA" w:rsidP="00DC3CEA">
      <w:pPr>
        <w:tabs>
          <w:tab w:val="left" w:pos="1260"/>
        </w:tabs>
        <w:ind w:left="1260" w:hanging="900"/>
        <w:rPr>
          <w:lang w:eastAsia="zh-CN"/>
        </w:rPr>
      </w:pPr>
      <w:r>
        <w:rPr>
          <w:lang w:eastAsia="zh-CN"/>
        </w:rPr>
        <w:t>Step 3:</w:t>
      </w:r>
      <w:r>
        <w:rPr>
          <w:lang w:eastAsia="zh-CN"/>
        </w:rPr>
        <w:tab/>
      </w:r>
      <w:r w:rsidR="00840717" w:rsidRPr="00184A3A">
        <w:rPr>
          <w:lang w:eastAsia="zh-CN"/>
        </w:rPr>
        <w:t>Submit EOD processing tasks for all eligible poll branch schemes which has the EOD indicator available (verified in step 1).</w:t>
      </w:r>
    </w:p>
    <w:p w14:paraId="182CDE98" w14:textId="3A6CB778" w:rsidR="00840717" w:rsidRPr="00184A3A" w:rsidRDefault="00DC3CEA" w:rsidP="00DC3CEA">
      <w:pPr>
        <w:tabs>
          <w:tab w:val="left" w:pos="1260"/>
        </w:tabs>
        <w:ind w:left="1260" w:hanging="900"/>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0C643B73" w14:textId="71069F43" w:rsidR="00840717" w:rsidRPr="00184A3A" w:rsidRDefault="00DC3CEA" w:rsidP="00DC3CEA">
      <w:pPr>
        <w:tabs>
          <w:tab w:val="left" w:pos="1260"/>
          <w:tab w:val="left" w:pos="4950"/>
        </w:tabs>
        <w:ind w:left="1260" w:hanging="900"/>
        <w:rPr>
          <w:lang w:eastAsia="zh-CN"/>
        </w:rPr>
      </w:pPr>
      <w:r>
        <w:rPr>
          <w:lang w:eastAsia="zh-CN"/>
        </w:rPr>
        <w:t>Step 5:</w:t>
      </w:r>
      <w:r>
        <w:rPr>
          <w:lang w:eastAsia="zh-CN"/>
        </w:rPr>
        <w:tab/>
      </w:r>
      <w:r w:rsidR="00840717" w:rsidRPr="00184A3A">
        <w:rPr>
          <w:lang w:eastAsia="zh-CN"/>
        </w:rPr>
        <w:t xml:space="preserve">After the task </w:t>
      </w:r>
      <w:r>
        <w:rPr>
          <w:lang w:eastAsia="zh-CN"/>
        </w:rPr>
        <w:t xml:space="preserve">completed </w:t>
      </w:r>
      <w:r w:rsidR="00840717" w:rsidRPr="00184A3A">
        <w:rPr>
          <w:lang w:eastAsia="zh-CN"/>
        </w:rPr>
        <w:t xml:space="preserve">submission, the scheduler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af7"/>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af7"/>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af7"/>
            </w:pPr>
            <w:r w:rsidRPr="00184A3A">
              <w:t>Sales EOD Polling Scheduler</w:t>
            </w:r>
          </w:p>
        </w:tc>
        <w:tc>
          <w:tcPr>
            <w:tcW w:w="1925" w:type="dxa"/>
          </w:tcPr>
          <w:p w14:paraId="3B2D712D" w14:textId="77777777" w:rsidR="00840717" w:rsidRPr="00184A3A" w:rsidRDefault="00840717" w:rsidP="0098195F">
            <w:pPr>
              <w:pStyle w:val="af7"/>
            </w:pPr>
            <w:r w:rsidRPr="00184A3A">
              <w:t>“PROGRESS”</w:t>
            </w:r>
          </w:p>
          <w:p w14:paraId="595B9E4B" w14:textId="77777777" w:rsidR="00840717" w:rsidRPr="00184A3A" w:rsidRDefault="00840717" w:rsidP="0098195F">
            <w:pPr>
              <w:pStyle w:val="af7"/>
            </w:pPr>
            <w:r w:rsidRPr="00184A3A">
              <w:t xml:space="preserve"> “FAILED”</w:t>
            </w:r>
          </w:p>
          <w:p w14:paraId="2AD48002" w14:textId="77777777" w:rsidR="00840717" w:rsidRPr="00184A3A" w:rsidRDefault="00840717" w:rsidP="0098195F">
            <w:pPr>
              <w:pStyle w:val="af7"/>
            </w:pPr>
            <w:r w:rsidRPr="00184A3A">
              <w:t>“COMPLETE”</w:t>
            </w:r>
          </w:p>
        </w:tc>
        <w:tc>
          <w:tcPr>
            <w:tcW w:w="5588" w:type="dxa"/>
          </w:tcPr>
          <w:p w14:paraId="353FA19F" w14:textId="77777777" w:rsidR="00840717" w:rsidRPr="00184A3A" w:rsidRDefault="00840717" w:rsidP="0098195F">
            <w:pPr>
              <w:pStyle w:val="af7"/>
            </w:pPr>
            <w:r w:rsidRPr="00184A3A">
              <w:t xml:space="preserve"> “PROGRESS” when scheduler is invoked and started</w:t>
            </w:r>
          </w:p>
          <w:p w14:paraId="652822E2" w14:textId="77777777" w:rsidR="00840717" w:rsidRPr="00184A3A" w:rsidRDefault="00840717" w:rsidP="0098195F">
            <w:pPr>
              <w:pStyle w:val="af7"/>
            </w:pPr>
            <w:r w:rsidRPr="00184A3A">
              <w:t xml:space="preserve"> “FAILED” when encounter errors reading poll scheme data from database or errors submitting tasks.</w:t>
            </w:r>
          </w:p>
          <w:p w14:paraId="4FCF14F0" w14:textId="77777777" w:rsidR="00840717" w:rsidRPr="00184A3A" w:rsidRDefault="00840717" w:rsidP="0098195F">
            <w:pPr>
              <w:pStyle w:val="af7"/>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/repos/esb/polling/log/sales_eod_yyyymmdd.log</w:t>
      </w:r>
    </w:p>
    <w:p w14:paraId="04050161" w14:textId="77777777" w:rsidR="00840717" w:rsidRPr="00184A3A" w:rsidRDefault="00840717" w:rsidP="00840717">
      <w:pPr>
        <w:ind w:left="360"/>
        <w:rPr>
          <w:lang w:eastAsia="zh-CN"/>
        </w:rPr>
      </w:pPr>
      <w:r w:rsidRPr="00184A3A">
        <w:rPr>
          <w:lang w:eastAsia="zh-CN"/>
        </w:rPr>
        <w:t>Upon each poll branch scheme EOD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3E00EA43" w:rsidR="00840717"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DC3CEA">
        <w:rPr>
          <w:lang w:eastAsia="zh-CN"/>
        </w:rPr>
        <w:t xml:space="preserve">. </w:t>
      </w:r>
    </w:p>
    <w:p w14:paraId="4427E727" w14:textId="4CE60B6E" w:rsidR="00DC3CEA" w:rsidRPr="00184A3A" w:rsidRDefault="00DC3CEA" w:rsidP="00DC3CEA">
      <w:pPr>
        <w:ind w:left="360"/>
        <w:rPr>
          <w:lang w:eastAsia="zh-CN"/>
        </w:rPr>
      </w:pPr>
      <w:r>
        <w:rPr>
          <w:lang w:eastAsia="zh-CN"/>
        </w:rPr>
        <w:t>For example:</w:t>
      </w:r>
    </w:p>
    <w:p w14:paraId="41F900AB" w14:textId="611DF8A4" w:rsidR="00840717" w:rsidRPr="00184A3A" w:rsidRDefault="00840717" w:rsidP="0005458D">
      <w:pPr>
        <w:pStyle w:val="ac"/>
        <w:numPr>
          <w:ilvl w:val="0"/>
          <w:numId w:val="35"/>
        </w:numPr>
        <w:rPr>
          <w:lang w:eastAsia="zh-CN"/>
        </w:rPr>
      </w:pPr>
      <w:r w:rsidRPr="00184A3A">
        <w:rPr>
          <w:lang w:eastAsia="zh-CN"/>
        </w:rPr>
        <w:t>Error occurs when reading EOD indicator data from the target data sources</w:t>
      </w:r>
      <w:r w:rsidR="00DC3CEA">
        <w:rPr>
          <w:lang w:eastAsia="zh-CN"/>
        </w:rPr>
        <w:t>.</w:t>
      </w:r>
    </w:p>
    <w:p w14:paraId="089B78B1" w14:textId="6ED687CA" w:rsidR="00840717" w:rsidRPr="00184A3A" w:rsidRDefault="00840717" w:rsidP="0005458D">
      <w:pPr>
        <w:pStyle w:val="ac"/>
        <w:numPr>
          <w:ilvl w:val="0"/>
          <w:numId w:val="35"/>
        </w:numPr>
        <w:rPr>
          <w:lang w:eastAsia="zh-CN"/>
        </w:rPr>
      </w:pPr>
      <w:r w:rsidRPr="00184A3A">
        <w:rPr>
          <w:lang w:eastAsia="zh-CN"/>
        </w:rPr>
        <w:t>Error occurs when looking up/downloading EOD file from target file directory</w:t>
      </w:r>
      <w:r w:rsidR="00DC3CEA">
        <w:rPr>
          <w:lang w:eastAsia="zh-CN"/>
        </w:rPr>
        <w:t>.</w:t>
      </w:r>
    </w:p>
    <w:p w14:paraId="4F71C63D" w14:textId="77777777" w:rsidR="00840717" w:rsidRPr="00184A3A" w:rsidRDefault="00840717" w:rsidP="0005458D">
      <w:pPr>
        <w:pStyle w:val="ac"/>
        <w:numPr>
          <w:ilvl w:val="0"/>
          <w:numId w:val="35"/>
        </w:numPr>
        <w:rPr>
          <w:lang w:eastAsia="zh-CN"/>
        </w:rPr>
      </w:pPr>
      <w:r w:rsidRPr="00184A3A">
        <w:rPr>
          <w:lang w:eastAsia="zh-CN"/>
        </w:rPr>
        <w:t>Error occurs when error reading poll branch scheme data from staging database.</w:t>
      </w:r>
    </w:p>
    <w:p w14:paraId="5ACEE4E1" w14:textId="77777777" w:rsidR="00840717" w:rsidRDefault="00840717" w:rsidP="0005458D">
      <w:pPr>
        <w:pStyle w:val="ac"/>
        <w:numPr>
          <w:ilvl w:val="0"/>
          <w:numId w:val="35"/>
        </w:numPr>
        <w:rPr>
          <w:lang w:eastAsia="zh-CN"/>
        </w:rPr>
      </w:pPr>
      <w:r w:rsidRPr="00184A3A">
        <w:rPr>
          <w:lang w:eastAsia="zh-CN"/>
        </w:rPr>
        <w:t xml:space="preserve">Error occurs when submitting EOD processing tasks into subsystem. </w:t>
      </w:r>
    </w:p>
    <w:p w14:paraId="37244BB7" w14:textId="77777777" w:rsidR="00DC3CEA" w:rsidRPr="00184A3A" w:rsidRDefault="00DC3CEA" w:rsidP="00840717">
      <w:pPr>
        <w:ind w:left="360"/>
        <w:rPr>
          <w:lang w:eastAsia="zh-CN"/>
        </w:rPr>
      </w:pPr>
    </w:p>
    <w:p w14:paraId="4E2F79F5" w14:textId="77777777" w:rsidR="00840717" w:rsidRPr="00184A3A" w:rsidRDefault="00840717" w:rsidP="00E51271">
      <w:pPr>
        <w:pStyle w:val="4"/>
      </w:pPr>
      <w:r w:rsidRPr="00184A3A">
        <w:t>Screen</w:t>
      </w:r>
    </w:p>
    <w:p w14:paraId="0E668D44" w14:textId="77777777" w:rsidR="00840717" w:rsidRPr="00184A3A" w:rsidRDefault="00840717" w:rsidP="00F40D30">
      <w:pPr>
        <w:rPr>
          <w:lang w:eastAsia="zh-CN"/>
        </w:rPr>
      </w:pPr>
      <w:r w:rsidRPr="00184A3A">
        <w:rPr>
          <w:lang w:eastAsia="zh-CN"/>
        </w:rPr>
        <w:t>N/A</w:t>
      </w:r>
    </w:p>
    <w:p w14:paraId="0F461457" w14:textId="77777777" w:rsidR="00840717" w:rsidRPr="0057159E" w:rsidRDefault="00840717" w:rsidP="00840717">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0E870EA6" w14:textId="77777777" w:rsidR="00840717" w:rsidRPr="00184A3A" w:rsidRDefault="00840717" w:rsidP="00F40D30">
      <w:pPr>
        <w:rPr>
          <w:lang w:eastAsia="zh-CN"/>
        </w:rPr>
      </w:pPr>
      <w:r w:rsidRPr="00184A3A">
        <w:rPr>
          <w:lang w:eastAsia="zh-CN"/>
        </w:rPr>
        <w:t>N/A</w:t>
      </w:r>
    </w:p>
    <w:p w14:paraId="6E499CE4"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1914C593" w14:textId="77777777" w:rsidR="00840717" w:rsidRPr="00184A3A" w:rsidRDefault="00840717" w:rsidP="00F40D30">
      <w:pPr>
        <w:rPr>
          <w:lang w:eastAsia="zh-CN"/>
        </w:rPr>
      </w:pPr>
      <w:r w:rsidRPr="00184A3A">
        <w:rPr>
          <w:lang w:eastAsia="zh-CN"/>
        </w:rPr>
        <w:t>N/A</w:t>
      </w:r>
    </w:p>
    <w:p w14:paraId="4CEC5DDC"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User/Security Group</w:t>
      </w:r>
    </w:p>
    <w:p w14:paraId="22D9A960" w14:textId="77777777" w:rsidR="00840717" w:rsidRPr="00184A3A" w:rsidRDefault="00840717" w:rsidP="00F40D30">
      <w:pPr>
        <w:rPr>
          <w:lang w:eastAsia="zh-CN"/>
        </w:rPr>
      </w:pPr>
      <w:r w:rsidRPr="00184A3A">
        <w:rPr>
          <w:lang w:eastAsia="zh-CN"/>
        </w:rPr>
        <w:t>This is a batch process belonging to the SYSTEM. So all auditable fields</w:t>
      </w:r>
    </w:p>
    <w:p w14:paraId="1343834C"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2010AFA9" w14:textId="77777777" w:rsidR="00840717" w:rsidRPr="00184A3A" w:rsidRDefault="00840717" w:rsidP="00F40D30">
      <w:pPr>
        <w:rPr>
          <w:lang w:eastAsia="zh-CN"/>
        </w:rPr>
      </w:pPr>
      <w:r w:rsidRPr="00184A3A">
        <w:rPr>
          <w:lang w:eastAsia="zh-CN"/>
        </w:rPr>
        <w:t>N/A</w:t>
      </w:r>
    </w:p>
    <w:p w14:paraId="3B2FB0F3"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10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30"/>
        <w:gridCol w:w="1587"/>
        <w:gridCol w:w="7465"/>
      </w:tblGrid>
      <w:tr w:rsidR="00840717" w:rsidRPr="00184A3A" w14:paraId="25FCC469" w14:textId="77777777" w:rsidTr="00DC3CEA">
        <w:tc>
          <w:tcPr>
            <w:tcW w:w="1530" w:type="dxa"/>
            <w:shd w:val="clear" w:color="auto" w:fill="C6D9F1"/>
          </w:tcPr>
          <w:p w14:paraId="2FA429DA" w14:textId="77777777" w:rsidR="00840717" w:rsidRPr="00184A3A" w:rsidRDefault="00840717" w:rsidP="0098195F">
            <w:pPr>
              <w:pStyle w:val="af7"/>
              <w:rPr>
                <w:b/>
              </w:rPr>
            </w:pPr>
            <w:r w:rsidRPr="00184A3A">
              <w:rPr>
                <w:b/>
              </w:rPr>
              <w:t>Error Code</w:t>
            </w:r>
          </w:p>
        </w:tc>
        <w:tc>
          <w:tcPr>
            <w:tcW w:w="1587" w:type="dxa"/>
            <w:shd w:val="clear" w:color="auto" w:fill="C6D9F1"/>
          </w:tcPr>
          <w:p w14:paraId="47E6664A" w14:textId="77777777" w:rsidR="00840717" w:rsidRPr="00184A3A" w:rsidRDefault="00840717" w:rsidP="0098195F">
            <w:pPr>
              <w:pStyle w:val="af7"/>
              <w:rPr>
                <w:b/>
              </w:rPr>
            </w:pPr>
            <w:r w:rsidRPr="00184A3A">
              <w:rPr>
                <w:b/>
              </w:rPr>
              <w:t>Severity</w:t>
            </w:r>
          </w:p>
        </w:tc>
        <w:tc>
          <w:tcPr>
            <w:tcW w:w="7465" w:type="dxa"/>
            <w:shd w:val="clear" w:color="auto" w:fill="C6D9F1"/>
          </w:tcPr>
          <w:p w14:paraId="6CEEF368" w14:textId="77777777" w:rsidR="00840717" w:rsidRPr="00184A3A" w:rsidRDefault="00840717" w:rsidP="0098195F">
            <w:pPr>
              <w:pStyle w:val="af7"/>
              <w:rPr>
                <w:b/>
              </w:rPr>
            </w:pPr>
            <w:r w:rsidRPr="00184A3A">
              <w:rPr>
                <w:b/>
              </w:rPr>
              <w:t>Error Message</w:t>
            </w:r>
          </w:p>
        </w:tc>
      </w:tr>
      <w:tr w:rsidR="00DC3CEA" w:rsidRPr="00184A3A" w14:paraId="236C3B59" w14:textId="77777777" w:rsidTr="00DC3CEA">
        <w:tc>
          <w:tcPr>
            <w:tcW w:w="1530" w:type="dxa"/>
            <w:vAlign w:val="center"/>
          </w:tcPr>
          <w:p w14:paraId="6D07ABB6" w14:textId="252AAE20" w:rsidR="00DC3CEA" w:rsidRPr="00184A3A" w:rsidRDefault="00DC3CEA" w:rsidP="00DC3CEA">
            <w:r w:rsidRPr="00DC3CEA">
              <w:rPr>
                <w:rFonts w:eastAsia="Times New Roman" w:cs="Calibri"/>
                <w:color w:val="000000"/>
                <w:szCs w:val="20"/>
              </w:rPr>
              <w:t>S0011</w:t>
            </w:r>
          </w:p>
        </w:tc>
        <w:tc>
          <w:tcPr>
            <w:tcW w:w="1587" w:type="dxa"/>
            <w:vAlign w:val="center"/>
          </w:tcPr>
          <w:p w14:paraId="5A534E77" w14:textId="6CACC473" w:rsidR="00DC3CEA" w:rsidRPr="00184A3A" w:rsidRDefault="00DC3CEA" w:rsidP="00DC3CEA">
            <w:r w:rsidRPr="00DC3CEA">
              <w:rPr>
                <w:rFonts w:eastAsia="Times New Roman" w:cs="Calibri"/>
                <w:color w:val="000000"/>
                <w:szCs w:val="20"/>
              </w:rPr>
              <w:t>HIGH</w:t>
            </w:r>
          </w:p>
        </w:tc>
        <w:tc>
          <w:tcPr>
            <w:tcW w:w="7465" w:type="dxa"/>
            <w:vAlign w:val="center"/>
          </w:tcPr>
          <w:p w14:paraId="48F6140E" w14:textId="00708DFD" w:rsidR="00DC3CEA" w:rsidRPr="00184A3A" w:rsidRDefault="00DC3CEA" w:rsidP="00DC3CEA">
            <w:r w:rsidRPr="00DC3CEA">
              <w:rPr>
                <w:rFonts w:eastAsia="Times New Roman" w:cs="Calibri"/>
                <w:color w:val="000000"/>
                <w:szCs w:val="20"/>
              </w:rPr>
              <w:t>Failed to establish FTP connection.</w:t>
            </w:r>
          </w:p>
        </w:tc>
      </w:tr>
      <w:tr w:rsidR="00DC3CEA" w:rsidRPr="00184A3A" w14:paraId="28F823F5" w14:textId="77777777" w:rsidTr="00DC3CEA">
        <w:tc>
          <w:tcPr>
            <w:tcW w:w="1530" w:type="dxa"/>
            <w:vAlign w:val="center"/>
          </w:tcPr>
          <w:p w14:paraId="0A2D8C25" w14:textId="7166B8C5" w:rsidR="00DC3CEA" w:rsidRPr="00184A3A" w:rsidRDefault="00DC3CEA" w:rsidP="00DC3CEA">
            <w:r w:rsidRPr="00DC3CEA">
              <w:rPr>
                <w:rFonts w:eastAsia="Times New Roman" w:cs="Calibri"/>
                <w:color w:val="000000"/>
                <w:szCs w:val="20"/>
              </w:rPr>
              <w:t>S0013</w:t>
            </w:r>
          </w:p>
        </w:tc>
        <w:tc>
          <w:tcPr>
            <w:tcW w:w="1587" w:type="dxa"/>
            <w:vAlign w:val="center"/>
          </w:tcPr>
          <w:p w14:paraId="10660D82" w14:textId="3AF95F0C" w:rsidR="00DC3CEA" w:rsidRPr="00184A3A" w:rsidRDefault="00DC3CEA" w:rsidP="00DC3CEA">
            <w:r w:rsidRPr="00DC3CEA">
              <w:rPr>
                <w:rFonts w:eastAsia="Times New Roman" w:cs="Calibri"/>
                <w:color w:val="000000"/>
                <w:szCs w:val="20"/>
              </w:rPr>
              <w:t>HIGH</w:t>
            </w:r>
          </w:p>
        </w:tc>
        <w:tc>
          <w:tcPr>
            <w:tcW w:w="7465" w:type="dxa"/>
            <w:vAlign w:val="center"/>
          </w:tcPr>
          <w:p w14:paraId="3620F231" w14:textId="216FDAB8" w:rsidR="00DC3CEA" w:rsidRPr="00184A3A" w:rsidRDefault="00DC3CEA" w:rsidP="00DC3CEA">
            <w:r w:rsidRPr="00DC3CEA">
              <w:rPr>
                <w:rFonts w:eastAsia="Times New Roman" w:cs="Calibri"/>
                <w:color w:val="000000"/>
                <w:szCs w:val="20"/>
              </w:rPr>
              <w:t>Failed to download target file.</w:t>
            </w:r>
          </w:p>
        </w:tc>
      </w:tr>
      <w:tr w:rsidR="00DC3CEA" w:rsidRPr="00184A3A" w14:paraId="6C3F3D8B" w14:textId="77777777" w:rsidTr="00DC3CEA">
        <w:trPr>
          <w:trHeight w:val="557"/>
        </w:trPr>
        <w:tc>
          <w:tcPr>
            <w:tcW w:w="1530" w:type="dxa"/>
            <w:vAlign w:val="center"/>
          </w:tcPr>
          <w:p w14:paraId="528845E5" w14:textId="0CCB51C9" w:rsidR="00DC3CEA" w:rsidRPr="00184A3A" w:rsidRDefault="00DC3CEA" w:rsidP="00DC3CEA">
            <w:r w:rsidRPr="00DC3CEA">
              <w:rPr>
                <w:rFonts w:eastAsia="Times New Roman" w:cs="Calibri"/>
                <w:color w:val="000000"/>
                <w:szCs w:val="20"/>
              </w:rPr>
              <w:t>S0020</w:t>
            </w:r>
          </w:p>
        </w:tc>
        <w:tc>
          <w:tcPr>
            <w:tcW w:w="1587" w:type="dxa"/>
            <w:vAlign w:val="center"/>
          </w:tcPr>
          <w:p w14:paraId="50EE3E81" w14:textId="0BC01F29" w:rsidR="00DC3CEA" w:rsidRPr="00184A3A" w:rsidRDefault="00DC3CEA" w:rsidP="00DC3CEA">
            <w:r w:rsidRPr="00DC3CEA">
              <w:rPr>
                <w:rFonts w:eastAsia="Times New Roman" w:cs="Calibri"/>
                <w:color w:val="000000"/>
                <w:szCs w:val="20"/>
              </w:rPr>
              <w:t>HIGH</w:t>
            </w:r>
          </w:p>
        </w:tc>
        <w:tc>
          <w:tcPr>
            <w:tcW w:w="7465" w:type="dxa"/>
            <w:vAlign w:val="center"/>
          </w:tcPr>
          <w:p w14:paraId="5EE0AC4F" w14:textId="727D3E6F" w:rsidR="00DC3CEA" w:rsidRPr="00184A3A" w:rsidRDefault="00DC3CEA" w:rsidP="00DC3CEA">
            <w:r w:rsidRPr="00DC3CEA">
              <w:rPr>
                <w:rFonts w:eastAsia="Times New Roman" w:cs="Calibri"/>
                <w:color w:val="000000"/>
                <w:szCs w:val="20"/>
              </w:rPr>
              <w:t>Failed to read target text/DBF file. File is broken.</w:t>
            </w:r>
          </w:p>
        </w:tc>
      </w:tr>
      <w:tr w:rsidR="00DC3CEA" w:rsidRPr="00184A3A" w14:paraId="7FF89403" w14:textId="77777777" w:rsidTr="00DC3CEA">
        <w:tc>
          <w:tcPr>
            <w:tcW w:w="1530" w:type="dxa"/>
            <w:vAlign w:val="center"/>
          </w:tcPr>
          <w:p w14:paraId="5128FE72" w14:textId="6F0D3501" w:rsidR="00DC3CEA" w:rsidRPr="00184A3A" w:rsidRDefault="00DC3CEA" w:rsidP="00DC3CEA">
            <w:r w:rsidRPr="00DC3CEA">
              <w:rPr>
                <w:rFonts w:eastAsia="Times New Roman" w:cs="Calibri"/>
                <w:color w:val="000000"/>
                <w:szCs w:val="20"/>
              </w:rPr>
              <w:t>S0017</w:t>
            </w:r>
          </w:p>
        </w:tc>
        <w:tc>
          <w:tcPr>
            <w:tcW w:w="1587" w:type="dxa"/>
            <w:vAlign w:val="center"/>
          </w:tcPr>
          <w:p w14:paraId="2CB64C7B" w14:textId="64782C87" w:rsidR="00DC3CEA" w:rsidRPr="00184A3A" w:rsidRDefault="00DC3CEA" w:rsidP="00DC3CEA">
            <w:r w:rsidRPr="00DC3CEA">
              <w:rPr>
                <w:rFonts w:eastAsia="Times New Roman" w:cs="Calibri"/>
                <w:color w:val="000000"/>
                <w:szCs w:val="20"/>
              </w:rPr>
              <w:t>HIGH</w:t>
            </w:r>
          </w:p>
        </w:tc>
        <w:tc>
          <w:tcPr>
            <w:tcW w:w="7465" w:type="dxa"/>
            <w:vAlign w:val="center"/>
          </w:tcPr>
          <w:p w14:paraId="68A0E831" w14:textId="77BC1868" w:rsidR="00DC3CEA" w:rsidRPr="00184A3A" w:rsidRDefault="00DC3CEA" w:rsidP="00DC3CEA">
            <w:r w:rsidRPr="00DC3CEA">
              <w:rPr>
                <w:rFonts w:eastAsia="Times New Roman" w:cs="Calibri"/>
                <w:color w:val="000000"/>
                <w:szCs w:val="20"/>
              </w:rPr>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7076F152" w:rsidR="00840717" w:rsidRPr="00184A3A" w:rsidRDefault="00840717" w:rsidP="00900E50">
      <w:pPr>
        <w:pStyle w:val="3"/>
      </w:pPr>
      <w:r w:rsidRPr="00184A3A">
        <w:lastRenderedPageBreak/>
        <w:t xml:space="preserve">Sales Data EOD (POS - </w:t>
      </w:r>
      <w:r w:rsidR="0041377A">
        <w:t>STG</w:t>
      </w:r>
      <w:r w:rsidRPr="00184A3A">
        <w:t>) Task</w:t>
      </w:r>
    </w:p>
    <w:p w14:paraId="22AC0B59" w14:textId="77777777" w:rsidR="00840717" w:rsidRPr="00184A3A" w:rsidRDefault="00840717" w:rsidP="00E51271">
      <w:pPr>
        <w:pStyle w:val="4"/>
      </w:pPr>
      <w:r w:rsidRPr="00184A3A">
        <w:t>Process/Work Flow</w:t>
      </w:r>
    </w:p>
    <w:p w14:paraId="3D3C1E63" w14:textId="77777777" w:rsidR="00840717" w:rsidRPr="00184A3A" w:rsidRDefault="00840717" w:rsidP="00840717">
      <w:pPr>
        <w:ind w:left="450"/>
        <w:rPr>
          <w:lang w:eastAsia="zh-CN"/>
        </w:rPr>
      </w:pPr>
      <w:r w:rsidRPr="0057159E">
        <w:rPr>
          <w:noProof/>
        </w:rPr>
        <w:drawing>
          <wp:inline distT="0" distB="0" distL="0" distR="0" wp14:anchorId="1EF9C03F" wp14:editId="787E02CC">
            <wp:extent cx="4929680" cy="6911439"/>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4528" cy="6918236"/>
                    </a:xfrm>
                    <a:prstGeom prst="rect">
                      <a:avLst/>
                    </a:prstGeom>
                  </pic:spPr>
                </pic:pic>
              </a:graphicData>
            </a:graphic>
          </wp:inline>
        </w:drawing>
      </w:r>
    </w:p>
    <w:p w14:paraId="0F2E0B67" w14:textId="77777777" w:rsidR="00F40D30" w:rsidRDefault="00F40D30">
      <w:pPr>
        <w:rPr>
          <w:b/>
          <w:u w:val="single"/>
          <w:lang w:eastAsia="zh-CN"/>
        </w:rPr>
      </w:pPr>
      <w:r>
        <w:rPr>
          <w:b/>
          <w:u w:val="single"/>
          <w:lang w:eastAsia="zh-CN"/>
        </w:rPr>
        <w:br w:type="page"/>
      </w:r>
    </w:p>
    <w:p w14:paraId="466699A0" w14:textId="153E396F" w:rsidR="00840717" w:rsidRPr="00184A3A" w:rsidRDefault="00840717" w:rsidP="00DC3CEA">
      <w:pPr>
        <w:rPr>
          <w:b/>
          <w:u w:val="single"/>
          <w:lang w:eastAsia="zh-CN"/>
        </w:rPr>
      </w:pPr>
      <w:r w:rsidRPr="00184A3A">
        <w:rPr>
          <w:b/>
          <w:u w:val="single"/>
          <w:lang w:eastAsia="zh-CN"/>
        </w:rPr>
        <w:lastRenderedPageBreak/>
        <w:t>Job Details</w:t>
      </w:r>
    </w:p>
    <w:p w14:paraId="69206AE9" w14:textId="77777777" w:rsidR="00840717" w:rsidRPr="00184A3A" w:rsidRDefault="00840717" w:rsidP="00DC3CEA">
      <w:pPr>
        <w:jc w:val="both"/>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DC3CEA">
      <w:pPr>
        <w:rPr>
          <w:rFonts w:eastAsia="SimSun"/>
          <w:lang w:eastAsia="zh-CN"/>
        </w:rPr>
      </w:pPr>
      <w:r w:rsidRPr="00184A3A">
        <w:rPr>
          <w:lang w:eastAsia="zh-CN"/>
        </w:rPr>
        <w:t>Summarily the task executes in below steps:</w:t>
      </w:r>
    </w:p>
    <w:p w14:paraId="243512F7" w14:textId="24D8655B" w:rsidR="00840717" w:rsidRPr="00184A3A" w:rsidRDefault="00357672" w:rsidP="007E52D2">
      <w:pPr>
        <w:tabs>
          <w:tab w:val="left" w:pos="1260"/>
        </w:tabs>
        <w:ind w:left="1260" w:hanging="900"/>
        <w:jc w:val="both"/>
        <w:rPr>
          <w:lang w:eastAsia="zh-CN"/>
        </w:rPr>
      </w:pPr>
      <w:r>
        <w:rPr>
          <w:lang w:eastAsia="zh-CN"/>
        </w:rPr>
        <w:t>Step 1</w:t>
      </w:r>
      <w:r w:rsidR="00DC3CEA">
        <w:rPr>
          <w:lang w:eastAsia="zh-CN"/>
        </w:rPr>
        <w:t>:</w:t>
      </w:r>
      <w:r w:rsidR="00DC3CEA">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232565B3" w14:textId="13BFCC71" w:rsidR="00840717" w:rsidRPr="00184A3A" w:rsidRDefault="00DC3CEA" w:rsidP="007E52D2">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Though the parent scheduler has already </w:t>
      </w:r>
      <w:r w:rsidR="007E52D2">
        <w:rPr>
          <w:lang w:eastAsia="zh-CN"/>
        </w:rPr>
        <w:t>update</w:t>
      </w:r>
      <w:r w:rsidR="00840717" w:rsidRPr="00184A3A">
        <w:rPr>
          <w:lang w:eastAsia="zh-CN"/>
        </w:rPr>
        <w:t xml:space="preserve"> the data source (SQL or file), because this is a separate process, the task will also try to initiate the JDBC connection or try to download the file from target source according to the client type.</w:t>
      </w:r>
    </w:p>
    <w:p w14:paraId="237C2366" w14:textId="72038D83" w:rsidR="00DC2BF6" w:rsidRDefault="00DC3CEA" w:rsidP="007E52D2">
      <w:pPr>
        <w:tabs>
          <w:tab w:val="left" w:pos="1260"/>
        </w:tabs>
        <w:ind w:left="1260" w:hanging="900"/>
        <w:jc w:val="both"/>
        <w:rPr>
          <w:lang w:eastAsia="zh-CN"/>
        </w:rPr>
      </w:pPr>
      <w:r>
        <w:rPr>
          <w:lang w:eastAsia="zh-CN"/>
        </w:rPr>
        <w:t>Step 3:</w:t>
      </w:r>
      <w:r>
        <w:rPr>
          <w:lang w:eastAsia="zh-CN"/>
        </w:rPr>
        <w:tab/>
      </w:r>
      <w:r w:rsidR="007E52D2">
        <w:rPr>
          <w:lang w:eastAsia="zh-CN"/>
        </w:rPr>
        <w:t>If</w:t>
      </w:r>
      <w:r w:rsidR="00840717" w:rsidRPr="00184A3A">
        <w:rPr>
          <w:lang w:eastAsia="zh-CN"/>
        </w:rPr>
        <w:t xml:space="preserve">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00840717" w:rsidRPr="00DC3CEA">
        <w:rPr>
          <w:lang w:eastAsia="zh-CN"/>
        </w:rPr>
        <w:t>to local source folder</w:t>
      </w:r>
      <w:r w:rsidR="00840717" w:rsidRPr="00184A3A">
        <w:rPr>
          <w:lang w:eastAsia="zh-CN"/>
        </w:rPr>
        <w:t xml:space="preserve"> and </w:t>
      </w:r>
      <w:r w:rsidR="00015166">
        <w:rPr>
          <w:lang w:eastAsia="zh-CN"/>
        </w:rPr>
        <w:t xml:space="preserve">the system will </w:t>
      </w:r>
      <w:r w:rsidR="00840717" w:rsidRPr="00184A3A">
        <w:rPr>
          <w:lang w:eastAsia="zh-CN"/>
        </w:rPr>
        <w:t>process</w:t>
      </w:r>
      <w:r w:rsidR="00015166">
        <w:rPr>
          <w:lang w:eastAsia="zh-CN"/>
        </w:rPr>
        <w:t xml:space="preserve"> the source file</w:t>
      </w:r>
      <w:r w:rsidR="00840717" w:rsidRPr="00184A3A">
        <w:rPr>
          <w:lang w:eastAsia="zh-CN"/>
        </w:rPr>
        <w:t>.</w:t>
      </w:r>
      <w:r w:rsidR="00DC2BF6">
        <w:rPr>
          <w:lang w:eastAsia="zh-CN"/>
        </w:rPr>
        <w:t xml:space="preserve"> In this process, the split date process </w:t>
      </w:r>
      <w:r w:rsidR="007E52D2">
        <w:rPr>
          <w:lang w:eastAsia="zh-CN"/>
        </w:rPr>
        <w:t xml:space="preserve">will carry out below </w:t>
      </w:r>
      <w:r w:rsidR="00DC2BF6">
        <w:rPr>
          <w:lang w:eastAsia="zh-CN"/>
        </w:rPr>
        <w:t>check</w:t>
      </w:r>
      <w:r w:rsidR="007E52D2">
        <w:rPr>
          <w:lang w:eastAsia="zh-CN"/>
        </w:rPr>
        <w:t xml:space="preserve">ing and </w:t>
      </w:r>
      <w:r w:rsidR="00DC2BF6">
        <w:rPr>
          <w:lang w:eastAsia="zh-CN"/>
        </w:rPr>
        <w:t>apply to all input data</w:t>
      </w:r>
      <w:r w:rsidR="007E52D2">
        <w:rPr>
          <w:lang w:eastAsia="zh-CN"/>
        </w:rPr>
        <w:t>.</w:t>
      </w:r>
    </w:p>
    <w:p w14:paraId="0CF19493" w14:textId="77777777" w:rsidR="00DC2BF6" w:rsidRPr="0057159E" w:rsidRDefault="00DC2BF6" w:rsidP="0005458D">
      <w:pPr>
        <w:pStyle w:val="11"/>
        <w:numPr>
          <w:ilvl w:val="0"/>
          <w:numId w:val="32"/>
        </w:numPr>
        <w:rPr>
          <w:i/>
          <w:u w:val="single"/>
        </w:rPr>
      </w:pPr>
      <w:r w:rsidRPr="0057159E">
        <w:rPr>
          <w:i/>
          <w:u w:val="single"/>
        </w:rPr>
        <w:t>When record transaction date &lt; last cut-off time, then business date = transaction data - 1</w:t>
      </w:r>
    </w:p>
    <w:p w14:paraId="2ADD70B8" w14:textId="77777777" w:rsidR="00DC2BF6" w:rsidRPr="0057159E" w:rsidRDefault="00DC2BF6" w:rsidP="0005458D">
      <w:pPr>
        <w:pStyle w:val="11"/>
        <w:numPr>
          <w:ilvl w:val="0"/>
          <w:numId w:val="32"/>
        </w:numPr>
        <w:rPr>
          <w:i/>
          <w:u w:val="single"/>
        </w:rPr>
      </w:pPr>
      <w:r w:rsidRPr="0057159E">
        <w:rPr>
          <w:i/>
          <w:u w:val="single"/>
        </w:rPr>
        <w:t>When record transaction date &gt; last cut-off time, then business date = transaction date</w:t>
      </w:r>
    </w:p>
    <w:p w14:paraId="408E3A31" w14:textId="2508C024" w:rsidR="00DC2BF6" w:rsidRPr="0057159E" w:rsidRDefault="00DC2BF6" w:rsidP="007E52D2">
      <w:pPr>
        <w:ind w:left="720" w:firstLine="360"/>
        <w:rPr>
          <w:i/>
          <w:u w:val="single"/>
          <w:lang w:eastAsia="zh-CN"/>
        </w:rPr>
      </w:pPr>
      <w:r w:rsidRPr="0057159E">
        <w:rPr>
          <w:i/>
          <w:u w:val="single"/>
          <w:lang w:eastAsia="zh-CN"/>
        </w:rPr>
        <w:t>Example:</w:t>
      </w:r>
    </w:p>
    <w:tbl>
      <w:tblPr>
        <w:tblStyle w:val="ab"/>
        <w:tblW w:w="0" w:type="auto"/>
        <w:tblInd w:w="715" w:type="dxa"/>
        <w:tblLook w:val="04A0" w:firstRow="1" w:lastRow="0" w:firstColumn="1" w:lastColumn="0" w:noHBand="0" w:noVBand="1"/>
      </w:tblPr>
      <w:tblGrid>
        <w:gridCol w:w="10075"/>
      </w:tblGrid>
      <w:tr w:rsidR="00DC2BF6" w14:paraId="5A06D4D2" w14:textId="77777777" w:rsidTr="0057159E">
        <w:tc>
          <w:tcPr>
            <w:tcW w:w="10075" w:type="dxa"/>
          </w:tcPr>
          <w:p w14:paraId="531F5FB8" w14:textId="77777777" w:rsidR="00DC2BF6" w:rsidRPr="00211DF8" w:rsidRDefault="00DC2BF6" w:rsidP="00DC2BF6">
            <w:pPr>
              <w:pStyle w:val="11"/>
            </w:pPr>
            <w:r w:rsidRPr="00211DF8">
              <w:t>EOD records in HIST_ORDER</w:t>
            </w:r>
          </w:p>
          <w:p w14:paraId="75A7F11A" w14:textId="77777777" w:rsidR="00DC2BF6" w:rsidRPr="00211DF8" w:rsidRDefault="00DC2BF6" w:rsidP="00DC2BF6">
            <w:pPr>
              <w:pStyle w:val="11"/>
            </w:pPr>
            <w:r w:rsidRPr="00211DF8">
              <w:t xml:space="preserve">Business Date, </w:t>
            </w:r>
            <w:r>
              <w:rPr>
                <w:rFonts w:cs="Microsoft YaHei"/>
                <w:color w:val="000000"/>
              </w:rPr>
              <w:t>transaction date</w:t>
            </w:r>
          </w:p>
          <w:p w14:paraId="46D97BCA" w14:textId="77777777" w:rsidR="00DC2BF6" w:rsidRPr="00211DF8" w:rsidRDefault="00DC2BF6" w:rsidP="00DC2BF6">
            <w:pPr>
              <w:pStyle w:val="11"/>
            </w:pPr>
            <w:r w:rsidRPr="00211DF8">
              <w:t xml:space="preserve">25-Nov-2016, 25-Nov-2016 09:12 </w:t>
            </w:r>
            <w:r w:rsidRPr="00211DF8">
              <w:sym w:font="Wingdings" w:char="F0E8"/>
            </w:r>
            <w:r w:rsidRPr="00211DF8">
              <w:t xml:space="preserve"> No change</w:t>
            </w:r>
          </w:p>
          <w:p w14:paraId="206ECC47" w14:textId="77777777" w:rsidR="00DC2BF6" w:rsidRPr="00211DF8" w:rsidRDefault="00DC2BF6" w:rsidP="00DC2BF6">
            <w:pPr>
              <w:pStyle w:val="11"/>
            </w:pPr>
            <w:r w:rsidRPr="00211DF8">
              <w:t xml:space="preserve">25-Nov-2016, 25-Nov-2016 04:11 </w:t>
            </w:r>
            <w:r w:rsidRPr="00211DF8">
              <w:sym w:font="Wingdings" w:char="F0E8"/>
            </w:r>
            <w:r w:rsidRPr="00211DF8">
              <w:t xml:space="preserve"> No change</w:t>
            </w:r>
          </w:p>
          <w:p w14:paraId="559F75BE" w14:textId="77777777" w:rsidR="00DC2BF6" w:rsidRPr="00211DF8" w:rsidRDefault="00DC2BF6" w:rsidP="00DC2BF6">
            <w:pPr>
              <w:pStyle w:val="11"/>
            </w:pPr>
            <w:r w:rsidRPr="00211DF8">
              <w:t>------ Cut off Time (04:00) ---------</w:t>
            </w:r>
          </w:p>
          <w:p w14:paraId="6174CB78" w14:textId="77777777" w:rsidR="00DC2BF6" w:rsidRPr="00211DF8" w:rsidRDefault="00DC2BF6" w:rsidP="00DC2BF6">
            <w:pPr>
              <w:pStyle w:val="1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58AEA571" w14:textId="77777777" w:rsidR="00DC2BF6" w:rsidRPr="00211DF8" w:rsidRDefault="00DC2BF6" w:rsidP="00DC2BF6">
            <w:pPr>
              <w:pStyle w:val="11"/>
            </w:pPr>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1856EE76" w14:textId="3F0DBAA4" w:rsidR="00DC2BF6" w:rsidRDefault="00DC2BF6" w:rsidP="00DC2BF6">
            <w:pPr>
              <w:rPr>
                <w:lang w:eastAsia="zh-CN"/>
              </w:rPr>
            </w:pPr>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p>
        </w:tc>
      </w:tr>
    </w:tbl>
    <w:p w14:paraId="5BBFEAAF" w14:textId="77777777" w:rsidR="00DC2BF6" w:rsidRDefault="00DC2BF6" w:rsidP="0057159E">
      <w:pPr>
        <w:ind w:left="360" w:firstLine="360"/>
        <w:rPr>
          <w:lang w:eastAsia="zh-CN"/>
        </w:rPr>
      </w:pPr>
    </w:p>
    <w:p w14:paraId="66B7513D" w14:textId="05BA1E0C" w:rsidR="00840717" w:rsidRPr="00184A3A" w:rsidRDefault="007E52D2" w:rsidP="007E52D2">
      <w:pPr>
        <w:tabs>
          <w:tab w:val="left" w:pos="1260"/>
        </w:tabs>
        <w:ind w:left="1260" w:hanging="900"/>
        <w:jc w:val="both"/>
        <w:rPr>
          <w:lang w:eastAsia="zh-CN"/>
        </w:rPr>
      </w:pPr>
      <w:r>
        <w:rPr>
          <w:lang w:eastAsia="zh-CN"/>
        </w:rPr>
        <w:t>Step 4:</w:t>
      </w:r>
      <w:r>
        <w:rPr>
          <w:lang w:eastAsia="zh-CN"/>
        </w:rPr>
        <w:tab/>
      </w:r>
      <w:r w:rsidR="00840717" w:rsidRPr="00184A3A">
        <w:rPr>
          <w:lang w:eastAsia="zh-CN"/>
        </w:rPr>
        <w:t>After the polling SQL is successfully executed, a check sum will check upon the processed record upon the total record counts</w:t>
      </w:r>
    </w:p>
    <w:p w14:paraId="21B47C62" w14:textId="6084098D" w:rsidR="00840717" w:rsidRPr="00184A3A" w:rsidRDefault="007E52D2" w:rsidP="007E52D2">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241492AC" w14:textId="5CE885E4" w:rsidR="00840717" w:rsidRDefault="007E52D2" w:rsidP="007E52D2">
      <w:pPr>
        <w:tabs>
          <w:tab w:val="left" w:pos="1260"/>
        </w:tabs>
        <w:ind w:left="1260" w:hanging="900"/>
        <w:jc w:val="both"/>
        <w:rPr>
          <w:lang w:eastAsia="zh-CN"/>
        </w:rPr>
      </w:pPr>
      <w:r>
        <w:rPr>
          <w:lang w:eastAsia="zh-CN"/>
        </w:rPr>
        <w:t>Step 6:</w:t>
      </w:r>
      <w:r w:rsidR="00840717" w:rsidRPr="00184A3A">
        <w:rPr>
          <w:lang w:eastAsia="zh-CN"/>
        </w:rPr>
        <w:t xml:space="preserve"> </w:t>
      </w:r>
      <w:r>
        <w:rPr>
          <w:lang w:eastAsia="zh-CN"/>
        </w:rPr>
        <w:tab/>
      </w:r>
      <w:r w:rsidR="00840717" w:rsidRPr="00184A3A">
        <w:rPr>
          <w:lang w:eastAsia="zh-CN"/>
        </w:rPr>
        <w:t xml:space="preserve">If all steps of the task successfully submitted, the task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 xml:space="preserve">update the job status to “COMPLETE” with a record number of schemes processed. If the processing source is file-based, move the file to backup folder. At the end of the successful completion process, the task will change the poll scheme’s direction to </w:t>
      </w:r>
      <w:r w:rsidR="00840717" w:rsidRPr="0057159E">
        <w:rPr>
          <w:lang w:eastAsia="zh-CN"/>
        </w:rPr>
        <w:t xml:space="preserve">“STG_TO_EDW” and </w:t>
      </w:r>
      <w:r w:rsidR="00840717" w:rsidRPr="00184A3A">
        <w:rPr>
          <w:lang w:eastAsia="zh-CN"/>
        </w:rPr>
        <w:t>submit a new task upon it.</w:t>
      </w:r>
    </w:p>
    <w:p w14:paraId="7AC5B9CF" w14:textId="77777777" w:rsidR="007E52D2" w:rsidRPr="0057159E" w:rsidRDefault="007E52D2" w:rsidP="007E52D2">
      <w:pPr>
        <w:tabs>
          <w:tab w:val="left" w:pos="1260"/>
        </w:tabs>
        <w:ind w:left="1260" w:hanging="900"/>
        <w:jc w:val="both"/>
        <w:rPr>
          <w:lang w:eastAsia="zh-CN"/>
        </w:rPr>
      </w:pP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af7"/>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af7"/>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af7"/>
            </w:pPr>
            <w:r w:rsidRPr="00184A3A">
              <w:t>Sales EOD Polling</w:t>
            </w:r>
            <w:r w:rsidR="005624DF">
              <w:t xml:space="preserve"> (POS-STG)</w:t>
            </w:r>
            <w:r w:rsidRPr="00184A3A">
              <w:t xml:space="preserve"> Task</w:t>
            </w:r>
          </w:p>
        </w:tc>
        <w:tc>
          <w:tcPr>
            <w:tcW w:w="1925" w:type="dxa"/>
          </w:tcPr>
          <w:p w14:paraId="50F6AA91" w14:textId="77777777" w:rsidR="00840717" w:rsidRPr="00184A3A" w:rsidRDefault="00840717" w:rsidP="0098195F">
            <w:pPr>
              <w:pStyle w:val="af7"/>
            </w:pPr>
            <w:r w:rsidRPr="00184A3A">
              <w:t>“PROGRESS”</w:t>
            </w:r>
          </w:p>
          <w:p w14:paraId="21FA5086" w14:textId="77777777" w:rsidR="00840717" w:rsidRPr="00184A3A" w:rsidRDefault="00840717" w:rsidP="0098195F">
            <w:pPr>
              <w:pStyle w:val="af7"/>
            </w:pPr>
            <w:r w:rsidRPr="00184A3A">
              <w:t xml:space="preserve"> “FAILED”</w:t>
            </w:r>
          </w:p>
          <w:p w14:paraId="1AEFE1F9" w14:textId="77777777" w:rsidR="00840717" w:rsidRPr="00184A3A" w:rsidRDefault="00840717" w:rsidP="0098195F">
            <w:pPr>
              <w:pStyle w:val="af7"/>
            </w:pPr>
            <w:r w:rsidRPr="00184A3A">
              <w:t>“COMPLETE”</w:t>
            </w:r>
          </w:p>
        </w:tc>
        <w:tc>
          <w:tcPr>
            <w:tcW w:w="5588" w:type="dxa"/>
          </w:tcPr>
          <w:p w14:paraId="7FBCD742" w14:textId="77777777" w:rsidR="00840717" w:rsidRPr="00184A3A" w:rsidRDefault="00840717" w:rsidP="0098195F">
            <w:pPr>
              <w:pStyle w:val="af7"/>
            </w:pPr>
            <w:r w:rsidRPr="00184A3A">
              <w:t xml:space="preserve"> “PROGRESS” when task is submitted and successfully insert log into DB.</w:t>
            </w:r>
          </w:p>
          <w:p w14:paraId="0A9AFBF6" w14:textId="77777777" w:rsidR="00840717" w:rsidRPr="00184A3A" w:rsidRDefault="00840717" w:rsidP="0098195F">
            <w:pPr>
              <w:pStyle w:val="af7"/>
            </w:pPr>
            <w:r w:rsidRPr="00184A3A">
              <w:t xml:space="preserve"> “FAILED” when encounter errors processing the source and the poll branch scheme.</w:t>
            </w:r>
          </w:p>
          <w:p w14:paraId="76C0BEF1" w14:textId="0E763768" w:rsidR="00840717" w:rsidRPr="00184A3A" w:rsidRDefault="00840717" w:rsidP="0098195F">
            <w:pPr>
              <w:pStyle w:val="af7"/>
            </w:pPr>
            <w:r w:rsidRPr="00184A3A">
              <w:t>“COMPLETE” when the</w:t>
            </w:r>
            <w:r w:rsidR="007E52D2">
              <w:t xml:space="preserve"> task</w:t>
            </w:r>
            <w:r w:rsidRPr="00184A3A">
              <w:t xml:space="preserv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7E52D2">
      <w:pPr>
        <w:spacing w:after="0"/>
        <w:ind w:left="360"/>
        <w:rPr>
          <w:lang w:eastAsia="zh-CN"/>
        </w:rPr>
      </w:pPr>
      <w:r w:rsidRPr="00184A3A">
        <w:rPr>
          <w:lang w:eastAsia="zh-CN"/>
        </w:rPr>
        <w:t>Log directory: /repos/esb/polling/log/sales_eod_yyyymmdd.log</w:t>
      </w:r>
    </w:p>
    <w:p w14:paraId="394DAD81" w14:textId="77777777" w:rsidR="00840717" w:rsidRPr="00184A3A" w:rsidRDefault="00840717" w:rsidP="007E52D2">
      <w:pPr>
        <w:spacing w:after="0"/>
        <w:ind w:left="360"/>
        <w:rPr>
          <w:lang w:eastAsia="zh-CN"/>
        </w:rPr>
      </w:pPr>
      <w:r w:rsidRPr="00184A3A">
        <w:rPr>
          <w:lang w:eastAsia="zh-CN"/>
        </w:rPr>
        <w:t>Upon each EOD task submission: the scheme info will be written into follow format:</w:t>
      </w:r>
    </w:p>
    <w:p w14:paraId="2DED00D6" w14:textId="77777777" w:rsidR="007E52D2" w:rsidRDefault="007E52D2" w:rsidP="00840717">
      <w:pPr>
        <w:ind w:left="360"/>
        <w:rPr>
          <w:b/>
          <w:u w:val="single"/>
          <w:lang w:eastAsia="zh-CN"/>
        </w:rPr>
      </w:pPr>
    </w:p>
    <w:p w14:paraId="7405F139" w14:textId="77777777" w:rsidR="00840717" w:rsidRPr="007E52D2" w:rsidRDefault="00840717" w:rsidP="00840717">
      <w:pPr>
        <w:ind w:left="360"/>
        <w:rPr>
          <w:b/>
          <w:u w:val="single"/>
          <w:lang w:eastAsia="zh-CN"/>
        </w:rPr>
      </w:pPr>
      <w:r w:rsidRPr="007E52D2">
        <w:rPr>
          <w:b/>
          <w:u w:val="single"/>
          <w:lang w:eastAsia="zh-CN"/>
        </w:rPr>
        <w:t xml:space="preserve">File System </w:t>
      </w:r>
    </w:p>
    <w:p w14:paraId="2303FCDD" w14:textId="1C1F4A0E" w:rsidR="00840717" w:rsidRPr="007E52D2" w:rsidRDefault="00840717" w:rsidP="00840717">
      <w:pPr>
        <w:spacing w:after="0" w:line="240" w:lineRule="auto"/>
        <w:ind w:left="360"/>
        <w:rPr>
          <w:lang w:eastAsia="zh-CN"/>
        </w:rPr>
      </w:pPr>
      <w:r w:rsidRPr="007E52D2">
        <w:rPr>
          <w:lang w:eastAsia="zh-CN"/>
        </w:rPr>
        <w:t>/repos/esb/polling/input/dbf/source/</w:t>
      </w:r>
      <w:r w:rsidR="002716CD" w:rsidRPr="007E52D2">
        <w:rPr>
          <w:lang w:eastAsia="zh-CN"/>
        </w:rPr>
        <w:t>[orginal file name]</w:t>
      </w:r>
      <w:r w:rsidRPr="007E52D2">
        <w:rPr>
          <w:lang w:eastAsia="zh-CN"/>
        </w:rPr>
        <w:t>.d</w:t>
      </w:r>
      <w:r w:rsidR="002716CD" w:rsidRPr="007E52D2">
        <w:rPr>
          <w:lang w:eastAsia="zh-CN"/>
        </w:rPr>
        <w:t>bf</w:t>
      </w:r>
    </w:p>
    <w:p w14:paraId="6B086627" w14:textId="0A6A2909" w:rsidR="00840717" w:rsidRPr="007E52D2" w:rsidRDefault="00840717" w:rsidP="00840717">
      <w:pPr>
        <w:spacing w:after="0" w:line="240" w:lineRule="auto"/>
        <w:ind w:left="360"/>
        <w:rPr>
          <w:lang w:eastAsia="zh-CN"/>
        </w:rPr>
      </w:pPr>
      <w:r w:rsidRPr="007E52D2">
        <w:rPr>
          <w:lang w:eastAsia="zh-CN"/>
        </w:rPr>
        <w:t>/repos/esb/polling /input/dbf/backup/eod_</w:t>
      </w:r>
      <w:r w:rsidR="002716CD" w:rsidRPr="007E52D2">
        <w:rPr>
          <w:lang w:eastAsia="zh-CN"/>
        </w:rPr>
        <w:t>[orginal file name]</w:t>
      </w:r>
      <w:r w:rsidRPr="007E52D2">
        <w:rPr>
          <w:lang w:eastAsia="zh-CN"/>
        </w:rPr>
        <w:t>_yyyymmddhh24miss.d</w:t>
      </w:r>
      <w:r w:rsidR="002716CD" w:rsidRPr="007E52D2">
        <w:rPr>
          <w:lang w:eastAsia="zh-CN"/>
        </w:rPr>
        <w:t>bf</w:t>
      </w:r>
    </w:p>
    <w:p w14:paraId="3C43C507" w14:textId="27BC944E" w:rsidR="00840717" w:rsidRPr="007E52D2" w:rsidRDefault="00840717" w:rsidP="00840717">
      <w:pPr>
        <w:spacing w:after="0" w:line="240" w:lineRule="auto"/>
        <w:ind w:left="360"/>
        <w:rPr>
          <w:lang w:eastAsia="zh-CN"/>
        </w:rPr>
      </w:pPr>
      <w:r w:rsidRPr="007E52D2">
        <w:rPr>
          <w:lang w:eastAsia="zh-CN"/>
        </w:rPr>
        <w:t>/repos/esb/polling/input/dbf/error/eod_</w:t>
      </w:r>
      <w:r w:rsidR="002716CD" w:rsidRPr="007E52D2">
        <w:rPr>
          <w:lang w:eastAsia="zh-CN"/>
        </w:rPr>
        <w:t>[orginal file name]</w:t>
      </w:r>
      <w:r w:rsidRPr="007E52D2">
        <w:rPr>
          <w:lang w:eastAsia="zh-CN"/>
        </w:rPr>
        <w:t>_yyyymmddhh24miss.d</w:t>
      </w:r>
      <w:r w:rsidR="002716CD" w:rsidRPr="007E52D2">
        <w:rPr>
          <w:lang w:eastAsia="zh-CN"/>
        </w:rPr>
        <w:t>bf</w:t>
      </w:r>
    </w:p>
    <w:p w14:paraId="0EEA75E3" w14:textId="41A0D12A" w:rsidR="00840717" w:rsidRPr="007E52D2" w:rsidRDefault="00840717" w:rsidP="00840717">
      <w:pPr>
        <w:spacing w:after="0" w:line="240" w:lineRule="auto"/>
        <w:ind w:left="360"/>
        <w:rPr>
          <w:lang w:eastAsia="zh-CN"/>
        </w:rPr>
      </w:pPr>
      <w:r w:rsidRPr="007E52D2">
        <w:rPr>
          <w:lang w:eastAsia="zh-CN"/>
        </w:rPr>
        <w:t>/repos/esb/polling/input/text/source/</w:t>
      </w:r>
      <w:r w:rsidR="002716CD" w:rsidRPr="007E52D2">
        <w:rPr>
          <w:lang w:eastAsia="zh-CN"/>
        </w:rPr>
        <w:t>[orginal file name]</w:t>
      </w:r>
      <w:r w:rsidRPr="007E52D2">
        <w:rPr>
          <w:lang w:eastAsia="zh-CN"/>
        </w:rPr>
        <w:t>.txt</w:t>
      </w:r>
    </w:p>
    <w:p w14:paraId="53B93EDC" w14:textId="518512FF" w:rsidR="00840717" w:rsidRPr="007E52D2" w:rsidRDefault="00840717" w:rsidP="00840717">
      <w:pPr>
        <w:spacing w:after="0" w:line="240" w:lineRule="auto"/>
        <w:ind w:left="360"/>
        <w:rPr>
          <w:lang w:eastAsia="zh-CN"/>
        </w:rPr>
      </w:pPr>
      <w:r w:rsidRPr="007E52D2">
        <w:rPr>
          <w:lang w:eastAsia="zh-CN"/>
        </w:rPr>
        <w:t>/repos/esb/polling/input/text/backup/eod_</w:t>
      </w:r>
      <w:r w:rsidR="002716CD" w:rsidRPr="007E52D2">
        <w:rPr>
          <w:lang w:eastAsia="zh-CN"/>
        </w:rPr>
        <w:t>[orginal file name]</w:t>
      </w:r>
      <w:r w:rsidRPr="007E52D2">
        <w:rPr>
          <w:lang w:eastAsia="zh-CN"/>
        </w:rPr>
        <w:t>_yyyymmddhh24miss.txt</w:t>
      </w:r>
    </w:p>
    <w:p w14:paraId="04AD5D03" w14:textId="79369933" w:rsidR="00840717" w:rsidRPr="00184A3A" w:rsidRDefault="00840717" w:rsidP="00840717">
      <w:pPr>
        <w:spacing w:after="0" w:line="240" w:lineRule="auto"/>
        <w:ind w:left="360"/>
        <w:rPr>
          <w:lang w:eastAsia="zh-CN"/>
        </w:rPr>
      </w:pPr>
      <w:r w:rsidRPr="007E52D2">
        <w:rPr>
          <w:lang w:eastAsia="zh-CN"/>
        </w:rPr>
        <w:t>/repos/esb/polling/input/text/error/eod_</w:t>
      </w:r>
      <w:r w:rsidR="002716CD" w:rsidRPr="007E52D2">
        <w:rPr>
          <w:lang w:eastAsia="zh-CN"/>
        </w:rPr>
        <w:t>[orginal file name]</w:t>
      </w:r>
      <w:r w:rsidRPr="007E52D2">
        <w:rPr>
          <w:lang w:eastAsia="zh-CN"/>
        </w:rPr>
        <w:t>_yyyymmddhh24miss.txt</w:t>
      </w:r>
    </w:p>
    <w:p w14:paraId="09D5DC76" w14:textId="77777777" w:rsidR="00840717" w:rsidRPr="00184A3A" w:rsidRDefault="00840717" w:rsidP="00840717">
      <w:pPr>
        <w:ind w:left="360"/>
        <w:rPr>
          <w:lang w:eastAsia="zh-CN"/>
        </w:rPr>
      </w:pPr>
    </w:p>
    <w:p w14:paraId="6C776053" w14:textId="506B9213" w:rsidR="00840717" w:rsidRPr="007E52D2" w:rsidRDefault="007E52D2" w:rsidP="00840717">
      <w:pPr>
        <w:ind w:left="360"/>
        <w:rPr>
          <w:b/>
          <w:u w:val="single"/>
          <w:lang w:eastAsia="zh-CN"/>
        </w:rPr>
      </w:pPr>
      <w:r>
        <w:rPr>
          <w:b/>
          <w:u w:val="single"/>
          <w:lang w:eastAsia="zh-CN"/>
        </w:rPr>
        <w:t>Logging details</w:t>
      </w:r>
    </w:p>
    <w:p w14:paraId="3AB7389A" w14:textId="2218E099" w:rsidR="00840717" w:rsidRPr="007E52D2" w:rsidRDefault="00840717" w:rsidP="007E52D2">
      <w:pPr>
        <w:spacing w:after="0"/>
        <w:ind w:left="360"/>
        <w:rPr>
          <w:sz w:val="16"/>
          <w:lang w:eastAsia="zh-CN"/>
        </w:rPr>
      </w:pPr>
      <w:r w:rsidRPr="007E52D2">
        <w:rPr>
          <w:sz w:val="16"/>
          <w:lang w:eastAsia="zh-CN"/>
        </w:rPr>
        <w:t xml:space="preserve"> [INFO] [Timestamp] </w:t>
      </w:r>
      <w:r w:rsidR="008F7A2B" w:rsidRPr="007E52D2">
        <w:rPr>
          <w:sz w:val="16"/>
          <w:lang w:eastAsia="zh-CN"/>
        </w:rPr>
        <w:t>[Job Name]</w:t>
      </w:r>
      <w:r w:rsidR="0020388A" w:rsidRPr="007E52D2">
        <w:rPr>
          <w:sz w:val="16"/>
          <w:lang w:eastAsia="zh-CN"/>
        </w:rPr>
        <w:t xml:space="preserve"> </w:t>
      </w:r>
      <w:r w:rsidRPr="007E52D2">
        <w:rPr>
          <w:sz w:val="16"/>
          <w:lang w:eastAsia="zh-CN"/>
        </w:rPr>
        <w:t>[schemeName]-[branchCode]-[schemeType]-[direction] Start</w:t>
      </w:r>
    </w:p>
    <w:p w14:paraId="22034DE1" w14:textId="07E79EEC"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start execution</w:t>
      </w:r>
    </w:p>
    <w:p w14:paraId="73CF73B9" w14:textId="334D52E7"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processed = ?</w:t>
      </w:r>
    </w:p>
    <w:p w14:paraId="789768E1" w14:textId="130C58BF" w:rsidR="00840717" w:rsidRPr="007E52D2" w:rsidRDefault="00840717" w:rsidP="007E52D2">
      <w:pPr>
        <w:spacing w:after="0"/>
        <w:ind w:left="360"/>
        <w:rPr>
          <w:rFonts w:eastAsia="SimSun"/>
          <w:sz w:val="16"/>
          <w:lang w:eastAsia="zh-CN"/>
        </w:rPr>
      </w:pPr>
      <w:r w:rsidRPr="007E52D2">
        <w:rPr>
          <w:sz w:val="16"/>
          <w:lang w:eastAsia="zh-CN"/>
        </w:rPr>
        <w:t xml:space="preserve">[ERROR]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SQL Error return Code = ?</w:t>
      </w:r>
    </w:p>
    <w:p w14:paraId="639F767F" w14:textId="77777777" w:rsidR="00840717" w:rsidRPr="007E52D2" w:rsidRDefault="00840717" w:rsidP="007E52D2">
      <w:pPr>
        <w:spacing w:after="0"/>
        <w:ind w:left="360"/>
        <w:rPr>
          <w:sz w:val="16"/>
          <w:lang w:eastAsia="zh-CN"/>
        </w:rPr>
      </w:pPr>
      <w:r w:rsidRPr="007E52D2">
        <w:rPr>
          <w:sz w:val="16"/>
          <w:lang w:eastAsia="zh-CN"/>
        </w:rPr>
        <w:t>….</w:t>
      </w:r>
    </w:p>
    <w:p w14:paraId="7791E297" w14:textId="5BB54B16" w:rsidR="00840717" w:rsidRPr="00184A3A" w:rsidRDefault="00840717" w:rsidP="007E52D2">
      <w:pPr>
        <w:spacing w:after="0"/>
        <w:ind w:left="360"/>
        <w:rPr>
          <w:lang w:eastAsia="zh-CN"/>
        </w:rPr>
      </w:pPr>
      <w:r w:rsidRPr="007E52D2">
        <w:rPr>
          <w:sz w:val="16"/>
          <w:lang w:eastAsia="zh-CN"/>
        </w:rPr>
        <w:t xml:space="preserve">[INFO] [Timestamp] </w:t>
      </w:r>
      <w:r w:rsidR="0020388A" w:rsidRPr="007E52D2">
        <w:rPr>
          <w:sz w:val="16"/>
          <w:lang w:eastAsia="zh-CN"/>
        </w:rPr>
        <w:t xml:space="preserve">[Job Name] </w:t>
      </w:r>
      <w:r w:rsidRPr="007E52D2">
        <w:rPr>
          <w:sz w:val="16"/>
          <w:lang w:eastAsia="zh-CN"/>
        </w:rPr>
        <w:t>[schemeName]-[branchCode]-[schemeType]-[direction] End</w:t>
      </w:r>
    </w:p>
    <w:p w14:paraId="32AEAFBF" w14:textId="77777777" w:rsidR="00840717" w:rsidRPr="00184A3A" w:rsidRDefault="00840717" w:rsidP="00840717">
      <w:pPr>
        <w:rPr>
          <w:lang w:eastAsia="zh-CN"/>
        </w:rPr>
      </w:pPr>
    </w:p>
    <w:p w14:paraId="7298F3A6" w14:textId="77777777" w:rsidR="00840717" w:rsidRPr="00184A3A" w:rsidRDefault="00840717" w:rsidP="007E52D2">
      <w:pPr>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05458D">
      <w:pPr>
        <w:pStyle w:val="ac"/>
        <w:numPr>
          <w:ilvl w:val="0"/>
          <w:numId w:val="36"/>
        </w:numPr>
        <w:rPr>
          <w:lang w:eastAsia="zh-CN"/>
        </w:rPr>
      </w:pPr>
      <w:r w:rsidRPr="00184A3A">
        <w:rPr>
          <w:lang w:eastAsia="zh-CN"/>
        </w:rPr>
        <w:t>Error occurs when error initiating DB connection to target data source.</w:t>
      </w:r>
    </w:p>
    <w:p w14:paraId="35EE62AC" w14:textId="77777777" w:rsidR="00840717" w:rsidRPr="00184A3A" w:rsidRDefault="00840717" w:rsidP="0005458D">
      <w:pPr>
        <w:pStyle w:val="ac"/>
        <w:numPr>
          <w:ilvl w:val="0"/>
          <w:numId w:val="36"/>
        </w:numPr>
        <w:rPr>
          <w:lang w:eastAsia="zh-CN"/>
        </w:rPr>
      </w:pPr>
      <w:r w:rsidRPr="00184A3A">
        <w:rPr>
          <w:lang w:eastAsia="zh-CN"/>
        </w:rPr>
        <w:t>Error occurs when error retrieving target source file from target directory.</w:t>
      </w:r>
    </w:p>
    <w:p w14:paraId="154C2FB0" w14:textId="0BCA0553" w:rsidR="00840717" w:rsidRPr="00184A3A" w:rsidRDefault="007E52D2" w:rsidP="00840717">
      <w:pPr>
        <w:ind w:left="360"/>
        <w:rPr>
          <w:lang w:eastAsia="zh-CN"/>
        </w:rPr>
      </w:pPr>
      <w:r>
        <w:rPr>
          <w:lang w:eastAsia="zh-CN"/>
        </w:rPr>
        <w:lastRenderedPageBreak/>
        <w:br/>
      </w:r>
      <w:r w:rsidR="00840717" w:rsidRPr="00184A3A">
        <w:rPr>
          <w:lang w:eastAsia="zh-CN"/>
        </w:rPr>
        <w:t>Error occurs when submitting</w:t>
      </w:r>
      <w:r>
        <w:rPr>
          <w:lang w:eastAsia="zh-CN"/>
        </w:rPr>
        <w:t xml:space="preserve"> “poll </w:t>
      </w:r>
      <w:r w:rsidR="00840717" w:rsidRPr="00184A3A">
        <w:rPr>
          <w:lang w:eastAsia="zh-CN"/>
        </w:rPr>
        <w:t>branch scheme</w:t>
      </w:r>
      <w:r>
        <w:rPr>
          <w:lang w:eastAsia="zh-CN"/>
        </w:rPr>
        <w:t>”</w:t>
      </w:r>
      <w:r w:rsidR="00840717" w:rsidRPr="00184A3A">
        <w:rPr>
          <w:lang w:eastAsia="zh-CN"/>
        </w:rPr>
        <w:t xml:space="preserv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E51271">
      <w:pPr>
        <w:pStyle w:val="4"/>
      </w:pPr>
      <w:r w:rsidRPr="00184A3A">
        <w:t>Screen</w:t>
      </w:r>
    </w:p>
    <w:p w14:paraId="704FBA6D" w14:textId="77777777" w:rsidR="00840717" w:rsidRPr="00184A3A" w:rsidRDefault="00840717" w:rsidP="00F40D30">
      <w:pPr>
        <w:rPr>
          <w:lang w:eastAsia="zh-CN"/>
        </w:rPr>
      </w:pPr>
      <w:r w:rsidRPr="00184A3A">
        <w:rPr>
          <w:lang w:eastAsia="zh-CN"/>
        </w:rPr>
        <w:t>N/A</w:t>
      </w:r>
    </w:p>
    <w:p w14:paraId="3DAFDB10" w14:textId="77777777" w:rsidR="00840717" w:rsidRPr="0057159E" w:rsidRDefault="00840717" w:rsidP="00840717">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E73CB35" w14:textId="77777777" w:rsidR="00840717" w:rsidRPr="00184A3A" w:rsidRDefault="00840717" w:rsidP="00F40D30">
      <w:pPr>
        <w:rPr>
          <w:lang w:eastAsia="zh-CN"/>
        </w:rPr>
      </w:pPr>
      <w:r w:rsidRPr="00184A3A">
        <w:rPr>
          <w:lang w:eastAsia="zh-CN"/>
        </w:rPr>
        <w:t>N/A</w:t>
      </w:r>
    </w:p>
    <w:p w14:paraId="5B47744A"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5F451206" w14:textId="77777777" w:rsidR="00840717" w:rsidRPr="00184A3A" w:rsidRDefault="00840717" w:rsidP="00F40D30">
      <w:pPr>
        <w:rPr>
          <w:lang w:eastAsia="zh-CN"/>
        </w:rPr>
      </w:pPr>
      <w:r w:rsidRPr="00184A3A">
        <w:rPr>
          <w:lang w:eastAsia="zh-CN"/>
        </w:rPr>
        <w:t>N/A</w:t>
      </w:r>
    </w:p>
    <w:p w14:paraId="77D15388"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User/Security Group</w:t>
      </w:r>
    </w:p>
    <w:p w14:paraId="347E8311" w14:textId="77777777" w:rsidR="00840717" w:rsidRPr="00184A3A" w:rsidRDefault="00840717" w:rsidP="00F40D30">
      <w:pPr>
        <w:rPr>
          <w:lang w:eastAsia="zh-CN"/>
        </w:rPr>
      </w:pPr>
      <w:r w:rsidRPr="00184A3A">
        <w:rPr>
          <w:lang w:eastAsia="zh-CN"/>
        </w:rPr>
        <w:t>This is a batch process belonging to the SYSTEM. So all auditable fields</w:t>
      </w:r>
    </w:p>
    <w:p w14:paraId="7476E3FC"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10153F53" w14:textId="77777777" w:rsidR="00840717" w:rsidRPr="00184A3A" w:rsidRDefault="00840717" w:rsidP="00F40D30">
      <w:pPr>
        <w:rPr>
          <w:lang w:eastAsia="zh-CN"/>
        </w:rPr>
      </w:pPr>
      <w:r w:rsidRPr="00184A3A">
        <w:rPr>
          <w:lang w:eastAsia="zh-CN"/>
        </w:rPr>
        <w:t>N/A</w:t>
      </w:r>
    </w:p>
    <w:p w14:paraId="1A2B0189"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470929FE" w14:textId="77777777" w:rsidTr="00F40D30">
        <w:tc>
          <w:tcPr>
            <w:tcW w:w="1857" w:type="dxa"/>
            <w:shd w:val="clear" w:color="auto" w:fill="C6D9F1"/>
          </w:tcPr>
          <w:p w14:paraId="7EE6A8F3" w14:textId="77777777" w:rsidR="00840717" w:rsidRPr="00184A3A" w:rsidRDefault="00840717" w:rsidP="0098195F">
            <w:pPr>
              <w:pStyle w:val="af7"/>
              <w:rPr>
                <w:b/>
              </w:rPr>
            </w:pPr>
            <w:r w:rsidRPr="00184A3A">
              <w:rPr>
                <w:b/>
              </w:rPr>
              <w:t>Error Code</w:t>
            </w:r>
          </w:p>
        </w:tc>
        <w:tc>
          <w:tcPr>
            <w:tcW w:w="1260" w:type="dxa"/>
            <w:shd w:val="clear" w:color="auto" w:fill="C6D9F1"/>
          </w:tcPr>
          <w:p w14:paraId="71EC7DB7" w14:textId="77777777" w:rsidR="00840717" w:rsidRPr="00184A3A" w:rsidRDefault="00840717" w:rsidP="0098195F">
            <w:pPr>
              <w:pStyle w:val="af7"/>
              <w:rPr>
                <w:b/>
              </w:rPr>
            </w:pPr>
            <w:r w:rsidRPr="00184A3A">
              <w:rPr>
                <w:b/>
              </w:rPr>
              <w:t>Severity</w:t>
            </w:r>
          </w:p>
        </w:tc>
        <w:tc>
          <w:tcPr>
            <w:tcW w:w="7465" w:type="dxa"/>
            <w:shd w:val="clear" w:color="auto" w:fill="C6D9F1"/>
          </w:tcPr>
          <w:p w14:paraId="189FD709" w14:textId="77777777" w:rsidR="00840717" w:rsidRPr="00184A3A" w:rsidRDefault="00840717" w:rsidP="0098195F">
            <w:pPr>
              <w:pStyle w:val="af7"/>
              <w:rPr>
                <w:b/>
              </w:rPr>
            </w:pPr>
            <w:r w:rsidRPr="00184A3A">
              <w:rPr>
                <w:b/>
              </w:rPr>
              <w:t>Error Message</w:t>
            </w:r>
          </w:p>
        </w:tc>
      </w:tr>
      <w:tr w:rsidR="007E52D2" w:rsidRPr="00184A3A" w14:paraId="1127600F" w14:textId="77777777" w:rsidTr="003026FA">
        <w:tc>
          <w:tcPr>
            <w:tcW w:w="1857" w:type="dxa"/>
            <w:vAlign w:val="center"/>
          </w:tcPr>
          <w:p w14:paraId="35FB4657" w14:textId="05A0899D" w:rsidR="007E52D2" w:rsidRPr="00184A3A" w:rsidRDefault="007E52D2" w:rsidP="007E52D2">
            <w:r>
              <w:rPr>
                <w:rFonts w:cs="Calibri"/>
                <w:color w:val="000000"/>
                <w:szCs w:val="20"/>
              </w:rPr>
              <w:t>S0011</w:t>
            </w:r>
          </w:p>
        </w:tc>
        <w:tc>
          <w:tcPr>
            <w:tcW w:w="1260" w:type="dxa"/>
            <w:vAlign w:val="center"/>
          </w:tcPr>
          <w:p w14:paraId="03C65678" w14:textId="7ACBF5FE" w:rsidR="007E52D2" w:rsidRPr="00184A3A" w:rsidRDefault="007E52D2" w:rsidP="007E52D2">
            <w:r>
              <w:rPr>
                <w:rFonts w:cs="Calibri"/>
                <w:color w:val="000000"/>
                <w:szCs w:val="20"/>
              </w:rPr>
              <w:t>HIGH</w:t>
            </w:r>
          </w:p>
        </w:tc>
        <w:tc>
          <w:tcPr>
            <w:tcW w:w="7465" w:type="dxa"/>
            <w:vAlign w:val="center"/>
          </w:tcPr>
          <w:p w14:paraId="6AEFEB6B" w14:textId="7DA906AF" w:rsidR="007E52D2" w:rsidRPr="00184A3A" w:rsidRDefault="007E52D2" w:rsidP="007E52D2">
            <w:r>
              <w:rPr>
                <w:rFonts w:cs="Calibri"/>
                <w:color w:val="000000"/>
                <w:szCs w:val="20"/>
              </w:rPr>
              <w:t>Failed to establish FTP connection</w:t>
            </w:r>
          </w:p>
        </w:tc>
      </w:tr>
      <w:tr w:rsidR="007E52D2" w:rsidRPr="00184A3A" w14:paraId="68BF00AC" w14:textId="77777777" w:rsidTr="003026FA">
        <w:tc>
          <w:tcPr>
            <w:tcW w:w="1857" w:type="dxa"/>
            <w:vAlign w:val="center"/>
          </w:tcPr>
          <w:p w14:paraId="73AEB56C" w14:textId="587259B0" w:rsidR="007E52D2" w:rsidRPr="00184A3A" w:rsidRDefault="007E52D2" w:rsidP="007E52D2">
            <w:r>
              <w:rPr>
                <w:rFonts w:cs="Calibri"/>
                <w:color w:val="000000"/>
                <w:szCs w:val="20"/>
              </w:rPr>
              <w:t>S0012</w:t>
            </w:r>
          </w:p>
        </w:tc>
        <w:tc>
          <w:tcPr>
            <w:tcW w:w="1260" w:type="dxa"/>
            <w:vAlign w:val="center"/>
          </w:tcPr>
          <w:p w14:paraId="1072DD42" w14:textId="35E7A75B" w:rsidR="007E52D2" w:rsidRPr="00184A3A" w:rsidRDefault="007E52D2" w:rsidP="007E52D2">
            <w:r>
              <w:rPr>
                <w:rFonts w:cs="Calibri"/>
                <w:color w:val="000000"/>
                <w:szCs w:val="20"/>
              </w:rPr>
              <w:t>HIGH</w:t>
            </w:r>
          </w:p>
        </w:tc>
        <w:tc>
          <w:tcPr>
            <w:tcW w:w="7465" w:type="dxa"/>
            <w:vAlign w:val="center"/>
          </w:tcPr>
          <w:p w14:paraId="219EEB8B" w14:textId="130C0F8D" w:rsidR="007E52D2" w:rsidRPr="00184A3A" w:rsidRDefault="007E52D2" w:rsidP="007E52D2">
            <w:r>
              <w:rPr>
                <w:rFonts w:cs="Calibri"/>
                <w:color w:val="000000"/>
                <w:szCs w:val="20"/>
              </w:rPr>
              <w:t>Target directory or file not found</w:t>
            </w:r>
          </w:p>
        </w:tc>
      </w:tr>
      <w:tr w:rsidR="007E52D2" w:rsidRPr="00184A3A" w14:paraId="2D2B3F99" w14:textId="77777777" w:rsidTr="003026FA">
        <w:tc>
          <w:tcPr>
            <w:tcW w:w="1857" w:type="dxa"/>
            <w:vAlign w:val="center"/>
          </w:tcPr>
          <w:p w14:paraId="083DB58E" w14:textId="50BD3E42" w:rsidR="007E52D2" w:rsidRPr="00184A3A" w:rsidRDefault="007E52D2" w:rsidP="007E52D2">
            <w:r>
              <w:rPr>
                <w:rFonts w:cs="Calibri"/>
                <w:color w:val="000000"/>
                <w:szCs w:val="20"/>
              </w:rPr>
              <w:t>S0021</w:t>
            </w:r>
          </w:p>
        </w:tc>
        <w:tc>
          <w:tcPr>
            <w:tcW w:w="1260" w:type="dxa"/>
            <w:vAlign w:val="center"/>
          </w:tcPr>
          <w:p w14:paraId="426AC2CE" w14:textId="070A3FFF" w:rsidR="007E52D2" w:rsidRPr="00184A3A" w:rsidRDefault="007E52D2" w:rsidP="007E52D2">
            <w:r>
              <w:rPr>
                <w:rFonts w:cs="Calibri"/>
                <w:color w:val="000000"/>
                <w:szCs w:val="20"/>
              </w:rPr>
              <w:t>HIGH</w:t>
            </w:r>
          </w:p>
        </w:tc>
        <w:tc>
          <w:tcPr>
            <w:tcW w:w="7465" w:type="dxa"/>
            <w:vAlign w:val="center"/>
          </w:tcPr>
          <w:p w14:paraId="14C037D9" w14:textId="2F45E132" w:rsidR="007E52D2" w:rsidRPr="00184A3A" w:rsidRDefault="007E52D2" w:rsidP="007E52D2">
            <w:r>
              <w:rPr>
                <w:rFonts w:cs="Calibri"/>
                <w:color w:val="000000"/>
                <w:szCs w:val="20"/>
              </w:rPr>
              <w:t>Failed to download target file</w:t>
            </w:r>
          </w:p>
        </w:tc>
      </w:tr>
      <w:tr w:rsidR="007E52D2" w:rsidRPr="00184A3A" w14:paraId="4E7C62A5" w14:textId="77777777" w:rsidTr="003026FA">
        <w:tc>
          <w:tcPr>
            <w:tcW w:w="1857" w:type="dxa"/>
            <w:vAlign w:val="center"/>
          </w:tcPr>
          <w:p w14:paraId="1AAAD395" w14:textId="26DD008D" w:rsidR="007E52D2" w:rsidRPr="00184A3A" w:rsidRDefault="007E52D2" w:rsidP="007E52D2">
            <w:r>
              <w:rPr>
                <w:rFonts w:cs="Calibri"/>
                <w:color w:val="000000"/>
                <w:szCs w:val="20"/>
              </w:rPr>
              <w:t>S0022</w:t>
            </w:r>
          </w:p>
        </w:tc>
        <w:tc>
          <w:tcPr>
            <w:tcW w:w="1260" w:type="dxa"/>
            <w:vAlign w:val="center"/>
          </w:tcPr>
          <w:p w14:paraId="2683BFB1" w14:textId="076ADC58" w:rsidR="007E52D2" w:rsidRPr="00184A3A" w:rsidRDefault="007E52D2" w:rsidP="007E52D2">
            <w:r>
              <w:rPr>
                <w:rFonts w:cs="Calibri"/>
                <w:color w:val="000000"/>
                <w:szCs w:val="20"/>
              </w:rPr>
              <w:t>HIGH</w:t>
            </w:r>
          </w:p>
        </w:tc>
        <w:tc>
          <w:tcPr>
            <w:tcW w:w="7465" w:type="dxa"/>
            <w:vAlign w:val="center"/>
          </w:tcPr>
          <w:p w14:paraId="275DA47F" w14:textId="2993DB82" w:rsidR="007E52D2" w:rsidRPr="00184A3A" w:rsidRDefault="007E52D2" w:rsidP="007E52D2">
            <w:r>
              <w:rPr>
                <w:rFonts w:cs="Calibri"/>
                <w:color w:val="000000"/>
                <w:szCs w:val="20"/>
              </w:rPr>
              <w:t>Failed to process records into staging database</w:t>
            </w:r>
          </w:p>
        </w:tc>
      </w:tr>
    </w:tbl>
    <w:p w14:paraId="1B76859A" w14:textId="35D864F2" w:rsidR="008F7A2B" w:rsidRDefault="008F7A2B" w:rsidP="005113D6"/>
    <w:p w14:paraId="49A575A6" w14:textId="77777777" w:rsidR="008F7A2B" w:rsidRDefault="008F7A2B">
      <w:r>
        <w:br w:type="page"/>
      </w:r>
    </w:p>
    <w:p w14:paraId="6B9F440F" w14:textId="7263188D" w:rsidR="008F7A2B" w:rsidRPr="00184A3A" w:rsidRDefault="0041377A" w:rsidP="00900E50">
      <w:pPr>
        <w:pStyle w:val="3"/>
      </w:pPr>
      <w:r>
        <w:lastRenderedPageBreak/>
        <w:t>Sales Data EOD</w:t>
      </w:r>
      <w:r w:rsidR="008F7A2B" w:rsidRPr="00184A3A">
        <w:t xml:space="preserve"> (</w:t>
      </w:r>
      <w:r>
        <w:t xml:space="preserve">STG </w:t>
      </w:r>
      <w:r w:rsidR="008F7A2B">
        <w:t>to EDW</w:t>
      </w:r>
      <w:r w:rsidR="008F7A2B" w:rsidRPr="00184A3A">
        <w:t>) Task</w:t>
      </w:r>
    </w:p>
    <w:p w14:paraId="5802DCB9" w14:textId="77777777" w:rsidR="008F7A2B" w:rsidRPr="00184A3A" w:rsidRDefault="008F7A2B" w:rsidP="00E51271">
      <w:pPr>
        <w:pStyle w:val="4"/>
      </w:pPr>
      <w:r w:rsidRPr="00184A3A">
        <w:t>Process/Work Flow</w:t>
      </w:r>
    </w:p>
    <w:p w14:paraId="00DA86FE" w14:textId="6526F114" w:rsidR="008F7A2B" w:rsidRPr="00184A3A" w:rsidRDefault="00A97416" w:rsidP="008F7A2B">
      <w:pPr>
        <w:jc w:val="center"/>
        <w:rPr>
          <w:lang w:eastAsia="zh-CN"/>
        </w:rPr>
      </w:pPr>
      <w:r>
        <w:rPr>
          <w:noProof/>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929" cy="7816700"/>
                    </a:xfrm>
                    <a:prstGeom prst="rect">
                      <a:avLst/>
                    </a:prstGeom>
                  </pic:spPr>
                </pic:pic>
              </a:graphicData>
            </a:graphic>
          </wp:inline>
        </w:drawing>
      </w:r>
    </w:p>
    <w:p w14:paraId="5A797352" w14:textId="77777777" w:rsidR="008F7A2B" w:rsidRPr="00184A3A" w:rsidRDefault="008F7A2B" w:rsidP="008F7A2B">
      <w:pPr>
        <w:ind w:left="360"/>
        <w:rPr>
          <w:b/>
          <w:u w:val="single"/>
          <w:lang w:eastAsia="zh-CN"/>
        </w:rPr>
      </w:pPr>
      <w:r w:rsidRPr="00184A3A">
        <w:rPr>
          <w:b/>
          <w:u w:val="single"/>
          <w:lang w:eastAsia="zh-CN"/>
        </w:rPr>
        <w:lastRenderedPageBreak/>
        <w:t>Job Details</w:t>
      </w:r>
    </w:p>
    <w:p w14:paraId="004A01B6" w14:textId="0022F690" w:rsidR="008F7A2B" w:rsidRPr="00184A3A" w:rsidRDefault="00A87F1C" w:rsidP="008F7A2B">
      <w:pPr>
        <w:ind w:left="360"/>
        <w:rPr>
          <w:lang w:eastAsia="zh-CN"/>
        </w:rPr>
      </w:pPr>
      <w:r>
        <w:rPr>
          <w:lang w:eastAsia="zh-CN"/>
        </w:rPr>
        <w:t>This job</w:t>
      </w:r>
      <w:r w:rsidR="007E52D2">
        <w:rPr>
          <w:lang w:eastAsia="zh-CN"/>
        </w:rPr>
        <w:t xml:space="preserve"> is considered as standalone ta</w:t>
      </w:r>
      <w:r>
        <w:rPr>
          <w:lang w:eastAsia="zh-CN"/>
        </w:rPr>
        <w:t>s</w:t>
      </w:r>
      <w:r w:rsidR="007E52D2">
        <w:rPr>
          <w:lang w:eastAsia="zh-CN"/>
        </w:rPr>
        <w:t>k</w:t>
      </w:r>
      <w:r>
        <w:rPr>
          <w:lang w:eastAsia="zh-CN"/>
        </w:rPr>
        <w:t xml:space="preserve"> </w:t>
      </w:r>
      <w:r w:rsidR="008F7A2B" w:rsidRPr="00184A3A">
        <w:rPr>
          <w:lang w:eastAsia="zh-CN"/>
        </w:rPr>
        <w:t>to handle</w:t>
      </w:r>
      <w:r>
        <w:rPr>
          <w:lang w:eastAsia="zh-CN"/>
        </w:rPr>
        <w:t xml:space="preserve"> a single poll scheme </w:t>
      </w:r>
      <w:r w:rsidR="007E52D2">
        <w:rPr>
          <w:lang w:eastAsia="zh-CN"/>
        </w:rPr>
        <w:t>for which it is responsible</w:t>
      </w:r>
      <w:r w:rsidR="008F7A2B" w:rsidRPr="00184A3A">
        <w:rPr>
          <w:lang w:eastAsia="zh-CN"/>
        </w:rPr>
        <w:t xml:space="preserve">. </w:t>
      </w:r>
    </w:p>
    <w:p w14:paraId="323057CB" w14:textId="77777777" w:rsidR="008F7A2B" w:rsidRPr="00184A3A" w:rsidRDefault="008F7A2B" w:rsidP="008F7A2B">
      <w:pPr>
        <w:ind w:left="360"/>
        <w:rPr>
          <w:rFonts w:eastAsia="SimSun"/>
          <w:lang w:eastAsia="zh-CN"/>
        </w:rPr>
      </w:pPr>
      <w:r w:rsidRPr="00184A3A">
        <w:rPr>
          <w:lang w:eastAsia="zh-CN"/>
        </w:rPr>
        <w:t>Summarily the task executes in below steps:</w:t>
      </w:r>
    </w:p>
    <w:p w14:paraId="03A4D4D4" w14:textId="6D4CE69F" w:rsidR="008F7A2B" w:rsidRPr="00184A3A" w:rsidRDefault="00357672" w:rsidP="007E52D2">
      <w:pPr>
        <w:tabs>
          <w:tab w:val="left" w:pos="1260"/>
        </w:tabs>
        <w:ind w:left="1260" w:hanging="900"/>
        <w:jc w:val="both"/>
        <w:rPr>
          <w:lang w:eastAsia="zh-CN"/>
        </w:rPr>
      </w:pPr>
      <w:r>
        <w:rPr>
          <w:lang w:eastAsia="zh-CN"/>
        </w:rPr>
        <w:t>Step 1</w:t>
      </w:r>
      <w:r w:rsidR="007E52D2">
        <w:rPr>
          <w:lang w:eastAsia="zh-CN"/>
        </w:rPr>
        <w:t>:</w:t>
      </w:r>
      <w:r w:rsidR="007E52D2">
        <w:rPr>
          <w:lang w:eastAsia="zh-CN"/>
        </w:rPr>
        <w:tab/>
        <w:t>I</w:t>
      </w:r>
      <w:r w:rsidR="008F7A2B" w:rsidRPr="00184A3A">
        <w:rPr>
          <w:lang w:eastAsia="zh-CN"/>
        </w:rPr>
        <w:t xml:space="preserve">t will update the </w:t>
      </w:r>
      <w:r w:rsidR="008F7A2B">
        <w:rPr>
          <w:lang w:eastAsia="zh-CN"/>
        </w:rPr>
        <w:t xml:space="preserve">corresponding </w:t>
      </w:r>
      <w:r w:rsidR="008F7A2B" w:rsidRPr="00184A3A">
        <w:rPr>
          <w:lang w:eastAsia="zh-CN"/>
        </w:rPr>
        <w:t>job lo</w:t>
      </w:r>
      <w:r w:rsidR="008F7A2B">
        <w:rPr>
          <w:lang w:eastAsia="zh-CN"/>
        </w:rPr>
        <w:t>g’s latest job indicator from ‘P</w:t>
      </w:r>
      <w:r w:rsidR="008F7A2B" w:rsidRPr="00184A3A">
        <w:rPr>
          <w:lang w:eastAsia="zh-CN"/>
        </w:rPr>
        <w:t>’ to ‘</w:t>
      </w:r>
      <w:r w:rsidR="008F7A2B">
        <w:rPr>
          <w:lang w:eastAsia="zh-CN"/>
        </w:rPr>
        <w:t>Y’ and update</w:t>
      </w:r>
      <w:r w:rsidR="008F7A2B" w:rsidRPr="00184A3A">
        <w:rPr>
          <w:lang w:eastAsia="zh-CN"/>
        </w:rPr>
        <w:t xml:space="preserve"> the status</w:t>
      </w:r>
      <w:r w:rsidR="008F7A2B">
        <w:rPr>
          <w:lang w:eastAsia="zh-CN"/>
        </w:rPr>
        <w:t xml:space="preserve"> from “SUBMITTED” to “PROGRESS” as the start of the execution.</w:t>
      </w:r>
    </w:p>
    <w:p w14:paraId="65856EDA" w14:textId="483F2F3A" w:rsidR="008F7A2B" w:rsidRPr="00184A3A" w:rsidRDefault="007E52D2" w:rsidP="007E52D2">
      <w:pPr>
        <w:tabs>
          <w:tab w:val="left" w:pos="1260"/>
        </w:tabs>
        <w:ind w:left="1260" w:hanging="900"/>
        <w:rPr>
          <w:lang w:eastAsia="zh-CN"/>
        </w:rPr>
      </w:pPr>
      <w:r>
        <w:rPr>
          <w:lang w:eastAsia="zh-CN"/>
        </w:rPr>
        <w:t>Step 2:</w:t>
      </w:r>
      <w:r>
        <w:rPr>
          <w:lang w:eastAsia="zh-CN"/>
        </w:rPr>
        <w:tab/>
      </w:r>
      <w:r w:rsidR="008F7A2B" w:rsidRPr="00184A3A">
        <w:rPr>
          <w:lang w:eastAsia="zh-CN"/>
        </w:rPr>
        <w:t xml:space="preserve">Initiate the JDBC connection </w:t>
      </w:r>
      <w:r w:rsidR="008F7A2B">
        <w:rPr>
          <w:lang w:eastAsia="zh-CN"/>
        </w:rPr>
        <w:t>towards the EDW data source</w:t>
      </w:r>
      <w:r w:rsidR="008F7A2B" w:rsidRPr="00184A3A">
        <w:rPr>
          <w:lang w:eastAsia="zh-CN"/>
        </w:rPr>
        <w:t>.</w:t>
      </w:r>
    </w:p>
    <w:p w14:paraId="4AFA96FB" w14:textId="49ADD037" w:rsidR="008F7A2B" w:rsidRPr="005E4AA0" w:rsidRDefault="007E52D2" w:rsidP="007E52D2">
      <w:pPr>
        <w:tabs>
          <w:tab w:val="left" w:pos="1260"/>
        </w:tabs>
        <w:ind w:left="1260" w:hanging="900"/>
        <w:jc w:val="both"/>
        <w:rPr>
          <w:rFonts w:eastAsia="SimSun"/>
          <w:lang w:eastAsia="zh-CN"/>
          <w:rPrChange w:id="55" w:author="Edward Leung" w:date="2017-01-17T16:58:00Z">
            <w:rPr>
              <w:lang w:eastAsia="zh-CN"/>
            </w:rPr>
          </w:rPrChange>
        </w:rPr>
      </w:pPr>
      <w:r>
        <w:rPr>
          <w:lang w:eastAsia="zh-CN"/>
        </w:rPr>
        <w:t>Step 3:</w:t>
      </w:r>
      <w:r>
        <w:rPr>
          <w:lang w:eastAsia="zh-CN"/>
        </w:rPr>
        <w:tab/>
      </w:r>
      <w:r w:rsidR="008F7A2B">
        <w:rPr>
          <w:lang w:eastAsia="zh-CN"/>
        </w:rPr>
        <w:t>The task will select from staging tables with poll scheme info tables</w:t>
      </w:r>
      <w:r w:rsidR="00A87F1C">
        <w:rPr>
          <w:lang w:eastAsia="zh-CN"/>
        </w:rPr>
        <w:t xml:space="preserve"> (configure a set of history tables)</w:t>
      </w:r>
      <w:r w:rsidR="008F7A2B">
        <w:rPr>
          <w:lang w:eastAsia="zh-CN"/>
        </w:rPr>
        <w:t>, and process the data which process ID = depend</w:t>
      </w:r>
      <w:r w:rsidR="00A87F1C">
        <w:rPr>
          <w:lang w:eastAsia="zh-CN"/>
        </w:rPr>
        <w:t>_o</w:t>
      </w:r>
      <w:r w:rsidR="008F7A2B">
        <w:rPr>
          <w:lang w:eastAsia="zh-CN"/>
        </w:rPr>
        <w:t>n field value (processID exists in all polling data table in the staging which equals to the job log ID of the processing task, indicating which job has processed the record).</w:t>
      </w:r>
      <w:r w:rsidR="008F7A2B" w:rsidRPr="00184A3A">
        <w:rPr>
          <w:lang w:eastAsia="zh-CN"/>
        </w:rPr>
        <w:t xml:space="preserve"> </w:t>
      </w:r>
      <w:r w:rsidR="008F7A2B">
        <w:rPr>
          <w:lang w:eastAsia="zh-CN"/>
        </w:rPr>
        <w:t>Table by table, write the selected data into the corresponding table in EDW</w:t>
      </w:r>
      <w:r w:rsidR="008F7A2B">
        <w:rPr>
          <w:lang w:eastAsia="zh-CN"/>
        </w:rPr>
        <w:t>。</w:t>
      </w:r>
      <w:ins w:id="56" w:author="Edward Leung" w:date="2017-01-17T16:58:00Z">
        <w:r w:rsidR="005E4AA0">
          <w:rPr>
            <w:rFonts w:eastAsia="SimSun" w:hint="eastAsia"/>
            <w:lang w:eastAsia="zh-CN"/>
          </w:rPr>
          <w:t xml:space="preserve"> C</w:t>
        </w:r>
      </w:ins>
    </w:p>
    <w:p w14:paraId="0A7F09B5" w14:textId="265AF99A" w:rsidR="008F7A2B" w:rsidRPr="00184A3A" w:rsidRDefault="007E52D2" w:rsidP="007E52D2">
      <w:pPr>
        <w:tabs>
          <w:tab w:val="left" w:pos="1260"/>
        </w:tabs>
        <w:ind w:left="1260" w:hanging="900"/>
        <w:jc w:val="both"/>
        <w:rPr>
          <w:lang w:eastAsia="zh-CN"/>
        </w:rPr>
      </w:pPr>
      <w:r>
        <w:rPr>
          <w:lang w:eastAsia="zh-CN"/>
        </w:rPr>
        <w:t>Step 4:</w:t>
      </w:r>
      <w:r>
        <w:rPr>
          <w:lang w:eastAsia="zh-CN"/>
        </w:rPr>
        <w:tab/>
      </w:r>
      <w:r w:rsidR="008F7A2B" w:rsidRPr="00184A3A">
        <w:rPr>
          <w:lang w:eastAsia="zh-CN"/>
        </w:rPr>
        <w:t xml:space="preserve">After the </w:t>
      </w:r>
      <w:r w:rsidR="008F7A2B">
        <w:rPr>
          <w:lang w:eastAsia="zh-CN"/>
        </w:rPr>
        <w:t>process</w:t>
      </w:r>
      <w:r w:rsidR="008F7A2B" w:rsidRPr="00184A3A">
        <w:rPr>
          <w:lang w:eastAsia="zh-CN"/>
        </w:rPr>
        <w:t xml:space="preserve"> is successfully </w:t>
      </w:r>
      <w:r w:rsidR="008F7A2B">
        <w:rPr>
          <w:lang w:eastAsia="zh-CN"/>
        </w:rPr>
        <w:t>run for one table</w:t>
      </w:r>
      <w:r w:rsidR="008F7A2B" w:rsidRPr="00184A3A">
        <w:rPr>
          <w:lang w:eastAsia="zh-CN"/>
        </w:rPr>
        <w:t>, a check sum will check upon the processed record upon the total record counts</w:t>
      </w:r>
      <w:r w:rsidR="008F7A2B">
        <w:rPr>
          <w:lang w:eastAsia="zh-CN"/>
        </w:rPr>
        <w:t xml:space="preserve"> and the sum amount of the check sum column. The check sum columns will refer to the configuration in the poll scheme info.</w:t>
      </w:r>
    </w:p>
    <w:p w14:paraId="46A41528" w14:textId="58BD00CE" w:rsidR="008F7A2B" w:rsidRPr="00184A3A" w:rsidRDefault="007E52D2" w:rsidP="007E52D2">
      <w:pPr>
        <w:tabs>
          <w:tab w:val="left" w:pos="1260"/>
        </w:tabs>
        <w:ind w:left="1260" w:hanging="900"/>
        <w:jc w:val="both"/>
        <w:rPr>
          <w:lang w:eastAsia="zh-CN"/>
        </w:rPr>
      </w:pPr>
      <w:r>
        <w:rPr>
          <w:lang w:eastAsia="zh-CN"/>
        </w:rPr>
        <w:t>Step 5:</w:t>
      </w:r>
      <w:r>
        <w:rPr>
          <w:lang w:eastAsia="zh-CN"/>
        </w:rPr>
        <w:tab/>
      </w:r>
      <w:r w:rsidR="008F7A2B"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1FCC8669" w14:textId="5499F7B2" w:rsidR="008F7A2B" w:rsidRPr="00732732" w:rsidRDefault="008F7A2B" w:rsidP="007E52D2">
      <w:pPr>
        <w:tabs>
          <w:tab w:val="left" w:pos="1260"/>
        </w:tabs>
        <w:ind w:left="1260" w:hanging="900"/>
        <w:jc w:val="both"/>
        <w:rPr>
          <w:lang w:eastAsia="zh-CN"/>
        </w:rPr>
      </w:pPr>
      <w:r w:rsidRPr="00184A3A">
        <w:rPr>
          <w:lang w:eastAsia="zh-CN"/>
        </w:rPr>
        <w:t xml:space="preserve">Step </w:t>
      </w:r>
      <w:r w:rsidR="007E52D2">
        <w:rPr>
          <w:lang w:eastAsia="zh-CN"/>
        </w:rPr>
        <w:t>6:</w:t>
      </w:r>
      <w:r w:rsidR="007E52D2">
        <w:rPr>
          <w:lang w:eastAsia="zh-CN"/>
        </w:rPr>
        <w:tab/>
      </w:r>
      <w:r w:rsidRPr="00184A3A">
        <w:rPr>
          <w:lang w:eastAsia="zh-CN"/>
        </w:rPr>
        <w:t xml:space="preserve">If all steps of the task are successfully submitted, the task </w:t>
      </w:r>
      <w:r w:rsidR="007E52D2">
        <w:rPr>
          <w:lang w:eastAsia="zh-CN"/>
        </w:rPr>
        <w:t>will be</w:t>
      </w:r>
      <w:r w:rsidRPr="00184A3A">
        <w:rPr>
          <w:lang w:eastAsia="zh-CN"/>
        </w:rPr>
        <w:t xml:space="preserve"> regarded as complete</w:t>
      </w:r>
      <w:r w:rsidR="007E52D2">
        <w:rPr>
          <w:lang w:eastAsia="zh-CN"/>
        </w:rPr>
        <w:t>d</w:t>
      </w:r>
      <w:r w:rsidRPr="00184A3A">
        <w:rPr>
          <w:lang w:eastAsia="zh-CN"/>
        </w:rPr>
        <w:t xml:space="preserve"> and </w:t>
      </w:r>
      <w:r w:rsidR="007E52D2">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c>
          <w:tcPr>
            <w:tcW w:w="2428" w:type="dxa"/>
            <w:shd w:val="clear" w:color="auto" w:fill="C6D9F1" w:themeFill="text2" w:themeFillTint="33"/>
          </w:tcPr>
          <w:p w14:paraId="044D2CAF" w14:textId="77777777" w:rsidR="008F7A2B" w:rsidRPr="00184A3A" w:rsidRDefault="008F7A2B" w:rsidP="00BA1094">
            <w:pPr>
              <w:pStyle w:val="af7"/>
              <w:rPr>
                <w:b/>
              </w:rPr>
            </w:pPr>
            <w:r w:rsidRPr="00184A3A">
              <w:rPr>
                <w:b/>
              </w:rPr>
              <w:t>Job Name</w:t>
            </w:r>
          </w:p>
        </w:tc>
        <w:tc>
          <w:tcPr>
            <w:tcW w:w="1925" w:type="dxa"/>
            <w:shd w:val="clear" w:color="auto" w:fill="C6D9F1" w:themeFill="text2" w:themeFillTint="33"/>
          </w:tcPr>
          <w:p w14:paraId="1FB7F471" w14:textId="77777777" w:rsidR="008F7A2B" w:rsidRPr="00184A3A" w:rsidRDefault="008F7A2B" w:rsidP="00BA1094">
            <w:pPr>
              <w:pStyle w:val="af7"/>
              <w:rPr>
                <w:b/>
              </w:rPr>
            </w:pPr>
            <w:r w:rsidRPr="00184A3A">
              <w:rPr>
                <w:b/>
              </w:rPr>
              <w:t>Status</w:t>
            </w:r>
          </w:p>
        </w:tc>
        <w:tc>
          <w:tcPr>
            <w:tcW w:w="5588" w:type="dxa"/>
            <w:shd w:val="clear" w:color="auto" w:fill="C6D9F1" w:themeFill="text2" w:themeFillTint="33"/>
          </w:tcPr>
          <w:p w14:paraId="6F2955BC" w14:textId="77777777" w:rsidR="008F7A2B" w:rsidRPr="00184A3A" w:rsidRDefault="008F7A2B" w:rsidP="00BA1094">
            <w:pPr>
              <w:pStyle w:val="af7"/>
              <w:rPr>
                <w:b/>
              </w:rPr>
            </w:pPr>
            <w:r w:rsidRPr="00184A3A">
              <w:rPr>
                <w:b/>
              </w:rPr>
              <w:t>Description</w:t>
            </w:r>
          </w:p>
        </w:tc>
      </w:tr>
      <w:tr w:rsidR="008F7A2B" w:rsidRPr="00184A3A" w14:paraId="27B1A1BF" w14:textId="77777777" w:rsidTr="00BA1094">
        <w:tc>
          <w:tcPr>
            <w:tcW w:w="2428" w:type="dxa"/>
          </w:tcPr>
          <w:p w14:paraId="49DD8FC0" w14:textId="38ABC55E" w:rsidR="008F7A2B" w:rsidRPr="00184A3A" w:rsidRDefault="008F7A2B">
            <w:pPr>
              <w:pStyle w:val="af7"/>
            </w:pPr>
            <w:r w:rsidRPr="00184A3A">
              <w:t xml:space="preserve">Sales </w:t>
            </w:r>
            <w:r w:rsidR="003B7321">
              <w:t xml:space="preserve">EOD </w:t>
            </w:r>
            <w:r w:rsidRPr="00184A3A">
              <w:t>Polling Task</w:t>
            </w:r>
            <w:r>
              <w:t xml:space="preserve"> (STG - EDW)</w:t>
            </w:r>
          </w:p>
        </w:tc>
        <w:tc>
          <w:tcPr>
            <w:tcW w:w="1925" w:type="dxa"/>
          </w:tcPr>
          <w:p w14:paraId="53E08D45" w14:textId="77777777" w:rsidR="008F7A2B" w:rsidRDefault="008F7A2B" w:rsidP="00BA1094">
            <w:pPr>
              <w:pStyle w:val="af7"/>
            </w:pPr>
            <w:r>
              <w:t>“SUBMITTED”</w:t>
            </w:r>
          </w:p>
          <w:p w14:paraId="689865B5" w14:textId="77777777" w:rsidR="008F7A2B" w:rsidRPr="00184A3A" w:rsidRDefault="008F7A2B" w:rsidP="00BA1094">
            <w:pPr>
              <w:pStyle w:val="af7"/>
            </w:pPr>
            <w:r w:rsidRPr="00184A3A">
              <w:t>“PROGRESS”</w:t>
            </w:r>
          </w:p>
          <w:p w14:paraId="3982C232" w14:textId="77777777" w:rsidR="008F7A2B" w:rsidRPr="00184A3A" w:rsidRDefault="008F7A2B" w:rsidP="00BA1094">
            <w:pPr>
              <w:pStyle w:val="af7"/>
            </w:pPr>
            <w:r w:rsidRPr="00184A3A">
              <w:t xml:space="preserve"> “FAILED”</w:t>
            </w:r>
          </w:p>
          <w:p w14:paraId="6860D227" w14:textId="77777777" w:rsidR="008F7A2B" w:rsidRPr="00184A3A" w:rsidRDefault="008F7A2B" w:rsidP="00BA1094">
            <w:pPr>
              <w:pStyle w:val="af7"/>
            </w:pPr>
            <w:r w:rsidRPr="00184A3A">
              <w:t>“COMPLETE”</w:t>
            </w:r>
          </w:p>
        </w:tc>
        <w:tc>
          <w:tcPr>
            <w:tcW w:w="5588" w:type="dxa"/>
          </w:tcPr>
          <w:p w14:paraId="656B01C6" w14:textId="77777777" w:rsidR="008F7A2B" w:rsidRDefault="008F7A2B" w:rsidP="00BA1094">
            <w:pPr>
              <w:pStyle w:val="af7"/>
            </w:pPr>
            <w:r>
              <w:t>“SUBMITTED” when the task is submitted into thread pool and queuing for execution</w:t>
            </w:r>
          </w:p>
          <w:p w14:paraId="55300070" w14:textId="77777777" w:rsidR="008F7A2B" w:rsidRPr="00184A3A" w:rsidRDefault="008F7A2B" w:rsidP="00BA1094">
            <w:pPr>
              <w:pStyle w:val="af7"/>
            </w:pPr>
            <w:r>
              <w:t xml:space="preserve">“PROGRESS” when task starts execution </w:t>
            </w:r>
            <w:r w:rsidRPr="00184A3A">
              <w:t>and successfully insert log into DB.</w:t>
            </w:r>
          </w:p>
          <w:p w14:paraId="2D8DBE07" w14:textId="77777777" w:rsidR="008F7A2B" w:rsidRPr="00184A3A" w:rsidRDefault="008F7A2B" w:rsidP="00BA1094">
            <w:pPr>
              <w:pStyle w:val="af7"/>
            </w:pPr>
            <w:r w:rsidRPr="00184A3A">
              <w:t xml:space="preserve"> “FAILED” when encounter errors processing the source and the poll branch scheme.</w:t>
            </w:r>
          </w:p>
          <w:p w14:paraId="31BFD741" w14:textId="332C4695" w:rsidR="008F7A2B" w:rsidRPr="00184A3A" w:rsidRDefault="008F7A2B" w:rsidP="00BA1094">
            <w:pPr>
              <w:pStyle w:val="af7"/>
            </w:pPr>
            <w:r w:rsidRPr="00184A3A">
              <w:t xml:space="preserve">“COMPLETE” when the </w:t>
            </w:r>
            <w:r w:rsidR="00C44EC9">
              <w:t xml:space="preserve">task </w:t>
            </w:r>
            <w:r w:rsidRPr="00184A3A">
              <w:t>completes the polling data against the target branch schemes without any errors.</w:t>
            </w:r>
          </w:p>
        </w:tc>
      </w:tr>
    </w:tbl>
    <w:p w14:paraId="0E99CD0C" w14:textId="77777777" w:rsidR="007E52D2" w:rsidRDefault="007E52D2" w:rsidP="008F7A2B">
      <w:pPr>
        <w:ind w:left="360"/>
        <w:rPr>
          <w:b/>
          <w:u w:val="single"/>
          <w:lang w:eastAsia="zh-CN"/>
        </w:rPr>
      </w:pPr>
    </w:p>
    <w:p w14:paraId="0A4F1056" w14:textId="77777777" w:rsidR="008F7A2B" w:rsidRPr="00184A3A" w:rsidRDefault="008F7A2B" w:rsidP="008F7A2B">
      <w:pPr>
        <w:ind w:left="360"/>
        <w:rPr>
          <w:b/>
          <w:u w:val="single"/>
          <w:lang w:eastAsia="zh-CN"/>
        </w:rPr>
      </w:pPr>
      <w:r w:rsidRPr="00184A3A">
        <w:rPr>
          <w:b/>
          <w:u w:val="single"/>
          <w:lang w:eastAsia="zh-CN"/>
        </w:rPr>
        <w:t>Logging</w:t>
      </w:r>
    </w:p>
    <w:p w14:paraId="16327AA7" w14:textId="2F9987B2" w:rsidR="008F7A2B" w:rsidRPr="00184A3A" w:rsidRDefault="008F7A2B" w:rsidP="008F7A2B">
      <w:pPr>
        <w:ind w:left="360"/>
        <w:rPr>
          <w:lang w:eastAsia="zh-CN"/>
        </w:rPr>
      </w:pPr>
      <w:r w:rsidRPr="00184A3A">
        <w:rPr>
          <w:lang w:eastAsia="zh-CN"/>
        </w:rPr>
        <w:t>Log directory:</w:t>
      </w:r>
      <w:r w:rsidR="003B7321">
        <w:rPr>
          <w:lang w:eastAsia="zh-CN"/>
        </w:rPr>
        <w:t xml:space="preserve"> /repos/esb/polling/log/sales_eod</w:t>
      </w:r>
      <w:r w:rsidRPr="00184A3A">
        <w:rPr>
          <w:lang w:eastAsia="zh-CN"/>
        </w:rPr>
        <w:t>_yyyymmdd.log</w:t>
      </w:r>
    </w:p>
    <w:p w14:paraId="2998101E" w14:textId="77777777" w:rsidR="008F7A2B" w:rsidRPr="00184A3A" w:rsidRDefault="008F7A2B" w:rsidP="008F7A2B">
      <w:pPr>
        <w:ind w:left="360"/>
        <w:rPr>
          <w:lang w:eastAsia="zh-CN"/>
        </w:rPr>
      </w:pPr>
      <w:r w:rsidRPr="00184A3A">
        <w:rPr>
          <w:lang w:eastAsia="zh-CN"/>
        </w:rPr>
        <w:t>Upon each poll branch scheme task submission: the scheme info will be written into follow format:</w:t>
      </w:r>
    </w:p>
    <w:p w14:paraId="49AF1242" w14:textId="77777777" w:rsidR="008F7A2B" w:rsidRDefault="008F7A2B" w:rsidP="008F7A2B">
      <w:pPr>
        <w:ind w:left="360"/>
        <w:rPr>
          <w:lang w:eastAsia="zh-CN"/>
        </w:rPr>
      </w:pPr>
      <w:r w:rsidRPr="00184A3A">
        <w:rPr>
          <w:lang w:eastAsia="zh-CN"/>
        </w:rPr>
        <w:t xml:space="preserve">[INFO] [Timestamp] </w:t>
      </w:r>
      <w:r>
        <w:rPr>
          <w:lang w:eastAsia="zh-CN"/>
        </w:rPr>
        <w:t xml:space="preserve">[Job Name] </w:t>
      </w:r>
      <w:r w:rsidRPr="00184A3A">
        <w:rPr>
          <w:lang w:eastAsia="zh-CN"/>
        </w:rPr>
        <w:t>[Scheme name]-[branch code]-[scheme type]-[direction]</w:t>
      </w:r>
    </w:p>
    <w:p w14:paraId="5C5C5321" w14:textId="77777777" w:rsidR="008F7A2B" w:rsidRPr="00184A3A" w:rsidRDefault="008F7A2B" w:rsidP="008F7A2B">
      <w:pPr>
        <w:ind w:left="360"/>
        <w:rPr>
          <w:lang w:eastAsia="zh-CN"/>
        </w:rPr>
      </w:pPr>
      <w:r>
        <w:rPr>
          <w:lang w:eastAsia="zh-CN"/>
        </w:rPr>
        <w:lastRenderedPageBreak/>
        <w:t>[ERROR] [Timestamp] [Job Name] [Scheme Name]</w:t>
      </w:r>
      <w:r w:rsidRPr="00184A3A">
        <w:rPr>
          <w:lang w:eastAsia="zh-CN"/>
        </w:rPr>
        <w:t>-[branch code]-[scheme type]-[direction]</w:t>
      </w:r>
      <w:r>
        <w:rPr>
          <w:lang w:eastAsia="zh-CN"/>
        </w:rPr>
        <w:t xml:space="preserve"> [Error Code]-[Severity]-[Error Message]</w:t>
      </w:r>
    </w:p>
    <w:p w14:paraId="5CEDFB11" w14:textId="77777777" w:rsidR="008F7A2B" w:rsidRPr="00184A3A" w:rsidRDefault="008F7A2B" w:rsidP="008F7A2B">
      <w:pPr>
        <w:ind w:left="360"/>
        <w:rPr>
          <w:b/>
          <w:u w:val="single"/>
          <w:lang w:eastAsia="zh-CN"/>
        </w:rPr>
      </w:pPr>
      <w:r w:rsidRPr="00184A3A">
        <w:rPr>
          <w:b/>
          <w:u w:val="single"/>
          <w:lang w:eastAsia="zh-CN"/>
        </w:rPr>
        <w:t>Entry &amp; Exit Criteria</w:t>
      </w:r>
    </w:p>
    <w:p w14:paraId="30C5B276" w14:textId="51A68AAE" w:rsidR="008F7A2B" w:rsidRPr="00184A3A" w:rsidRDefault="008F7A2B" w:rsidP="008F7A2B">
      <w:pPr>
        <w:ind w:left="360"/>
        <w:rPr>
          <w:lang w:eastAsia="zh-CN"/>
        </w:rPr>
      </w:pPr>
      <w:r w:rsidRPr="00184A3A">
        <w:rPr>
          <w:lang w:eastAsia="zh-CN"/>
        </w:rPr>
        <w:t xml:space="preserve">The sales data </w:t>
      </w:r>
      <w:r>
        <w:rPr>
          <w:lang w:eastAsia="zh-CN"/>
        </w:rPr>
        <w:t>EOD</w:t>
      </w:r>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p>
    <w:p w14:paraId="2B5C394D" w14:textId="77777777" w:rsidR="008F7A2B" w:rsidRPr="00184A3A" w:rsidRDefault="008F7A2B" w:rsidP="008F7A2B">
      <w:pPr>
        <w:ind w:left="360"/>
        <w:rPr>
          <w:lang w:eastAsia="zh-CN"/>
        </w:rPr>
      </w:pPr>
      <w:r w:rsidRPr="00184A3A">
        <w:rPr>
          <w:lang w:eastAsia="zh-CN"/>
        </w:rPr>
        <w:t>In the process of the task, it will be regarded as job failure and send alert email to IT support according to the error’s severity</w:t>
      </w:r>
    </w:p>
    <w:p w14:paraId="0C0F100C" w14:textId="77777777" w:rsidR="008F7A2B" w:rsidRPr="00184A3A" w:rsidRDefault="008F7A2B" w:rsidP="008F7A2B">
      <w:pPr>
        <w:ind w:left="360"/>
        <w:rPr>
          <w:lang w:eastAsia="zh-CN"/>
        </w:rPr>
      </w:pPr>
      <w:r w:rsidRPr="00184A3A">
        <w:rPr>
          <w:lang w:eastAsia="zh-CN"/>
        </w:rPr>
        <w:t xml:space="preserve">Error occurs when error initiating DB connection to </w:t>
      </w:r>
      <w:r>
        <w:rPr>
          <w:lang w:eastAsia="zh-CN"/>
        </w:rPr>
        <w:t>EDW</w:t>
      </w:r>
      <w:r w:rsidRPr="00184A3A">
        <w:rPr>
          <w:lang w:eastAsia="zh-CN"/>
        </w:rPr>
        <w:t xml:space="preserve"> data source.</w:t>
      </w:r>
    </w:p>
    <w:p w14:paraId="38E7645E" w14:textId="77777777" w:rsidR="008F7A2B" w:rsidRPr="00184A3A" w:rsidRDefault="008F7A2B" w:rsidP="008F7A2B">
      <w:pPr>
        <w:rPr>
          <w:lang w:eastAsia="zh-CN"/>
        </w:rPr>
      </w:pPr>
    </w:p>
    <w:p w14:paraId="200232FB" w14:textId="77777777" w:rsidR="008F7A2B" w:rsidRPr="00184A3A" w:rsidRDefault="008F7A2B" w:rsidP="00E51271">
      <w:pPr>
        <w:pStyle w:val="4"/>
      </w:pPr>
      <w:r w:rsidRPr="00184A3A">
        <w:t>Screen</w:t>
      </w:r>
    </w:p>
    <w:p w14:paraId="0F6A8FF1" w14:textId="77777777" w:rsidR="008F7A2B" w:rsidRPr="00184A3A" w:rsidRDefault="008F7A2B" w:rsidP="00F40D30">
      <w:pPr>
        <w:rPr>
          <w:lang w:eastAsia="zh-CN"/>
        </w:rPr>
      </w:pPr>
      <w:r w:rsidRPr="00184A3A">
        <w:rPr>
          <w:lang w:eastAsia="zh-CN"/>
        </w:rPr>
        <w:t>N/A</w:t>
      </w:r>
    </w:p>
    <w:p w14:paraId="0620D257" w14:textId="77777777" w:rsidR="008F7A2B" w:rsidRPr="00732732" w:rsidRDefault="008F7A2B" w:rsidP="008F7A2B">
      <w:pPr>
        <w:pStyle w:val="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34321984" w14:textId="77777777" w:rsidR="008F7A2B" w:rsidRPr="00184A3A" w:rsidRDefault="008F7A2B" w:rsidP="00F40D30">
      <w:pPr>
        <w:rPr>
          <w:lang w:eastAsia="zh-CN"/>
        </w:rPr>
      </w:pPr>
      <w:r w:rsidRPr="00184A3A">
        <w:rPr>
          <w:lang w:eastAsia="zh-CN"/>
        </w:rPr>
        <w:t>N/A</w:t>
      </w:r>
    </w:p>
    <w:p w14:paraId="0109A27E"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Screen Objects &amp; Action</w:t>
      </w:r>
    </w:p>
    <w:p w14:paraId="69AB5E77" w14:textId="77777777" w:rsidR="008F7A2B" w:rsidRPr="00184A3A" w:rsidRDefault="008F7A2B" w:rsidP="00F40D30">
      <w:pPr>
        <w:rPr>
          <w:lang w:eastAsia="zh-CN"/>
        </w:rPr>
      </w:pPr>
      <w:r w:rsidRPr="00184A3A">
        <w:rPr>
          <w:lang w:eastAsia="zh-CN"/>
        </w:rPr>
        <w:t>N/A</w:t>
      </w:r>
    </w:p>
    <w:p w14:paraId="6E53D8E4"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User/Security Group</w:t>
      </w:r>
    </w:p>
    <w:p w14:paraId="21B48A15" w14:textId="77777777" w:rsidR="008F7A2B" w:rsidRPr="00184A3A" w:rsidRDefault="008F7A2B" w:rsidP="00F40D30">
      <w:pPr>
        <w:rPr>
          <w:lang w:eastAsia="zh-CN"/>
        </w:rPr>
      </w:pPr>
      <w:r w:rsidRPr="00184A3A">
        <w:rPr>
          <w:lang w:eastAsia="zh-CN"/>
        </w:rPr>
        <w:t>This is a batch process belonging to the SYSTEM. So all auditable fields</w:t>
      </w:r>
      <w:r>
        <w:rPr>
          <w:lang w:eastAsia="zh-CN"/>
        </w:rPr>
        <w:t xml:space="preserve"> of user will refer to “SYSTEM”</w:t>
      </w:r>
    </w:p>
    <w:p w14:paraId="262206CC"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Assumptions/Constraints</w:t>
      </w:r>
    </w:p>
    <w:p w14:paraId="026B784F" w14:textId="77777777" w:rsidR="008F7A2B" w:rsidRPr="00184A3A" w:rsidRDefault="008F7A2B" w:rsidP="00F40D30">
      <w:pPr>
        <w:rPr>
          <w:lang w:eastAsia="zh-CN"/>
        </w:rPr>
      </w:pPr>
      <w:r w:rsidRPr="00184A3A">
        <w:rPr>
          <w:lang w:eastAsia="zh-CN"/>
        </w:rPr>
        <w:t>N/A</w:t>
      </w:r>
    </w:p>
    <w:p w14:paraId="6FF32B04"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F7A2B" w:rsidRPr="00184A3A" w14:paraId="278DFC74" w14:textId="77777777" w:rsidTr="00F40D30">
        <w:tc>
          <w:tcPr>
            <w:tcW w:w="1857" w:type="dxa"/>
            <w:shd w:val="clear" w:color="auto" w:fill="C6D9F1"/>
          </w:tcPr>
          <w:p w14:paraId="5EC61AC3" w14:textId="77777777" w:rsidR="008F7A2B" w:rsidRPr="00184A3A" w:rsidRDefault="008F7A2B" w:rsidP="00BA1094">
            <w:pPr>
              <w:pStyle w:val="af7"/>
              <w:rPr>
                <w:b/>
              </w:rPr>
            </w:pPr>
            <w:r w:rsidRPr="00184A3A">
              <w:rPr>
                <w:b/>
              </w:rPr>
              <w:t>Error Code</w:t>
            </w:r>
          </w:p>
        </w:tc>
        <w:tc>
          <w:tcPr>
            <w:tcW w:w="1260" w:type="dxa"/>
            <w:shd w:val="clear" w:color="auto" w:fill="C6D9F1"/>
          </w:tcPr>
          <w:p w14:paraId="70FD8161" w14:textId="77777777" w:rsidR="008F7A2B" w:rsidRPr="00184A3A" w:rsidRDefault="008F7A2B" w:rsidP="00BA1094">
            <w:pPr>
              <w:pStyle w:val="af7"/>
              <w:rPr>
                <w:b/>
              </w:rPr>
            </w:pPr>
            <w:r w:rsidRPr="00184A3A">
              <w:rPr>
                <w:b/>
              </w:rPr>
              <w:t>Severity</w:t>
            </w:r>
          </w:p>
        </w:tc>
        <w:tc>
          <w:tcPr>
            <w:tcW w:w="7465" w:type="dxa"/>
            <w:shd w:val="clear" w:color="auto" w:fill="C6D9F1"/>
          </w:tcPr>
          <w:p w14:paraId="48595E93" w14:textId="77777777" w:rsidR="008F7A2B" w:rsidRPr="00184A3A" w:rsidRDefault="008F7A2B" w:rsidP="00BA1094">
            <w:pPr>
              <w:pStyle w:val="af7"/>
              <w:rPr>
                <w:b/>
              </w:rPr>
            </w:pPr>
            <w:r w:rsidRPr="00184A3A">
              <w:rPr>
                <w:b/>
              </w:rPr>
              <w:t>Error Message</w:t>
            </w:r>
          </w:p>
        </w:tc>
      </w:tr>
      <w:tr w:rsidR="00436026" w:rsidRPr="00436026" w14:paraId="39BCDB0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9FBF395" w14:textId="0D741994" w:rsidR="00436026" w:rsidRPr="00436026" w:rsidRDefault="00436026" w:rsidP="00436026">
            <w:r w:rsidRPr="00436026">
              <w:t>S0</w:t>
            </w:r>
            <w:r>
              <w:t>0</w:t>
            </w:r>
            <w:r w:rsidRPr="00436026">
              <w:t>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1BC781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658DA56" w14:textId="77777777" w:rsidR="00436026" w:rsidRPr="00436026" w:rsidRDefault="00436026" w:rsidP="00436026">
            <w:r w:rsidRPr="00436026">
              <w:t>Failed to establish JDBC connection.</w:t>
            </w:r>
          </w:p>
        </w:tc>
      </w:tr>
      <w:tr w:rsidR="00436026" w:rsidRPr="00436026" w14:paraId="3C837AF4"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D2A6CF6" w14:textId="77777777" w:rsidR="00436026" w:rsidRPr="00436026" w:rsidRDefault="00436026" w:rsidP="00436026">
            <w:r w:rsidRPr="00436026">
              <w:t>S0018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FA2EAA9"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81158AC" w14:textId="77777777" w:rsidR="00436026" w:rsidRPr="00436026" w:rsidRDefault="00436026" w:rsidP="00436026">
            <w:r w:rsidRPr="00436026">
              <w:t>Failed to process records into EDW database.</w:t>
            </w:r>
          </w:p>
        </w:tc>
      </w:tr>
      <w:tr w:rsidR="00436026" w:rsidRPr="00436026" w14:paraId="4FA346D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B10AC86" w14:textId="77777777" w:rsidR="00436026" w:rsidRPr="00436026" w:rsidRDefault="00436026" w:rsidP="00436026">
            <w:r w:rsidRPr="00436026">
              <w:t>S0019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9B747E6"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74E3DBD" w14:textId="77777777" w:rsidR="00436026" w:rsidRPr="00436026" w:rsidRDefault="00436026" w:rsidP="00436026">
            <w:r w:rsidRPr="00436026">
              <w:t>Failed to read data from staging database</w:t>
            </w:r>
          </w:p>
        </w:tc>
      </w:tr>
      <w:tr w:rsidR="00436026" w:rsidRPr="00436026" w14:paraId="38EEB7E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5E07A85" w14:textId="77777777" w:rsidR="00436026" w:rsidRPr="00436026" w:rsidRDefault="00436026" w:rsidP="00436026">
            <w:r w:rsidRPr="00436026">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FC91BC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713C7F5B" w14:textId="77777777" w:rsidR="00436026" w:rsidRPr="00436026" w:rsidRDefault="00436026" w:rsidP="00436026">
            <w:r w:rsidRPr="00436026">
              <w:t>Check sum failed on data in destination table [Table Name].</w:t>
            </w:r>
          </w:p>
        </w:tc>
      </w:tr>
    </w:tbl>
    <w:p w14:paraId="2880CBB5" w14:textId="7A67CBD2" w:rsidR="008F7A2B" w:rsidRPr="00184A3A" w:rsidRDefault="008F7A2B" w:rsidP="008F7A2B">
      <w:pPr>
        <w:rPr>
          <w:rFonts w:cs="Microsoft YaHei"/>
          <w:b/>
          <w:bCs/>
          <w:color w:val="4F81BD" w:themeColor="accent1"/>
          <w:sz w:val="26"/>
          <w:szCs w:val="26"/>
          <w:lang w:eastAsia="zh-HK"/>
        </w:rPr>
      </w:pPr>
    </w:p>
    <w:p w14:paraId="1102A320" w14:textId="550E7191" w:rsidR="00D2247A" w:rsidRPr="00184A3A" w:rsidRDefault="00D2247A">
      <w:pPr>
        <w:rPr>
          <w:rFonts w:cs="Microsoft YaHei"/>
          <w:b/>
          <w:bCs/>
          <w:color w:val="4F81BD" w:themeColor="accent1"/>
          <w:sz w:val="26"/>
          <w:szCs w:val="26"/>
          <w:lang w:eastAsia="zh-HK"/>
        </w:rPr>
      </w:pPr>
    </w:p>
    <w:p w14:paraId="6730C31B" w14:textId="64F53962" w:rsidR="00B63FBB" w:rsidRPr="00184A3A" w:rsidRDefault="00B63FBB" w:rsidP="00B63FBB">
      <w:pPr>
        <w:pStyle w:val="2"/>
      </w:pPr>
      <w:bookmarkStart w:id="57" w:name="_Toc472133129"/>
      <w:r w:rsidRPr="00184A3A">
        <w:lastRenderedPageBreak/>
        <w:t>Pricing/Master Data Generation (Pricing Server - Staging)</w:t>
      </w:r>
      <w:bookmarkEnd w:id="57"/>
    </w:p>
    <w:p w14:paraId="74E019F7" w14:textId="7849EDB5" w:rsidR="00B63FBB" w:rsidRPr="00184A3A" w:rsidRDefault="00B63FBB" w:rsidP="00900E50">
      <w:pPr>
        <w:pStyle w:val="3"/>
      </w:pPr>
      <w:r w:rsidRPr="00184A3A">
        <w:t>Description</w:t>
      </w:r>
    </w:p>
    <w:p w14:paraId="54510BD2" w14:textId="19A64710" w:rsidR="00B63FBB" w:rsidRPr="00184A3A" w:rsidRDefault="0098195F" w:rsidP="00F40D30">
      <w:pPr>
        <w:rPr>
          <w:rFonts w:eastAsia="SimSun"/>
          <w:lang w:eastAsia="zh-CN"/>
        </w:rPr>
      </w:pPr>
      <w:r w:rsidRPr="00184A3A">
        <w:rPr>
          <w:lang w:eastAsia="zh-CN"/>
        </w:rPr>
        <w:t xml:space="preserve">The generation of the </w:t>
      </w:r>
      <w:r w:rsidR="00B7771D" w:rsidRPr="00184A3A">
        <w:rPr>
          <w:lang w:eastAsia="zh-CN"/>
        </w:rPr>
        <w:t>pricing/master</w:t>
      </w:r>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F40D30">
      <w:pPr>
        <w:rPr>
          <w:lang w:eastAsia="zh-CN"/>
        </w:rPr>
      </w:pPr>
      <w:r w:rsidRPr="00184A3A">
        <w:rPr>
          <w:lang w:eastAsia="zh-CN"/>
        </w:rPr>
        <w:t>The pricing/master generation process can be regarded as two main process</w:t>
      </w:r>
    </w:p>
    <w:p w14:paraId="760935D4" w14:textId="3F86546D" w:rsidR="0098195F" w:rsidRPr="00184A3A" w:rsidRDefault="00B7771D" w:rsidP="0005458D">
      <w:pPr>
        <w:pStyle w:val="ac"/>
        <w:numPr>
          <w:ilvl w:val="0"/>
          <w:numId w:val="29"/>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05458D">
      <w:pPr>
        <w:pStyle w:val="ac"/>
        <w:numPr>
          <w:ilvl w:val="0"/>
          <w:numId w:val="29"/>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05458D">
      <w:pPr>
        <w:pStyle w:val="ac"/>
        <w:numPr>
          <w:ilvl w:val="1"/>
          <w:numId w:val="29"/>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05458D">
      <w:pPr>
        <w:pStyle w:val="ac"/>
        <w:numPr>
          <w:ilvl w:val="1"/>
          <w:numId w:val="29"/>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900E50">
      <w:pPr>
        <w:pStyle w:val="3"/>
      </w:pPr>
      <w:r w:rsidRPr="00184A3A">
        <w:t>Input</w:t>
      </w:r>
    </w:p>
    <w:p w14:paraId="4C1830A9" w14:textId="2E3649A3" w:rsidR="00B63FBB" w:rsidRPr="00184A3A" w:rsidRDefault="007A41BE" w:rsidP="00F40D30">
      <w:pPr>
        <w:rPr>
          <w:lang w:eastAsia="zh-CN"/>
        </w:rPr>
      </w:pPr>
      <w:r w:rsidRPr="00184A3A">
        <w:rPr>
          <w:lang w:eastAsia="zh-CN"/>
        </w:rPr>
        <w:t>Pricing/master data in pricing server</w:t>
      </w:r>
    </w:p>
    <w:p w14:paraId="570F9CC8" w14:textId="77777777" w:rsidR="00B63FBB" w:rsidRPr="00184A3A" w:rsidRDefault="00B63FBB" w:rsidP="00900E50">
      <w:pPr>
        <w:pStyle w:val="3"/>
      </w:pPr>
      <w:r w:rsidRPr="00184A3A">
        <w:t>Output</w:t>
      </w:r>
    </w:p>
    <w:p w14:paraId="2A71B4C5" w14:textId="73B3ABC2" w:rsidR="00B63FBB" w:rsidRPr="00184A3A" w:rsidRDefault="007A41BE" w:rsidP="00F40D30">
      <w:pPr>
        <w:rPr>
          <w:lang w:eastAsia="zh-HK"/>
        </w:rPr>
      </w:pPr>
      <w:r w:rsidRPr="00184A3A">
        <w:rPr>
          <w:lang w:eastAsia="zh-HK"/>
        </w:rPr>
        <w:t>Pricing/master data in staging database</w:t>
      </w:r>
    </w:p>
    <w:p w14:paraId="72301E05" w14:textId="463B5A39" w:rsidR="00085B76" w:rsidRPr="00184A3A" w:rsidRDefault="00085B76" w:rsidP="00900E50">
      <w:pPr>
        <w:pStyle w:val="3"/>
      </w:pPr>
      <w:r w:rsidRPr="00184A3A">
        <w:lastRenderedPageBreak/>
        <w:t xml:space="preserve">Pricing/Master Data </w:t>
      </w:r>
      <w:r w:rsidR="00562819" w:rsidRPr="00184A3A">
        <w:t xml:space="preserve">Process </w:t>
      </w:r>
      <w:r w:rsidRPr="00184A3A">
        <w:t>(</w:t>
      </w:r>
      <w:del w:id="58" w:author="Edward Leung" w:date="2017-01-17T16:33:00Z">
        <w:r w:rsidRPr="00184A3A" w:rsidDel="001B7058">
          <w:delText xml:space="preserve">EDW </w:delText>
        </w:r>
      </w:del>
      <w:ins w:id="59" w:author="Edward Leung" w:date="2017-01-17T16:33:00Z">
        <w:r w:rsidR="001B7058">
          <w:t>Pricing</w:t>
        </w:r>
        <w:r w:rsidR="001B7058" w:rsidRPr="00184A3A">
          <w:t xml:space="preserve"> </w:t>
        </w:r>
      </w:ins>
      <w:r w:rsidRPr="00184A3A">
        <w:t xml:space="preserve">- Staging) </w:t>
      </w:r>
    </w:p>
    <w:p w14:paraId="65FC1D82" w14:textId="77777777" w:rsidR="00B63FBB" w:rsidRPr="00184A3A" w:rsidRDefault="00B63FBB" w:rsidP="00E51271">
      <w:pPr>
        <w:pStyle w:val="4"/>
      </w:pPr>
      <w:r w:rsidRPr="00184A3A">
        <w:t>Process/Work Flow</w:t>
      </w:r>
    </w:p>
    <w:p w14:paraId="6D281F27" w14:textId="0ECCDF0B" w:rsidR="005D52A9" w:rsidRPr="00184A3A" w:rsidRDefault="005D52A9" w:rsidP="005D52A9">
      <w:pPr>
        <w:ind w:left="360"/>
      </w:pPr>
      <w:r w:rsidRPr="0057159E">
        <w:rPr>
          <w:noProof/>
        </w:rPr>
        <w:drawing>
          <wp:inline distT="0" distB="0" distL="0" distR="0" wp14:anchorId="64956277" wp14:editId="76C777DF">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474A5705" w:rsidR="00F81ECE" w:rsidRPr="0057159E" w:rsidRDefault="000E17A3" w:rsidP="000E17A3">
      <w:pPr>
        <w:tabs>
          <w:tab w:val="left" w:pos="1260"/>
        </w:tabs>
        <w:ind w:left="1260" w:hanging="900"/>
        <w:rPr>
          <w:rFonts w:eastAsia="SimSun"/>
          <w:color w:val="FF0000"/>
          <w:lang w:eastAsia="zh-CN"/>
        </w:rPr>
      </w:pPr>
      <w:r>
        <w:rPr>
          <w:lang w:eastAsia="zh-CN"/>
        </w:rPr>
        <w:t>Step 1:</w:t>
      </w:r>
      <w:r>
        <w:rPr>
          <w:lang w:eastAsia="zh-CN"/>
        </w:rPr>
        <w:tab/>
      </w:r>
      <w:r w:rsidR="00F81ECE" w:rsidRPr="00184A3A">
        <w:rPr>
          <w:lang w:eastAsia="zh-CN"/>
        </w:rPr>
        <w:t>DB adapters monitor in add/update in the target master tables. When there is new data coming in, capture the delta’s data sequencing ID as response.</w:t>
      </w:r>
      <w:r w:rsidR="00821B8B" w:rsidRPr="00184A3A">
        <w:rPr>
          <w:lang w:eastAsia="zh-CN"/>
        </w:rPr>
        <w:t xml:space="preserve"> </w:t>
      </w:r>
    </w:p>
    <w:p w14:paraId="18747A1C" w14:textId="4E1A79EB" w:rsidR="00F81ECE" w:rsidRPr="00184A3A" w:rsidRDefault="00F81ECE" w:rsidP="000E17A3">
      <w:pPr>
        <w:tabs>
          <w:tab w:val="left" w:pos="1260"/>
        </w:tabs>
        <w:ind w:left="1260" w:hanging="900"/>
        <w:jc w:val="both"/>
        <w:rPr>
          <w:lang w:eastAsia="zh-CN"/>
        </w:rPr>
      </w:pPr>
      <w:r w:rsidRPr="00184A3A">
        <w:rPr>
          <w:lang w:eastAsia="zh-CN"/>
        </w:rPr>
        <w:t>Ste</w:t>
      </w:r>
      <w:r w:rsidR="000E17A3">
        <w:rPr>
          <w:lang w:eastAsia="zh-CN"/>
        </w:rPr>
        <w:t>p 2:</w:t>
      </w:r>
      <w:r w:rsidR="000E17A3">
        <w:rPr>
          <w:lang w:eastAsia="zh-CN"/>
        </w:rPr>
        <w:tab/>
      </w:r>
      <w:r w:rsidRPr="00184A3A">
        <w:rPr>
          <w:lang w:eastAsia="zh-CN"/>
        </w:rPr>
        <w:t xml:space="preserve">The pre-defined proxy service will use the captured ID to invoke a message enricher service </w:t>
      </w:r>
      <w:r w:rsidR="000E17A3" w:rsidRPr="00184A3A">
        <w:rPr>
          <w:lang w:eastAsia="zh-CN"/>
        </w:rPr>
        <w:t>to</w:t>
      </w:r>
      <w:r w:rsidR="000E17A3">
        <w:rPr>
          <w:lang w:eastAsia="zh-CN"/>
        </w:rPr>
        <w:t xml:space="preserve"> retrieve</w:t>
      </w:r>
      <w:r w:rsidRPr="00184A3A">
        <w:rPr>
          <w:lang w:eastAsia="zh-CN"/>
        </w:rPr>
        <w:t xml:space="preserve"> all details of the delta record.</w:t>
      </w:r>
    </w:p>
    <w:p w14:paraId="763FC11A" w14:textId="739B7C00" w:rsidR="00F81ECE" w:rsidRPr="00184A3A" w:rsidRDefault="00F81ECE" w:rsidP="000E17A3">
      <w:pPr>
        <w:tabs>
          <w:tab w:val="left" w:pos="1260"/>
        </w:tabs>
        <w:ind w:left="1260" w:hanging="900"/>
        <w:rPr>
          <w:lang w:eastAsia="zh-CN"/>
        </w:rPr>
      </w:pPr>
      <w:r w:rsidRPr="00184A3A">
        <w:rPr>
          <w:lang w:eastAsia="zh-CN"/>
        </w:rPr>
        <w:t xml:space="preserve">Step 3. </w:t>
      </w:r>
      <w:r w:rsidR="000E17A3">
        <w:rPr>
          <w:lang w:eastAsia="zh-CN"/>
        </w:rPr>
        <w:tab/>
      </w:r>
      <w:r w:rsidRPr="00184A3A">
        <w:rPr>
          <w:lang w:eastAsia="zh-CN"/>
        </w:rPr>
        <w:t xml:space="preserve">The enricher service will conduct a certain transformation and routing if </w:t>
      </w:r>
      <w:r w:rsidR="000E17A3">
        <w:rPr>
          <w:lang w:eastAsia="zh-CN"/>
        </w:rPr>
        <w:t xml:space="preserve">necessary and </w:t>
      </w:r>
      <w:r w:rsidRPr="00184A3A">
        <w:rPr>
          <w:lang w:eastAsia="zh-CN"/>
        </w:rPr>
        <w:t>eventually call the web service to update the delta data into staging DB.</w:t>
      </w:r>
    </w:p>
    <w:p w14:paraId="638F4AEB" w14:textId="77777777" w:rsidR="00B63FBB" w:rsidRPr="00184A3A" w:rsidRDefault="00B63FBB" w:rsidP="00E51271">
      <w:pPr>
        <w:pStyle w:val="4"/>
      </w:pPr>
      <w:r w:rsidRPr="00184A3A">
        <w:lastRenderedPageBreak/>
        <w:t>Screen</w:t>
      </w:r>
    </w:p>
    <w:p w14:paraId="04AB1912" w14:textId="77777777" w:rsidR="001A4608" w:rsidRPr="00184A3A" w:rsidRDefault="001A4608" w:rsidP="00F40D30">
      <w:pPr>
        <w:rPr>
          <w:lang w:eastAsia="zh-CN"/>
        </w:rPr>
      </w:pPr>
      <w:r w:rsidRPr="00184A3A">
        <w:rPr>
          <w:lang w:eastAsia="zh-CN"/>
        </w:rPr>
        <w:t>N/A</w:t>
      </w:r>
    </w:p>
    <w:p w14:paraId="4B7E95E8" w14:textId="77777777" w:rsidR="00B63FBB" w:rsidRPr="00184A3A" w:rsidRDefault="00B63FBB" w:rsidP="00B63FBB">
      <w:pPr>
        <w:pStyle w:val="5"/>
        <w:keepNext/>
        <w:keepLines/>
        <w:widowControl w:val="0"/>
        <w:adjustRightInd w:val="0"/>
        <w:spacing w:before="0" w:after="0" w:line="360" w:lineRule="atLeast"/>
        <w:textAlignment w:val="baseline"/>
        <w:rPr>
          <w:rFonts w:eastAsia="SimSun"/>
          <w:lang w:val="en-US"/>
        </w:rPr>
      </w:pPr>
      <w:r w:rsidRPr="00184A3A">
        <w:rPr>
          <w:lang w:val="en-US"/>
        </w:rPr>
        <w:t>Data Fields &amp; Presentation Logic</w:t>
      </w:r>
    </w:p>
    <w:p w14:paraId="32ED6789" w14:textId="77777777" w:rsidR="001A4608" w:rsidRPr="00184A3A" w:rsidRDefault="001A4608" w:rsidP="00F40D30">
      <w:pPr>
        <w:rPr>
          <w:lang w:eastAsia="zh-CN"/>
        </w:rPr>
      </w:pPr>
      <w:r w:rsidRPr="00184A3A">
        <w:rPr>
          <w:lang w:eastAsia="zh-CN"/>
        </w:rPr>
        <w:t>N/A</w:t>
      </w:r>
    </w:p>
    <w:p w14:paraId="72A31504"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F40D30">
      <w:pPr>
        <w:rPr>
          <w:lang w:eastAsia="zh-CN"/>
        </w:rPr>
      </w:pPr>
      <w:r w:rsidRPr="00184A3A">
        <w:rPr>
          <w:lang w:eastAsia="zh-CN"/>
        </w:rPr>
        <w:t>N/A</w:t>
      </w:r>
    </w:p>
    <w:p w14:paraId="06CF16FD"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F40D30">
      <w:pPr>
        <w:rPr>
          <w:lang w:eastAsia="zh-CN"/>
        </w:rPr>
      </w:pPr>
      <w:r w:rsidRPr="00184A3A">
        <w:rPr>
          <w:lang w:eastAsia="zh-CN"/>
        </w:rPr>
        <w:t>N/A</w:t>
      </w:r>
    </w:p>
    <w:p w14:paraId="10B83E9A"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F40D30">
      <w:pPr>
        <w:rPr>
          <w:lang w:eastAsia="zh-CN"/>
        </w:rPr>
      </w:pPr>
      <w:r w:rsidRPr="00184A3A">
        <w:rPr>
          <w:lang w:eastAsia="zh-CN"/>
        </w:rPr>
        <w:t>N/A</w:t>
      </w:r>
    </w:p>
    <w:p w14:paraId="304B6BF1"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F40D30">
      <w:pPr>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r w:rsidRPr="00184A3A">
        <w:br w:type="page"/>
      </w:r>
    </w:p>
    <w:p w14:paraId="119E981A" w14:textId="5CCF3AB0" w:rsidR="00085B76" w:rsidRPr="00184A3A" w:rsidRDefault="00085B76" w:rsidP="00085B76">
      <w:pPr>
        <w:pStyle w:val="2"/>
      </w:pPr>
      <w:bookmarkStart w:id="60" w:name="_Toc472133130"/>
      <w:r w:rsidRPr="00184A3A">
        <w:lastRenderedPageBreak/>
        <w:t xml:space="preserve">Pricing/Master Data </w:t>
      </w:r>
      <w:r w:rsidR="00B63FBB" w:rsidRPr="00184A3A">
        <w:t>Distribution</w:t>
      </w:r>
      <w:r w:rsidRPr="00184A3A">
        <w:t xml:space="preserve"> </w:t>
      </w:r>
      <w:r w:rsidR="00B63FBB" w:rsidRPr="00184A3A">
        <w:t>Batch Job (Staging-POS)</w:t>
      </w:r>
      <w:bookmarkEnd w:id="60"/>
    </w:p>
    <w:p w14:paraId="1B7EC624" w14:textId="77777777" w:rsidR="00B63FBB" w:rsidRPr="00184A3A" w:rsidRDefault="00B63FBB" w:rsidP="00900E50">
      <w:pPr>
        <w:pStyle w:val="3"/>
      </w:pPr>
      <w:r w:rsidRPr="00184A3A">
        <w:t>Description</w:t>
      </w:r>
    </w:p>
    <w:p w14:paraId="51CFA3F2" w14:textId="4B8F0949" w:rsidR="00CB2687" w:rsidRPr="00184A3A" w:rsidRDefault="00CB2687" w:rsidP="00436026">
      <w:pPr>
        <w:jc w:val="both"/>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0A72B7C6" w:rsidR="00CB2687" w:rsidRPr="00184A3A" w:rsidRDefault="00CB2687" w:rsidP="00436026">
      <w:pPr>
        <w:jc w:val="both"/>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r w:rsidR="00821B8B" w:rsidRPr="00184A3A">
        <w:rPr>
          <w:lang w:eastAsia="zh-CN"/>
        </w:rPr>
        <w:t xml:space="preserve"> </w:t>
      </w:r>
    </w:p>
    <w:p w14:paraId="3AB97489" w14:textId="77777777" w:rsidR="00CB2687" w:rsidRPr="00184A3A" w:rsidRDefault="00CB2687" w:rsidP="00F40D30">
      <w:pPr>
        <w:rPr>
          <w:lang w:eastAsia="zh-CN"/>
        </w:rPr>
      </w:pPr>
      <w:r w:rsidRPr="00184A3A">
        <w:rPr>
          <w:lang w:eastAsia="zh-CN"/>
        </w:rPr>
        <w:t>In below session there will be the details descriptions about</w:t>
      </w:r>
    </w:p>
    <w:p w14:paraId="77B87F16" w14:textId="3229520A" w:rsidR="00CB2687" w:rsidRPr="00184A3A" w:rsidRDefault="00C14CD1" w:rsidP="0005458D">
      <w:pPr>
        <w:pStyle w:val="ac"/>
        <w:numPr>
          <w:ilvl w:val="0"/>
          <w:numId w:val="30"/>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05458D">
      <w:pPr>
        <w:pStyle w:val="ac"/>
        <w:numPr>
          <w:ilvl w:val="0"/>
          <w:numId w:val="30"/>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900E50">
      <w:pPr>
        <w:pStyle w:val="3"/>
      </w:pPr>
      <w:r w:rsidRPr="00184A3A">
        <w:t>Input</w:t>
      </w:r>
    </w:p>
    <w:p w14:paraId="310592BE" w14:textId="2171CB2B" w:rsidR="00B63FBB" w:rsidRPr="00184A3A" w:rsidRDefault="008A66C3" w:rsidP="00F40D30">
      <w:pPr>
        <w:rPr>
          <w:lang w:eastAsia="zh-CN"/>
        </w:rPr>
      </w:pPr>
      <w:r w:rsidRPr="00184A3A">
        <w:rPr>
          <w:lang w:eastAsia="zh-CN"/>
        </w:rPr>
        <w:t>Pricing/Master data in staging DB</w:t>
      </w:r>
    </w:p>
    <w:p w14:paraId="3DDB4D47" w14:textId="77777777" w:rsidR="00B63FBB" w:rsidRPr="00184A3A" w:rsidRDefault="00B63FBB" w:rsidP="00900E50">
      <w:pPr>
        <w:pStyle w:val="3"/>
      </w:pPr>
      <w:r w:rsidRPr="00184A3A">
        <w:t>Output</w:t>
      </w:r>
    </w:p>
    <w:p w14:paraId="3944B713" w14:textId="258BF555" w:rsidR="00B63FBB" w:rsidRPr="00184A3A" w:rsidRDefault="008A66C3" w:rsidP="00F40D30">
      <w:pPr>
        <w:rPr>
          <w:lang w:eastAsia="zh-CN"/>
        </w:rPr>
      </w:pPr>
      <w:r w:rsidRPr="00184A3A">
        <w:rPr>
          <w:lang w:eastAsia="zh-CN"/>
        </w:rPr>
        <w:t>Pricing/Master data in POS clients</w:t>
      </w:r>
    </w:p>
    <w:p w14:paraId="5706C1C6" w14:textId="7F68E2EA" w:rsidR="00B63FBB" w:rsidRPr="00184A3A" w:rsidRDefault="00B63FBB" w:rsidP="00900E50">
      <w:pPr>
        <w:pStyle w:val="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E51271">
      <w:pPr>
        <w:pStyle w:val="4"/>
      </w:pPr>
      <w:r w:rsidRPr="00184A3A">
        <w:t>Process/Work Flow</w:t>
      </w:r>
    </w:p>
    <w:p w14:paraId="3415C9F4" w14:textId="1D7B2643" w:rsidR="005C64E4" w:rsidRPr="00184A3A" w:rsidRDefault="005C64E4" w:rsidP="00F40D30">
      <w:pPr>
        <w:ind w:left="360"/>
        <w:jc w:val="center"/>
      </w:pPr>
      <w:r w:rsidRPr="0057159E">
        <w:rPr>
          <w:noProof/>
        </w:rPr>
        <w:drawing>
          <wp:inline distT="0" distB="0" distL="0" distR="0" wp14:anchorId="1877A67E" wp14:editId="3112E3EB">
            <wp:extent cx="4126728" cy="710144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2736" cy="7111783"/>
                    </a:xfrm>
                    <a:prstGeom prst="rect">
                      <a:avLst/>
                    </a:prstGeom>
                  </pic:spPr>
                </pic:pic>
              </a:graphicData>
            </a:graphic>
          </wp:inline>
        </w:drawing>
      </w:r>
    </w:p>
    <w:p w14:paraId="72A4E67F" w14:textId="77777777" w:rsidR="00F40D30" w:rsidRDefault="00F40D30">
      <w:pPr>
        <w:rPr>
          <w:b/>
          <w:u w:val="single"/>
          <w:lang w:eastAsia="zh-CN"/>
        </w:rPr>
      </w:pPr>
      <w:r>
        <w:rPr>
          <w:b/>
          <w:u w:val="single"/>
          <w:lang w:eastAsia="zh-CN"/>
        </w:rPr>
        <w:br w:type="page"/>
      </w:r>
    </w:p>
    <w:p w14:paraId="773ED2A5" w14:textId="3CBE7BEC" w:rsidR="008D3730" w:rsidRPr="00184A3A" w:rsidRDefault="008D3730" w:rsidP="00F40D30">
      <w:pPr>
        <w:rPr>
          <w:b/>
          <w:u w:val="single"/>
          <w:lang w:eastAsia="zh-CN"/>
        </w:rPr>
      </w:pPr>
      <w:r w:rsidRPr="00184A3A">
        <w:rPr>
          <w:b/>
          <w:u w:val="single"/>
          <w:lang w:eastAsia="zh-CN"/>
        </w:rPr>
        <w:lastRenderedPageBreak/>
        <w:t>Job Details</w:t>
      </w:r>
    </w:p>
    <w:p w14:paraId="4023F190" w14:textId="04F20AB8" w:rsidR="008D3730" w:rsidRPr="00184A3A" w:rsidRDefault="008D3730" w:rsidP="003026FA">
      <w:pPr>
        <w:jc w:val="both"/>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w:t>
      </w:r>
      <w:r w:rsidR="003026FA">
        <w:rPr>
          <w:lang w:eastAsia="zh-CN"/>
        </w:rPr>
        <w:t>a</w:t>
      </w:r>
      <w:r w:rsidR="0096252A" w:rsidRPr="00184A3A">
        <w:rPr>
          <w:lang w:eastAsia="zh-CN"/>
        </w:rPr>
        <w:t xml:space="preserve"> proxy service which is </w:t>
      </w:r>
      <w:r w:rsidR="003026FA" w:rsidRPr="00184A3A">
        <w:rPr>
          <w:lang w:eastAsia="zh-CN"/>
        </w:rPr>
        <w:t>trigger</w:t>
      </w:r>
      <w:r w:rsidR="003026FA">
        <w:rPr>
          <w:lang w:eastAsia="zh-CN"/>
        </w:rPr>
        <w:t>ed</w:t>
      </w:r>
      <w:r w:rsidR="0096252A" w:rsidRPr="00184A3A">
        <w:rPr>
          <w:lang w:eastAsia="zh-CN"/>
        </w:rPr>
        <w:t xml:space="preserve"> by the OSB DB Adapter </w:t>
      </w:r>
      <w:r w:rsidR="003026FA">
        <w:rPr>
          <w:lang w:eastAsia="zh-CN"/>
        </w:rPr>
        <w:t>monitoring</w:t>
      </w:r>
      <w:r w:rsidR="0096252A" w:rsidRPr="00184A3A">
        <w:rPr>
          <w:lang w:eastAsia="zh-CN"/>
        </w:rPr>
        <w:t xml:space="preserve">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5491D4FD" w:rsidR="008D3730" w:rsidRPr="00184A3A" w:rsidRDefault="008D3730" w:rsidP="003026FA">
      <w:pPr>
        <w:tabs>
          <w:tab w:val="left" w:pos="990"/>
        </w:tabs>
        <w:ind w:left="990" w:hanging="990"/>
        <w:rPr>
          <w:rFonts w:eastAsia="SimSun"/>
          <w:lang w:eastAsia="zh-CN"/>
        </w:rPr>
      </w:pPr>
      <w:r w:rsidRPr="00184A3A">
        <w:rPr>
          <w:lang w:eastAsia="zh-CN"/>
        </w:rPr>
        <w:t>Summarily the schedule executes in below steps</w:t>
      </w:r>
      <w:r w:rsidR="003026FA">
        <w:rPr>
          <w:lang w:eastAsia="zh-CN"/>
        </w:rPr>
        <w:t>:</w:t>
      </w:r>
    </w:p>
    <w:p w14:paraId="459269E9" w14:textId="1E022A47" w:rsidR="008D3730" w:rsidRPr="00184A3A" w:rsidRDefault="00357672" w:rsidP="003026FA">
      <w:pPr>
        <w:tabs>
          <w:tab w:val="left" w:pos="990"/>
        </w:tabs>
        <w:ind w:left="990" w:hanging="990"/>
        <w:jc w:val="both"/>
        <w:rPr>
          <w:lang w:eastAsia="zh-CN"/>
        </w:rPr>
      </w:pPr>
      <w:r>
        <w:rPr>
          <w:lang w:eastAsia="zh-CN"/>
        </w:rPr>
        <w:t>Step 1</w:t>
      </w:r>
      <w:r w:rsidR="003026FA">
        <w:rPr>
          <w:lang w:eastAsia="zh-CN"/>
        </w:rPr>
        <w:t>:</w:t>
      </w:r>
      <w:r w:rsidR="003026FA">
        <w:rPr>
          <w:lang w:eastAsia="zh-CN"/>
        </w:rPr>
        <w:tab/>
      </w:r>
      <w:r w:rsidR="008D3730" w:rsidRPr="00184A3A">
        <w:rPr>
          <w:lang w:eastAsia="zh-CN"/>
        </w:rPr>
        <w:t xml:space="preserve">This batch job will be triggered every </w:t>
      </w:r>
      <w:r w:rsidR="00990250" w:rsidRPr="00184A3A">
        <w:rPr>
          <w:lang w:eastAsia="zh-CN"/>
        </w:rPr>
        <w:t>1</w:t>
      </w:r>
      <w:r w:rsidR="008D3730" w:rsidRPr="00184A3A">
        <w:rPr>
          <w:lang w:eastAsia="zh-CN"/>
        </w:rPr>
        <w:t xml:space="preserve">5 mins (configured). It would iterate all available data source in poll branch scheme table </w:t>
      </w:r>
      <w:r w:rsidR="00681248" w:rsidRPr="00184A3A">
        <w:rPr>
          <w:lang w:eastAsia="zh-CN"/>
        </w:rPr>
        <w:t>which are under the poll scheme type = “MASTER” and direction = “STG_TO_POS”</w:t>
      </w:r>
      <w:r w:rsidR="008D3730" w:rsidRPr="00184A3A">
        <w:rPr>
          <w:lang w:eastAsia="zh-CN"/>
        </w:rPr>
        <w:t xml:space="preserve">. </w:t>
      </w:r>
    </w:p>
    <w:p w14:paraId="1CF5EFEE" w14:textId="655BFDE8" w:rsidR="008D3730" w:rsidRPr="00184A3A" w:rsidRDefault="003026FA" w:rsidP="003026FA">
      <w:pPr>
        <w:tabs>
          <w:tab w:val="left" w:pos="990"/>
        </w:tabs>
        <w:ind w:left="990" w:hanging="990"/>
        <w:jc w:val="both"/>
        <w:rPr>
          <w:lang w:eastAsia="zh-CN"/>
        </w:rPr>
      </w:pPr>
      <w:r>
        <w:rPr>
          <w:lang w:eastAsia="zh-CN"/>
        </w:rPr>
        <w:t>Step 2:</w:t>
      </w:r>
      <w:r>
        <w:rPr>
          <w:lang w:eastAsia="zh-CN"/>
        </w:rPr>
        <w:tab/>
      </w:r>
      <w:r w:rsidR="003948F5" w:rsidRPr="00184A3A">
        <w:rPr>
          <w:lang w:eastAsia="zh-CN"/>
        </w:rPr>
        <w:t>Upon the scheduler job’s triggering, f</w:t>
      </w:r>
      <w:r w:rsidR="008D3730" w:rsidRPr="00184A3A">
        <w:rPr>
          <w:lang w:eastAsia="zh-CN"/>
        </w:rPr>
        <w:t>irstly</w:t>
      </w:r>
      <w:r w:rsidR="003948F5" w:rsidRPr="00184A3A">
        <w:rPr>
          <w:lang w:eastAsia="zh-CN"/>
        </w:rPr>
        <w:t xml:space="preserve"> it</w:t>
      </w:r>
      <w:r w:rsidR="008D3730" w:rsidRPr="00184A3A">
        <w:rPr>
          <w:lang w:eastAsia="zh-CN"/>
        </w:rPr>
        <w:t xml:space="preserve"> update</w:t>
      </w:r>
      <w:r w:rsidR="003948F5" w:rsidRPr="00184A3A">
        <w:rPr>
          <w:lang w:eastAsia="zh-CN"/>
        </w:rPr>
        <w:t>s</w:t>
      </w:r>
      <w:r w:rsidR="008D3730"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304C8A8E" w:rsidR="008D3730" w:rsidRPr="00184A3A" w:rsidRDefault="008D3730" w:rsidP="003026FA">
      <w:pPr>
        <w:tabs>
          <w:tab w:val="left" w:pos="990"/>
        </w:tabs>
        <w:ind w:left="990" w:hanging="990"/>
        <w:jc w:val="both"/>
        <w:rPr>
          <w:lang w:eastAsia="zh-CN"/>
        </w:rPr>
      </w:pPr>
      <w:r w:rsidRPr="00184A3A">
        <w:rPr>
          <w:lang w:eastAsia="zh-CN"/>
        </w:rPr>
        <w:t xml:space="preserve">Step </w:t>
      </w:r>
      <w:r w:rsidR="003026FA">
        <w:rPr>
          <w:lang w:eastAsia="zh-CN"/>
        </w:rPr>
        <w:t>3:</w:t>
      </w:r>
      <w:r w:rsidR="003026FA">
        <w:rPr>
          <w:lang w:eastAsia="zh-CN"/>
        </w:rPr>
        <w:tab/>
      </w:r>
      <w:r w:rsidRPr="00184A3A">
        <w:rPr>
          <w:lang w:eastAsia="zh-CN"/>
        </w:rPr>
        <w:t xml:space="preserve">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tasks for all eligible poll branch schemes </w:t>
      </w:r>
      <w:r w:rsidR="00013CE8" w:rsidRPr="00184A3A">
        <w:rPr>
          <w:lang w:eastAsia="zh-CN"/>
        </w:rPr>
        <w:t>selected in step 1</w:t>
      </w:r>
      <w:r w:rsidRPr="00184A3A">
        <w:rPr>
          <w:lang w:eastAsia="zh-CN"/>
        </w:rPr>
        <w:t>.</w:t>
      </w:r>
    </w:p>
    <w:p w14:paraId="4B74FDD4" w14:textId="15218CAF" w:rsidR="008D3730" w:rsidRPr="00184A3A" w:rsidRDefault="003026FA" w:rsidP="003026FA">
      <w:pPr>
        <w:tabs>
          <w:tab w:val="left" w:pos="990"/>
        </w:tabs>
        <w:ind w:left="990" w:hanging="990"/>
        <w:jc w:val="both"/>
        <w:rPr>
          <w:lang w:eastAsia="zh-CN"/>
        </w:rPr>
      </w:pPr>
      <w:r>
        <w:rPr>
          <w:lang w:eastAsia="zh-CN"/>
        </w:rPr>
        <w:t>Step 4:</w:t>
      </w:r>
      <w:r>
        <w:rPr>
          <w:lang w:eastAsia="zh-CN"/>
        </w:rPr>
        <w:tab/>
      </w:r>
      <w:r w:rsidR="008D3730" w:rsidRPr="00184A3A">
        <w:rPr>
          <w:lang w:eastAsia="zh-CN"/>
        </w:rPr>
        <w:t>Upon any errors in the task submission and cannot be resolved (e.g. by retry). The job will abort and keep the job status to reflect the problematic stage “FAILED”.</w:t>
      </w:r>
      <w:r w:rsidR="00821B8B" w:rsidRPr="00184A3A">
        <w:rPr>
          <w:lang w:eastAsia="zh-CN"/>
        </w:rPr>
        <w:t xml:space="preserve"> </w:t>
      </w:r>
    </w:p>
    <w:p w14:paraId="623A9C75" w14:textId="41BDFAD5" w:rsidR="008D3730" w:rsidRPr="00184A3A" w:rsidRDefault="003026FA" w:rsidP="003026FA">
      <w:pPr>
        <w:tabs>
          <w:tab w:val="left" w:pos="990"/>
        </w:tabs>
        <w:ind w:left="990" w:hanging="990"/>
        <w:jc w:val="both"/>
        <w:rPr>
          <w:lang w:eastAsia="zh-CN"/>
        </w:rPr>
      </w:pPr>
      <w:r>
        <w:rPr>
          <w:lang w:eastAsia="zh-CN"/>
        </w:rPr>
        <w:t>Step 5:</w:t>
      </w:r>
      <w:r>
        <w:rPr>
          <w:lang w:eastAsia="zh-CN"/>
        </w:rPr>
        <w:tab/>
      </w:r>
      <w:r w:rsidR="008D3730" w:rsidRPr="00184A3A">
        <w:rPr>
          <w:lang w:eastAsia="zh-CN"/>
        </w:rPr>
        <w:t xml:space="preserve">After the task submission, the scheduler </w:t>
      </w:r>
      <w:r>
        <w:rPr>
          <w:lang w:eastAsia="zh-CN"/>
        </w:rPr>
        <w:t>will be</w:t>
      </w:r>
      <w:r w:rsidR="008D3730" w:rsidRPr="00184A3A">
        <w:rPr>
          <w:lang w:eastAsia="zh-CN"/>
        </w:rPr>
        <w:t xml:space="preserve"> regarded as complete and</w:t>
      </w:r>
      <w:r>
        <w:rPr>
          <w:lang w:eastAsia="zh-CN"/>
        </w:rPr>
        <w:t xml:space="preserve"> it will</w:t>
      </w:r>
      <w:r w:rsidR="008D3730" w:rsidRPr="00184A3A">
        <w:rPr>
          <w:lang w:eastAsia="zh-CN"/>
        </w:rPr>
        <w:t xml:space="preserve">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af7"/>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af7"/>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af7"/>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af7"/>
            </w:pPr>
            <w:r w:rsidRPr="00184A3A">
              <w:t>Sales EOD Polling Scheduler</w:t>
            </w:r>
          </w:p>
        </w:tc>
        <w:tc>
          <w:tcPr>
            <w:tcW w:w="1925" w:type="dxa"/>
          </w:tcPr>
          <w:p w14:paraId="21FDA72F" w14:textId="77777777" w:rsidR="008D3730" w:rsidRPr="00184A3A" w:rsidRDefault="008D3730" w:rsidP="00FB6D1F">
            <w:pPr>
              <w:pStyle w:val="af7"/>
            </w:pPr>
            <w:r w:rsidRPr="00184A3A">
              <w:t>“PROGRESS”</w:t>
            </w:r>
          </w:p>
          <w:p w14:paraId="1B038919" w14:textId="77777777" w:rsidR="008D3730" w:rsidRPr="00184A3A" w:rsidRDefault="008D3730" w:rsidP="00FB6D1F">
            <w:pPr>
              <w:pStyle w:val="af7"/>
            </w:pPr>
            <w:r w:rsidRPr="00184A3A">
              <w:t xml:space="preserve"> “FAILED”</w:t>
            </w:r>
          </w:p>
          <w:p w14:paraId="71AF4CF2" w14:textId="77777777" w:rsidR="008D3730" w:rsidRPr="00184A3A" w:rsidRDefault="008D3730" w:rsidP="00FB6D1F">
            <w:pPr>
              <w:pStyle w:val="af7"/>
            </w:pPr>
            <w:r w:rsidRPr="00184A3A">
              <w:t>“COMPLETE”</w:t>
            </w:r>
          </w:p>
        </w:tc>
        <w:tc>
          <w:tcPr>
            <w:tcW w:w="5588" w:type="dxa"/>
          </w:tcPr>
          <w:p w14:paraId="6D27E5B2" w14:textId="77777777" w:rsidR="008D3730" w:rsidRPr="00184A3A" w:rsidRDefault="008D3730" w:rsidP="00FB6D1F">
            <w:pPr>
              <w:pStyle w:val="af7"/>
            </w:pPr>
            <w:r w:rsidRPr="00184A3A">
              <w:t xml:space="preserve"> “PROGRESS” when scheduler is invoked and started</w:t>
            </w:r>
          </w:p>
          <w:p w14:paraId="2EA3D6F9" w14:textId="77777777" w:rsidR="008D3730" w:rsidRPr="00184A3A" w:rsidRDefault="008D3730" w:rsidP="00FB6D1F">
            <w:pPr>
              <w:pStyle w:val="af7"/>
            </w:pPr>
            <w:r w:rsidRPr="00184A3A">
              <w:t xml:space="preserve"> “FAILED” when encounter errors reading poll scheme data from database or errors submitting tasks.</w:t>
            </w:r>
          </w:p>
          <w:p w14:paraId="5E7AEB4B" w14:textId="77777777" w:rsidR="008D3730" w:rsidRPr="00184A3A" w:rsidRDefault="008D3730" w:rsidP="00FB6D1F">
            <w:pPr>
              <w:pStyle w:val="af7"/>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F40D30">
      <w:pPr>
        <w:rPr>
          <w:b/>
          <w:u w:val="single"/>
          <w:lang w:eastAsia="zh-CN"/>
        </w:rPr>
      </w:pPr>
      <w:r w:rsidRPr="00184A3A">
        <w:rPr>
          <w:b/>
          <w:u w:val="single"/>
          <w:lang w:eastAsia="zh-CN"/>
        </w:rPr>
        <w:t>Logging</w:t>
      </w:r>
    </w:p>
    <w:p w14:paraId="0EC42F82" w14:textId="00BC9080" w:rsidR="008D3730" w:rsidRPr="00184A3A" w:rsidRDefault="008D3730" w:rsidP="00F40D30">
      <w:pPr>
        <w:rPr>
          <w:lang w:eastAsia="zh-CN"/>
        </w:rPr>
      </w:pPr>
      <w:r w:rsidRPr="00184A3A">
        <w:rPr>
          <w:lang w:eastAsia="zh-CN"/>
        </w:rPr>
        <w:t>Log directory: /repos/</w:t>
      </w:r>
      <w:r w:rsidR="00CA2BEF" w:rsidRPr="00184A3A">
        <w:rPr>
          <w:lang w:eastAsia="zh-CN"/>
        </w:rPr>
        <w:t>esb/polling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F40D30">
      <w:pPr>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F40D30">
      <w:pPr>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F40D30">
      <w:pPr>
        <w:rPr>
          <w:b/>
          <w:u w:val="single"/>
          <w:lang w:eastAsia="zh-CN"/>
        </w:rPr>
      </w:pPr>
      <w:r w:rsidRPr="00184A3A">
        <w:rPr>
          <w:b/>
          <w:u w:val="single"/>
          <w:lang w:eastAsia="zh-CN"/>
        </w:rPr>
        <w:t>Entry &amp; Exit Criteria</w:t>
      </w:r>
    </w:p>
    <w:p w14:paraId="55F47BF3" w14:textId="77777777" w:rsidR="00405636" w:rsidRPr="00184A3A" w:rsidRDefault="008D3730" w:rsidP="00F40D30">
      <w:pPr>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72292B72" w:rsidR="008D3730" w:rsidRPr="00184A3A" w:rsidRDefault="008D3730" w:rsidP="00F40D30">
      <w:pPr>
        <w:rPr>
          <w:lang w:eastAsia="zh-CN"/>
        </w:rPr>
      </w:pPr>
      <w:r w:rsidRPr="00184A3A">
        <w:rPr>
          <w:lang w:eastAsia="zh-CN"/>
        </w:rPr>
        <w:lastRenderedPageBreak/>
        <w:t>In the process of the scheduler job, it will be regarded as job failure and send alert email to IT support according to the error’s severity</w:t>
      </w:r>
      <w:r w:rsidR="003026FA">
        <w:rPr>
          <w:lang w:eastAsia="zh-CN"/>
        </w:rPr>
        <w:t xml:space="preserve"> as follows:</w:t>
      </w:r>
    </w:p>
    <w:p w14:paraId="28B29E41" w14:textId="7C5D0AD2" w:rsidR="008D3730" w:rsidRPr="00184A3A" w:rsidRDefault="008D3730" w:rsidP="0005458D">
      <w:pPr>
        <w:pStyle w:val="ac"/>
        <w:numPr>
          <w:ilvl w:val="0"/>
          <w:numId w:val="37"/>
        </w:numPr>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05458D">
      <w:pPr>
        <w:pStyle w:val="ac"/>
        <w:numPr>
          <w:ilvl w:val="0"/>
          <w:numId w:val="37"/>
        </w:numPr>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05458D">
      <w:pPr>
        <w:pStyle w:val="ac"/>
        <w:numPr>
          <w:ilvl w:val="0"/>
          <w:numId w:val="37"/>
        </w:numPr>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E51271">
      <w:pPr>
        <w:pStyle w:val="4"/>
      </w:pPr>
      <w:r w:rsidRPr="00184A3A">
        <w:t>Screen</w:t>
      </w:r>
    </w:p>
    <w:p w14:paraId="25CBA828" w14:textId="77777777" w:rsidR="008D3730" w:rsidRPr="00184A3A" w:rsidRDefault="008D3730" w:rsidP="00F40D30">
      <w:pPr>
        <w:rPr>
          <w:lang w:eastAsia="zh-CN"/>
        </w:rPr>
      </w:pPr>
      <w:r w:rsidRPr="00184A3A">
        <w:rPr>
          <w:lang w:eastAsia="zh-CN"/>
        </w:rPr>
        <w:t>N/A</w:t>
      </w:r>
    </w:p>
    <w:p w14:paraId="10FEBEBB" w14:textId="77777777" w:rsidR="008D3730" w:rsidRPr="0057159E" w:rsidRDefault="008D3730" w:rsidP="008D3730">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7E7C841" w14:textId="77777777" w:rsidR="008D3730" w:rsidRPr="00184A3A" w:rsidRDefault="008D3730" w:rsidP="00F40D30">
      <w:pPr>
        <w:rPr>
          <w:lang w:eastAsia="zh-CN"/>
        </w:rPr>
      </w:pPr>
      <w:r w:rsidRPr="00184A3A">
        <w:rPr>
          <w:lang w:eastAsia="zh-CN"/>
        </w:rPr>
        <w:t>N/A</w:t>
      </w:r>
    </w:p>
    <w:p w14:paraId="31FA218F"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63E62A69" w14:textId="77777777" w:rsidR="008D3730" w:rsidRPr="00184A3A" w:rsidRDefault="008D3730" w:rsidP="00F40D30">
      <w:pPr>
        <w:rPr>
          <w:lang w:eastAsia="zh-CN"/>
        </w:rPr>
      </w:pPr>
      <w:r w:rsidRPr="00184A3A">
        <w:rPr>
          <w:lang w:eastAsia="zh-CN"/>
        </w:rPr>
        <w:t>N/A</w:t>
      </w:r>
    </w:p>
    <w:p w14:paraId="0FF5F895"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User/Security Group</w:t>
      </w:r>
    </w:p>
    <w:p w14:paraId="6A4E17F6" w14:textId="77777777" w:rsidR="008D3730" w:rsidRPr="00184A3A" w:rsidRDefault="008D3730" w:rsidP="00F40D30">
      <w:pPr>
        <w:rPr>
          <w:lang w:eastAsia="zh-CN"/>
        </w:rPr>
      </w:pPr>
      <w:r w:rsidRPr="00184A3A">
        <w:rPr>
          <w:lang w:eastAsia="zh-CN"/>
        </w:rPr>
        <w:t>This is a batch process belonging to the SYSTEM. So all auditable fields</w:t>
      </w:r>
    </w:p>
    <w:p w14:paraId="50FA1C2C"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26179BBA" w14:textId="77777777" w:rsidR="008D3730" w:rsidRPr="00184A3A" w:rsidRDefault="008D3730" w:rsidP="00F40D30">
      <w:pPr>
        <w:rPr>
          <w:lang w:eastAsia="zh-CN"/>
        </w:rPr>
      </w:pPr>
      <w:r w:rsidRPr="00184A3A">
        <w:rPr>
          <w:lang w:eastAsia="zh-CN"/>
        </w:rPr>
        <w:t>N/A</w:t>
      </w:r>
    </w:p>
    <w:p w14:paraId="72BDFCF1"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D3730" w:rsidRPr="00184A3A" w14:paraId="54A3FDB9" w14:textId="77777777" w:rsidTr="003026FA">
        <w:tc>
          <w:tcPr>
            <w:tcW w:w="1857" w:type="dxa"/>
            <w:tcBorders>
              <w:bottom w:val="single" w:sz="4" w:space="0" w:color="auto"/>
            </w:tcBorders>
            <w:shd w:val="clear" w:color="auto" w:fill="C6D9F1"/>
          </w:tcPr>
          <w:p w14:paraId="7D9DA99A" w14:textId="77777777" w:rsidR="008D3730" w:rsidRPr="00184A3A" w:rsidRDefault="008D3730" w:rsidP="00FB6D1F">
            <w:pPr>
              <w:pStyle w:val="af7"/>
              <w:rPr>
                <w:b/>
              </w:rPr>
            </w:pPr>
            <w:r w:rsidRPr="00184A3A">
              <w:rPr>
                <w:b/>
              </w:rPr>
              <w:t>Error Code</w:t>
            </w:r>
          </w:p>
        </w:tc>
        <w:tc>
          <w:tcPr>
            <w:tcW w:w="1260" w:type="dxa"/>
            <w:tcBorders>
              <w:bottom w:val="single" w:sz="4" w:space="0" w:color="auto"/>
            </w:tcBorders>
            <w:shd w:val="clear" w:color="auto" w:fill="C6D9F1"/>
          </w:tcPr>
          <w:p w14:paraId="2480631F" w14:textId="77777777" w:rsidR="008D3730" w:rsidRPr="00184A3A" w:rsidRDefault="008D3730" w:rsidP="00FB6D1F">
            <w:pPr>
              <w:pStyle w:val="af7"/>
              <w:rPr>
                <w:b/>
              </w:rPr>
            </w:pPr>
            <w:r w:rsidRPr="00184A3A">
              <w:rPr>
                <w:b/>
              </w:rPr>
              <w:t>Severity</w:t>
            </w:r>
          </w:p>
        </w:tc>
        <w:tc>
          <w:tcPr>
            <w:tcW w:w="7465" w:type="dxa"/>
            <w:tcBorders>
              <w:bottom w:val="single" w:sz="4" w:space="0" w:color="auto"/>
            </w:tcBorders>
            <w:shd w:val="clear" w:color="auto" w:fill="C6D9F1"/>
          </w:tcPr>
          <w:p w14:paraId="6C675E92" w14:textId="77777777" w:rsidR="008D3730" w:rsidRPr="00184A3A" w:rsidRDefault="008D3730" w:rsidP="00FB6D1F">
            <w:pPr>
              <w:pStyle w:val="af7"/>
              <w:rPr>
                <w:b/>
              </w:rPr>
            </w:pPr>
            <w:r w:rsidRPr="00184A3A">
              <w:rPr>
                <w:b/>
              </w:rPr>
              <w:t>Error Message</w:t>
            </w:r>
          </w:p>
        </w:tc>
      </w:tr>
      <w:tr w:rsidR="003026FA" w:rsidRPr="00184A3A" w14:paraId="508A6526"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ED46DF" w14:textId="2A9F30BB" w:rsidR="003026FA" w:rsidRPr="00184A3A" w:rsidRDefault="003026FA" w:rsidP="003026FA">
            <w:r>
              <w:rPr>
                <w:rFonts w:cs="Calibri"/>
                <w:color w:val="000000"/>
                <w:szCs w:val="20"/>
              </w:rPr>
              <w:t>S0023</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5C496AE" w14:textId="381D4A61"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1D5577E" w14:textId="56BB39E9" w:rsidR="003026FA" w:rsidRPr="00184A3A" w:rsidRDefault="003026FA" w:rsidP="003026FA">
            <w:r>
              <w:rPr>
                <w:rFonts w:cs="Calibri"/>
                <w:color w:val="000000"/>
                <w:szCs w:val="20"/>
              </w:rPr>
              <w:t>Failed to submit distribution task.</w:t>
            </w:r>
          </w:p>
        </w:tc>
      </w:tr>
      <w:tr w:rsidR="003026FA" w:rsidRPr="00184A3A" w14:paraId="01FD66C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21659B" w14:textId="67A99534" w:rsidR="003026FA" w:rsidRPr="00184A3A" w:rsidRDefault="003026FA" w:rsidP="003026FA">
            <w:r>
              <w:rPr>
                <w:rFonts w:cs="Calibri"/>
                <w:color w:val="000000"/>
                <w:szCs w:val="20"/>
              </w:rPr>
              <w:t>S0014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E43E3F2" w14:textId="6FCDEBDE"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D8C7F53" w14:textId="49DE86C7" w:rsidR="003026FA" w:rsidRPr="00184A3A" w:rsidRDefault="003026FA" w:rsidP="003026FA">
            <w:r>
              <w:rPr>
                <w:rFonts w:cs="Calibri"/>
                <w:color w:val="000000"/>
                <w:szCs w:val="20"/>
              </w:rPr>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900E50">
      <w:pPr>
        <w:pStyle w:val="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E51271">
      <w:pPr>
        <w:pStyle w:val="4"/>
      </w:pPr>
      <w:r w:rsidRPr="00184A3A">
        <w:t>Process/Work Flow</w:t>
      </w:r>
    </w:p>
    <w:p w14:paraId="355FF09A" w14:textId="6A85DAA4" w:rsidR="00B50660" w:rsidRPr="00184A3A" w:rsidRDefault="00B50660" w:rsidP="00F40D30">
      <w:pPr>
        <w:ind w:left="360"/>
        <w:jc w:val="center"/>
      </w:pPr>
      <w:r w:rsidRPr="0057159E">
        <w:rPr>
          <w:noProof/>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61" w:name="_Toc471731906"/>
      <w:r w:rsidRPr="00184A3A">
        <w:rPr>
          <w:b/>
          <w:u w:val="single"/>
          <w:lang w:eastAsia="zh-CN"/>
        </w:rPr>
        <w:lastRenderedPageBreak/>
        <w:t>Job Details</w:t>
      </w:r>
    </w:p>
    <w:p w14:paraId="523B7040" w14:textId="67BE1015" w:rsidR="00E766CA" w:rsidRPr="00184A3A" w:rsidRDefault="00E766CA" w:rsidP="00E766CA">
      <w:pPr>
        <w:ind w:left="360"/>
        <w:rPr>
          <w:lang w:eastAsia="zh-CN"/>
        </w:rPr>
      </w:pPr>
      <w:r w:rsidRPr="00184A3A">
        <w:rPr>
          <w:lang w:eastAsia="zh-CN"/>
        </w:rPr>
        <w:t xml:space="preserve">The single </w:t>
      </w:r>
      <w:r w:rsidR="002813E3" w:rsidRPr="00184A3A">
        <w:rPr>
          <w:lang w:eastAsia="zh-CN"/>
        </w:rPr>
        <w:t>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w:t>
      </w:r>
      <w:r w:rsidR="003026FA">
        <w:rPr>
          <w:lang w:eastAsia="zh-CN"/>
        </w:rPr>
        <w:t>“</w:t>
      </w:r>
      <w:r w:rsidRPr="00184A3A">
        <w:rPr>
          <w:lang w:eastAsia="zh-CN"/>
        </w:rPr>
        <w:t>poll branch scheme</w:t>
      </w:r>
      <w:r w:rsidR="003026FA">
        <w:rPr>
          <w:lang w:eastAsia="zh-CN"/>
        </w:rPr>
        <w:t>”</w:t>
      </w:r>
      <w:r w:rsidRPr="00184A3A">
        <w:rPr>
          <w:lang w:eastAsia="zh-CN"/>
        </w:rPr>
        <w:t>.</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67D1E201" w:rsidR="00E766CA" w:rsidRPr="00184A3A" w:rsidRDefault="00357672" w:rsidP="003026FA">
      <w:pPr>
        <w:tabs>
          <w:tab w:val="left" w:pos="1170"/>
        </w:tabs>
        <w:ind w:left="1170" w:hanging="810"/>
        <w:rPr>
          <w:lang w:eastAsia="zh-CN"/>
        </w:rPr>
      </w:pPr>
      <w:r>
        <w:rPr>
          <w:lang w:eastAsia="zh-CN"/>
        </w:rPr>
        <w:t>Step 1</w:t>
      </w:r>
      <w:r w:rsidR="003026FA">
        <w:rPr>
          <w:lang w:eastAsia="zh-CN"/>
        </w:rPr>
        <w:t>:</w:t>
      </w:r>
      <w:r w:rsidR="003026FA">
        <w:rPr>
          <w:lang w:eastAsia="zh-CN"/>
        </w:rPr>
        <w:tab/>
        <w:t>I</w:t>
      </w:r>
      <w:r w:rsidR="00E766CA" w:rsidRPr="00184A3A">
        <w:rPr>
          <w:lang w:eastAsia="zh-CN"/>
        </w:rPr>
        <w:t>t will update the previous job log’s latest job indicator from ‘Y’ to ‘N’. Onwards newly create scheduler job log is having the status “PROGRESS”. The latest batch indicator for the new record will be marked as “Y”.</w:t>
      </w:r>
    </w:p>
    <w:p w14:paraId="49B296AC" w14:textId="71C4D19F" w:rsidR="00E766CA" w:rsidRPr="00184A3A" w:rsidRDefault="003026FA" w:rsidP="003026FA">
      <w:pPr>
        <w:tabs>
          <w:tab w:val="left" w:pos="1170"/>
        </w:tabs>
        <w:ind w:left="1170" w:hanging="810"/>
        <w:rPr>
          <w:lang w:eastAsia="zh-CN"/>
        </w:rPr>
      </w:pPr>
      <w:r>
        <w:rPr>
          <w:lang w:eastAsia="zh-CN"/>
        </w:rPr>
        <w:t>Step 2:</w:t>
      </w:r>
      <w:r>
        <w:rPr>
          <w:lang w:eastAsia="zh-CN"/>
        </w:rPr>
        <w:tab/>
      </w:r>
      <w:r w:rsidR="00DC4EEB" w:rsidRPr="00184A3A">
        <w:rPr>
          <w:lang w:eastAsia="zh-CN"/>
        </w:rPr>
        <w:t>T</w:t>
      </w:r>
      <w:r w:rsidR="00E766CA" w:rsidRPr="00184A3A">
        <w:rPr>
          <w:lang w:eastAsia="zh-CN"/>
        </w:rPr>
        <w:t xml:space="preserve">he task will also try </w:t>
      </w:r>
      <w:r w:rsidR="00DC4EEB" w:rsidRPr="00184A3A">
        <w:rPr>
          <w:lang w:eastAsia="zh-CN"/>
        </w:rPr>
        <w:t>to initiate the JDBC connection toward the target POS client.</w:t>
      </w:r>
    </w:p>
    <w:p w14:paraId="634B2AE9" w14:textId="7E74C42A" w:rsidR="00E766CA" w:rsidRPr="00184A3A" w:rsidRDefault="003026FA" w:rsidP="003026FA">
      <w:pPr>
        <w:tabs>
          <w:tab w:val="left" w:pos="1170"/>
        </w:tabs>
        <w:ind w:left="1170" w:hanging="810"/>
        <w:rPr>
          <w:lang w:eastAsia="zh-CN"/>
        </w:rPr>
      </w:pPr>
      <w:r>
        <w:rPr>
          <w:lang w:eastAsia="zh-CN"/>
        </w:rPr>
        <w:t>Step 3:</w:t>
      </w:r>
      <w:r>
        <w:rPr>
          <w:lang w:eastAsia="zh-CN"/>
        </w:rPr>
        <w:tab/>
      </w:r>
      <w:r w:rsidR="00DC4EEB" w:rsidRPr="00184A3A">
        <w:rPr>
          <w:lang w:eastAsia="zh-CN"/>
        </w:rPr>
        <w:t>U</w:t>
      </w:r>
      <w:r w:rsidR="00E766CA" w:rsidRPr="00184A3A">
        <w:rPr>
          <w:lang w:eastAsia="zh-CN"/>
        </w:rPr>
        <w:t>se the poll scheme info to format the polling SQL statement to processing the polling.</w:t>
      </w:r>
    </w:p>
    <w:p w14:paraId="55BA1219" w14:textId="7B901E1C" w:rsidR="00E766CA" w:rsidRPr="00184A3A" w:rsidRDefault="003026FA" w:rsidP="003026FA">
      <w:pPr>
        <w:tabs>
          <w:tab w:val="left" w:pos="1170"/>
        </w:tabs>
        <w:ind w:left="1170" w:hanging="810"/>
        <w:jc w:val="both"/>
        <w:rPr>
          <w:lang w:eastAsia="zh-CN"/>
        </w:rPr>
      </w:pPr>
      <w:r>
        <w:rPr>
          <w:lang w:eastAsia="zh-CN"/>
        </w:rPr>
        <w:t>Step 4:</w:t>
      </w:r>
      <w:r>
        <w:rPr>
          <w:lang w:eastAsia="zh-CN"/>
        </w:rPr>
        <w:tab/>
        <w:t>after distribution-</w:t>
      </w:r>
      <w:r w:rsidR="00E766CA" w:rsidRPr="00184A3A">
        <w:rPr>
          <w:lang w:eastAsia="zh-CN"/>
        </w:rPr>
        <w:t>SQL is successfully executed</w:t>
      </w:r>
      <w:r w:rsidR="002D273F" w:rsidRPr="00184A3A">
        <w:rPr>
          <w:lang w:eastAsia="zh-CN"/>
        </w:rPr>
        <w:t xml:space="preserve"> and copy all wanted master data into POS client</w:t>
      </w:r>
      <w:r w:rsidR="00E766CA" w:rsidRPr="00184A3A">
        <w:rPr>
          <w:lang w:eastAsia="zh-CN"/>
        </w:rPr>
        <w:t xml:space="preserve">, </w:t>
      </w:r>
      <w:r>
        <w:rPr>
          <w:lang w:eastAsia="zh-CN"/>
        </w:rPr>
        <w:t>update the corresponding i</w:t>
      </w:r>
      <w:r w:rsidRPr="00184A3A">
        <w:rPr>
          <w:lang w:eastAsia="zh-CN"/>
        </w:rPr>
        <w:t>ndicator</w:t>
      </w:r>
      <w:r w:rsidR="00576C3E" w:rsidRPr="00184A3A">
        <w:rPr>
          <w:lang w:eastAsia="zh-CN"/>
        </w:rPr>
        <w:t xml:space="preserve"> in the master data table in staging database representing the staging and POS client are synchronized.</w:t>
      </w:r>
    </w:p>
    <w:p w14:paraId="5E5520AC" w14:textId="62B2F7C3" w:rsidR="00E766CA" w:rsidRPr="00184A3A" w:rsidRDefault="003026FA" w:rsidP="003026FA">
      <w:pPr>
        <w:tabs>
          <w:tab w:val="left" w:pos="1170"/>
        </w:tabs>
        <w:ind w:left="1170" w:hanging="810"/>
        <w:rPr>
          <w:lang w:eastAsia="zh-CN"/>
        </w:rPr>
      </w:pPr>
      <w:r>
        <w:rPr>
          <w:lang w:eastAsia="zh-CN"/>
        </w:rPr>
        <w:t>Step 5:</w:t>
      </w:r>
      <w:r>
        <w:rPr>
          <w:lang w:eastAsia="zh-CN"/>
        </w:rPr>
        <w:tab/>
      </w:r>
      <w:r w:rsidR="00E766CA" w:rsidRPr="00184A3A">
        <w:rPr>
          <w:lang w:eastAsia="zh-CN"/>
        </w:rPr>
        <w:t xml:space="preserve">Upon any errors in the task submission and cannot be resolved (e.g. by retry). The job will </w:t>
      </w:r>
      <w:r w:rsidR="00576C3E" w:rsidRPr="00184A3A">
        <w:rPr>
          <w:lang w:eastAsia="zh-CN"/>
        </w:rPr>
        <w:t xml:space="preserve">roll back to discard the change, </w:t>
      </w:r>
      <w:r w:rsidR="00E766CA" w:rsidRPr="00184A3A">
        <w:rPr>
          <w:lang w:eastAsia="zh-CN"/>
        </w:rPr>
        <w:t>abort and keep the job status to reflect the problematic stage “FAILED”. If the processing source is file-based, move the file to error folder.</w:t>
      </w:r>
    </w:p>
    <w:p w14:paraId="02D34D4A" w14:textId="5A88E0DA" w:rsidR="00E766CA" w:rsidRPr="0057159E" w:rsidRDefault="00E766CA" w:rsidP="003026FA">
      <w:pPr>
        <w:tabs>
          <w:tab w:val="left" w:pos="1170"/>
        </w:tabs>
        <w:ind w:left="1170" w:hanging="810"/>
        <w:rPr>
          <w:lang w:eastAsia="zh-CN"/>
        </w:rPr>
      </w:pPr>
      <w:r w:rsidRPr="00184A3A">
        <w:rPr>
          <w:lang w:eastAsia="zh-CN"/>
        </w:rPr>
        <w:t xml:space="preserve">Step </w:t>
      </w:r>
      <w:r w:rsidR="003026FA">
        <w:rPr>
          <w:lang w:eastAsia="zh-CN"/>
        </w:rPr>
        <w:t>6:</w:t>
      </w:r>
      <w:r w:rsidR="003026FA">
        <w:rPr>
          <w:lang w:eastAsia="zh-CN"/>
        </w:rPr>
        <w:tab/>
      </w:r>
      <w:r w:rsidRPr="00184A3A">
        <w:rPr>
          <w:lang w:eastAsia="zh-CN"/>
        </w:rPr>
        <w:t>If all st</w:t>
      </w:r>
      <w:r w:rsidR="004826E2" w:rsidRPr="00184A3A">
        <w:rPr>
          <w:lang w:eastAsia="zh-CN"/>
        </w:rPr>
        <w:t>eps of the task are run successfully</w:t>
      </w:r>
      <w:r w:rsidR="003026FA">
        <w:rPr>
          <w:lang w:eastAsia="zh-CN"/>
        </w:rPr>
        <w:t xml:space="preserve">, the task will be </w:t>
      </w:r>
      <w:r w:rsidRPr="00184A3A">
        <w:rPr>
          <w:lang w:eastAsia="zh-CN"/>
        </w:rPr>
        <w:t>regarded as complete</w:t>
      </w:r>
      <w:r w:rsidR="003026FA">
        <w:rPr>
          <w:lang w:eastAsia="zh-CN"/>
        </w:rPr>
        <w:t>d</w:t>
      </w:r>
      <w:r w:rsidRPr="00184A3A">
        <w:rPr>
          <w:lang w:eastAsia="zh-CN"/>
        </w:rPr>
        <w:t xml:space="preserve"> and </w:t>
      </w:r>
      <w:r w:rsidR="003026FA">
        <w:rPr>
          <w:lang w:eastAsia="zh-CN"/>
        </w:rPr>
        <w:t xml:space="preserve">it will </w:t>
      </w:r>
      <w:r w:rsidRPr="00184A3A">
        <w:rPr>
          <w:lang w:eastAsia="zh-CN"/>
        </w:rPr>
        <w:t>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af7"/>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af7"/>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af7"/>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af7"/>
            </w:pPr>
            <w:r w:rsidRPr="00184A3A">
              <w:t>Sales EOD Polling Task</w:t>
            </w:r>
          </w:p>
        </w:tc>
        <w:tc>
          <w:tcPr>
            <w:tcW w:w="1925" w:type="dxa"/>
          </w:tcPr>
          <w:p w14:paraId="4AAD1986" w14:textId="77777777" w:rsidR="00E766CA" w:rsidRPr="00184A3A" w:rsidRDefault="00E766CA" w:rsidP="00FB6D1F">
            <w:pPr>
              <w:pStyle w:val="af7"/>
            </w:pPr>
            <w:r w:rsidRPr="00184A3A">
              <w:t>“PROGRESS”</w:t>
            </w:r>
          </w:p>
          <w:p w14:paraId="6DB90A8F" w14:textId="77777777" w:rsidR="00E766CA" w:rsidRPr="00184A3A" w:rsidRDefault="00E766CA" w:rsidP="00FB6D1F">
            <w:pPr>
              <w:pStyle w:val="af7"/>
            </w:pPr>
            <w:r w:rsidRPr="00184A3A">
              <w:t xml:space="preserve"> “FAILED”</w:t>
            </w:r>
          </w:p>
          <w:p w14:paraId="6ED70AD4" w14:textId="77777777" w:rsidR="00E766CA" w:rsidRPr="00184A3A" w:rsidRDefault="00E766CA" w:rsidP="00FB6D1F">
            <w:pPr>
              <w:pStyle w:val="af7"/>
            </w:pPr>
            <w:r w:rsidRPr="00184A3A">
              <w:t>“COMPLETE”</w:t>
            </w:r>
          </w:p>
        </w:tc>
        <w:tc>
          <w:tcPr>
            <w:tcW w:w="5588" w:type="dxa"/>
          </w:tcPr>
          <w:p w14:paraId="4AC76306" w14:textId="77777777" w:rsidR="00E766CA" w:rsidRPr="00184A3A" w:rsidRDefault="00E766CA" w:rsidP="00FB6D1F">
            <w:pPr>
              <w:pStyle w:val="af7"/>
            </w:pPr>
            <w:r w:rsidRPr="00184A3A">
              <w:t xml:space="preserve"> “PROGRESS” when task is submitted and successfully insert log into DB.</w:t>
            </w:r>
          </w:p>
          <w:p w14:paraId="5E2EA855" w14:textId="77777777" w:rsidR="00E766CA" w:rsidRPr="00184A3A" w:rsidRDefault="00E766CA" w:rsidP="00FB6D1F">
            <w:pPr>
              <w:pStyle w:val="af7"/>
            </w:pPr>
            <w:r w:rsidRPr="00184A3A">
              <w:t xml:space="preserve"> “FAILED” when encounter errors processing the source and the poll branch scheme.</w:t>
            </w:r>
          </w:p>
          <w:p w14:paraId="3EFCA5D6" w14:textId="5026FB70" w:rsidR="00E766CA" w:rsidRPr="00184A3A" w:rsidRDefault="00E766CA" w:rsidP="00FB6D1F">
            <w:pPr>
              <w:pStyle w:val="af7"/>
            </w:pPr>
            <w:r w:rsidRPr="00184A3A">
              <w:t xml:space="preserve">“COMPLETE” when the </w:t>
            </w:r>
            <w:r w:rsidR="003026FA">
              <w:t xml:space="preserve">task </w:t>
            </w:r>
            <w:r w:rsidRPr="00184A3A">
              <w:t>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3026FA">
      <w:pPr>
        <w:spacing w:after="0"/>
        <w:ind w:left="360"/>
        <w:rPr>
          <w:lang w:eastAsia="zh-CN"/>
        </w:rPr>
      </w:pPr>
      <w:r w:rsidRPr="00184A3A">
        <w:rPr>
          <w:lang w:eastAsia="zh-CN"/>
        </w:rPr>
        <w:t>Log directory: /repos/esb/polling/log/</w:t>
      </w:r>
      <w:r w:rsidR="00222364" w:rsidRPr="00184A3A">
        <w:rPr>
          <w:lang w:eastAsia="zh-CN"/>
        </w:rPr>
        <w:t>master</w:t>
      </w:r>
      <w:r w:rsidRPr="00184A3A">
        <w:rPr>
          <w:lang w:eastAsia="zh-CN"/>
        </w:rPr>
        <w:t>_yyyymmdd.log</w:t>
      </w:r>
    </w:p>
    <w:p w14:paraId="28CCD976" w14:textId="09326333" w:rsidR="00E766CA" w:rsidRPr="00184A3A" w:rsidRDefault="00E766CA" w:rsidP="003026FA">
      <w:pPr>
        <w:spacing w:after="0"/>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3026FA" w:rsidRDefault="00E766CA" w:rsidP="003026FA">
      <w:pPr>
        <w:spacing w:after="0"/>
        <w:ind w:left="360"/>
        <w:rPr>
          <w:sz w:val="18"/>
          <w:lang w:eastAsia="zh-CN"/>
        </w:rPr>
      </w:pPr>
      <w:r w:rsidRPr="003026FA">
        <w:rPr>
          <w:sz w:val="18"/>
          <w:lang w:eastAsia="zh-CN"/>
        </w:rPr>
        <w:t xml:space="preserve"> [INFO] [Timestamp] </w:t>
      </w:r>
      <w:r w:rsidR="00C504AA" w:rsidRPr="003026FA">
        <w:rPr>
          <w:sz w:val="18"/>
          <w:lang w:eastAsia="zh-CN"/>
        </w:rPr>
        <w:t xml:space="preserve">MASTER </w:t>
      </w:r>
      <w:r w:rsidRPr="003026FA">
        <w:rPr>
          <w:sz w:val="18"/>
          <w:lang w:eastAsia="zh-CN"/>
        </w:rPr>
        <w:t>-[schemeName]-[branchCode]-[schemeType]-[direction] Start</w:t>
      </w:r>
    </w:p>
    <w:p w14:paraId="454AE584" w14:textId="3EE25079"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 xml:space="preserve">-[schemeType]-[fromTable]-[toTable]-[PK=?]-[checksum=?]-[override = ?] </w:t>
      </w:r>
      <w:r w:rsidR="002B5513" w:rsidRPr="003026FA">
        <w:rPr>
          <w:sz w:val="18"/>
          <w:lang w:eastAsia="zh-CN"/>
        </w:rPr>
        <w:t>Start E</w:t>
      </w:r>
      <w:r w:rsidRPr="003026FA">
        <w:rPr>
          <w:sz w:val="18"/>
          <w:lang w:eastAsia="zh-CN"/>
        </w:rPr>
        <w:t>xecution</w:t>
      </w:r>
    </w:p>
    <w:p w14:paraId="6553D5A3" w14:textId="5A5528E7"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-[schemeType]-[fromTable]-[toTable]-[PK=</w:t>
      </w:r>
      <w:r w:rsidR="00CA1FA5" w:rsidRPr="003026FA">
        <w:rPr>
          <w:sz w:val="18"/>
          <w:lang w:eastAsia="zh-CN"/>
        </w:rPr>
        <w:t>?]-[checksum=?]-[override = ?] P</w:t>
      </w:r>
      <w:r w:rsidRPr="003026FA">
        <w:rPr>
          <w:sz w:val="18"/>
          <w:lang w:eastAsia="zh-CN"/>
        </w:rPr>
        <w:t>rocessed = ?</w:t>
      </w:r>
    </w:p>
    <w:p w14:paraId="5C37C281" w14:textId="1898FF09" w:rsidR="00E766CA" w:rsidRPr="003026FA" w:rsidRDefault="00E766CA" w:rsidP="003026FA">
      <w:pPr>
        <w:spacing w:after="0"/>
        <w:ind w:left="360"/>
        <w:rPr>
          <w:rFonts w:eastAsia="SimSun"/>
          <w:sz w:val="18"/>
          <w:lang w:eastAsia="zh-CN"/>
        </w:rPr>
      </w:pPr>
      <w:r w:rsidRPr="003026FA">
        <w:rPr>
          <w:sz w:val="18"/>
          <w:lang w:eastAsia="zh-CN"/>
        </w:rPr>
        <w:t xml:space="preserve">[ERROR] [Timestamp] </w:t>
      </w:r>
      <w:r w:rsidR="00C504AA" w:rsidRPr="003026FA">
        <w:rPr>
          <w:sz w:val="18"/>
          <w:lang w:eastAsia="zh-CN"/>
        </w:rPr>
        <w:t xml:space="preserve">MASTER </w:t>
      </w:r>
      <w:r w:rsidRPr="003026FA">
        <w:rPr>
          <w:sz w:val="18"/>
          <w:lang w:eastAsia="zh-CN"/>
        </w:rPr>
        <w:t>-[schemeType]-[fromTable]-[toTable]-[PK=?]-[checksum=?]-[override = ?] SQL Error return Code = ?</w:t>
      </w:r>
    </w:p>
    <w:p w14:paraId="622DA51B" w14:textId="77777777" w:rsidR="00E766CA" w:rsidRPr="003026FA" w:rsidRDefault="00E766CA" w:rsidP="003026FA">
      <w:pPr>
        <w:spacing w:after="0"/>
        <w:ind w:left="360"/>
        <w:rPr>
          <w:sz w:val="18"/>
          <w:lang w:eastAsia="zh-CN"/>
        </w:rPr>
      </w:pPr>
      <w:r w:rsidRPr="003026FA">
        <w:rPr>
          <w:sz w:val="18"/>
          <w:lang w:eastAsia="zh-CN"/>
        </w:rPr>
        <w:lastRenderedPageBreak/>
        <w:t>….</w:t>
      </w:r>
    </w:p>
    <w:p w14:paraId="0C23D946" w14:textId="77932F3A" w:rsidR="00E766CA" w:rsidRPr="003026FA" w:rsidRDefault="00E766CA" w:rsidP="003026FA">
      <w:pPr>
        <w:spacing w:after="0"/>
        <w:ind w:left="360"/>
        <w:rPr>
          <w:sz w:val="18"/>
          <w:lang w:eastAsia="zh-CN"/>
        </w:rPr>
      </w:pPr>
      <w:r w:rsidRPr="003026FA">
        <w:rPr>
          <w:sz w:val="18"/>
          <w:lang w:eastAsia="zh-CN"/>
        </w:rPr>
        <w:t xml:space="preserve">[INFO] [Timestamp] </w:t>
      </w:r>
      <w:r w:rsidR="003B54E6" w:rsidRPr="003026FA">
        <w:rPr>
          <w:sz w:val="18"/>
          <w:lang w:eastAsia="zh-CN"/>
        </w:rPr>
        <w:t>MASTER</w:t>
      </w:r>
      <w:r w:rsidRPr="003026FA">
        <w:rPr>
          <w:sz w:val="18"/>
          <w:lang w:eastAsia="zh-CN"/>
        </w:rPr>
        <w:t>-[schemeName]-[branchCode]-[schemeType]-[direction]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In the process of the task, it will be regarded as job failure and send alert email to IT support according to the error’s severity.</w:t>
      </w:r>
    </w:p>
    <w:p w14:paraId="5CFABA69" w14:textId="0273F662" w:rsidR="00E766CA" w:rsidRPr="00184A3A" w:rsidRDefault="00E766CA" w:rsidP="0005458D">
      <w:pPr>
        <w:pStyle w:val="ac"/>
        <w:numPr>
          <w:ilvl w:val="0"/>
          <w:numId w:val="46"/>
        </w:numPr>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05458D">
      <w:pPr>
        <w:pStyle w:val="ac"/>
        <w:numPr>
          <w:ilvl w:val="0"/>
          <w:numId w:val="46"/>
        </w:numPr>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75BFA85E" w14:textId="77777777" w:rsidR="00E766CA" w:rsidRPr="00184A3A" w:rsidRDefault="00E766CA" w:rsidP="00E51271">
      <w:pPr>
        <w:pStyle w:val="4"/>
      </w:pPr>
      <w:r w:rsidRPr="00184A3A">
        <w:t>Screen</w:t>
      </w:r>
    </w:p>
    <w:p w14:paraId="54AB1223" w14:textId="77777777" w:rsidR="00E766CA" w:rsidRPr="00184A3A" w:rsidRDefault="00E766CA" w:rsidP="00F40D30">
      <w:pPr>
        <w:rPr>
          <w:lang w:eastAsia="zh-CN"/>
        </w:rPr>
      </w:pPr>
      <w:r w:rsidRPr="00184A3A">
        <w:rPr>
          <w:lang w:eastAsia="zh-CN"/>
        </w:rPr>
        <w:t>N/A</w:t>
      </w:r>
    </w:p>
    <w:p w14:paraId="41E3A973" w14:textId="77777777" w:rsidR="00E766CA" w:rsidRPr="0057159E" w:rsidRDefault="00E766CA" w:rsidP="00E766CA">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55E8675C" w14:textId="1BE58BD4" w:rsidR="00E766CA" w:rsidRPr="00184A3A" w:rsidRDefault="00560028" w:rsidP="00F40D30">
      <w:pPr>
        <w:rPr>
          <w:lang w:eastAsia="zh-CN"/>
        </w:rPr>
      </w:pPr>
      <w:r w:rsidRPr="00184A3A">
        <w:rPr>
          <w:lang w:eastAsia="zh-CN"/>
        </w:rPr>
        <w:t>Refer to Appendix C “Master Data Table Field Mapping”</w:t>
      </w:r>
    </w:p>
    <w:p w14:paraId="4FD2124E"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49152B07" w14:textId="77777777" w:rsidR="00E766CA" w:rsidRPr="00184A3A" w:rsidRDefault="00E766CA" w:rsidP="00F40D30">
      <w:pPr>
        <w:rPr>
          <w:lang w:eastAsia="zh-CN"/>
        </w:rPr>
      </w:pPr>
      <w:r w:rsidRPr="00184A3A">
        <w:rPr>
          <w:lang w:eastAsia="zh-CN"/>
        </w:rPr>
        <w:t>N/A</w:t>
      </w:r>
    </w:p>
    <w:p w14:paraId="4C208C93"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User/Security Group</w:t>
      </w:r>
    </w:p>
    <w:p w14:paraId="17BDC5DC" w14:textId="77777777" w:rsidR="00E766CA" w:rsidRPr="00184A3A" w:rsidRDefault="00E766CA" w:rsidP="00F40D30">
      <w:pPr>
        <w:rPr>
          <w:lang w:eastAsia="zh-CN"/>
        </w:rPr>
      </w:pPr>
      <w:r w:rsidRPr="00184A3A">
        <w:rPr>
          <w:lang w:eastAsia="zh-CN"/>
        </w:rPr>
        <w:t>This is a batch process belonging to the SYSTEM. So all auditable fields</w:t>
      </w:r>
    </w:p>
    <w:p w14:paraId="665C5652"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7F6879FA" w14:textId="77777777" w:rsidR="00E766CA" w:rsidRPr="00184A3A" w:rsidRDefault="00E766CA" w:rsidP="00F40D30">
      <w:pPr>
        <w:rPr>
          <w:lang w:eastAsia="zh-CN"/>
        </w:rPr>
      </w:pPr>
      <w:r w:rsidRPr="00184A3A">
        <w:rPr>
          <w:lang w:eastAsia="zh-CN"/>
        </w:rPr>
        <w:t>N/A</w:t>
      </w:r>
    </w:p>
    <w:p w14:paraId="661C6521"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E766CA" w:rsidRPr="00184A3A" w14:paraId="223DD3DB" w14:textId="77777777" w:rsidTr="003026FA">
        <w:tc>
          <w:tcPr>
            <w:tcW w:w="1857" w:type="dxa"/>
            <w:tcBorders>
              <w:bottom w:val="single" w:sz="4" w:space="0" w:color="auto"/>
            </w:tcBorders>
            <w:shd w:val="clear" w:color="auto" w:fill="C6D9F1"/>
          </w:tcPr>
          <w:p w14:paraId="6A607FD2" w14:textId="77777777" w:rsidR="00E766CA" w:rsidRPr="00184A3A" w:rsidRDefault="00E766CA" w:rsidP="00FB6D1F">
            <w:pPr>
              <w:pStyle w:val="af7"/>
              <w:rPr>
                <w:b/>
              </w:rPr>
            </w:pPr>
            <w:r w:rsidRPr="00184A3A">
              <w:rPr>
                <w:b/>
              </w:rPr>
              <w:t>Error Code</w:t>
            </w:r>
          </w:p>
        </w:tc>
        <w:tc>
          <w:tcPr>
            <w:tcW w:w="1260" w:type="dxa"/>
            <w:tcBorders>
              <w:bottom w:val="single" w:sz="4" w:space="0" w:color="auto"/>
            </w:tcBorders>
            <w:shd w:val="clear" w:color="auto" w:fill="C6D9F1"/>
          </w:tcPr>
          <w:p w14:paraId="13149D84" w14:textId="77777777" w:rsidR="00E766CA" w:rsidRPr="00184A3A" w:rsidRDefault="00E766CA" w:rsidP="00FB6D1F">
            <w:pPr>
              <w:pStyle w:val="af7"/>
              <w:rPr>
                <w:b/>
              </w:rPr>
            </w:pPr>
            <w:r w:rsidRPr="00184A3A">
              <w:rPr>
                <w:b/>
              </w:rPr>
              <w:t>Severity</w:t>
            </w:r>
          </w:p>
        </w:tc>
        <w:tc>
          <w:tcPr>
            <w:tcW w:w="7465" w:type="dxa"/>
            <w:tcBorders>
              <w:bottom w:val="single" w:sz="4" w:space="0" w:color="auto"/>
            </w:tcBorders>
            <w:shd w:val="clear" w:color="auto" w:fill="C6D9F1"/>
          </w:tcPr>
          <w:p w14:paraId="18EB9EF5" w14:textId="77777777" w:rsidR="00E766CA" w:rsidRPr="00184A3A" w:rsidRDefault="00E766CA" w:rsidP="00FB6D1F">
            <w:pPr>
              <w:pStyle w:val="af7"/>
              <w:rPr>
                <w:b/>
              </w:rPr>
            </w:pPr>
            <w:r w:rsidRPr="00184A3A">
              <w:rPr>
                <w:b/>
              </w:rPr>
              <w:t>Error Message</w:t>
            </w:r>
          </w:p>
        </w:tc>
      </w:tr>
      <w:tr w:rsidR="003026FA" w:rsidRPr="00184A3A" w14:paraId="28D0F08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088C87DB" w14:textId="6F910976" w:rsidR="003026FA" w:rsidRPr="00184A3A" w:rsidRDefault="003026FA" w:rsidP="003026FA">
            <w:r w:rsidRPr="003026FA">
              <w:t>S014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449056" w14:textId="2A24DF8A"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B61FA6C" w14:textId="63A08BB8" w:rsidR="003026FA" w:rsidRPr="00184A3A" w:rsidRDefault="003026FA" w:rsidP="003026FA">
            <w:r>
              <w:rPr>
                <w:rFonts w:cs="Calibri"/>
                <w:color w:val="000000"/>
                <w:szCs w:val="20"/>
              </w:rPr>
              <w:t>Failed to establish JDBC connection</w:t>
            </w:r>
          </w:p>
        </w:tc>
      </w:tr>
      <w:tr w:rsidR="003026FA" w:rsidRPr="00184A3A" w14:paraId="11C4F32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19D8B9F3" w14:textId="211D02D6" w:rsidR="003026FA" w:rsidRPr="00184A3A" w:rsidRDefault="003026FA" w:rsidP="003026FA">
            <w:r w:rsidRPr="003026FA">
              <w:t>S024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A625035" w14:textId="7102A248"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18ABCC2F" w14:textId="0D189C7F" w:rsidR="003026FA" w:rsidRPr="00184A3A" w:rsidRDefault="003026FA" w:rsidP="003026FA">
            <w:r>
              <w:rPr>
                <w:rFonts w:cs="Calibri"/>
                <w:color w:val="000000"/>
                <w:szCs w:val="20"/>
              </w:rPr>
              <w:t>Failed to process records into target POS client [branch code = ?] [SQLCOD = ?].</w:t>
            </w:r>
          </w:p>
        </w:tc>
      </w:tr>
    </w:tbl>
    <w:p w14:paraId="43AE845A" w14:textId="77777777" w:rsidR="003026FA" w:rsidRDefault="003026FA"/>
    <w:p w14:paraId="247896F4" w14:textId="77777777" w:rsidR="003026FA" w:rsidRDefault="003026FA">
      <w:pPr>
        <w:rPr>
          <w:rFonts w:cs="Microsoft YaHei"/>
          <w:b/>
          <w:bCs/>
          <w:color w:val="4F81BD" w:themeColor="accent1"/>
          <w:sz w:val="26"/>
          <w:szCs w:val="26"/>
          <w:lang w:eastAsia="zh-HK"/>
        </w:rPr>
      </w:pPr>
      <w:bookmarkStart w:id="62" w:name="_Toc471773382"/>
      <w:r>
        <w:br w:type="page"/>
      </w:r>
    </w:p>
    <w:p w14:paraId="19185926" w14:textId="06A93590" w:rsidR="003026FA" w:rsidRPr="00B925D1" w:rsidRDefault="003026FA" w:rsidP="003026FA">
      <w:pPr>
        <w:pStyle w:val="2"/>
      </w:pPr>
      <w:bookmarkStart w:id="63" w:name="_Toc472133131"/>
      <w:r w:rsidRPr="00B925D1">
        <w:lastRenderedPageBreak/>
        <w:t>System Dashboard View</w:t>
      </w:r>
      <w:bookmarkEnd w:id="62"/>
      <w:bookmarkEnd w:id="63"/>
    </w:p>
    <w:p w14:paraId="5620C239" w14:textId="77777777" w:rsidR="003026FA" w:rsidRPr="00B925D1" w:rsidRDefault="003026FA" w:rsidP="00436026">
      <w:pPr>
        <w:pStyle w:val="3"/>
      </w:pPr>
      <w:r w:rsidRPr="00B925D1">
        <w:t>Description</w:t>
      </w:r>
    </w:p>
    <w:p w14:paraId="41C7E01F" w14:textId="77777777" w:rsidR="003026FA" w:rsidRPr="00B925D1" w:rsidRDefault="003026FA" w:rsidP="00436026">
      <w:pPr>
        <w:jc w:val="both"/>
        <w:rPr>
          <w:lang w:eastAsia="zh-CN"/>
        </w:rPr>
      </w:pPr>
      <w:r w:rsidRPr="00B925D1">
        <w:rPr>
          <w:lang w:eastAsia="zh-CN"/>
        </w:rPr>
        <w:t>The “System Dashboard” function will display the running status active ESB job.</w:t>
      </w:r>
    </w:p>
    <w:p w14:paraId="2BEDCFD1" w14:textId="77777777" w:rsidR="003026FA" w:rsidRPr="00B925D1" w:rsidRDefault="003026FA" w:rsidP="00436026">
      <w:pPr>
        <w:rPr>
          <w:lang w:eastAsia="zh-CN"/>
        </w:rPr>
      </w:pPr>
      <w:r w:rsidRPr="00B925D1">
        <w:rPr>
          <w:lang w:eastAsia="zh-CN"/>
        </w:rPr>
        <w:t>Use Case functions</w:t>
      </w:r>
    </w:p>
    <w:p w14:paraId="5D4A5480" w14:textId="77777777" w:rsidR="003026FA" w:rsidRPr="00B925D1" w:rsidRDefault="003026FA" w:rsidP="00436026">
      <w:pPr>
        <w:spacing w:after="0"/>
        <w:rPr>
          <w:lang w:eastAsia="zh-CN"/>
        </w:rPr>
      </w:pPr>
      <w:r w:rsidRPr="00B925D1">
        <w:rPr>
          <w:lang w:eastAsia="zh-CN"/>
        </w:rPr>
        <w:t>#System Dashboard View (Active Scheduler Status)</w:t>
      </w:r>
    </w:p>
    <w:p w14:paraId="07988899" w14:textId="77777777" w:rsidR="003026FA" w:rsidRPr="00B925D1" w:rsidRDefault="003026FA" w:rsidP="00436026">
      <w:pPr>
        <w:spacing w:after="0"/>
        <w:rPr>
          <w:lang w:eastAsia="zh-CN"/>
        </w:rPr>
      </w:pPr>
      <w:r w:rsidRPr="00B925D1">
        <w:rPr>
          <w:lang w:eastAsia="zh-CN"/>
        </w:rPr>
        <w:t>#System Dashboard View (Current Date EOD Process)</w:t>
      </w:r>
    </w:p>
    <w:p w14:paraId="01BCFDBF" w14:textId="77777777" w:rsidR="003026FA" w:rsidRPr="00B925D1" w:rsidRDefault="003026FA" w:rsidP="00436026">
      <w:pPr>
        <w:pStyle w:val="3"/>
      </w:pPr>
      <w:r w:rsidRPr="00B925D1">
        <w:t>Input</w:t>
      </w:r>
    </w:p>
    <w:p w14:paraId="4A5F49A6" w14:textId="77777777" w:rsidR="003026FA" w:rsidRPr="00B925D1" w:rsidRDefault="003026FA" w:rsidP="00436026">
      <w:pPr>
        <w:rPr>
          <w:lang w:eastAsia="zh-CN"/>
        </w:rPr>
      </w:pPr>
      <w:r w:rsidRPr="00B925D1">
        <w:rPr>
          <w:lang w:eastAsia="zh-CN"/>
        </w:rPr>
        <w:t>N/A</w:t>
      </w:r>
    </w:p>
    <w:p w14:paraId="4499472A" w14:textId="77777777" w:rsidR="003026FA" w:rsidRPr="00B925D1" w:rsidRDefault="003026FA" w:rsidP="00436026">
      <w:pPr>
        <w:pStyle w:val="3"/>
      </w:pPr>
      <w:r w:rsidRPr="00B925D1">
        <w:t>Output</w:t>
      </w:r>
    </w:p>
    <w:p w14:paraId="474BE947" w14:textId="77777777" w:rsidR="003026FA" w:rsidRPr="00B925D1" w:rsidRDefault="003026FA" w:rsidP="00436026">
      <w:pPr>
        <w:rPr>
          <w:lang w:eastAsia="zh-CN"/>
        </w:rPr>
      </w:pPr>
      <w:r w:rsidRPr="00B925D1">
        <w:rPr>
          <w:lang w:eastAsia="zh-CN"/>
        </w:rPr>
        <w:t>N/A</w:t>
      </w:r>
    </w:p>
    <w:p w14:paraId="46412C86" w14:textId="77777777" w:rsidR="003026FA" w:rsidRPr="00B925D1" w:rsidRDefault="003026FA" w:rsidP="00436026">
      <w:pPr>
        <w:pStyle w:val="3"/>
      </w:pPr>
      <w:r w:rsidRPr="00B925D1">
        <w:t>System Dashboard View (Active Scheduler Status)</w:t>
      </w:r>
    </w:p>
    <w:p w14:paraId="4D55E174" w14:textId="77777777" w:rsidR="003026FA" w:rsidRPr="00B925D1" w:rsidRDefault="003026FA" w:rsidP="00436026">
      <w:pPr>
        <w:pStyle w:val="4"/>
      </w:pPr>
      <w:r w:rsidRPr="00B925D1">
        <w:t>Process/Work Flow</w:t>
      </w:r>
    </w:p>
    <w:p w14:paraId="72B6F1A2" w14:textId="77777777" w:rsidR="003026FA" w:rsidRPr="00B925D1" w:rsidRDefault="003026FA" w:rsidP="00436026">
      <w:pPr>
        <w:rPr>
          <w:lang w:eastAsia="zh-CN"/>
        </w:rPr>
      </w:pPr>
      <w:r w:rsidRPr="00B925D1">
        <w:rPr>
          <w:lang w:eastAsia="zh-CN"/>
        </w:rPr>
        <w:t>This function is to display the running status of ESB job.</w:t>
      </w:r>
    </w:p>
    <w:p w14:paraId="6F60D387" w14:textId="77777777" w:rsidR="003026FA" w:rsidRPr="00B925D1" w:rsidRDefault="003026FA" w:rsidP="00436026">
      <w:pPr>
        <w:rPr>
          <w:b/>
          <w:u w:val="single"/>
          <w:lang w:eastAsia="zh-CN"/>
        </w:rPr>
      </w:pPr>
      <w:r w:rsidRPr="00B925D1">
        <w:rPr>
          <w:b/>
          <w:u w:val="single"/>
          <w:lang w:eastAsia="zh-CN"/>
        </w:rPr>
        <w:t>Business Logic</w:t>
      </w:r>
    </w:p>
    <w:p w14:paraId="709FCFA9" w14:textId="77777777" w:rsidR="003026FA" w:rsidRPr="00B925D1" w:rsidRDefault="003026FA" w:rsidP="00436026">
      <w:pPr>
        <w:rPr>
          <w:lang w:eastAsia="zh-CN"/>
        </w:rPr>
      </w:pPr>
      <w:r w:rsidRPr="00B925D1">
        <w:rPr>
          <w:lang w:eastAsia="zh-CN"/>
        </w:rPr>
        <w:t xml:space="preserve">The job logs view is to describe the running status of the scheduled job. </w:t>
      </w:r>
    </w:p>
    <w:p w14:paraId="3DEE7CB5" w14:textId="77777777" w:rsidR="003026FA" w:rsidRPr="00B925D1" w:rsidRDefault="003026FA" w:rsidP="0005458D">
      <w:pPr>
        <w:pStyle w:val="ac"/>
        <w:numPr>
          <w:ilvl w:val="0"/>
          <w:numId w:val="38"/>
        </w:numPr>
        <w:ind w:left="450" w:hanging="450"/>
        <w:rPr>
          <w:lang w:eastAsia="zh-CN"/>
        </w:rPr>
      </w:pPr>
      <w:r w:rsidRPr="00B925D1">
        <w:rPr>
          <w:lang w:eastAsia="zh-CN"/>
        </w:rPr>
        <w:t xml:space="preserve">By default, </w:t>
      </w:r>
      <w:r w:rsidRPr="00B925D1">
        <w:rPr>
          <w:lang w:eastAsia="zh-HK"/>
        </w:rPr>
        <w:t xml:space="preserve">all the active jobs and their running status will be displayed </w:t>
      </w:r>
    </w:p>
    <w:p w14:paraId="0132FE67" w14:textId="77777777" w:rsidR="003026FA" w:rsidRPr="00B925D1" w:rsidRDefault="003026FA" w:rsidP="003026FA">
      <w:pPr>
        <w:widowControl w:val="0"/>
        <w:adjustRightInd w:val="0"/>
        <w:spacing w:line="360" w:lineRule="atLeast"/>
        <w:ind w:left="1080"/>
        <w:textAlignment w:val="baseline"/>
        <w:rPr>
          <w:lang w:eastAsia="zh-CN"/>
        </w:rPr>
      </w:pPr>
    </w:p>
    <w:p w14:paraId="1C56764F" w14:textId="77777777" w:rsidR="003026FA" w:rsidRPr="00B925D1" w:rsidRDefault="003026FA" w:rsidP="003026FA">
      <w:pPr>
        <w:rPr>
          <w:rFonts w:eastAsiaTheme="majorEastAsia" w:cstheme="majorBidi"/>
          <w:b/>
          <w:bCs/>
          <w:i/>
          <w:iCs/>
        </w:rPr>
      </w:pPr>
      <w:r w:rsidRPr="00B925D1">
        <w:br w:type="page"/>
      </w:r>
    </w:p>
    <w:p w14:paraId="3C0573B7" w14:textId="77777777" w:rsidR="003026FA" w:rsidRPr="00B925D1" w:rsidRDefault="003026FA" w:rsidP="003026FA">
      <w:pPr>
        <w:pStyle w:val="4"/>
        <w:tabs>
          <w:tab w:val="left" w:pos="1170"/>
        </w:tabs>
        <w:spacing w:after="0"/>
        <w:ind w:hanging="504"/>
      </w:pPr>
      <w:r w:rsidRPr="00B925D1">
        <w:lastRenderedPageBreak/>
        <w:t>Screen</w:t>
      </w:r>
    </w:p>
    <w:p w14:paraId="38350F9B" w14:textId="77777777" w:rsidR="003026FA" w:rsidRPr="00B925D1" w:rsidRDefault="003026FA" w:rsidP="003026FA">
      <w:pPr>
        <w:ind w:left="360"/>
        <w:rPr>
          <w:b/>
          <w:u w:val="single"/>
        </w:rPr>
      </w:pPr>
      <w:r w:rsidRPr="00B925D1">
        <w:rPr>
          <w:b/>
          <w:u w:val="single"/>
        </w:rPr>
        <w:t>System Dashboard View (Active Main Schedulers)</w:t>
      </w:r>
    </w:p>
    <w:p w14:paraId="66A4807A" w14:textId="77777777" w:rsidR="003026FA" w:rsidRPr="00B925D1" w:rsidRDefault="003026FA" w:rsidP="003026FA">
      <w:pPr>
        <w:ind w:left="360"/>
        <w:rPr>
          <w:b/>
          <w:u w:val="single"/>
        </w:rPr>
      </w:pPr>
      <w:r w:rsidRPr="00B925D1">
        <w:rPr>
          <w:noProof/>
        </w:rPr>
        <w:drawing>
          <wp:inline distT="0" distB="0" distL="0" distR="0" wp14:anchorId="6CDFE4F9" wp14:editId="64600E67">
            <wp:extent cx="6858000" cy="4081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81145"/>
                    </a:xfrm>
                    <a:prstGeom prst="rect">
                      <a:avLst/>
                    </a:prstGeom>
                  </pic:spPr>
                </pic:pic>
              </a:graphicData>
            </a:graphic>
          </wp:inline>
        </w:drawing>
      </w:r>
    </w:p>
    <w:p w14:paraId="4FE1B9FC" w14:textId="77777777" w:rsidR="003026FA" w:rsidRPr="00B925D1" w:rsidRDefault="003026FA" w:rsidP="003026FA">
      <w:pPr>
        <w:ind w:left="450"/>
        <w:rPr>
          <w:lang w:eastAsia="zh-CN"/>
        </w:rPr>
      </w:pPr>
    </w:p>
    <w:p w14:paraId="21A8E771" w14:textId="77777777" w:rsidR="003026FA" w:rsidRPr="00B925D1" w:rsidRDefault="003026FA" w:rsidP="003026FA">
      <w:pPr>
        <w:rPr>
          <w:rFonts w:eastAsiaTheme="majorEastAsia" w:cstheme="majorBidi"/>
          <w:b/>
          <w:bCs/>
          <w:i/>
          <w:iCs/>
        </w:rPr>
      </w:pPr>
      <w:r w:rsidRPr="00B925D1">
        <w:br w:type="page"/>
      </w:r>
    </w:p>
    <w:p w14:paraId="67C3AD4B" w14:textId="77777777" w:rsidR="003026FA" w:rsidRPr="00B925D1" w:rsidRDefault="003026FA" w:rsidP="003026FA">
      <w:pPr>
        <w:pStyle w:val="4"/>
        <w:tabs>
          <w:tab w:val="left" w:pos="1170"/>
        </w:tabs>
        <w:spacing w:after="0"/>
        <w:ind w:hanging="504"/>
      </w:pPr>
      <w:r w:rsidRPr="00B925D1">
        <w:lastRenderedPageBreak/>
        <w:t>Data Fields &amp; Presentation Logic</w:t>
      </w:r>
    </w:p>
    <w:p w14:paraId="58DC0EE1" w14:textId="77777777" w:rsidR="003026FA" w:rsidRPr="00B925D1" w:rsidRDefault="003026FA" w:rsidP="0005458D">
      <w:pPr>
        <w:pStyle w:val="ac"/>
        <w:numPr>
          <w:ilvl w:val="0"/>
          <w:numId w:val="39"/>
        </w:numPr>
        <w:rPr>
          <w:lang w:eastAsia="zh-CN"/>
        </w:rPr>
      </w:pPr>
      <w:r w:rsidRPr="00B925D1">
        <w:rPr>
          <w:lang w:eastAsia="zh-CN"/>
        </w:rPr>
        <w:t>Default Sorting of Job Logs View List, Priority from top to bottom</w:t>
      </w:r>
    </w:p>
    <w:p w14:paraId="0D33B884" w14:textId="77777777" w:rsidR="003026FA" w:rsidRPr="00B925D1" w:rsidRDefault="003026FA" w:rsidP="003026FA">
      <w:pPr>
        <w:pStyle w:val="ac"/>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143A4D36" w14:textId="77777777" w:rsidR="003026FA" w:rsidRPr="00B925D1" w:rsidRDefault="003026FA" w:rsidP="003026FA">
      <w:pPr>
        <w:spacing w:line="240" w:lineRule="auto"/>
        <w:ind w:left="360"/>
        <w:rPr>
          <w:lang w:eastAsia="zh-CN"/>
        </w:rPr>
      </w:pPr>
    </w:p>
    <w:p w14:paraId="1BB0DF5F" w14:textId="77777777" w:rsidR="003026FA" w:rsidRPr="00B925D1" w:rsidRDefault="003026FA" w:rsidP="0005458D">
      <w:pPr>
        <w:pStyle w:val="ac"/>
        <w:numPr>
          <w:ilvl w:val="0"/>
          <w:numId w:val="39"/>
        </w:numPr>
        <w:spacing w:line="240" w:lineRule="auto"/>
        <w:rPr>
          <w:lang w:eastAsia="zh-CN"/>
        </w:rPr>
      </w:pPr>
      <w:r w:rsidRPr="00B925D1">
        <w:rPr>
          <w:lang w:eastAsia="zh-CN"/>
        </w:rPr>
        <w:t>Layout</w:t>
      </w:r>
    </w:p>
    <w:tbl>
      <w:tblPr>
        <w:tblW w:w="107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620"/>
        <w:gridCol w:w="1800"/>
        <w:gridCol w:w="2070"/>
      </w:tblGrid>
      <w:tr w:rsidR="003026FA" w:rsidRPr="00B925D1" w14:paraId="7E7F58D5" w14:textId="77777777" w:rsidTr="00436026">
        <w:trPr>
          <w:tblHeader/>
        </w:trPr>
        <w:tc>
          <w:tcPr>
            <w:tcW w:w="1710" w:type="dxa"/>
            <w:shd w:val="clear" w:color="auto" w:fill="C6D9F1"/>
            <w:vAlign w:val="center"/>
          </w:tcPr>
          <w:p w14:paraId="6B75EF50"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266ACBEC"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A1DD9F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163F287B" w14:textId="77777777" w:rsidR="003026FA" w:rsidRPr="00B925D1" w:rsidRDefault="003026FA" w:rsidP="003026FA">
            <w:pPr>
              <w:spacing w:after="0"/>
              <w:rPr>
                <w:b/>
              </w:rPr>
            </w:pPr>
            <w:r w:rsidRPr="00B925D1">
              <w:rPr>
                <w:b/>
              </w:rPr>
              <w:t>Mandatory (M/O/C)</w:t>
            </w:r>
          </w:p>
        </w:tc>
        <w:tc>
          <w:tcPr>
            <w:tcW w:w="1620" w:type="dxa"/>
            <w:shd w:val="clear" w:color="auto" w:fill="C6D9F1"/>
            <w:vAlign w:val="center"/>
          </w:tcPr>
          <w:p w14:paraId="1000AB10" w14:textId="77777777" w:rsidR="003026FA" w:rsidRPr="00B925D1" w:rsidRDefault="003026FA" w:rsidP="0048517E">
            <w:pPr>
              <w:spacing w:after="0"/>
              <w:jc w:val="center"/>
              <w:rPr>
                <w:b/>
              </w:rPr>
            </w:pPr>
            <w:r w:rsidRPr="00B925D1">
              <w:rPr>
                <w:b/>
              </w:rPr>
              <w:t>Format</w:t>
            </w:r>
          </w:p>
        </w:tc>
        <w:tc>
          <w:tcPr>
            <w:tcW w:w="1800" w:type="dxa"/>
            <w:shd w:val="clear" w:color="auto" w:fill="C6D9F1"/>
            <w:vAlign w:val="center"/>
          </w:tcPr>
          <w:p w14:paraId="04AF3705"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50DE62C1" w14:textId="77777777" w:rsidR="003026FA" w:rsidRPr="00B925D1" w:rsidRDefault="003026FA" w:rsidP="003026FA">
            <w:pPr>
              <w:spacing w:after="0"/>
              <w:rPr>
                <w:b/>
              </w:rPr>
            </w:pPr>
            <w:r w:rsidRPr="00B925D1">
              <w:rPr>
                <w:b/>
              </w:rPr>
              <w:t>Description</w:t>
            </w:r>
          </w:p>
        </w:tc>
      </w:tr>
      <w:tr w:rsidR="003026FA" w:rsidRPr="00B925D1" w14:paraId="0438230A" w14:textId="77777777" w:rsidTr="00436026">
        <w:tc>
          <w:tcPr>
            <w:tcW w:w="1710" w:type="dxa"/>
            <w:vAlign w:val="center"/>
          </w:tcPr>
          <w:p w14:paraId="767FD198" w14:textId="77777777" w:rsidR="003026FA" w:rsidRPr="00B925D1" w:rsidRDefault="003026FA" w:rsidP="003026FA">
            <w:pPr>
              <w:spacing w:after="0"/>
              <w:ind w:left="-18" w:right="-108"/>
              <w:rPr>
                <w:b/>
              </w:rPr>
            </w:pPr>
            <w:r w:rsidRPr="00B925D1">
              <w:rPr>
                <w:b/>
              </w:rPr>
              <w:t>Job Name</w:t>
            </w:r>
          </w:p>
        </w:tc>
        <w:tc>
          <w:tcPr>
            <w:tcW w:w="1103" w:type="dxa"/>
            <w:vAlign w:val="center"/>
          </w:tcPr>
          <w:p w14:paraId="2098BBEB" w14:textId="77777777" w:rsidR="003026FA" w:rsidRPr="00B925D1" w:rsidRDefault="003026FA" w:rsidP="003026FA">
            <w:pPr>
              <w:spacing w:after="0"/>
            </w:pPr>
            <w:r w:rsidRPr="00B925D1">
              <w:t>Read-only text</w:t>
            </w:r>
          </w:p>
        </w:tc>
        <w:tc>
          <w:tcPr>
            <w:tcW w:w="1170" w:type="dxa"/>
            <w:vAlign w:val="center"/>
          </w:tcPr>
          <w:p w14:paraId="1E6DD80D" w14:textId="77777777" w:rsidR="003026FA" w:rsidRPr="00B925D1" w:rsidRDefault="003026FA" w:rsidP="003026FA">
            <w:pPr>
              <w:spacing w:after="0"/>
            </w:pPr>
            <w:r w:rsidRPr="00B925D1">
              <w:t>Prefilled</w:t>
            </w:r>
          </w:p>
        </w:tc>
        <w:tc>
          <w:tcPr>
            <w:tcW w:w="1237" w:type="dxa"/>
            <w:vAlign w:val="center"/>
          </w:tcPr>
          <w:p w14:paraId="77062E9B" w14:textId="77777777" w:rsidR="003026FA" w:rsidRPr="00B925D1" w:rsidRDefault="003026FA" w:rsidP="003026FA">
            <w:pPr>
              <w:spacing w:after="0"/>
            </w:pPr>
            <w:r w:rsidRPr="00B925D1">
              <w:t>-</w:t>
            </w:r>
          </w:p>
        </w:tc>
        <w:tc>
          <w:tcPr>
            <w:tcW w:w="1620" w:type="dxa"/>
            <w:vAlign w:val="center"/>
          </w:tcPr>
          <w:p w14:paraId="4336DFE1" w14:textId="7C730496" w:rsidR="003026FA" w:rsidRPr="00B925D1" w:rsidRDefault="003026FA" w:rsidP="0048517E">
            <w:pPr>
              <w:spacing w:after="0"/>
              <w:jc w:val="center"/>
            </w:pPr>
            <w:r w:rsidRPr="00B925D1">
              <w:t>A</w:t>
            </w:r>
            <w:r w:rsidR="00436026">
              <w:t>50</w:t>
            </w:r>
          </w:p>
        </w:tc>
        <w:tc>
          <w:tcPr>
            <w:tcW w:w="1800" w:type="dxa"/>
            <w:vAlign w:val="center"/>
          </w:tcPr>
          <w:p w14:paraId="2B37800C" w14:textId="77777777" w:rsidR="003026FA" w:rsidRPr="00B925D1" w:rsidRDefault="003026FA" w:rsidP="003026FA">
            <w:pPr>
              <w:spacing w:after="0"/>
            </w:pPr>
            <w:r w:rsidRPr="00B925D1">
              <w:t>-</w:t>
            </w:r>
          </w:p>
        </w:tc>
        <w:tc>
          <w:tcPr>
            <w:tcW w:w="2070" w:type="dxa"/>
            <w:vAlign w:val="center"/>
          </w:tcPr>
          <w:p w14:paraId="0B3826E0" w14:textId="77777777" w:rsidR="003026FA" w:rsidRPr="00B925D1" w:rsidRDefault="003026FA" w:rsidP="003026FA">
            <w:pPr>
              <w:spacing w:after="0"/>
            </w:pPr>
            <w:r w:rsidRPr="00B925D1">
              <w:t>Job Name</w:t>
            </w:r>
          </w:p>
        </w:tc>
      </w:tr>
      <w:tr w:rsidR="003026FA" w:rsidRPr="00B925D1" w14:paraId="1E0F20A8" w14:textId="77777777" w:rsidTr="00436026">
        <w:tc>
          <w:tcPr>
            <w:tcW w:w="1710" w:type="dxa"/>
            <w:vAlign w:val="center"/>
          </w:tcPr>
          <w:p w14:paraId="78A4EAEE" w14:textId="77777777" w:rsidR="003026FA" w:rsidRPr="00B925D1" w:rsidRDefault="003026FA" w:rsidP="003026FA">
            <w:pPr>
              <w:spacing w:after="0"/>
              <w:ind w:left="-18" w:right="-108"/>
              <w:rPr>
                <w:b/>
              </w:rPr>
            </w:pPr>
            <w:r w:rsidRPr="00B925D1">
              <w:rPr>
                <w:b/>
              </w:rPr>
              <w:t xml:space="preserve">Run Time </w:t>
            </w:r>
          </w:p>
        </w:tc>
        <w:tc>
          <w:tcPr>
            <w:tcW w:w="1103" w:type="dxa"/>
            <w:vAlign w:val="center"/>
          </w:tcPr>
          <w:p w14:paraId="69D5A46B" w14:textId="77777777" w:rsidR="003026FA" w:rsidRPr="00B925D1" w:rsidRDefault="003026FA" w:rsidP="003026FA">
            <w:pPr>
              <w:spacing w:after="0"/>
            </w:pPr>
            <w:r w:rsidRPr="00B925D1">
              <w:t>Ready only text</w:t>
            </w:r>
          </w:p>
        </w:tc>
        <w:tc>
          <w:tcPr>
            <w:tcW w:w="1170" w:type="dxa"/>
            <w:vAlign w:val="center"/>
          </w:tcPr>
          <w:p w14:paraId="441195BB" w14:textId="77777777" w:rsidR="003026FA" w:rsidRPr="00B925D1" w:rsidRDefault="003026FA" w:rsidP="003026FA">
            <w:pPr>
              <w:spacing w:after="0"/>
            </w:pPr>
            <w:r w:rsidRPr="00B925D1">
              <w:t>Prefilled</w:t>
            </w:r>
          </w:p>
        </w:tc>
        <w:tc>
          <w:tcPr>
            <w:tcW w:w="1237" w:type="dxa"/>
            <w:vAlign w:val="center"/>
          </w:tcPr>
          <w:p w14:paraId="71AA003F" w14:textId="77777777" w:rsidR="003026FA" w:rsidRPr="00B925D1" w:rsidRDefault="003026FA" w:rsidP="003026FA">
            <w:pPr>
              <w:spacing w:after="0"/>
            </w:pPr>
            <w:r w:rsidRPr="00B925D1">
              <w:t>-</w:t>
            </w:r>
          </w:p>
        </w:tc>
        <w:tc>
          <w:tcPr>
            <w:tcW w:w="1620" w:type="dxa"/>
            <w:vAlign w:val="center"/>
          </w:tcPr>
          <w:p w14:paraId="21D85E82" w14:textId="5237BB63" w:rsidR="003026FA" w:rsidRPr="00B925D1" w:rsidRDefault="00436026" w:rsidP="0048517E">
            <w:pPr>
              <w:spacing w:after="0"/>
              <w:jc w:val="center"/>
            </w:pPr>
            <w:r>
              <w:t>A200</w:t>
            </w:r>
          </w:p>
        </w:tc>
        <w:tc>
          <w:tcPr>
            <w:tcW w:w="1800" w:type="dxa"/>
            <w:vAlign w:val="center"/>
          </w:tcPr>
          <w:p w14:paraId="04AE712E" w14:textId="77777777" w:rsidR="003026FA" w:rsidRPr="00B925D1" w:rsidRDefault="003026FA" w:rsidP="003026FA">
            <w:pPr>
              <w:spacing w:after="0"/>
            </w:pPr>
            <w:r w:rsidRPr="00B925D1">
              <w:t>-</w:t>
            </w:r>
          </w:p>
        </w:tc>
        <w:tc>
          <w:tcPr>
            <w:tcW w:w="2070" w:type="dxa"/>
            <w:vAlign w:val="center"/>
          </w:tcPr>
          <w:p w14:paraId="33389DEB" w14:textId="0FBFC6F0" w:rsidR="003026FA" w:rsidRPr="00B925D1" w:rsidRDefault="003026FA" w:rsidP="003026FA">
            <w:pPr>
              <w:spacing w:after="0"/>
            </w:pPr>
            <w:r w:rsidRPr="00B925D1">
              <w:t>Description of each job recurring pattern. (</w:t>
            </w:r>
            <w:r w:rsidR="00436026" w:rsidRPr="00B925D1">
              <w:t>e.g.</w:t>
            </w:r>
            <w:r w:rsidRPr="00B925D1">
              <w:t xml:space="preserve"> When it will start, re-run for every n minutes) </w:t>
            </w:r>
          </w:p>
        </w:tc>
      </w:tr>
      <w:tr w:rsidR="00436026" w:rsidRPr="00B925D1" w14:paraId="6CEF5333" w14:textId="77777777" w:rsidTr="007E45F6">
        <w:tc>
          <w:tcPr>
            <w:tcW w:w="1710" w:type="dxa"/>
            <w:vAlign w:val="center"/>
          </w:tcPr>
          <w:p w14:paraId="4564902B" w14:textId="77777777" w:rsidR="00436026" w:rsidRPr="00B925D1" w:rsidRDefault="00436026" w:rsidP="00436026">
            <w:pPr>
              <w:spacing w:after="0"/>
              <w:ind w:left="-18" w:right="-108"/>
              <w:rPr>
                <w:b/>
              </w:rPr>
            </w:pPr>
            <w:r w:rsidRPr="00B925D1">
              <w:rPr>
                <w:b/>
              </w:rPr>
              <w:t>Start Time</w:t>
            </w:r>
          </w:p>
        </w:tc>
        <w:tc>
          <w:tcPr>
            <w:tcW w:w="1103" w:type="dxa"/>
            <w:vAlign w:val="center"/>
          </w:tcPr>
          <w:p w14:paraId="3DFB91DF" w14:textId="77777777" w:rsidR="00436026" w:rsidRPr="00B925D1" w:rsidRDefault="00436026" w:rsidP="00436026">
            <w:pPr>
              <w:spacing w:after="0"/>
            </w:pPr>
            <w:r w:rsidRPr="00B925D1">
              <w:t>Ready only text</w:t>
            </w:r>
          </w:p>
        </w:tc>
        <w:tc>
          <w:tcPr>
            <w:tcW w:w="1170" w:type="dxa"/>
            <w:vAlign w:val="center"/>
          </w:tcPr>
          <w:p w14:paraId="7717E017" w14:textId="77777777" w:rsidR="00436026" w:rsidRPr="00B925D1" w:rsidRDefault="00436026" w:rsidP="00436026">
            <w:pPr>
              <w:spacing w:after="0"/>
            </w:pPr>
            <w:r w:rsidRPr="00B925D1">
              <w:t>Prefilled</w:t>
            </w:r>
          </w:p>
        </w:tc>
        <w:tc>
          <w:tcPr>
            <w:tcW w:w="1237" w:type="dxa"/>
            <w:vAlign w:val="center"/>
          </w:tcPr>
          <w:p w14:paraId="69FCC884" w14:textId="77777777" w:rsidR="00436026" w:rsidRPr="00B925D1" w:rsidRDefault="00436026" w:rsidP="00436026">
            <w:pPr>
              <w:spacing w:after="0"/>
            </w:pPr>
            <w:r w:rsidRPr="00B925D1">
              <w:t>-</w:t>
            </w:r>
          </w:p>
        </w:tc>
        <w:tc>
          <w:tcPr>
            <w:tcW w:w="1620" w:type="dxa"/>
          </w:tcPr>
          <w:p w14:paraId="6510A813" w14:textId="77777777" w:rsidR="00436026" w:rsidRDefault="00436026" w:rsidP="0048517E">
            <w:pPr>
              <w:spacing w:after="0"/>
              <w:jc w:val="center"/>
            </w:pPr>
            <w:r>
              <w:t>Datetime</w:t>
            </w:r>
          </w:p>
          <w:p w14:paraId="21A55B07" w14:textId="4B0CD651" w:rsidR="00436026" w:rsidRPr="00B925D1" w:rsidRDefault="00436026" w:rsidP="0048517E">
            <w:pPr>
              <w:spacing w:after="0"/>
              <w:jc w:val="center"/>
            </w:pPr>
            <w:r>
              <w:t>yyyy-mm-dd hh24:mi:ss</w:t>
            </w:r>
          </w:p>
        </w:tc>
        <w:tc>
          <w:tcPr>
            <w:tcW w:w="1800" w:type="dxa"/>
            <w:vAlign w:val="center"/>
          </w:tcPr>
          <w:p w14:paraId="5FA1E4AC" w14:textId="77777777" w:rsidR="00436026" w:rsidRPr="00B925D1" w:rsidRDefault="00436026" w:rsidP="00436026">
            <w:pPr>
              <w:spacing w:after="0"/>
            </w:pPr>
            <w:r w:rsidRPr="00B925D1">
              <w:t>-</w:t>
            </w:r>
          </w:p>
        </w:tc>
        <w:tc>
          <w:tcPr>
            <w:tcW w:w="2070" w:type="dxa"/>
            <w:vAlign w:val="center"/>
          </w:tcPr>
          <w:p w14:paraId="60CE7F1D" w14:textId="77777777" w:rsidR="00436026" w:rsidRPr="00B925D1" w:rsidRDefault="00436026" w:rsidP="00436026">
            <w:pPr>
              <w:spacing w:after="0"/>
            </w:pPr>
            <w:r w:rsidRPr="00B925D1">
              <w:t>Start Time</w:t>
            </w:r>
          </w:p>
        </w:tc>
      </w:tr>
      <w:tr w:rsidR="00436026" w:rsidRPr="00B925D1" w14:paraId="6AD37E04" w14:textId="77777777" w:rsidTr="007E45F6">
        <w:tc>
          <w:tcPr>
            <w:tcW w:w="1710" w:type="dxa"/>
            <w:vAlign w:val="center"/>
          </w:tcPr>
          <w:p w14:paraId="3457B94C" w14:textId="77777777" w:rsidR="00436026" w:rsidRPr="00B925D1" w:rsidRDefault="00436026" w:rsidP="00436026">
            <w:pPr>
              <w:spacing w:after="0"/>
              <w:ind w:left="-18" w:right="-108"/>
              <w:rPr>
                <w:b/>
              </w:rPr>
            </w:pPr>
            <w:r w:rsidRPr="00B925D1">
              <w:rPr>
                <w:b/>
              </w:rPr>
              <w:t>End Time</w:t>
            </w:r>
          </w:p>
        </w:tc>
        <w:tc>
          <w:tcPr>
            <w:tcW w:w="1103" w:type="dxa"/>
            <w:vAlign w:val="center"/>
          </w:tcPr>
          <w:p w14:paraId="246C767F" w14:textId="77777777" w:rsidR="00436026" w:rsidRPr="00B925D1" w:rsidRDefault="00436026" w:rsidP="00436026">
            <w:pPr>
              <w:spacing w:after="0"/>
            </w:pPr>
            <w:r w:rsidRPr="00B925D1">
              <w:t>Ready only text</w:t>
            </w:r>
          </w:p>
        </w:tc>
        <w:tc>
          <w:tcPr>
            <w:tcW w:w="1170" w:type="dxa"/>
            <w:vAlign w:val="center"/>
          </w:tcPr>
          <w:p w14:paraId="700AB077" w14:textId="77777777" w:rsidR="00436026" w:rsidRPr="00B925D1" w:rsidRDefault="00436026" w:rsidP="00436026">
            <w:pPr>
              <w:spacing w:after="0"/>
            </w:pPr>
            <w:r w:rsidRPr="00B925D1">
              <w:t>Prefilled</w:t>
            </w:r>
          </w:p>
        </w:tc>
        <w:tc>
          <w:tcPr>
            <w:tcW w:w="1237" w:type="dxa"/>
            <w:vAlign w:val="center"/>
          </w:tcPr>
          <w:p w14:paraId="6520A643" w14:textId="77777777" w:rsidR="00436026" w:rsidRPr="00B925D1" w:rsidRDefault="00436026" w:rsidP="00436026">
            <w:pPr>
              <w:spacing w:after="0"/>
            </w:pPr>
            <w:r w:rsidRPr="00B925D1">
              <w:t>-</w:t>
            </w:r>
          </w:p>
        </w:tc>
        <w:tc>
          <w:tcPr>
            <w:tcW w:w="1620" w:type="dxa"/>
          </w:tcPr>
          <w:p w14:paraId="37ABA9D2" w14:textId="77777777" w:rsidR="00436026" w:rsidRDefault="00436026" w:rsidP="0048517E">
            <w:pPr>
              <w:spacing w:after="0"/>
              <w:jc w:val="center"/>
            </w:pPr>
            <w:r>
              <w:t>Datetime</w:t>
            </w:r>
          </w:p>
          <w:p w14:paraId="30973ADF" w14:textId="4F9E9BEE" w:rsidR="00436026" w:rsidRPr="00B925D1" w:rsidRDefault="00436026" w:rsidP="0048517E">
            <w:pPr>
              <w:spacing w:after="0"/>
              <w:jc w:val="center"/>
            </w:pPr>
            <w:r>
              <w:t>yyyy-mm-dd hh24:mi:ss</w:t>
            </w:r>
          </w:p>
        </w:tc>
        <w:tc>
          <w:tcPr>
            <w:tcW w:w="1800" w:type="dxa"/>
            <w:vAlign w:val="center"/>
          </w:tcPr>
          <w:p w14:paraId="34BA5162" w14:textId="77777777" w:rsidR="00436026" w:rsidRPr="00B925D1" w:rsidRDefault="00436026" w:rsidP="00436026">
            <w:pPr>
              <w:spacing w:after="0"/>
            </w:pPr>
            <w:r w:rsidRPr="00B925D1">
              <w:t>-</w:t>
            </w:r>
          </w:p>
        </w:tc>
        <w:tc>
          <w:tcPr>
            <w:tcW w:w="2070" w:type="dxa"/>
            <w:vAlign w:val="center"/>
          </w:tcPr>
          <w:p w14:paraId="6AD0E44E" w14:textId="77777777" w:rsidR="00436026" w:rsidRPr="00B925D1" w:rsidRDefault="00436026" w:rsidP="00436026">
            <w:pPr>
              <w:spacing w:after="0"/>
            </w:pPr>
            <w:r w:rsidRPr="00B925D1">
              <w:t>End Time</w:t>
            </w:r>
          </w:p>
        </w:tc>
      </w:tr>
      <w:tr w:rsidR="003026FA" w:rsidRPr="00B925D1" w14:paraId="1FA3E5B2" w14:textId="77777777" w:rsidTr="00436026">
        <w:tc>
          <w:tcPr>
            <w:tcW w:w="1710" w:type="dxa"/>
            <w:vAlign w:val="center"/>
          </w:tcPr>
          <w:p w14:paraId="4E965F0E" w14:textId="77777777" w:rsidR="003026FA" w:rsidRPr="00B925D1" w:rsidRDefault="003026FA" w:rsidP="003026FA">
            <w:pPr>
              <w:spacing w:after="0"/>
              <w:ind w:right="-108"/>
              <w:rPr>
                <w:b/>
              </w:rPr>
            </w:pPr>
            <w:r w:rsidRPr="00B925D1">
              <w:rPr>
                <w:b/>
              </w:rPr>
              <w:t>Last Run Status</w:t>
            </w:r>
          </w:p>
        </w:tc>
        <w:tc>
          <w:tcPr>
            <w:tcW w:w="1103" w:type="dxa"/>
            <w:vAlign w:val="center"/>
          </w:tcPr>
          <w:p w14:paraId="79C982CF" w14:textId="77777777" w:rsidR="003026FA" w:rsidRPr="00B925D1" w:rsidRDefault="003026FA" w:rsidP="003026FA">
            <w:pPr>
              <w:spacing w:after="0"/>
            </w:pPr>
            <w:r w:rsidRPr="00B925D1">
              <w:t>Ready only text</w:t>
            </w:r>
          </w:p>
        </w:tc>
        <w:tc>
          <w:tcPr>
            <w:tcW w:w="1170" w:type="dxa"/>
            <w:vAlign w:val="center"/>
          </w:tcPr>
          <w:p w14:paraId="42AC4087" w14:textId="77777777" w:rsidR="003026FA" w:rsidRPr="00B925D1" w:rsidRDefault="003026FA" w:rsidP="003026FA">
            <w:pPr>
              <w:spacing w:after="0"/>
            </w:pPr>
            <w:r w:rsidRPr="00B925D1">
              <w:t>Prefilled</w:t>
            </w:r>
          </w:p>
        </w:tc>
        <w:tc>
          <w:tcPr>
            <w:tcW w:w="1237" w:type="dxa"/>
            <w:vAlign w:val="center"/>
          </w:tcPr>
          <w:p w14:paraId="6534424C" w14:textId="77777777" w:rsidR="003026FA" w:rsidRPr="00B925D1" w:rsidRDefault="003026FA" w:rsidP="003026FA">
            <w:pPr>
              <w:spacing w:after="0"/>
            </w:pPr>
            <w:r w:rsidRPr="00B925D1">
              <w:t>-</w:t>
            </w:r>
          </w:p>
        </w:tc>
        <w:tc>
          <w:tcPr>
            <w:tcW w:w="1620" w:type="dxa"/>
            <w:vAlign w:val="center"/>
          </w:tcPr>
          <w:p w14:paraId="20E053D9" w14:textId="4B3FAA1F" w:rsidR="003026FA" w:rsidRPr="00B925D1" w:rsidRDefault="003026FA" w:rsidP="0048517E">
            <w:pPr>
              <w:spacing w:after="0"/>
              <w:jc w:val="center"/>
            </w:pPr>
            <w:r w:rsidRPr="00B925D1">
              <w:t>A</w:t>
            </w:r>
            <w:r w:rsidR="00436026">
              <w:t>100</w:t>
            </w:r>
          </w:p>
        </w:tc>
        <w:tc>
          <w:tcPr>
            <w:tcW w:w="1800" w:type="dxa"/>
            <w:vAlign w:val="center"/>
          </w:tcPr>
          <w:p w14:paraId="58FD776F" w14:textId="77777777" w:rsidR="003026FA" w:rsidRPr="00B925D1" w:rsidRDefault="003026FA" w:rsidP="003026FA">
            <w:pPr>
              <w:spacing w:after="0"/>
            </w:pPr>
            <w:r w:rsidRPr="00B925D1">
              <w:t>-</w:t>
            </w:r>
          </w:p>
        </w:tc>
        <w:tc>
          <w:tcPr>
            <w:tcW w:w="2070" w:type="dxa"/>
            <w:vAlign w:val="center"/>
          </w:tcPr>
          <w:p w14:paraId="0EDBC1BB" w14:textId="77777777" w:rsidR="003026FA" w:rsidRPr="00B925D1" w:rsidRDefault="003026FA" w:rsidP="003026FA">
            <w:pPr>
              <w:spacing w:after="0"/>
            </w:pPr>
            <w:r w:rsidRPr="00B925D1">
              <w:t>Last Run Status</w:t>
            </w:r>
          </w:p>
        </w:tc>
      </w:tr>
      <w:tr w:rsidR="003026FA" w:rsidRPr="00B925D1" w14:paraId="0860EE4B" w14:textId="77777777" w:rsidTr="00436026">
        <w:tc>
          <w:tcPr>
            <w:tcW w:w="1710" w:type="dxa"/>
            <w:vAlign w:val="center"/>
          </w:tcPr>
          <w:p w14:paraId="6DAFB16E" w14:textId="77777777" w:rsidR="003026FA" w:rsidRPr="00B925D1" w:rsidRDefault="003026FA" w:rsidP="003026FA">
            <w:pPr>
              <w:spacing w:after="0"/>
              <w:ind w:left="-18" w:right="-108"/>
              <w:rPr>
                <w:b/>
              </w:rPr>
            </w:pPr>
            <w:r w:rsidRPr="00B925D1">
              <w:rPr>
                <w:b/>
              </w:rPr>
              <w:t xml:space="preserve">No. of Scheme Processed </w:t>
            </w:r>
          </w:p>
        </w:tc>
        <w:tc>
          <w:tcPr>
            <w:tcW w:w="1103" w:type="dxa"/>
            <w:vAlign w:val="center"/>
          </w:tcPr>
          <w:p w14:paraId="0836CC04" w14:textId="77777777" w:rsidR="003026FA" w:rsidRPr="00B925D1" w:rsidRDefault="003026FA" w:rsidP="003026FA">
            <w:pPr>
              <w:spacing w:after="0"/>
            </w:pPr>
            <w:r w:rsidRPr="00B925D1">
              <w:t>Ready only text</w:t>
            </w:r>
          </w:p>
        </w:tc>
        <w:tc>
          <w:tcPr>
            <w:tcW w:w="1170" w:type="dxa"/>
            <w:vAlign w:val="center"/>
          </w:tcPr>
          <w:p w14:paraId="393D5D17" w14:textId="77777777" w:rsidR="003026FA" w:rsidRPr="00B925D1" w:rsidRDefault="003026FA" w:rsidP="003026FA">
            <w:pPr>
              <w:spacing w:after="0"/>
            </w:pPr>
            <w:r w:rsidRPr="00B925D1">
              <w:t>Prefilled</w:t>
            </w:r>
          </w:p>
        </w:tc>
        <w:tc>
          <w:tcPr>
            <w:tcW w:w="1237" w:type="dxa"/>
            <w:vAlign w:val="center"/>
          </w:tcPr>
          <w:p w14:paraId="02291892" w14:textId="77777777" w:rsidR="003026FA" w:rsidRPr="00B925D1" w:rsidRDefault="003026FA" w:rsidP="003026FA">
            <w:pPr>
              <w:spacing w:after="0"/>
            </w:pPr>
            <w:r w:rsidRPr="00B925D1">
              <w:t>-</w:t>
            </w:r>
          </w:p>
        </w:tc>
        <w:tc>
          <w:tcPr>
            <w:tcW w:w="1620" w:type="dxa"/>
            <w:vAlign w:val="center"/>
          </w:tcPr>
          <w:p w14:paraId="7DA04B03" w14:textId="77777777" w:rsidR="003026FA" w:rsidRPr="00B925D1" w:rsidRDefault="003026FA" w:rsidP="0048517E">
            <w:pPr>
              <w:spacing w:after="0"/>
              <w:jc w:val="center"/>
            </w:pPr>
            <w:r w:rsidRPr="00B925D1">
              <w:t>N(*)</w:t>
            </w:r>
          </w:p>
        </w:tc>
        <w:tc>
          <w:tcPr>
            <w:tcW w:w="1800" w:type="dxa"/>
            <w:vAlign w:val="center"/>
          </w:tcPr>
          <w:p w14:paraId="096AB838" w14:textId="77777777" w:rsidR="003026FA" w:rsidRPr="00B925D1" w:rsidRDefault="003026FA" w:rsidP="003026FA">
            <w:pPr>
              <w:spacing w:after="0"/>
            </w:pPr>
            <w:r w:rsidRPr="00B925D1">
              <w:t>-</w:t>
            </w:r>
          </w:p>
        </w:tc>
        <w:tc>
          <w:tcPr>
            <w:tcW w:w="2070" w:type="dxa"/>
            <w:vAlign w:val="center"/>
          </w:tcPr>
          <w:p w14:paraId="5E29E5C7" w14:textId="77777777" w:rsidR="003026FA" w:rsidRPr="00B925D1" w:rsidRDefault="003026FA" w:rsidP="003026FA">
            <w:pPr>
              <w:spacing w:after="0"/>
            </w:pPr>
            <w:r w:rsidRPr="00B925D1">
              <w:t xml:space="preserve">No. of Scheme Processed </w:t>
            </w:r>
          </w:p>
        </w:tc>
      </w:tr>
    </w:tbl>
    <w:p w14:paraId="09A27569" w14:textId="77777777" w:rsidR="003026FA" w:rsidRPr="00B925D1" w:rsidRDefault="003026FA" w:rsidP="003026FA">
      <w:pPr>
        <w:ind w:left="360"/>
        <w:rPr>
          <w:lang w:eastAsia="zh-CN"/>
        </w:rPr>
      </w:pPr>
      <w:r w:rsidRPr="00B925D1">
        <w:rPr>
          <w:lang w:eastAsia="zh-CN"/>
        </w:rPr>
        <w:tab/>
      </w:r>
      <w:r w:rsidRPr="00B925D1">
        <w:rPr>
          <w:lang w:eastAsia="zh-CN"/>
        </w:rPr>
        <w:tab/>
      </w:r>
    </w:p>
    <w:p w14:paraId="387EFF88" w14:textId="77777777" w:rsidR="003026FA" w:rsidRPr="00B925D1" w:rsidRDefault="003026FA" w:rsidP="003026FA">
      <w:pPr>
        <w:pStyle w:val="4"/>
        <w:tabs>
          <w:tab w:val="left" w:pos="1170"/>
        </w:tabs>
        <w:spacing w:after="0"/>
        <w:ind w:hanging="504"/>
      </w:pPr>
      <w:r w:rsidRPr="00B925D1">
        <w:t>Screen Objects &amp; Action</w:t>
      </w:r>
    </w:p>
    <w:p w14:paraId="7B1DDBB2" w14:textId="77777777" w:rsidR="003026FA" w:rsidRPr="00B925D1" w:rsidRDefault="003026FA" w:rsidP="003026FA">
      <w:pPr>
        <w:ind w:left="360"/>
      </w:pPr>
      <w:r w:rsidRPr="00B925D1">
        <w:t>N/A</w:t>
      </w:r>
    </w:p>
    <w:p w14:paraId="74037F0E" w14:textId="77777777" w:rsidR="003026FA" w:rsidRPr="00B925D1" w:rsidRDefault="003026FA" w:rsidP="003026FA">
      <w:pPr>
        <w:pStyle w:val="4"/>
        <w:tabs>
          <w:tab w:val="left" w:pos="1170"/>
        </w:tabs>
        <w:spacing w:after="0"/>
        <w:ind w:hanging="504"/>
      </w:pPr>
      <w:r w:rsidRPr="00B925D1">
        <w:t>User/Security Group</w:t>
      </w:r>
    </w:p>
    <w:p w14:paraId="452E23F0" w14:textId="77777777" w:rsidR="003026FA" w:rsidRPr="00B925D1" w:rsidRDefault="003026FA" w:rsidP="003026FA">
      <w:pPr>
        <w:ind w:left="360"/>
        <w:rPr>
          <w:rFonts w:eastAsia="SimSun"/>
        </w:rPr>
      </w:pPr>
      <w:r w:rsidRPr="00B925D1">
        <w:rPr>
          <w:rFonts w:eastAsia="SimSun"/>
        </w:rPr>
        <w:t>This function can be accessed by the following user(s):</w:t>
      </w:r>
    </w:p>
    <w:p w14:paraId="16257EBD" w14:textId="77777777" w:rsidR="003026FA" w:rsidRDefault="003026FA" w:rsidP="003026FA">
      <w:pPr>
        <w:pStyle w:val="ac"/>
        <w:numPr>
          <w:ilvl w:val="0"/>
          <w:numId w:val="3"/>
        </w:numPr>
        <w:rPr>
          <w:rFonts w:eastAsia="SimSun"/>
        </w:rPr>
      </w:pPr>
      <w:r w:rsidRPr="00B925D1">
        <w:rPr>
          <w:rFonts w:eastAsia="SimSun"/>
        </w:rPr>
        <w:t>System Administrator</w:t>
      </w:r>
    </w:p>
    <w:p w14:paraId="4582A8B8" w14:textId="408F7FB3" w:rsidR="00E7562D" w:rsidRPr="00B925D1" w:rsidRDefault="00E7562D" w:rsidP="003026FA">
      <w:pPr>
        <w:pStyle w:val="ac"/>
        <w:numPr>
          <w:ilvl w:val="0"/>
          <w:numId w:val="3"/>
        </w:numPr>
        <w:rPr>
          <w:rFonts w:eastAsia="SimSun"/>
        </w:rPr>
      </w:pPr>
      <w:r>
        <w:rPr>
          <w:rFonts w:eastAsia="SimSun"/>
        </w:rPr>
        <w:t xml:space="preserve">System Operator </w:t>
      </w:r>
    </w:p>
    <w:p w14:paraId="377BD641" w14:textId="77777777" w:rsidR="003026FA" w:rsidRPr="00B925D1" w:rsidRDefault="003026FA" w:rsidP="003026FA">
      <w:pPr>
        <w:pStyle w:val="4"/>
        <w:tabs>
          <w:tab w:val="left" w:pos="1170"/>
        </w:tabs>
        <w:spacing w:after="0"/>
        <w:ind w:hanging="504"/>
      </w:pPr>
      <w:r w:rsidRPr="00B925D1">
        <w:t>Assumptions/Constraints</w:t>
      </w:r>
    </w:p>
    <w:p w14:paraId="24D73AEE" w14:textId="77777777" w:rsidR="003026FA" w:rsidRPr="00B925D1" w:rsidRDefault="003026FA" w:rsidP="003026FA">
      <w:pPr>
        <w:ind w:left="450"/>
        <w:rPr>
          <w:lang w:eastAsia="zh-CN"/>
        </w:rPr>
      </w:pPr>
      <w:r w:rsidRPr="00B925D1">
        <w:rPr>
          <w:lang w:eastAsia="zh-CN"/>
        </w:rPr>
        <w:t>N/A</w:t>
      </w:r>
    </w:p>
    <w:p w14:paraId="6FFC8297" w14:textId="77777777" w:rsidR="003026FA" w:rsidRPr="00B925D1" w:rsidRDefault="003026FA" w:rsidP="003026FA">
      <w:pPr>
        <w:pStyle w:val="4"/>
        <w:tabs>
          <w:tab w:val="left" w:pos="1170"/>
        </w:tabs>
        <w:spacing w:after="0"/>
        <w:ind w:hanging="504"/>
      </w:pPr>
      <w:r w:rsidRPr="00B925D1">
        <w:t xml:space="preserve">Error &amp; Exception List </w:t>
      </w:r>
    </w:p>
    <w:p w14:paraId="452ADBA8" w14:textId="77777777" w:rsidR="003026FA" w:rsidRPr="00B925D1" w:rsidRDefault="003026FA" w:rsidP="003026FA">
      <w:pPr>
        <w:ind w:left="450"/>
        <w:rPr>
          <w:lang w:eastAsia="zh-CN"/>
        </w:rPr>
      </w:pPr>
      <w:r w:rsidRPr="00B925D1">
        <w:rPr>
          <w:lang w:eastAsia="zh-CN"/>
        </w:rPr>
        <w:t>N/A</w:t>
      </w:r>
    </w:p>
    <w:p w14:paraId="18399F2A" w14:textId="77777777" w:rsidR="003026FA" w:rsidRPr="00B925D1" w:rsidRDefault="003026FA" w:rsidP="003026FA">
      <w:pPr>
        <w:ind w:left="450"/>
        <w:rPr>
          <w:lang w:eastAsia="zh-CN"/>
        </w:rPr>
      </w:pPr>
    </w:p>
    <w:p w14:paraId="759BCDA5" w14:textId="77777777" w:rsidR="003026FA" w:rsidRPr="00B925D1" w:rsidRDefault="003026FA" w:rsidP="003026FA">
      <w:pPr>
        <w:pStyle w:val="3"/>
        <w:tabs>
          <w:tab w:val="left" w:pos="990"/>
        </w:tabs>
        <w:spacing w:after="240"/>
        <w:ind w:left="990" w:hanging="630"/>
      </w:pPr>
      <w:r w:rsidRPr="00B925D1">
        <w:lastRenderedPageBreak/>
        <w:t>System Dashboard View (EOD Process)</w:t>
      </w:r>
    </w:p>
    <w:p w14:paraId="752D2667" w14:textId="77777777" w:rsidR="003026FA" w:rsidRPr="00B925D1" w:rsidRDefault="003026FA" w:rsidP="003026FA">
      <w:pPr>
        <w:pStyle w:val="4"/>
        <w:tabs>
          <w:tab w:val="left" w:pos="1170"/>
        </w:tabs>
        <w:spacing w:after="0"/>
        <w:ind w:hanging="504"/>
      </w:pPr>
      <w:r w:rsidRPr="00B925D1">
        <w:t>Process/Work Flow</w:t>
      </w:r>
    </w:p>
    <w:p w14:paraId="60273A2C" w14:textId="77777777" w:rsidR="003026FA" w:rsidRPr="00B925D1" w:rsidRDefault="003026FA" w:rsidP="003026FA">
      <w:pPr>
        <w:ind w:left="360"/>
        <w:rPr>
          <w:lang w:eastAsia="zh-CN"/>
        </w:rPr>
      </w:pPr>
      <w:r w:rsidRPr="00B925D1">
        <w:rPr>
          <w:lang w:eastAsia="zh-CN"/>
        </w:rPr>
        <w:t>This function is to display the running status of EOD process.</w:t>
      </w:r>
    </w:p>
    <w:p w14:paraId="5BEF9475" w14:textId="77777777" w:rsidR="003026FA" w:rsidRPr="00B925D1" w:rsidRDefault="003026FA" w:rsidP="003026FA">
      <w:pPr>
        <w:ind w:left="360"/>
        <w:rPr>
          <w:b/>
          <w:u w:val="single"/>
          <w:lang w:eastAsia="zh-CN"/>
        </w:rPr>
      </w:pPr>
      <w:r w:rsidRPr="00B925D1">
        <w:rPr>
          <w:b/>
          <w:u w:val="single"/>
          <w:lang w:eastAsia="zh-CN"/>
        </w:rPr>
        <w:t>Business Logic</w:t>
      </w:r>
    </w:p>
    <w:p w14:paraId="111F2A9E" w14:textId="77777777" w:rsidR="003026FA" w:rsidRPr="00B925D1" w:rsidRDefault="003026FA" w:rsidP="003026FA">
      <w:pPr>
        <w:ind w:left="360"/>
        <w:rPr>
          <w:lang w:eastAsia="zh-CN"/>
        </w:rPr>
      </w:pPr>
      <w:r w:rsidRPr="00B925D1">
        <w:rPr>
          <w:lang w:eastAsia="zh-CN"/>
        </w:rPr>
        <w:t xml:space="preserve">The job logs view is to describe the running status of the scheduled EOD job. </w:t>
      </w:r>
    </w:p>
    <w:p w14:paraId="73B2A844" w14:textId="77777777" w:rsidR="003026FA" w:rsidRPr="00B925D1" w:rsidRDefault="003026FA" w:rsidP="0005458D">
      <w:pPr>
        <w:pStyle w:val="ac"/>
        <w:numPr>
          <w:ilvl w:val="0"/>
          <w:numId w:val="43"/>
        </w:numPr>
        <w:rPr>
          <w:lang w:eastAsia="zh-CN"/>
        </w:rPr>
      </w:pPr>
      <w:r w:rsidRPr="00B925D1">
        <w:rPr>
          <w:lang w:eastAsia="zh-CN"/>
        </w:rPr>
        <w:t xml:space="preserve">By default, </w:t>
      </w:r>
      <w:r w:rsidRPr="00B925D1">
        <w:rPr>
          <w:lang w:eastAsia="zh-HK"/>
        </w:rPr>
        <w:t xml:space="preserve">all the EOD jobs and their running status will be displayed </w:t>
      </w:r>
    </w:p>
    <w:p w14:paraId="27EE33BD" w14:textId="77777777" w:rsidR="003026FA" w:rsidRPr="00B925D1" w:rsidRDefault="003026FA" w:rsidP="003026FA">
      <w:pPr>
        <w:pStyle w:val="4"/>
        <w:tabs>
          <w:tab w:val="left" w:pos="1170"/>
        </w:tabs>
        <w:spacing w:after="0"/>
        <w:ind w:hanging="504"/>
      </w:pPr>
      <w:r w:rsidRPr="00B925D1">
        <w:t>Screen</w:t>
      </w:r>
    </w:p>
    <w:p w14:paraId="78439706" w14:textId="77777777" w:rsidR="003026FA" w:rsidRPr="00B925D1" w:rsidRDefault="003026FA" w:rsidP="003026FA">
      <w:pPr>
        <w:ind w:left="360"/>
        <w:rPr>
          <w:b/>
          <w:u w:val="single"/>
        </w:rPr>
      </w:pPr>
      <w:r w:rsidRPr="00B925D1">
        <w:rPr>
          <w:b/>
          <w:u w:val="single"/>
        </w:rPr>
        <w:t>System Dashboard View (EOD Process)</w:t>
      </w:r>
    </w:p>
    <w:p w14:paraId="5405B851" w14:textId="77777777" w:rsidR="003026FA" w:rsidRPr="00B925D1" w:rsidRDefault="003026FA" w:rsidP="003026FA">
      <w:pPr>
        <w:ind w:left="360"/>
        <w:rPr>
          <w:b/>
          <w:u w:val="single"/>
        </w:rPr>
      </w:pPr>
      <w:r w:rsidRPr="00B925D1">
        <w:rPr>
          <w:noProof/>
        </w:rPr>
        <w:drawing>
          <wp:inline distT="0" distB="0" distL="0" distR="0" wp14:anchorId="54157FA0" wp14:editId="57CE00C7">
            <wp:extent cx="6858000" cy="408114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81145"/>
                    </a:xfrm>
                    <a:prstGeom prst="rect">
                      <a:avLst/>
                    </a:prstGeom>
                  </pic:spPr>
                </pic:pic>
              </a:graphicData>
            </a:graphic>
          </wp:inline>
        </w:drawing>
      </w:r>
    </w:p>
    <w:p w14:paraId="7A7CCE12" w14:textId="77777777" w:rsidR="003026FA" w:rsidRPr="00B925D1" w:rsidRDefault="003026FA" w:rsidP="003026FA">
      <w:pPr>
        <w:ind w:left="450"/>
        <w:rPr>
          <w:lang w:eastAsia="zh-CN"/>
        </w:rPr>
      </w:pPr>
    </w:p>
    <w:p w14:paraId="20FA6FCB" w14:textId="77777777" w:rsidR="003026FA" w:rsidRPr="00B925D1" w:rsidRDefault="003026FA" w:rsidP="003026FA">
      <w:pPr>
        <w:rPr>
          <w:rFonts w:eastAsiaTheme="majorEastAsia" w:cstheme="majorBidi"/>
          <w:b/>
          <w:bCs/>
          <w:i/>
          <w:iCs/>
        </w:rPr>
      </w:pPr>
      <w:r w:rsidRPr="00B925D1">
        <w:br w:type="page"/>
      </w:r>
    </w:p>
    <w:p w14:paraId="429F7DE9" w14:textId="77777777" w:rsidR="003026FA" w:rsidRPr="00B925D1" w:rsidRDefault="003026FA" w:rsidP="003026FA">
      <w:pPr>
        <w:pStyle w:val="4"/>
        <w:tabs>
          <w:tab w:val="left" w:pos="1170"/>
        </w:tabs>
        <w:spacing w:after="0"/>
        <w:ind w:hanging="504"/>
      </w:pPr>
      <w:r w:rsidRPr="00B925D1">
        <w:lastRenderedPageBreak/>
        <w:t>Data Fields &amp; Presentation Logic</w:t>
      </w:r>
    </w:p>
    <w:p w14:paraId="7BAE3233" w14:textId="77777777" w:rsidR="003026FA" w:rsidRPr="00B925D1" w:rsidRDefault="003026FA" w:rsidP="0005458D">
      <w:pPr>
        <w:pStyle w:val="ac"/>
        <w:numPr>
          <w:ilvl w:val="0"/>
          <w:numId w:val="44"/>
        </w:numPr>
        <w:rPr>
          <w:lang w:eastAsia="zh-CN"/>
        </w:rPr>
      </w:pPr>
      <w:r w:rsidRPr="00B925D1">
        <w:rPr>
          <w:lang w:eastAsia="zh-CN"/>
        </w:rPr>
        <w:t>Default Sorting of Job Logs View List, Priority from top to bottom</w:t>
      </w:r>
    </w:p>
    <w:p w14:paraId="64C8D792" w14:textId="37CFF07E" w:rsidR="003026FA" w:rsidRPr="00B925D1" w:rsidRDefault="0048517E" w:rsidP="003026FA">
      <w:pPr>
        <w:pStyle w:val="ac"/>
        <w:numPr>
          <w:ilvl w:val="0"/>
          <w:numId w:val="3"/>
        </w:numPr>
        <w:spacing w:line="240" w:lineRule="auto"/>
        <w:rPr>
          <w:lang w:eastAsia="zh-CN"/>
        </w:rPr>
      </w:pPr>
      <w:r>
        <w:rPr>
          <w:lang w:eastAsia="zh-CN"/>
        </w:rPr>
        <w:t>Polling Scheme</w:t>
      </w:r>
      <w:r w:rsidR="003026FA" w:rsidRPr="00B925D1">
        <w:rPr>
          <w:lang w:eastAsia="zh-HK"/>
        </w:rPr>
        <w:t xml:space="preserve"> </w:t>
      </w:r>
      <w:r w:rsidR="003026FA" w:rsidRPr="00B925D1">
        <w:rPr>
          <w:lang w:eastAsia="zh-CN"/>
        </w:rPr>
        <w:t>(</w:t>
      </w:r>
      <w:r>
        <w:rPr>
          <w:lang w:eastAsia="zh-CN"/>
        </w:rPr>
        <w:t>a</w:t>
      </w:r>
      <w:r w:rsidR="003026FA" w:rsidRPr="00B925D1">
        <w:rPr>
          <w:lang w:eastAsia="zh-CN"/>
        </w:rPr>
        <w:t>scending)</w:t>
      </w:r>
    </w:p>
    <w:p w14:paraId="0802DE6C" w14:textId="77777777" w:rsidR="003026FA" w:rsidRPr="00B925D1" w:rsidRDefault="003026FA" w:rsidP="003026FA">
      <w:pPr>
        <w:spacing w:line="240" w:lineRule="auto"/>
        <w:ind w:left="360"/>
        <w:rPr>
          <w:lang w:eastAsia="zh-CN"/>
        </w:rPr>
      </w:pPr>
    </w:p>
    <w:p w14:paraId="711B9BAA" w14:textId="77777777" w:rsidR="003026FA" w:rsidRPr="00B925D1" w:rsidRDefault="003026FA" w:rsidP="0005458D">
      <w:pPr>
        <w:pStyle w:val="ac"/>
        <w:numPr>
          <w:ilvl w:val="0"/>
          <w:numId w:val="4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260"/>
        <w:gridCol w:w="1643"/>
        <w:gridCol w:w="2070"/>
      </w:tblGrid>
      <w:tr w:rsidR="003026FA" w:rsidRPr="00B925D1" w14:paraId="0FFD09F9" w14:textId="77777777" w:rsidTr="0048517E">
        <w:trPr>
          <w:tblHeader/>
        </w:trPr>
        <w:tc>
          <w:tcPr>
            <w:tcW w:w="1710" w:type="dxa"/>
            <w:shd w:val="clear" w:color="auto" w:fill="C6D9F1"/>
            <w:vAlign w:val="center"/>
          </w:tcPr>
          <w:p w14:paraId="4B2FBF12"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01C1E830"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06F53A54"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8CB6789" w14:textId="77777777" w:rsidR="003026FA" w:rsidRPr="00B925D1" w:rsidRDefault="003026FA" w:rsidP="003026FA">
            <w:pPr>
              <w:spacing w:after="0"/>
              <w:rPr>
                <w:b/>
              </w:rPr>
            </w:pPr>
            <w:r w:rsidRPr="00B925D1">
              <w:rPr>
                <w:b/>
              </w:rPr>
              <w:t>Mandatory (M/O/C)</w:t>
            </w:r>
          </w:p>
        </w:tc>
        <w:tc>
          <w:tcPr>
            <w:tcW w:w="1260" w:type="dxa"/>
            <w:shd w:val="clear" w:color="auto" w:fill="C6D9F1"/>
            <w:vAlign w:val="center"/>
          </w:tcPr>
          <w:p w14:paraId="7E4FB405" w14:textId="77777777" w:rsidR="003026FA" w:rsidRPr="00B925D1" w:rsidRDefault="003026FA" w:rsidP="003026FA">
            <w:pPr>
              <w:spacing w:after="0"/>
              <w:rPr>
                <w:b/>
              </w:rPr>
            </w:pPr>
            <w:r w:rsidRPr="00B925D1">
              <w:rPr>
                <w:b/>
              </w:rPr>
              <w:t>Format</w:t>
            </w:r>
          </w:p>
        </w:tc>
        <w:tc>
          <w:tcPr>
            <w:tcW w:w="1643" w:type="dxa"/>
            <w:shd w:val="clear" w:color="auto" w:fill="C6D9F1"/>
            <w:vAlign w:val="center"/>
          </w:tcPr>
          <w:p w14:paraId="52BA1CC7"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48EEE612" w14:textId="77777777" w:rsidR="003026FA" w:rsidRPr="00B925D1" w:rsidRDefault="003026FA" w:rsidP="003026FA">
            <w:pPr>
              <w:spacing w:after="0"/>
              <w:rPr>
                <w:b/>
              </w:rPr>
            </w:pPr>
            <w:r w:rsidRPr="00B925D1">
              <w:rPr>
                <w:b/>
              </w:rPr>
              <w:t>Description</w:t>
            </w:r>
          </w:p>
        </w:tc>
      </w:tr>
      <w:tr w:rsidR="003026FA" w:rsidRPr="00B925D1" w14:paraId="11B4CEAC" w14:textId="77777777" w:rsidTr="0048517E">
        <w:tc>
          <w:tcPr>
            <w:tcW w:w="1710" w:type="dxa"/>
            <w:vAlign w:val="center"/>
          </w:tcPr>
          <w:p w14:paraId="7974493B" w14:textId="77777777" w:rsidR="003026FA" w:rsidRPr="00B925D1" w:rsidRDefault="003026FA" w:rsidP="003026FA">
            <w:pPr>
              <w:spacing w:after="0"/>
              <w:ind w:left="-18" w:right="-108"/>
              <w:rPr>
                <w:b/>
              </w:rPr>
            </w:pPr>
            <w:r w:rsidRPr="00B925D1">
              <w:rPr>
                <w:b/>
              </w:rPr>
              <w:t>Branch Code</w:t>
            </w:r>
          </w:p>
        </w:tc>
        <w:tc>
          <w:tcPr>
            <w:tcW w:w="1103" w:type="dxa"/>
            <w:vAlign w:val="center"/>
          </w:tcPr>
          <w:p w14:paraId="7D2A49FA" w14:textId="77777777" w:rsidR="003026FA" w:rsidRPr="00B925D1" w:rsidRDefault="003026FA" w:rsidP="003026FA">
            <w:pPr>
              <w:spacing w:after="0"/>
            </w:pPr>
            <w:r w:rsidRPr="00B925D1">
              <w:t>Read-only text</w:t>
            </w:r>
          </w:p>
        </w:tc>
        <w:tc>
          <w:tcPr>
            <w:tcW w:w="1170" w:type="dxa"/>
            <w:vAlign w:val="center"/>
          </w:tcPr>
          <w:p w14:paraId="5A64EB3D" w14:textId="77777777" w:rsidR="003026FA" w:rsidRPr="00B925D1" w:rsidRDefault="003026FA" w:rsidP="003026FA">
            <w:pPr>
              <w:spacing w:after="0"/>
            </w:pPr>
            <w:r w:rsidRPr="00B925D1">
              <w:t>Prefilled</w:t>
            </w:r>
          </w:p>
        </w:tc>
        <w:tc>
          <w:tcPr>
            <w:tcW w:w="1237" w:type="dxa"/>
            <w:vAlign w:val="center"/>
          </w:tcPr>
          <w:p w14:paraId="6CA160E5" w14:textId="77777777" w:rsidR="003026FA" w:rsidRPr="00B925D1" w:rsidRDefault="003026FA" w:rsidP="003026FA">
            <w:pPr>
              <w:spacing w:after="0"/>
            </w:pPr>
            <w:r w:rsidRPr="00B925D1">
              <w:t>-</w:t>
            </w:r>
          </w:p>
        </w:tc>
        <w:tc>
          <w:tcPr>
            <w:tcW w:w="1260" w:type="dxa"/>
            <w:vAlign w:val="center"/>
          </w:tcPr>
          <w:p w14:paraId="060F13F3" w14:textId="77777777" w:rsidR="003026FA" w:rsidRPr="00B925D1" w:rsidRDefault="003026FA" w:rsidP="003026FA">
            <w:pPr>
              <w:spacing w:after="0"/>
            </w:pPr>
            <w:r w:rsidRPr="00B925D1">
              <w:t>A17</w:t>
            </w:r>
          </w:p>
        </w:tc>
        <w:tc>
          <w:tcPr>
            <w:tcW w:w="1643" w:type="dxa"/>
            <w:vAlign w:val="center"/>
          </w:tcPr>
          <w:p w14:paraId="0B7D1457" w14:textId="77777777" w:rsidR="003026FA" w:rsidRPr="00B925D1" w:rsidRDefault="003026FA" w:rsidP="003026FA">
            <w:pPr>
              <w:spacing w:after="0"/>
            </w:pPr>
            <w:r w:rsidRPr="00B925D1">
              <w:t>-</w:t>
            </w:r>
          </w:p>
        </w:tc>
        <w:tc>
          <w:tcPr>
            <w:tcW w:w="2070" w:type="dxa"/>
            <w:vAlign w:val="center"/>
          </w:tcPr>
          <w:p w14:paraId="588216E2" w14:textId="77777777" w:rsidR="003026FA" w:rsidRPr="00B925D1" w:rsidRDefault="003026FA" w:rsidP="003026FA">
            <w:pPr>
              <w:spacing w:after="0"/>
            </w:pPr>
            <w:r w:rsidRPr="00B925D1">
              <w:t>Branch Code</w:t>
            </w:r>
          </w:p>
        </w:tc>
      </w:tr>
      <w:tr w:rsidR="003026FA" w:rsidRPr="00B925D1" w14:paraId="61BDC26C" w14:textId="77777777" w:rsidTr="0048517E">
        <w:tc>
          <w:tcPr>
            <w:tcW w:w="1710" w:type="dxa"/>
            <w:vAlign w:val="center"/>
          </w:tcPr>
          <w:p w14:paraId="6069458B" w14:textId="77777777" w:rsidR="003026FA" w:rsidRPr="00B925D1" w:rsidRDefault="003026FA" w:rsidP="003026FA">
            <w:pPr>
              <w:spacing w:after="0"/>
              <w:ind w:right="-108"/>
              <w:rPr>
                <w:b/>
              </w:rPr>
            </w:pPr>
            <w:r w:rsidRPr="00B925D1">
              <w:rPr>
                <w:b/>
              </w:rPr>
              <w:t>Polling Scheme</w:t>
            </w:r>
          </w:p>
        </w:tc>
        <w:tc>
          <w:tcPr>
            <w:tcW w:w="1103" w:type="dxa"/>
            <w:vAlign w:val="center"/>
          </w:tcPr>
          <w:p w14:paraId="419DD404" w14:textId="77777777" w:rsidR="003026FA" w:rsidRPr="00B925D1" w:rsidRDefault="003026FA" w:rsidP="003026FA">
            <w:pPr>
              <w:spacing w:after="0"/>
            </w:pPr>
            <w:r w:rsidRPr="00B925D1">
              <w:t>Ready only text</w:t>
            </w:r>
          </w:p>
        </w:tc>
        <w:tc>
          <w:tcPr>
            <w:tcW w:w="1170" w:type="dxa"/>
            <w:vAlign w:val="center"/>
          </w:tcPr>
          <w:p w14:paraId="5EDB7438" w14:textId="77777777" w:rsidR="003026FA" w:rsidRPr="00B925D1" w:rsidRDefault="003026FA" w:rsidP="003026FA">
            <w:pPr>
              <w:spacing w:after="0"/>
            </w:pPr>
            <w:r w:rsidRPr="00B925D1">
              <w:t>Prefilled</w:t>
            </w:r>
          </w:p>
        </w:tc>
        <w:tc>
          <w:tcPr>
            <w:tcW w:w="1237" w:type="dxa"/>
            <w:vAlign w:val="center"/>
          </w:tcPr>
          <w:p w14:paraId="24066F39" w14:textId="6457FF6A" w:rsidR="003026FA" w:rsidRPr="00B925D1" w:rsidRDefault="00436026" w:rsidP="003026FA">
            <w:pPr>
              <w:spacing w:after="0"/>
            </w:pPr>
            <w:r>
              <w:t>-</w:t>
            </w:r>
          </w:p>
        </w:tc>
        <w:tc>
          <w:tcPr>
            <w:tcW w:w="1260" w:type="dxa"/>
            <w:vAlign w:val="center"/>
          </w:tcPr>
          <w:p w14:paraId="25E5A03F" w14:textId="47EFDCEE" w:rsidR="003026FA" w:rsidRPr="00B925D1" w:rsidRDefault="00436026" w:rsidP="003026FA">
            <w:pPr>
              <w:spacing w:after="0"/>
            </w:pPr>
            <w:r>
              <w:t>A100</w:t>
            </w:r>
          </w:p>
        </w:tc>
        <w:tc>
          <w:tcPr>
            <w:tcW w:w="1643" w:type="dxa"/>
            <w:vAlign w:val="center"/>
          </w:tcPr>
          <w:p w14:paraId="75414FC0" w14:textId="77777777" w:rsidR="003026FA" w:rsidRPr="00B925D1" w:rsidRDefault="003026FA" w:rsidP="003026FA">
            <w:pPr>
              <w:spacing w:after="0"/>
            </w:pPr>
            <w:r w:rsidRPr="00B925D1">
              <w:t>-</w:t>
            </w:r>
          </w:p>
        </w:tc>
        <w:tc>
          <w:tcPr>
            <w:tcW w:w="2070" w:type="dxa"/>
            <w:vAlign w:val="center"/>
          </w:tcPr>
          <w:p w14:paraId="659D61CC" w14:textId="77777777" w:rsidR="003026FA" w:rsidRPr="00B925D1" w:rsidRDefault="003026FA" w:rsidP="003026FA">
            <w:pPr>
              <w:spacing w:after="0"/>
            </w:pPr>
            <w:r w:rsidRPr="00B925D1">
              <w:t>Polling Scheme</w:t>
            </w:r>
          </w:p>
        </w:tc>
      </w:tr>
      <w:tr w:rsidR="003026FA" w:rsidRPr="00B925D1" w14:paraId="750790B6" w14:textId="77777777" w:rsidTr="0048517E">
        <w:tc>
          <w:tcPr>
            <w:tcW w:w="1710" w:type="dxa"/>
            <w:vAlign w:val="center"/>
          </w:tcPr>
          <w:p w14:paraId="47D897FA" w14:textId="77777777" w:rsidR="003026FA" w:rsidRPr="00B925D1" w:rsidRDefault="003026FA" w:rsidP="003026FA">
            <w:pPr>
              <w:spacing w:after="0"/>
              <w:ind w:left="-18" w:right="-108"/>
              <w:rPr>
                <w:b/>
              </w:rPr>
            </w:pPr>
            <w:r w:rsidRPr="00B925D1">
              <w:rPr>
                <w:b/>
              </w:rPr>
              <w:t>Direction</w:t>
            </w:r>
          </w:p>
        </w:tc>
        <w:tc>
          <w:tcPr>
            <w:tcW w:w="1103" w:type="dxa"/>
            <w:vAlign w:val="center"/>
          </w:tcPr>
          <w:p w14:paraId="5B4B3D7E" w14:textId="77777777" w:rsidR="003026FA" w:rsidRPr="00B925D1" w:rsidRDefault="003026FA" w:rsidP="003026FA">
            <w:pPr>
              <w:spacing w:after="0"/>
            </w:pPr>
            <w:r w:rsidRPr="00B925D1">
              <w:t>Ready only text</w:t>
            </w:r>
          </w:p>
        </w:tc>
        <w:tc>
          <w:tcPr>
            <w:tcW w:w="1170" w:type="dxa"/>
            <w:vAlign w:val="center"/>
          </w:tcPr>
          <w:p w14:paraId="7082E549" w14:textId="77777777" w:rsidR="003026FA" w:rsidRPr="00B925D1" w:rsidRDefault="003026FA" w:rsidP="003026FA">
            <w:pPr>
              <w:spacing w:after="0"/>
            </w:pPr>
            <w:r w:rsidRPr="00B925D1">
              <w:t>Prefilled</w:t>
            </w:r>
          </w:p>
        </w:tc>
        <w:tc>
          <w:tcPr>
            <w:tcW w:w="1237" w:type="dxa"/>
            <w:vAlign w:val="center"/>
          </w:tcPr>
          <w:p w14:paraId="68A30B8A" w14:textId="77777777" w:rsidR="003026FA" w:rsidRPr="00B925D1" w:rsidRDefault="003026FA" w:rsidP="003026FA">
            <w:pPr>
              <w:spacing w:after="0"/>
            </w:pPr>
            <w:r w:rsidRPr="00B925D1">
              <w:t>-</w:t>
            </w:r>
          </w:p>
        </w:tc>
        <w:tc>
          <w:tcPr>
            <w:tcW w:w="1260" w:type="dxa"/>
            <w:vAlign w:val="center"/>
          </w:tcPr>
          <w:p w14:paraId="51FEAE3C" w14:textId="1EEE61E6" w:rsidR="003026FA" w:rsidRPr="00B925D1" w:rsidRDefault="003026FA" w:rsidP="003026FA">
            <w:pPr>
              <w:spacing w:after="0"/>
            </w:pPr>
            <w:r w:rsidRPr="00B925D1">
              <w:t>A</w:t>
            </w:r>
            <w:r w:rsidR="00436026">
              <w:t>10</w:t>
            </w:r>
          </w:p>
        </w:tc>
        <w:tc>
          <w:tcPr>
            <w:tcW w:w="1643" w:type="dxa"/>
            <w:vAlign w:val="center"/>
          </w:tcPr>
          <w:p w14:paraId="326F0C5D" w14:textId="77777777" w:rsidR="003026FA" w:rsidRPr="00B925D1" w:rsidRDefault="003026FA" w:rsidP="003026FA">
            <w:pPr>
              <w:spacing w:after="0"/>
            </w:pPr>
            <w:r w:rsidRPr="00B925D1">
              <w:t>-</w:t>
            </w:r>
          </w:p>
        </w:tc>
        <w:tc>
          <w:tcPr>
            <w:tcW w:w="2070" w:type="dxa"/>
            <w:vAlign w:val="center"/>
          </w:tcPr>
          <w:p w14:paraId="693A1A15" w14:textId="77777777" w:rsidR="003026FA" w:rsidRPr="00B925D1" w:rsidRDefault="003026FA" w:rsidP="003026FA">
            <w:pPr>
              <w:spacing w:after="0"/>
            </w:pPr>
            <w:r w:rsidRPr="00B925D1">
              <w:t>Direction</w:t>
            </w:r>
          </w:p>
        </w:tc>
      </w:tr>
      <w:tr w:rsidR="003026FA" w:rsidRPr="00B925D1" w14:paraId="77E1C2F1" w14:textId="77777777" w:rsidTr="0048517E">
        <w:tc>
          <w:tcPr>
            <w:tcW w:w="1710" w:type="dxa"/>
            <w:vAlign w:val="center"/>
          </w:tcPr>
          <w:p w14:paraId="3E478456" w14:textId="77777777" w:rsidR="003026FA" w:rsidRPr="00B925D1" w:rsidRDefault="003026FA" w:rsidP="003026FA">
            <w:pPr>
              <w:spacing w:after="0"/>
              <w:ind w:left="-18" w:right="-108"/>
              <w:rPr>
                <w:b/>
              </w:rPr>
            </w:pPr>
            <w:r w:rsidRPr="00B925D1">
              <w:rPr>
                <w:b/>
              </w:rPr>
              <w:t>Start Time</w:t>
            </w:r>
          </w:p>
        </w:tc>
        <w:tc>
          <w:tcPr>
            <w:tcW w:w="1103" w:type="dxa"/>
            <w:vAlign w:val="center"/>
          </w:tcPr>
          <w:p w14:paraId="58ACB893" w14:textId="77777777" w:rsidR="003026FA" w:rsidRPr="00B925D1" w:rsidRDefault="003026FA" w:rsidP="003026FA">
            <w:pPr>
              <w:spacing w:after="0"/>
            </w:pPr>
            <w:r w:rsidRPr="00B925D1">
              <w:t>Ready only text</w:t>
            </w:r>
          </w:p>
        </w:tc>
        <w:tc>
          <w:tcPr>
            <w:tcW w:w="1170" w:type="dxa"/>
            <w:vAlign w:val="center"/>
          </w:tcPr>
          <w:p w14:paraId="7531B75E" w14:textId="77777777" w:rsidR="003026FA" w:rsidRPr="00B925D1" w:rsidRDefault="003026FA" w:rsidP="003026FA">
            <w:pPr>
              <w:spacing w:after="0"/>
            </w:pPr>
            <w:r w:rsidRPr="00B925D1">
              <w:t>Prefilled</w:t>
            </w:r>
          </w:p>
        </w:tc>
        <w:tc>
          <w:tcPr>
            <w:tcW w:w="1237" w:type="dxa"/>
            <w:vAlign w:val="center"/>
          </w:tcPr>
          <w:p w14:paraId="0F54746F" w14:textId="77777777" w:rsidR="003026FA" w:rsidRPr="00B925D1" w:rsidRDefault="003026FA" w:rsidP="003026FA">
            <w:pPr>
              <w:spacing w:after="0"/>
            </w:pPr>
            <w:r w:rsidRPr="00B925D1">
              <w:t>-</w:t>
            </w:r>
          </w:p>
        </w:tc>
        <w:tc>
          <w:tcPr>
            <w:tcW w:w="1260" w:type="dxa"/>
            <w:vAlign w:val="center"/>
          </w:tcPr>
          <w:p w14:paraId="36036D5D" w14:textId="77777777" w:rsidR="003026FA" w:rsidRPr="00B925D1" w:rsidRDefault="003026FA" w:rsidP="003026FA">
            <w:pPr>
              <w:spacing w:after="0"/>
            </w:pPr>
            <w:r w:rsidRPr="00B925D1">
              <w:t>Time – hh24:mi:ss</w:t>
            </w:r>
          </w:p>
        </w:tc>
        <w:tc>
          <w:tcPr>
            <w:tcW w:w="1643" w:type="dxa"/>
            <w:vAlign w:val="center"/>
          </w:tcPr>
          <w:p w14:paraId="3C87549D" w14:textId="77777777" w:rsidR="003026FA" w:rsidRPr="00B925D1" w:rsidRDefault="003026FA" w:rsidP="003026FA">
            <w:pPr>
              <w:spacing w:after="0"/>
            </w:pPr>
            <w:r w:rsidRPr="00B925D1">
              <w:t>-</w:t>
            </w:r>
          </w:p>
        </w:tc>
        <w:tc>
          <w:tcPr>
            <w:tcW w:w="2070" w:type="dxa"/>
            <w:vAlign w:val="center"/>
          </w:tcPr>
          <w:p w14:paraId="2EC5DDFB" w14:textId="77777777" w:rsidR="003026FA" w:rsidRPr="00B925D1" w:rsidRDefault="003026FA" w:rsidP="003026FA">
            <w:pPr>
              <w:spacing w:after="0"/>
            </w:pPr>
            <w:r w:rsidRPr="00B925D1">
              <w:t>Start Time</w:t>
            </w:r>
          </w:p>
        </w:tc>
      </w:tr>
      <w:tr w:rsidR="003026FA" w:rsidRPr="00B925D1" w14:paraId="7A5B5A77" w14:textId="77777777" w:rsidTr="0048517E">
        <w:tc>
          <w:tcPr>
            <w:tcW w:w="1710" w:type="dxa"/>
            <w:vAlign w:val="center"/>
          </w:tcPr>
          <w:p w14:paraId="2B0092CF" w14:textId="77777777" w:rsidR="003026FA" w:rsidRPr="00B925D1" w:rsidRDefault="003026FA" w:rsidP="003026FA">
            <w:pPr>
              <w:spacing w:after="0"/>
              <w:ind w:right="-108"/>
              <w:rPr>
                <w:b/>
              </w:rPr>
            </w:pPr>
            <w:r w:rsidRPr="00B925D1">
              <w:rPr>
                <w:b/>
              </w:rPr>
              <w:t>End Time</w:t>
            </w:r>
          </w:p>
        </w:tc>
        <w:tc>
          <w:tcPr>
            <w:tcW w:w="1103" w:type="dxa"/>
            <w:vAlign w:val="center"/>
          </w:tcPr>
          <w:p w14:paraId="500CE165" w14:textId="77777777" w:rsidR="003026FA" w:rsidRPr="00B925D1" w:rsidRDefault="003026FA" w:rsidP="003026FA">
            <w:pPr>
              <w:spacing w:after="0"/>
            </w:pPr>
            <w:r w:rsidRPr="00B925D1">
              <w:t>Ready only text</w:t>
            </w:r>
          </w:p>
        </w:tc>
        <w:tc>
          <w:tcPr>
            <w:tcW w:w="1170" w:type="dxa"/>
            <w:vAlign w:val="center"/>
          </w:tcPr>
          <w:p w14:paraId="192FC380" w14:textId="77777777" w:rsidR="003026FA" w:rsidRPr="00B925D1" w:rsidRDefault="003026FA" w:rsidP="003026FA">
            <w:pPr>
              <w:spacing w:after="0"/>
            </w:pPr>
            <w:r w:rsidRPr="00B925D1">
              <w:t>Prefilled</w:t>
            </w:r>
          </w:p>
        </w:tc>
        <w:tc>
          <w:tcPr>
            <w:tcW w:w="1237" w:type="dxa"/>
            <w:vAlign w:val="center"/>
          </w:tcPr>
          <w:p w14:paraId="586BB6E0" w14:textId="77777777" w:rsidR="003026FA" w:rsidRPr="00B925D1" w:rsidRDefault="003026FA" w:rsidP="003026FA">
            <w:pPr>
              <w:spacing w:after="0"/>
            </w:pPr>
            <w:r w:rsidRPr="00B925D1">
              <w:t>-</w:t>
            </w:r>
          </w:p>
        </w:tc>
        <w:tc>
          <w:tcPr>
            <w:tcW w:w="1260" w:type="dxa"/>
            <w:vAlign w:val="center"/>
          </w:tcPr>
          <w:p w14:paraId="3753A41D" w14:textId="77777777" w:rsidR="003026FA" w:rsidRPr="00B925D1" w:rsidRDefault="003026FA" w:rsidP="003026FA">
            <w:pPr>
              <w:spacing w:after="0"/>
            </w:pPr>
            <w:r w:rsidRPr="00B925D1">
              <w:t>Time – hh24:mi:ss</w:t>
            </w:r>
          </w:p>
        </w:tc>
        <w:tc>
          <w:tcPr>
            <w:tcW w:w="1643" w:type="dxa"/>
            <w:vAlign w:val="center"/>
          </w:tcPr>
          <w:p w14:paraId="1ECBC63A" w14:textId="77777777" w:rsidR="003026FA" w:rsidRPr="00B925D1" w:rsidRDefault="003026FA" w:rsidP="003026FA">
            <w:pPr>
              <w:spacing w:after="0"/>
            </w:pPr>
            <w:r w:rsidRPr="00B925D1">
              <w:t>-</w:t>
            </w:r>
          </w:p>
        </w:tc>
        <w:tc>
          <w:tcPr>
            <w:tcW w:w="2070" w:type="dxa"/>
            <w:vAlign w:val="center"/>
          </w:tcPr>
          <w:p w14:paraId="0A8062CF" w14:textId="77777777" w:rsidR="003026FA" w:rsidRPr="00B925D1" w:rsidRDefault="003026FA" w:rsidP="003026FA">
            <w:pPr>
              <w:spacing w:after="0"/>
            </w:pPr>
            <w:r w:rsidRPr="00B925D1">
              <w:t>End Time</w:t>
            </w:r>
          </w:p>
        </w:tc>
      </w:tr>
      <w:tr w:rsidR="003026FA" w:rsidRPr="00B925D1" w14:paraId="7C479681" w14:textId="77777777" w:rsidTr="0048517E">
        <w:tc>
          <w:tcPr>
            <w:tcW w:w="1710" w:type="dxa"/>
            <w:vAlign w:val="center"/>
          </w:tcPr>
          <w:p w14:paraId="1DAA7B12" w14:textId="77777777" w:rsidR="003026FA" w:rsidRPr="00B925D1" w:rsidRDefault="003026FA" w:rsidP="003026FA">
            <w:pPr>
              <w:spacing w:after="0"/>
              <w:ind w:left="-18" w:right="-108"/>
              <w:rPr>
                <w:b/>
              </w:rPr>
            </w:pPr>
            <w:r w:rsidRPr="00B925D1">
              <w:rPr>
                <w:b/>
              </w:rPr>
              <w:t>Last Run Status</w:t>
            </w:r>
          </w:p>
        </w:tc>
        <w:tc>
          <w:tcPr>
            <w:tcW w:w="1103" w:type="dxa"/>
            <w:vAlign w:val="center"/>
          </w:tcPr>
          <w:p w14:paraId="3040347C" w14:textId="77777777" w:rsidR="003026FA" w:rsidRPr="00B925D1" w:rsidRDefault="003026FA" w:rsidP="003026FA">
            <w:pPr>
              <w:spacing w:after="0"/>
            </w:pPr>
            <w:r w:rsidRPr="00B925D1">
              <w:t>Ready only text</w:t>
            </w:r>
          </w:p>
        </w:tc>
        <w:tc>
          <w:tcPr>
            <w:tcW w:w="1170" w:type="dxa"/>
            <w:vAlign w:val="center"/>
          </w:tcPr>
          <w:p w14:paraId="2A2A55CF" w14:textId="77777777" w:rsidR="003026FA" w:rsidRPr="00B925D1" w:rsidRDefault="003026FA" w:rsidP="003026FA">
            <w:pPr>
              <w:spacing w:after="0"/>
            </w:pPr>
            <w:r w:rsidRPr="00B925D1">
              <w:t>Prefilled</w:t>
            </w:r>
          </w:p>
        </w:tc>
        <w:tc>
          <w:tcPr>
            <w:tcW w:w="1237" w:type="dxa"/>
            <w:vAlign w:val="center"/>
          </w:tcPr>
          <w:p w14:paraId="352ABB18" w14:textId="77777777" w:rsidR="003026FA" w:rsidRPr="00B925D1" w:rsidRDefault="003026FA" w:rsidP="003026FA">
            <w:pPr>
              <w:spacing w:after="0"/>
            </w:pPr>
            <w:r w:rsidRPr="00B925D1">
              <w:t>-</w:t>
            </w:r>
          </w:p>
        </w:tc>
        <w:tc>
          <w:tcPr>
            <w:tcW w:w="1260" w:type="dxa"/>
            <w:vAlign w:val="center"/>
          </w:tcPr>
          <w:p w14:paraId="435859D7" w14:textId="3A2E669C" w:rsidR="003026FA" w:rsidRPr="00B925D1" w:rsidRDefault="003026FA" w:rsidP="003026FA">
            <w:pPr>
              <w:spacing w:after="0"/>
            </w:pPr>
            <w:r w:rsidRPr="00B925D1">
              <w:t>A</w:t>
            </w:r>
            <w:r w:rsidR="00436026">
              <w:t>100</w:t>
            </w:r>
          </w:p>
        </w:tc>
        <w:tc>
          <w:tcPr>
            <w:tcW w:w="1643" w:type="dxa"/>
            <w:vAlign w:val="center"/>
          </w:tcPr>
          <w:p w14:paraId="2F7B69F1" w14:textId="77777777" w:rsidR="003026FA" w:rsidRPr="00B925D1" w:rsidRDefault="003026FA" w:rsidP="003026FA">
            <w:pPr>
              <w:spacing w:after="0"/>
            </w:pPr>
            <w:r w:rsidRPr="00B925D1">
              <w:t>-</w:t>
            </w:r>
          </w:p>
        </w:tc>
        <w:tc>
          <w:tcPr>
            <w:tcW w:w="2070" w:type="dxa"/>
            <w:vAlign w:val="center"/>
          </w:tcPr>
          <w:p w14:paraId="2C9C1E6A" w14:textId="77777777" w:rsidR="003026FA" w:rsidRPr="00B925D1" w:rsidRDefault="003026FA" w:rsidP="003026FA">
            <w:pPr>
              <w:spacing w:after="0"/>
            </w:pPr>
            <w:r w:rsidRPr="00B925D1">
              <w:t>Last Run Status</w:t>
            </w:r>
          </w:p>
        </w:tc>
      </w:tr>
      <w:tr w:rsidR="003026FA" w:rsidRPr="00B925D1" w14:paraId="36AE2257" w14:textId="77777777" w:rsidTr="0048517E">
        <w:tc>
          <w:tcPr>
            <w:tcW w:w="1710" w:type="dxa"/>
            <w:vAlign w:val="center"/>
          </w:tcPr>
          <w:p w14:paraId="6165D670" w14:textId="77777777" w:rsidR="003026FA" w:rsidRPr="00B925D1" w:rsidRDefault="003026FA" w:rsidP="003026FA">
            <w:pPr>
              <w:spacing w:after="0"/>
              <w:ind w:left="-18" w:right="-108"/>
              <w:rPr>
                <w:b/>
              </w:rPr>
            </w:pPr>
            <w:r w:rsidRPr="00B925D1">
              <w:rPr>
                <w:b/>
              </w:rPr>
              <w:t>Error Code</w:t>
            </w:r>
          </w:p>
        </w:tc>
        <w:tc>
          <w:tcPr>
            <w:tcW w:w="1103" w:type="dxa"/>
            <w:vAlign w:val="center"/>
          </w:tcPr>
          <w:p w14:paraId="1AE05F08" w14:textId="77777777" w:rsidR="003026FA" w:rsidRPr="00B925D1" w:rsidRDefault="003026FA" w:rsidP="003026FA">
            <w:pPr>
              <w:spacing w:after="0"/>
            </w:pPr>
            <w:r w:rsidRPr="00B925D1">
              <w:t>Ready only text</w:t>
            </w:r>
          </w:p>
        </w:tc>
        <w:tc>
          <w:tcPr>
            <w:tcW w:w="1170" w:type="dxa"/>
            <w:vAlign w:val="center"/>
          </w:tcPr>
          <w:p w14:paraId="2CAA6F4E" w14:textId="77777777" w:rsidR="003026FA" w:rsidRPr="00B925D1" w:rsidRDefault="003026FA" w:rsidP="003026FA">
            <w:pPr>
              <w:spacing w:after="0"/>
            </w:pPr>
            <w:r w:rsidRPr="00B925D1">
              <w:t>Prefilled</w:t>
            </w:r>
          </w:p>
        </w:tc>
        <w:tc>
          <w:tcPr>
            <w:tcW w:w="1237" w:type="dxa"/>
            <w:vAlign w:val="center"/>
          </w:tcPr>
          <w:p w14:paraId="217CBC0F" w14:textId="77777777" w:rsidR="003026FA" w:rsidRPr="00B925D1" w:rsidRDefault="003026FA" w:rsidP="003026FA">
            <w:pPr>
              <w:spacing w:after="0"/>
            </w:pPr>
            <w:r w:rsidRPr="00B925D1">
              <w:t>-</w:t>
            </w:r>
          </w:p>
        </w:tc>
        <w:tc>
          <w:tcPr>
            <w:tcW w:w="1260" w:type="dxa"/>
            <w:vAlign w:val="center"/>
          </w:tcPr>
          <w:p w14:paraId="4947522E" w14:textId="77777777" w:rsidR="003026FA" w:rsidRPr="00B925D1" w:rsidRDefault="003026FA" w:rsidP="003026FA">
            <w:pPr>
              <w:spacing w:after="0"/>
            </w:pPr>
            <w:r w:rsidRPr="00B925D1">
              <w:t>N(*)</w:t>
            </w:r>
          </w:p>
        </w:tc>
        <w:tc>
          <w:tcPr>
            <w:tcW w:w="1643" w:type="dxa"/>
            <w:vAlign w:val="center"/>
          </w:tcPr>
          <w:p w14:paraId="50289A88" w14:textId="77777777" w:rsidR="003026FA" w:rsidRPr="00B925D1" w:rsidRDefault="003026FA" w:rsidP="003026FA">
            <w:pPr>
              <w:spacing w:after="0"/>
            </w:pPr>
            <w:r w:rsidRPr="00B925D1">
              <w:t>-</w:t>
            </w:r>
          </w:p>
        </w:tc>
        <w:tc>
          <w:tcPr>
            <w:tcW w:w="2070" w:type="dxa"/>
            <w:vAlign w:val="center"/>
          </w:tcPr>
          <w:p w14:paraId="40BD3BDB" w14:textId="77777777" w:rsidR="003026FA" w:rsidRPr="00B925D1" w:rsidRDefault="003026FA" w:rsidP="003026FA">
            <w:pPr>
              <w:spacing w:after="0"/>
            </w:pPr>
            <w:r w:rsidRPr="00B925D1">
              <w:t>Error Code</w:t>
            </w:r>
          </w:p>
        </w:tc>
      </w:tr>
      <w:tr w:rsidR="003026FA" w:rsidRPr="00B925D1" w14:paraId="55BC954B" w14:textId="77777777" w:rsidTr="0048517E">
        <w:tc>
          <w:tcPr>
            <w:tcW w:w="1710" w:type="dxa"/>
            <w:vAlign w:val="center"/>
          </w:tcPr>
          <w:p w14:paraId="51683F04" w14:textId="77777777" w:rsidR="003026FA" w:rsidRPr="00B925D1" w:rsidRDefault="003026FA" w:rsidP="003026FA">
            <w:pPr>
              <w:spacing w:after="0"/>
              <w:ind w:left="-18" w:right="-108"/>
              <w:rPr>
                <w:b/>
              </w:rPr>
            </w:pPr>
            <w:r w:rsidRPr="00B925D1">
              <w:rPr>
                <w:b/>
              </w:rPr>
              <w:t>Error Message</w:t>
            </w:r>
          </w:p>
        </w:tc>
        <w:tc>
          <w:tcPr>
            <w:tcW w:w="1103" w:type="dxa"/>
            <w:vAlign w:val="center"/>
          </w:tcPr>
          <w:p w14:paraId="27466D5F" w14:textId="77777777" w:rsidR="003026FA" w:rsidRPr="00B925D1" w:rsidRDefault="003026FA" w:rsidP="003026FA">
            <w:pPr>
              <w:spacing w:after="0"/>
            </w:pPr>
            <w:r w:rsidRPr="00B925D1">
              <w:t>Ready only text</w:t>
            </w:r>
          </w:p>
        </w:tc>
        <w:tc>
          <w:tcPr>
            <w:tcW w:w="1170" w:type="dxa"/>
            <w:vAlign w:val="center"/>
          </w:tcPr>
          <w:p w14:paraId="53DEA516" w14:textId="77777777" w:rsidR="003026FA" w:rsidRPr="00B925D1" w:rsidRDefault="003026FA" w:rsidP="003026FA">
            <w:pPr>
              <w:spacing w:after="0"/>
            </w:pPr>
            <w:r w:rsidRPr="00B925D1">
              <w:t>Prefilled</w:t>
            </w:r>
          </w:p>
        </w:tc>
        <w:tc>
          <w:tcPr>
            <w:tcW w:w="1237" w:type="dxa"/>
            <w:vAlign w:val="center"/>
          </w:tcPr>
          <w:p w14:paraId="1F701316" w14:textId="77777777" w:rsidR="003026FA" w:rsidRPr="00B925D1" w:rsidRDefault="003026FA" w:rsidP="003026FA">
            <w:pPr>
              <w:spacing w:after="0"/>
            </w:pPr>
            <w:r w:rsidRPr="00B925D1">
              <w:t>-</w:t>
            </w:r>
          </w:p>
        </w:tc>
        <w:tc>
          <w:tcPr>
            <w:tcW w:w="1260" w:type="dxa"/>
            <w:vAlign w:val="center"/>
          </w:tcPr>
          <w:p w14:paraId="29990185" w14:textId="21232F0A" w:rsidR="003026FA" w:rsidRPr="00B925D1" w:rsidRDefault="003026FA" w:rsidP="003026FA">
            <w:pPr>
              <w:spacing w:after="0"/>
            </w:pPr>
            <w:r w:rsidRPr="00B925D1">
              <w:t>A</w:t>
            </w:r>
            <w:r w:rsidR="00436026">
              <w:t>200</w:t>
            </w:r>
          </w:p>
        </w:tc>
        <w:tc>
          <w:tcPr>
            <w:tcW w:w="1643" w:type="dxa"/>
            <w:vAlign w:val="center"/>
          </w:tcPr>
          <w:p w14:paraId="6DDC0C94" w14:textId="77777777" w:rsidR="003026FA" w:rsidRPr="00B925D1" w:rsidRDefault="003026FA" w:rsidP="003026FA">
            <w:pPr>
              <w:spacing w:after="0"/>
            </w:pPr>
            <w:r w:rsidRPr="00B925D1">
              <w:t>-</w:t>
            </w:r>
          </w:p>
        </w:tc>
        <w:tc>
          <w:tcPr>
            <w:tcW w:w="2070" w:type="dxa"/>
            <w:vAlign w:val="center"/>
          </w:tcPr>
          <w:p w14:paraId="2DDB6BA0" w14:textId="77777777" w:rsidR="003026FA" w:rsidRPr="00B925D1" w:rsidRDefault="003026FA" w:rsidP="003026FA">
            <w:pPr>
              <w:spacing w:after="0"/>
            </w:pPr>
            <w:r w:rsidRPr="00B925D1">
              <w:t xml:space="preserve">Error Message </w:t>
            </w:r>
          </w:p>
        </w:tc>
      </w:tr>
    </w:tbl>
    <w:p w14:paraId="3EB8329E" w14:textId="77777777" w:rsidR="003026FA" w:rsidRPr="00B925D1" w:rsidRDefault="003026FA" w:rsidP="003026FA">
      <w:pPr>
        <w:ind w:left="360"/>
        <w:rPr>
          <w:lang w:eastAsia="zh-CN"/>
        </w:rPr>
      </w:pPr>
      <w:r w:rsidRPr="00B925D1">
        <w:rPr>
          <w:lang w:eastAsia="zh-CN"/>
        </w:rPr>
        <w:tab/>
      </w:r>
      <w:r w:rsidRPr="00B925D1">
        <w:rPr>
          <w:lang w:eastAsia="zh-CN"/>
        </w:rPr>
        <w:tab/>
      </w:r>
    </w:p>
    <w:p w14:paraId="3B7A9F1B" w14:textId="77777777" w:rsidR="003026FA" w:rsidRPr="00B925D1" w:rsidRDefault="003026FA" w:rsidP="003026FA">
      <w:pPr>
        <w:pStyle w:val="4"/>
        <w:tabs>
          <w:tab w:val="left" w:pos="1170"/>
        </w:tabs>
        <w:spacing w:after="0"/>
        <w:ind w:hanging="50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0"/>
        <w:gridCol w:w="1260"/>
        <w:gridCol w:w="4860"/>
        <w:gridCol w:w="2260"/>
      </w:tblGrid>
      <w:tr w:rsidR="003026FA" w:rsidRPr="00B925D1" w14:paraId="0BE5971F" w14:textId="77777777" w:rsidTr="0048517E">
        <w:trPr>
          <w:trHeight w:val="656"/>
        </w:trPr>
        <w:tc>
          <w:tcPr>
            <w:tcW w:w="1980" w:type="dxa"/>
            <w:shd w:val="clear" w:color="auto" w:fill="C6D9F1"/>
          </w:tcPr>
          <w:p w14:paraId="6A36A220" w14:textId="77777777" w:rsidR="003026FA" w:rsidRPr="00B925D1" w:rsidRDefault="003026FA" w:rsidP="0048517E">
            <w:pPr>
              <w:spacing w:after="0"/>
              <w:rPr>
                <w:b/>
              </w:rPr>
            </w:pPr>
            <w:r w:rsidRPr="00B925D1">
              <w:rPr>
                <w:b/>
              </w:rPr>
              <w:t>Screen Object</w:t>
            </w:r>
          </w:p>
        </w:tc>
        <w:tc>
          <w:tcPr>
            <w:tcW w:w="1260" w:type="dxa"/>
            <w:shd w:val="clear" w:color="auto" w:fill="C6D9F1"/>
          </w:tcPr>
          <w:p w14:paraId="4CF6A53A" w14:textId="77777777" w:rsidR="003026FA" w:rsidRPr="00B925D1" w:rsidRDefault="003026FA" w:rsidP="0048517E">
            <w:pPr>
              <w:spacing w:after="0"/>
              <w:rPr>
                <w:b/>
              </w:rPr>
            </w:pPr>
            <w:r w:rsidRPr="00B925D1">
              <w:rPr>
                <w:b/>
              </w:rPr>
              <w:t>Object Type</w:t>
            </w:r>
          </w:p>
        </w:tc>
        <w:tc>
          <w:tcPr>
            <w:tcW w:w="4860" w:type="dxa"/>
            <w:shd w:val="clear" w:color="auto" w:fill="C6D9F1"/>
          </w:tcPr>
          <w:p w14:paraId="2D2D88B9" w14:textId="77777777" w:rsidR="003026FA" w:rsidRPr="00B925D1" w:rsidRDefault="003026FA" w:rsidP="0048517E">
            <w:pPr>
              <w:spacing w:after="0"/>
              <w:rPr>
                <w:b/>
              </w:rPr>
            </w:pPr>
            <w:r w:rsidRPr="00B925D1">
              <w:rPr>
                <w:b/>
              </w:rPr>
              <w:t>Action / Event / Response</w:t>
            </w:r>
          </w:p>
        </w:tc>
        <w:tc>
          <w:tcPr>
            <w:tcW w:w="2260" w:type="dxa"/>
            <w:shd w:val="clear" w:color="auto" w:fill="C6D9F1"/>
          </w:tcPr>
          <w:p w14:paraId="46E2F534" w14:textId="77777777" w:rsidR="003026FA" w:rsidRPr="00B925D1" w:rsidRDefault="003026FA" w:rsidP="0048517E">
            <w:pPr>
              <w:spacing w:after="0"/>
              <w:rPr>
                <w:b/>
              </w:rPr>
            </w:pPr>
            <w:r w:rsidRPr="00B925D1">
              <w:rPr>
                <w:b/>
              </w:rPr>
              <w:t>Remarks</w:t>
            </w:r>
          </w:p>
        </w:tc>
      </w:tr>
      <w:tr w:rsidR="003026FA" w:rsidRPr="00B925D1" w14:paraId="0452DCA9" w14:textId="77777777" w:rsidTr="0048517E">
        <w:tc>
          <w:tcPr>
            <w:tcW w:w="1980" w:type="dxa"/>
          </w:tcPr>
          <w:p w14:paraId="01E341D4" w14:textId="2AA50015" w:rsidR="003026FA" w:rsidRPr="00B925D1" w:rsidRDefault="003026FA" w:rsidP="0048517E">
            <w:r w:rsidRPr="00B925D1">
              <w:t>Operation–</w:t>
            </w:r>
            <w:r w:rsidRPr="00B925D1">
              <w:rPr>
                <w:b/>
              </w:rPr>
              <w:t>Re-run</w:t>
            </w:r>
          </w:p>
        </w:tc>
        <w:tc>
          <w:tcPr>
            <w:tcW w:w="1260" w:type="dxa"/>
          </w:tcPr>
          <w:p w14:paraId="06611306" w14:textId="77777777" w:rsidR="003026FA" w:rsidRPr="00B925D1" w:rsidRDefault="003026FA" w:rsidP="003026FA">
            <w:r w:rsidRPr="00B925D1">
              <w:t>Button</w:t>
            </w:r>
          </w:p>
        </w:tc>
        <w:tc>
          <w:tcPr>
            <w:tcW w:w="4860" w:type="dxa"/>
          </w:tcPr>
          <w:p w14:paraId="552378B7" w14:textId="77777777" w:rsidR="003026FA" w:rsidRPr="00B925D1" w:rsidRDefault="003026FA" w:rsidP="003026FA">
            <w:r w:rsidRPr="00B925D1">
              <w:t xml:space="preserve">Re-run the selected Job </w:t>
            </w:r>
          </w:p>
        </w:tc>
        <w:tc>
          <w:tcPr>
            <w:tcW w:w="2260" w:type="dxa"/>
          </w:tcPr>
          <w:p w14:paraId="4CDAE368" w14:textId="77777777" w:rsidR="003026FA" w:rsidRPr="00B925D1" w:rsidRDefault="003026FA" w:rsidP="003026FA">
            <w:r w:rsidRPr="00B925D1">
              <w:t>N/A</w:t>
            </w:r>
          </w:p>
        </w:tc>
      </w:tr>
    </w:tbl>
    <w:p w14:paraId="79E7E4A1" w14:textId="77777777" w:rsidR="003026FA" w:rsidRPr="00B925D1" w:rsidRDefault="003026FA" w:rsidP="003026FA">
      <w:pPr>
        <w:ind w:left="360"/>
      </w:pPr>
    </w:p>
    <w:p w14:paraId="503AFF41" w14:textId="77777777" w:rsidR="003026FA" w:rsidRPr="00B925D1" w:rsidRDefault="003026FA" w:rsidP="003026FA">
      <w:pPr>
        <w:pStyle w:val="4"/>
        <w:tabs>
          <w:tab w:val="left" w:pos="1170"/>
        </w:tabs>
        <w:spacing w:after="0"/>
        <w:ind w:hanging="504"/>
      </w:pPr>
      <w:r w:rsidRPr="00B925D1">
        <w:t>User/Security Group</w:t>
      </w:r>
    </w:p>
    <w:p w14:paraId="025F49BE" w14:textId="77777777" w:rsidR="003026FA" w:rsidRPr="00B925D1" w:rsidRDefault="003026FA" w:rsidP="003026FA">
      <w:pPr>
        <w:ind w:left="360"/>
        <w:rPr>
          <w:rFonts w:eastAsia="SimSun"/>
        </w:rPr>
      </w:pPr>
      <w:r w:rsidRPr="00B925D1">
        <w:rPr>
          <w:rFonts w:eastAsia="SimSun"/>
        </w:rPr>
        <w:t>This function can be accessed by the following user(s):</w:t>
      </w:r>
    </w:p>
    <w:p w14:paraId="1C9CAB6F" w14:textId="77777777" w:rsidR="003026FA" w:rsidRPr="00B925D1" w:rsidRDefault="003026FA" w:rsidP="003026FA">
      <w:pPr>
        <w:pStyle w:val="ac"/>
        <w:numPr>
          <w:ilvl w:val="0"/>
          <w:numId w:val="3"/>
        </w:numPr>
        <w:rPr>
          <w:rFonts w:eastAsia="SimSun"/>
        </w:rPr>
      </w:pPr>
      <w:r w:rsidRPr="00B925D1">
        <w:rPr>
          <w:rFonts w:eastAsia="SimSun"/>
        </w:rPr>
        <w:t>System Administrator</w:t>
      </w:r>
    </w:p>
    <w:p w14:paraId="416977A6" w14:textId="77777777" w:rsidR="003026FA" w:rsidRPr="00B925D1" w:rsidRDefault="003026FA" w:rsidP="003026FA">
      <w:pPr>
        <w:pStyle w:val="4"/>
        <w:tabs>
          <w:tab w:val="left" w:pos="1170"/>
        </w:tabs>
        <w:spacing w:after="0"/>
        <w:ind w:hanging="504"/>
      </w:pPr>
      <w:r w:rsidRPr="00B925D1">
        <w:t>Assumptions/Constraints</w:t>
      </w:r>
    </w:p>
    <w:p w14:paraId="0620003D" w14:textId="77777777" w:rsidR="003026FA" w:rsidRDefault="003026FA" w:rsidP="003026FA">
      <w:pPr>
        <w:ind w:left="450"/>
        <w:rPr>
          <w:lang w:eastAsia="zh-CN"/>
        </w:rPr>
      </w:pPr>
      <w:r w:rsidRPr="00B925D1">
        <w:rPr>
          <w:lang w:eastAsia="zh-CN"/>
        </w:rPr>
        <w:t>N/A</w:t>
      </w:r>
    </w:p>
    <w:p w14:paraId="0FA4B172" w14:textId="77777777" w:rsidR="0048517E" w:rsidRPr="00B925D1" w:rsidRDefault="0048517E" w:rsidP="003026FA">
      <w:pPr>
        <w:ind w:left="450"/>
        <w:rPr>
          <w:lang w:eastAsia="zh-CN"/>
        </w:rPr>
      </w:pPr>
    </w:p>
    <w:p w14:paraId="14B5CAFA" w14:textId="77777777" w:rsidR="003026FA" w:rsidRPr="00B925D1" w:rsidRDefault="003026FA" w:rsidP="003026FA">
      <w:pPr>
        <w:pStyle w:val="4"/>
        <w:tabs>
          <w:tab w:val="left" w:pos="1170"/>
        </w:tabs>
        <w:spacing w:after="0"/>
        <w:ind w:hanging="50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603DC269" w14:textId="77777777" w:rsidTr="003026FA">
        <w:tc>
          <w:tcPr>
            <w:tcW w:w="1420" w:type="dxa"/>
            <w:shd w:val="clear" w:color="auto" w:fill="C6D9F1"/>
          </w:tcPr>
          <w:p w14:paraId="1D388FBF" w14:textId="77777777" w:rsidR="003026FA" w:rsidRPr="00B925D1" w:rsidRDefault="003026FA" w:rsidP="003026FA">
            <w:pPr>
              <w:pStyle w:val="af7"/>
              <w:rPr>
                <w:b/>
              </w:rPr>
            </w:pPr>
            <w:r w:rsidRPr="00B925D1">
              <w:rPr>
                <w:b/>
              </w:rPr>
              <w:t>Error Code</w:t>
            </w:r>
          </w:p>
        </w:tc>
        <w:tc>
          <w:tcPr>
            <w:tcW w:w="1260" w:type="dxa"/>
            <w:shd w:val="clear" w:color="auto" w:fill="C6D9F1"/>
          </w:tcPr>
          <w:p w14:paraId="1DEF4B56" w14:textId="77777777" w:rsidR="003026FA" w:rsidRPr="00B925D1" w:rsidRDefault="003026FA" w:rsidP="003026FA">
            <w:pPr>
              <w:pStyle w:val="af7"/>
              <w:rPr>
                <w:b/>
              </w:rPr>
            </w:pPr>
            <w:r w:rsidRPr="00B925D1">
              <w:rPr>
                <w:b/>
              </w:rPr>
              <w:t>Severity</w:t>
            </w:r>
          </w:p>
        </w:tc>
        <w:tc>
          <w:tcPr>
            <w:tcW w:w="7465" w:type="dxa"/>
            <w:shd w:val="clear" w:color="auto" w:fill="C6D9F1"/>
          </w:tcPr>
          <w:p w14:paraId="0029D785" w14:textId="77777777" w:rsidR="003026FA" w:rsidRPr="00B925D1" w:rsidRDefault="003026FA" w:rsidP="003026FA">
            <w:pPr>
              <w:pStyle w:val="af7"/>
              <w:rPr>
                <w:b/>
              </w:rPr>
            </w:pPr>
            <w:r w:rsidRPr="00B925D1">
              <w:rPr>
                <w:b/>
              </w:rPr>
              <w:t>Error Message</w:t>
            </w:r>
          </w:p>
        </w:tc>
      </w:tr>
      <w:tr w:rsidR="003026FA" w:rsidRPr="00B925D1" w14:paraId="367FA11C" w14:textId="77777777" w:rsidTr="003026FA">
        <w:tc>
          <w:tcPr>
            <w:tcW w:w="1420" w:type="dxa"/>
          </w:tcPr>
          <w:p w14:paraId="3C581FB8" w14:textId="2AC3CD15" w:rsidR="003026FA" w:rsidRPr="00B925D1" w:rsidRDefault="00436026" w:rsidP="003026FA">
            <w:r>
              <w:t>S0025</w:t>
            </w:r>
          </w:p>
        </w:tc>
        <w:tc>
          <w:tcPr>
            <w:tcW w:w="1260" w:type="dxa"/>
          </w:tcPr>
          <w:p w14:paraId="1BC5BB73" w14:textId="77777777" w:rsidR="003026FA" w:rsidRPr="00B925D1" w:rsidRDefault="003026FA" w:rsidP="003026FA">
            <w:r w:rsidRPr="00B925D1">
              <w:t>N/A</w:t>
            </w:r>
          </w:p>
        </w:tc>
        <w:tc>
          <w:tcPr>
            <w:tcW w:w="7465" w:type="dxa"/>
          </w:tcPr>
          <w:p w14:paraId="0BB4E9F2" w14:textId="77777777" w:rsidR="003026FA" w:rsidRPr="00B925D1" w:rsidRDefault="003026FA" w:rsidP="003026FA">
            <w:r w:rsidRPr="00B925D1">
              <w:t>Job Re-run failed with error message: %s</w:t>
            </w:r>
          </w:p>
        </w:tc>
      </w:tr>
      <w:tr w:rsidR="003026FA" w:rsidRPr="00B925D1" w14:paraId="36843896" w14:textId="77777777" w:rsidTr="003026FA">
        <w:tc>
          <w:tcPr>
            <w:tcW w:w="1420" w:type="dxa"/>
          </w:tcPr>
          <w:p w14:paraId="595491DA" w14:textId="77777777" w:rsidR="003026FA" w:rsidRPr="00B925D1" w:rsidRDefault="003026FA" w:rsidP="003026FA">
            <w:r w:rsidRPr="00B925D1">
              <w:t>Successful message</w:t>
            </w:r>
          </w:p>
        </w:tc>
        <w:tc>
          <w:tcPr>
            <w:tcW w:w="1260" w:type="dxa"/>
          </w:tcPr>
          <w:p w14:paraId="1C6C3A81" w14:textId="77777777" w:rsidR="003026FA" w:rsidRPr="00B925D1" w:rsidRDefault="003026FA" w:rsidP="003026FA">
            <w:r w:rsidRPr="00B925D1">
              <w:t>N/A</w:t>
            </w:r>
          </w:p>
        </w:tc>
        <w:tc>
          <w:tcPr>
            <w:tcW w:w="7465" w:type="dxa"/>
          </w:tcPr>
          <w:p w14:paraId="7F0D2653" w14:textId="77777777" w:rsidR="003026FA" w:rsidRPr="00B925D1" w:rsidRDefault="003026FA" w:rsidP="003026FA">
            <w:r w:rsidRPr="00B925D1">
              <w:t>EOD Job Re-run Successfully</w:t>
            </w:r>
          </w:p>
        </w:tc>
      </w:tr>
    </w:tbl>
    <w:p w14:paraId="097BA4D8" w14:textId="77777777" w:rsidR="003026FA" w:rsidRPr="00B925D1" w:rsidRDefault="003026FA" w:rsidP="003026FA">
      <w:pPr>
        <w:ind w:left="450"/>
        <w:rPr>
          <w:lang w:eastAsia="zh-CN"/>
        </w:rPr>
      </w:pPr>
    </w:p>
    <w:p w14:paraId="676F977B" w14:textId="77777777" w:rsidR="003026FA" w:rsidRPr="00B925D1" w:rsidRDefault="003026FA" w:rsidP="003026FA">
      <w:pPr>
        <w:ind w:left="450"/>
        <w:rPr>
          <w:lang w:eastAsia="zh-CN"/>
        </w:rPr>
      </w:pPr>
    </w:p>
    <w:p w14:paraId="3F133F8C" w14:textId="77777777" w:rsidR="003026FA" w:rsidRPr="00B925D1" w:rsidRDefault="003026FA" w:rsidP="003026FA">
      <w:pPr>
        <w:rPr>
          <w:rFonts w:cs="Microsoft YaHei"/>
          <w:b/>
          <w:bCs/>
          <w:color w:val="4F81BD" w:themeColor="accent1"/>
          <w:sz w:val="26"/>
          <w:szCs w:val="26"/>
          <w:lang w:eastAsia="zh-HK"/>
        </w:rPr>
      </w:pPr>
      <w:r w:rsidRPr="00B925D1">
        <w:br w:type="page"/>
      </w:r>
    </w:p>
    <w:p w14:paraId="6079ACFB" w14:textId="77777777" w:rsidR="003026FA" w:rsidRPr="00B925D1" w:rsidRDefault="003026FA" w:rsidP="003026FA">
      <w:pPr>
        <w:pStyle w:val="2"/>
      </w:pPr>
      <w:bookmarkStart w:id="64" w:name="_Toc471773383"/>
      <w:bookmarkStart w:id="65" w:name="_Toc472133132"/>
      <w:r w:rsidRPr="00B925D1">
        <w:lastRenderedPageBreak/>
        <w:t>System Parameter Maintenance</w:t>
      </w:r>
      <w:bookmarkEnd w:id="64"/>
      <w:bookmarkEnd w:id="65"/>
    </w:p>
    <w:p w14:paraId="36EE1232" w14:textId="77777777" w:rsidR="003026FA" w:rsidRPr="00B925D1" w:rsidRDefault="003026FA" w:rsidP="00436026">
      <w:pPr>
        <w:pStyle w:val="3"/>
      </w:pPr>
      <w:r w:rsidRPr="00B925D1">
        <w:t>Description</w:t>
      </w:r>
    </w:p>
    <w:p w14:paraId="663CC90D" w14:textId="77777777" w:rsidR="003026FA" w:rsidRPr="00B925D1" w:rsidRDefault="003026FA" w:rsidP="00436026">
      <w:pPr>
        <w:jc w:val="both"/>
        <w:rPr>
          <w:lang w:eastAsia="zh-CN"/>
        </w:rPr>
      </w:pPr>
      <w:r w:rsidRPr="00B925D1">
        <w:rPr>
          <w:lang w:eastAsia="zh-CN"/>
        </w:rPr>
        <w:t xml:space="preserve">The “Scheduler Parameter Maintenance” function allows system administrator to update and retrieve the parameter of ESB system. </w:t>
      </w:r>
    </w:p>
    <w:p w14:paraId="44F9DD1A" w14:textId="77777777" w:rsidR="003026FA" w:rsidRPr="00B925D1" w:rsidRDefault="003026FA" w:rsidP="00436026">
      <w:pPr>
        <w:rPr>
          <w:lang w:eastAsia="zh-CN"/>
        </w:rPr>
      </w:pPr>
      <w:r w:rsidRPr="00B925D1">
        <w:rPr>
          <w:lang w:eastAsia="zh-CN"/>
        </w:rPr>
        <w:t>Use Case functions</w:t>
      </w:r>
    </w:p>
    <w:p w14:paraId="40A3FF12" w14:textId="77777777" w:rsidR="003026FA" w:rsidRPr="00B925D1" w:rsidRDefault="003026FA" w:rsidP="00436026">
      <w:pPr>
        <w:spacing w:after="0"/>
        <w:rPr>
          <w:lang w:eastAsia="zh-CN"/>
        </w:rPr>
      </w:pPr>
      <w:r w:rsidRPr="00B925D1">
        <w:rPr>
          <w:lang w:eastAsia="zh-CN"/>
        </w:rPr>
        <w:t># Maintain System Parameter (List)</w:t>
      </w:r>
    </w:p>
    <w:p w14:paraId="6E7D1A19" w14:textId="77777777" w:rsidR="003026FA" w:rsidRPr="00B925D1" w:rsidRDefault="003026FA" w:rsidP="00436026">
      <w:pPr>
        <w:spacing w:after="0"/>
        <w:rPr>
          <w:lang w:eastAsia="zh-CN"/>
        </w:rPr>
      </w:pPr>
      <w:r w:rsidRPr="00B925D1">
        <w:rPr>
          <w:lang w:eastAsia="zh-CN"/>
        </w:rPr>
        <w:t># Maintain System Parameter (Create/Edit)</w:t>
      </w:r>
    </w:p>
    <w:p w14:paraId="505F12A3" w14:textId="77777777" w:rsidR="003026FA" w:rsidRPr="00B925D1" w:rsidRDefault="003026FA" w:rsidP="003026FA">
      <w:pPr>
        <w:ind w:left="450"/>
        <w:rPr>
          <w:lang w:eastAsia="zh-CN"/>
        </w:rPr>
      </w:pPr>
    </w:p>
    <w:p w14:paraId="6A5AE43C" w14:textId="77777777" w:rsidR="003026FA" w:rsidRPr="00B925D1" w:rsidRDefault="003026FA" w:rsidP="00436026">
      <w:pPr>
        <w:pStyle w:val="3"/>
      </w:pPr>
      <w:r w:rsidRPr="00B925D1">
        <w:t>Input</w:t>
      </w:r>
    </w:p>
    <w:p w14:paraId="3BF2B6A7" w14:textId="77777777" w:rsidR="003026FA" w:rsidRPr="00B925D1" w:rsidRDefault="003026FA" w:rsidP="00436026">
      <w:pPr>
        <w:rPr>
          <w:lang w:eastAsia="zh-CN"/>
        </w:rPr>
      </w:pPr>
      <w:r w:rsidRPr="00B925D1">
        <w:rPr>
          <w:lang w:eastAsia="zh-CN"/>
        </w:rPr>
        <w:t>N/A</w:t>
      </w:r>
    </w:p>
    <w:p w14:paraId="6955EAE0" w14:textId="77777777" w:rsidR="003026FA" w:rsidRPr="00B925D1" w:rsidRDefault="003026FA" w:rsidP="00436026">
      <w:pPr>
        <w:pStyle w:val="3"/>
      </w:pPr>
      <w:r w:rsidRPr="00B925D1">
        <w:t>Output</w:t>
      </w:r>
    </w:p>
    <w:p w14:paraId="202074C9" w14:textId="77777777" w:rsidR="003026FA" w:rsidRPr="00B925D1" w:rsidRDefault="003026FA" w:rsidP="00436026">
      <w:pPr>
        <w:rPr>
          <w:lang w:eastAsia="zh-CN"/>
        </w:rPr>
      </w:pPr>
      <w:r w:rsidRPr="00B925D1">
        <w:rPr>
          <w:lang w:eastAsia="zh-CN"/>
        </w:rPr>
        <w:t>N/A</w:t>
      </w:r>
    </w:p>
    <w:p w14:paraId="182CFB98" w14:textId="77777777" w:rsidR="003026FA" w:rsidRPr="00B925D1" w:rsidRDefault="003026FA" w:rsidP="00436026">
      <w:pPr>
        <w:pStyle w:val="3"/>
      </w:pPr>
      <w:r w:rsidRPr="00B925D1">
        <w:t>Maintain System Parameter (List) / (Create/Edit)</w:t>
      </w:r>
    </w:p>
    <w:p w14:paraId="10BCAF05" w14:textId="77777777" w:rsidR="003026FA" w:rsidRPr="00B925D1" w:rsidRDefault="003026FA" w:rsidP="00436026">
      <w:pPr>
        <w:pStyle w:val="4"/>
      </w:pPr>
      <w:r w:rsidRPr="00B925D1">
        <w:t>Process/Work Flow</w:t>
      </w:r>
    </w:p>
    <w:p w14:paraId="3192FA28" w14:textId="77777777" w:rsidR="003026FA" w:rsidRPr="00B925D1" w:rsidRDefault="003026FA" w:rsidP="00436026">
      <w:pPr>
        <w:rPr>
          <w:lang w:eastAsia="zh-CN"/>
        </w:rPr>
      </w:pPr>
      <w:r w:rsidRPr="00B925D1">
        <w:rPr>
          <w:lang w:eastAsia="zh-CN"/>
        </w:rPr>
        <w:t xml:space="preserve">This function is to display the application parameters. </w:t>
      </w:r>
    </w:p>
    <w:p w14:paraId="6E9391DE" w14:textId="77777777" w:rsidR="003026FA" w:rsidRPr="00B925D1" w:rsidRDefault="003026FA" w:rsidP="00436026">
      <w:pPr>
        <w:rPr>
          <w:b/>
          <w:u w:val="single"/>
          <w:lang w:eastAsia="zh-CN"/>
        </w:rPr>
      </w:pPr>
      <w:r w:rsidRPr="00B925D1">
        <w:rPr>
          <w:b/>
          <w:u w:val="single"/>
          <w:lang w:eastAsia="zh-CN"/>
        </w:rPr>
        <w:t>Business Logic</w:t>
      </w:r>
    </w:p>
    <w:p w14:paraId="2E4FDA79" w14:textId="77777777" w:rsidR="003026FA" w:rsidRPr="00B925D1" w:rsidRDefault="003026FA" w:rsidP="00436026">
      <w:pPr>
        <w:rPr>
          <w:lang w:eastAsia="zh-CN"/>
        </w:rPr>
      </w:pPr>
      <w:r w:rsidRPr="00B925D1">
        <w:rPr>
          <w:lang w:eastAsia="zh-CN"/>
        </w:rPr>
        <w:t xml:space="preserve">The job logs view is to describe the status of the web logic running status. </w:t>
      </w:r>
    </w:p>
    <w:p w14:paraId="487D324B" w14:textId="77777777" w:rsidR="003026FA" w:rsidRPr="00B925D1" w:rsidRDefault="003026FA" w:rsidP="0005458D">
      <w:pPr>
        <w:pStyle w:val="ac"/>
        <w:numPr>
          <w:ilvl w:val="0"/>
          <w:numId w:val="40"/>
        </w:numPr>
        <w:ind w:left="990" w:hanging="450"/>
        <w:rPr>
          <w:lang w:eastAsia="zh-CN"/>
        </w:rPr>
      </w:pPr>
      <w:r w:rsidRPr="00B925D1">
        <w:rPr>
          <w:lang w:eastAsia="zh-CN"/>
        </w:rPr>
        <w:t xml:space="preserve">By default, </w:t>
      </w:r>
      <w:r w:rsidRPr="00B925D1">
        <w:rPr>
          <w:lang w:eastAsia="zh-HK"/>
        </w:rPr>
        <w:t>all system parameter information of the system will be displayed.</w:t>
      </w:r>
    </w:p>
    <w:p w14:paraId="05FF3507" w14:textId="77777777" w:rsidR="003026FA" w:rsidRPr="00B925D1" w:rsidRDefault="003026FA" w:rsidP="003026FA">
      <w:pPr>
        <w:ind w:left="1080"/>
        <w:rPr>
          <w:lang w:eastAsia="zh-CN"/>
        </w:rPr>
      </w:pPr>
    </w:p>
    <w:p w14:paraId="2AA1EF7D" w14:textId="77777777" w:rsidR="003026FA" w:rsidRPr="00B925D1" w:rsidRDefault="003026FA" w:rsidP="003026FA">
      <w:pPr>
        <w:rPr>
          <w:rFonts w:eastAsiaTheme="majorEastAsia" w:cstheme="majorBidi"/>
          <w:b/>
          <w:bCs/>
          <w:i/>
          <w:iCs/>
        </w:rPr>
      </w:pPr>
      <w:r w:rsidRPr="00B925D1">
        <w:br w:type="page"/>
      </w:r>
    </w:p>
    <w:p w14:paraId="216D4CC1" w14:textId="77777777" w:rsidR="003026FA" w:rsidRPr="00B925D1" w:rsidRDefault="003026FA" w:rsidP="003026FA">
      <w:pPr>
        <w:pStyle w:val="4"/>
        <w:tabs>
          <w:tab w:val="left" w:pos="1170"/>
        </w:tabs>
        <w:spacing w:after="0"/>
        <w:ind w:hanging="504"/>
      </w:pPr>
      <w:r w:rsidRPr="00B925D1">
        <w:lastRenderedPageBreak/>
        <w:t>Screen</w:t>
      </w:r>
    </w:p>
    <w:p w14:paraId="79264062" w14:textId="77777777" w:rsidR="003026FA" w:rsidRPr="00B925D1" w:rsidRDefault="003026FA" w:rsidP="003026FA">
      <w:pPr>
        <w:ind w:left="360"/>
        <w:rPr>
          <w:b/>
          <w:u w:val="single"/>
        </w:rPr>
      </w:pPr>
      <w:r w:rsidRPr="00B925D1">
        <w:rPr>
          <w:b/>
          <w:u w:val="single"/>
        </w:rPr>
        <w:t>System Parameter View (List)</w:t>
      </w:r>
    </w:p>
    <w:p w14:paraId="4B80D940" w14:textId="77777777" w:rsidR="003026FA" w:rsidRPr="00B925D1" w:rsidRDefault="003026FA" w:rsidP="003026FA">
      <w:pPr>
        <w:ind w:left="360"/>
        <w:jc w:val="center"/>
        <w:rPr>
          <w:b/>
          <w:u w:val="single"/>
        </w:rPr>
      </w:pPr>
      <w:r w:rsidRPr="00B925D1">
        <w:rPr>
          <w:noProof/>
        </w:rPr>
        <w:drawing>
          <wp:inline distT="0" distB="0" distL="0" distR="0" wp14:anchorId="1500C277" wp14:editId="5930FF7C">
            <wp:extent cx="4744947" cy="3539266"/>
            <wp:effectExtent l="0" t="0" r="0" b="444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719" cy="3563711"/>
                    </a:xfrm>
                    <a:prstGeom prst="rect">
                      <a:avLst/>
                    </a:prstGeom>
                  </pic:spPr>
                </pic:pic>
              </a:graphicData>
            </a:graphic>
          </wp:inline>
        </w:drawing>
      </w:r>
    </w:p>
    <w:p w14:paraId="291B4A96" w14:textId="77777777" w:rsidR="003026FA" w:rsidRPr="00B925D1" w:rsidRDefault="003026FA" w:rsidP="003026FA">
      <w:pPr>
        <w:ind w:left="450"/>
        <w:rPr>
          <w:lang w:eastAsia="zh-CN"/>
        </w:rPr>
      </w:pPr>
    </w:p>
    <w:p w14:paraId="17092A45" w14:textId="77777777" w:rsidR="003026FA" w:rsidRPr="00B925D1" w:rsidRDefault="003026FA" w:rsidP="003026FA">
      <w:pPr>
        <w:pStyle w:val="4"/>
        <w:tabs>
          <w:tab w:val="left" w:pos="1170"/>
        </w:tabs>
        <w:spacing w:after="0"/>
        <w:ind w:hanging="504"/>
      </w:pPr>
      <w:r w:rsidRPr="00B925D1">
        <w:t>Data Fields &amp; Presentation Logic</w:t>
      </w:r>
    </w:p>
    <w:p w14:paraId="55A7615F" w14:textId="77777777" w:rsidR="003026FA" w:rsidRPr="00B925D1" w:rsidRDefault="003026FA" w:rsidP="0005458D">
      <w:pPr>
        <w:pStyle w:val="ac"/>
        <w:numPr>
          <w:ilvl w:val="0"/>
          <w:numId w:val="41"/>
        </w:numPr>
        <w:rPr>
          <w:lang w:eastAsia="zh-CN"/>
        </w:rPr>
      </w:pPr>
      <w:r w:rsidRPr="00B925D1">
        <w:rPr>
          <w:lang w:eastAsia="zh-CN"/>
        </w:rPr>
        <w:t>Default Sorting of System Parameter View List, Priority from top to bottom</w:t>
      </w:r>
    </w:p>
    <w:p w14:paraId="114F5E38" w14:textId="50C62551" w:rsidR="003026FA" w:rsidRPr="00B925D1" w:rsidRDefault="003026FA" w:rsidP="003026FA">
      <w:pPr>
        <w:pStyle w:val="ac"/>
        <w:numPr>
          <w:ilvl w:val="0"/>
          <w:numId w:val="3"/>
        </w:numPr>
        <w:spacing w:line="240" w:lineRule="auto"/>
        <w:rPr>
          <w:lang w:eastAsia="zh-CN"/>
        </w:rPr>
      </w:pPr>
      <w:r w:rsidRPr="00B925D1">
        <w:rPr>
          <w:lang w:eastAsia="zh-CN"/>
        </w:rPr>
        <w:t>Param Key (</w:t>
      </w:r>
      <w:r w:rsidR="0048517E">
        <w:rPr>
          <w:lang w:eastAsia="zh-CN"/>
        </w:rPr>
        <w:t>a</w:t>
      </w:r>
      <w:r w:rsidRPr="00B925D1">
        <w:rPr>
          <w:lang w:eastAsia="zh-CN"/>
        </w:rPr>
        <w:t>scending)</w:t>
      </w:r>
    </w:p>
    <w:p w14:paraId="2CDE429E" w14:textId="77777777" w:rsidR="003026FA" w:rsidRPr="00B925D1" w:rsidRDefault="003026FA" w:rsidP="003026FA">
      <w:pPr>
        <w:spacing w:line="240" w:lineRule="auto"/>
        <w:ind w:left="360"/>
        <w:rPr>
          <w:lang w:eastAsia="zh-CN"/>
        </w:rPr>
      </w:pPr>
    </w:p>
    <w:p w14:paraId="65AE6AAF" w14:textId="77777777" w:rsidR="003026FA" w:rsidRPr="00B925D1" w:rsidRDefault="003026FA" w:rsidP="0005458D">
      <w:pPr>
        <w:pStyle w:val="ac"/>
        <w:numPr>
          <w:ilvl w:val="0"/>
          <w:numId w:val="4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0712A02" w14:textId="77777777" w:rsidTr="003026FA">
        <w:trPr>
          <w:tblHeader/>
        </w:trPr>
        <w:tc>
          <w:tcPr>
            <w:tcW w:w="1553" w:type="dxa"/>
            <w:shd w:val="clear" w:color="auto" w:fill="C6D9F1"/>
            <w:vAlign w:val="center"/>
          </w:tcPr>
          <w:p w14:paraId="6F3F99C2"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75FA8DA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281A1CC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CCE2282"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5B0E9B82"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5A70B29A"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08098C2" w14:textId="77777777" w:rsidR="003026FA" w:rsidRPr="00B925D1" w:rsidRDefault="003026FA" w:rsidP="003026FA">
            <w:pPr>
              <w:spacing w:after="0"/>
              <w:rPr>
                <w:b/>
              </w:rPr>
            </w:pPr>
            <w:r w:rsidRPr="00B925D1">
              <w:rPr>
                <w:b/>
              </w:rPr>
              <w:t>Description</w:t>
            </w:r>
          </w:p>
        </w:tc>
      </w:tr>
      <w:tr w:rsidR="003026FA" w:rsidRPr="00B925D1" w14:paraId="6505286F" w14:textId="77777777" w:rsidTr="003026FA">
        <w:tc>
          <w:tcPr>
            <w:tcW w:w="1553" w:type="dxa"/>
            <w:vAlign w:val="center"/>
          </w:tcPr>
          <w:p w14:paraId="20657F45" w14:textId="77777777" w:rsidR="003026FA" w:rsidRPr="00B925D1" w:rsidRDefault="003026FA" w:rsidP="003026FA">
            <w:pPr>
              <w:spacing w:after="0"/>
              <w:ind w:left="-18" w:right="-108"/>
              <w:rPr>
                <w:b/>
              </w:rPr>
            </w:pPr>
            <w:r w:rsidRPr="00B925D1">
              <w:rPr>
                <w:b/>
              </w:rPr>
              <w:t>Param Key</w:t>
            </w:r>
          </w:p>
        </w:tc>
        <w:tc>
          <w:tcPr>
            <w:tcW w:w="1260" w:type="dxa"/>
            <w:vAlign w:val="center"/>
          </w:tcPr>
          <w:p w14:paraId="70D04D29" w14:textId="77777777" w:rsidR="003026FA" w:rsidRPr="00B925D1" w:rsidRDefault="003026FA" w:rsidP="003026FA">
            <w:pPr>
              <w:spacing w:after="0"/>
            </w:pPr>
            <w:r w:rsidRPr="00B925D1">
              <w:t>Read-only text</w:t>
            </w:r>
          </w:p>
        </w:tc>
        <w:tc>
          <w:tcPr>
            <w:tcW w:w="1170" w:type="dxa"/>
            <w:vAlign w:val="center"/>
          </w:tcPr>
          <w:p w14:paraId="022D0899" w14:textId="77777777" w:rsidR="003026FA" w:rsidRPr="00B925D1" w:rsidRDefault="003026FA" w:rsidP="003026FA">
            <w:pPr>
              <w:spacing w:after="0"/>
            </w:pPr>
            <w:r w:rsidRPr="00B925D1">
              <w:t>Prefilled</w:t>
            </w:r>
          </w:p>
        </w:tc>
        <w:tc>
          <w:tcPr>
            <w:tcW w:w="1237" w:type="dxa"/>
            <w:vAlign w:val="center"/>
          </w:tcPr>
          <w:p w14:paraId="14AF7BE0" w14:textId="77777777" w:rsidR="003026FA" w:rsidRPr="00B925D1" w:rsidRDefault="003026FA" w:rsidP="003026FA">
            <w:pPr>
              <w:spacing w:after="0"/>
            </w:pPr>
            <w:r w:rsidRPr="00B925D1">
              <w:t>-</w:t>
            </w:r>
          </w:p>
        </w:tc>
        <w:tc>
          <w:tcPr>
            <w:tcW w:w="1103" w:type="dxa"/>
            <w:vAlign w:val="center"/>
          </w:tcPr>
          <w:p w14:paraId="2B2FECE3" w14:textId="02414B1D" w:rsidR="003026FA" w:rsidRPr="00B925D1" w:rsidRDefault="003026FA" w:rsidP="003026FA">
            <w:pPr>
              <w:spacing w:after="0"/>
            </w:pPr>
            <w:r w:rsidRPr="00B925D1">
              <w:t>N</w:t>
            </w:r>
            <w:r w:rsidR="00436026">
              <w:t>(*)</w:t>
            </w:r>
          </w:p>
        </w:tc>
        <w:tc>
          <w:tcPr>
            <w:tcW w:w="1800" w:type="dxa"/>
            <w:vAlign w:val="center"/>
          </w:tcPr>
          <w:p w14:paraId="689F86E5" w14:textId="77777777" w:rsidR="003026FA" w:rsidRPr="00B925D1" w:rsidRDefault="003026FA" w:rsidP="003026FA">
            <w:pPr>
              <w:spacing w:after="0"/>
            </w:pPr>
            <w:r w:rsidRPr="00B925D1">
              <w:t>-</w:t>
            </w:r>
          </w:p>
        </w:tc>
        <w:tc>
          <w:tcPr>
            <w:tcW w:w="2070" w:type="dxa"/>
            <w:vAlign w:val="center"/>
          </w:tcPr>
          <w:p w14:paraId="4B06F581" w14:textId="77777777" w:rsidR="003026FA" w:rsidRPr="00B925D1" w:rsidRDefault="003026FA" w:rsidP="003026FA">
            <w:pPr>
              <w:spacing w:after="0"/>
            </w:pPr>
            <w:r w:rsidRPr="00B925D1">
              <w:t>Parameter Key ID (System Generated)</w:t>
            </w:r>
          </w:p>
        </w:tc>
      </w:tr>
      <w:tr w:rsidR="003026FA" w:rsidRPr="00B925D1" w14:paraId="676D0599" w14:textId="77777777" w:rsidTr="003026FA">
        <w:tc>
          <w:tcPr>
            <w:tcW w:w="1553" w:type="dxa"/>
            <w:vAlign w:val="center"/>
          </w:tcPr>
          <w:p w14:paraId="11ED0A9C" w14:textId="77777777" w:rsidR="003026FA" w:rsidRPr="00B925D1" w:rsidRDefault="003026FA" w:rsidP="003026FA">
            <w:pPr>
              <w:spacing w:after="0"/>
              <w:ind w:left="-18" w:right="-108"/>
              <w:rPr>
                <w:b/>
              </w:rPr>
            </w:pPr>
            <w:r w:rsidRPr="00B925D1">
              <w:rPr>
                <w:b/>
              </w:rPr>
              <w:t xml:space="preserve">Param </w:t>
            </w:r>
          </w:p>
          <w:p w14:paraId="4DBCC5CF" w14:textId="77777777" w:rsidR="003026FA" w:rsidRPr="00B925D1" w:rsidRDefault="003026FA" w:rsidP="003026FA">
            <w:pPr>
              <w:spacing w:after="0"/>
              <w:ind w:left="-18" w:right="-108"/>
              <w:rPr>
                <w:b/>
              </w:rPr>
            </w:pPr>
            <w:r w:rsidRPr="00B925D1">
              <w:rPr>
                <w:b/>
              </w:rPr>
              <w:t>Value</w:t>
            </w:r>
          </w:p>
        </w:tc>
        <w:tc>
          <w:tcPr>
            <w:tcW w:w="1260" w:type="dxa"/>
            <w:vAlign w:val="center"/>
          </w:tcPr>
          <w:p w14:paraId="5DFD6672" w14:textId="77777777" w:rsidR="003026FA" w:rsidRPr="00B925D1" w:rsidRDefault="003026FA" w:rsidP="003026FA">
            <w:pPr>
              <w:spacing w:after="0"/>
            </w:pPr>
            <w:r w:rsidRPr="00B925D1">
              <w:t>Textbox</w:t>
            </w:r>
          </w:p>
        </w:tc>
        <w:tc>
          <w:tcPr>
            <w:tcW w:w="1170" w:type="dxa"/>
            <w:vAlign w:val="center"/>
          </w:tcPr>
          <w:p w14:paraId="5D5011DB" w14:textId="77777777" w:rsidR="003026FA" w:rsidRPr="00B925D1" w:rsidRDefault="003026FA" w:rsidP="003026FA">
            <w:pPr>
              <w:spacing w:after="0"/>
            </w:pPr>
          </w:p>
        </w:tc>
        <w:tc>
          <w:tcPr>
            <w:tcW w:w="1237" w:type="dxa"/>
            <w:vAlign w:val="center"/>
          </w:tcPr>
          <w:p w14:paraId="63C9F4B8" w14:textId="77777777" w:rsidR="003026FA" w:rsidRPr="00B925D1" w:rsidRDefault="003026FA" w:rsidP="003026FA">
            <w:pPr>
              <w:spacing w:after="0"/>
            </w:pPr>
            <w:r w:rsidRPr="00B925D1">
              <w:t>M</w:t>
            </w:r>
          </w:p>
        </w:tc>
        <w:tc>
          <w:tcPr>
            <w:tcW w:w="1103" w:type="dxa"/>
            <w:vAlign w:val="center"/>
          </w:tcPr>
          <w:p w14:paraId="55BE21D7" w14:textId="1DEB4EAF" w:rsidR="003026FA" w:rsidRPr="00B925D1" w:rsidRDefault="003026FA" w:rsidP="003026FA">
            <w:pPr>
              <w:spacing w:after="0"/>
            </w:pPr>
            <w:r w:rsidRPr="00B925D1">
              <w:t>A</w:t>
            </w:r>
            <w:r w:rsidR="00436026">
              <w:t>100</w:t>
            </w:r>
          </w:p>
        </w:tc>
        <w:tc>
          <w:tcPr>
            <w:tcW w:w="1800" w:type="dxa"/>
            <w:vAlign w:val="center"/>
          </w:tcPr>
          <w:p w14:paraId="7A251DA1" w14:textId="77777777" w:rsidR="003026FA" w:rsidRPr="00B925D1" w:rsidRDefault="003026FA" w:rsidP="003026FA">
            <w:pPr>
              <w:spacing w:after="0"/>
            </w:pPr>
            <w:r w:rsidRPr="00B925D1">
              <w:t>-</w:t>
            </w:r>
          </w:p>
        </w:tc>
        <w:tc>
          <w:tcPr>
            <w:tcW w:w="2070" w:type="dxa"/>
            <w:vAlign w:val="center"/>
          </w:tcPr>
          <w:p w14:paraId="7CEE923C" w14:textId="77777777" w:rsidR="003026FA" w:rsidRPr="00B925D1" w:rsidRDefault="003026FA" w:rsidP="003026FA">
            <w:pPr>
              <w:spacing w:after="0"/>
            </w:pPr>
            <w:r w:rsidRPr="00B925D1">
              <w:t xml:space="preserve">Parameter Value </w:t>
            </w:r>
          </w:p>
        </w:tc>
      </w:tr>
      <w:tr w:rsidR="003026FA" w:rsidRPr="00B925D1" w14:paraId="7FCFBFD0" w14:textId="77777777" w:rsidTr="003026FA">
        <w:tc>
          <w:tcPr>
            <w:tcW w:w="1553" w:type="dxa"/>
            <w:vAlign w:val="center"/>
          </w:tcPr>
          <w:p w14:paraId="5C7CBDE2" w14:textId="77777777" w:rsidR="003026FA" w:rsidRPr="00B925D1" w:rsidRDefault="003026FA" w:rsidP="003026FA">
            <w:pPr>
              <w:spacing w:after="0"/>
              <w:ind w:left="-18" w:right="-108"/>
              <w:rPr>
                <w:b/>
              </w:rPr>
            </w:pPr>
            <w:r w:rsidRPr="00B925D1">
              <w:rPr>
                <w:b/>
              </w:rPr>
              <w:t>Param Description</w:t>
            </w:r>
          </w:p>
        </w:tc>
        <w:tc>
          <w:tcPr>
            <w:tcW w:w="1260" w:type="dxa"/>
            <w:vAlign w:val="center"/>
          </w:tcPr>
          <w:p w14:paraId="388D783E" w14:textId="77777777" w:rsidR="003026FA" w:rsidRPr="00B925D1" w:rsidRDefault="003026FA" w:rsidP="003026FA">
            <w:pPr>
              <w:spacing w:after="0"/>
            </w:pPr>
            <w:r w:rsidRPr="00B925D1">
              <w:t>Textbox</w:t>
            </w:r>
          </w:p>
        </w:tc>
        <w:tc>
          <w:tcPr>
            <w:tcW w:w="1170" w:type="dxa"/>
            <w:vAlign w:val="center"/>
          </w:tcPr>
          <w:p w14:paraId="264AC701" w14:textId="77777777" w:rsidR="003026FA" w:rsidRPr="00B925D1" w:rsidRDefault="003026FA" w:rsidP="003026FA">
            <w:pPr>
              <w:spacing w:after="0"/>
            </w:pPr>
          </w:p>
        </w:tc>
        <w:tc>
          <w:tcPr>
            <w:tcW w:w="1237" w:type="dxa"/>
            <w:vAlign w:val="center"/>
          </w:tcPr>
          <w:p w14:paraId="1DC13B18" w14:textId="77777777" w:rsidR="003026FA" w:rsidRPr="00B925D1" w:rsidRDefault="003026FA" w:rsidP="003026FA">
            <w:pPr>
              <w:spacing w:after="0"/>
            </w:pPr>
            <w:r w:rsidRPr="00B925D1">
              <w:t>M</w:t>
            </w:r>
          </w:p>
        </w:tc>
        <w:tc>
          <w:tcPr>
            <w:tcW w:w="1103" w:type="dxa"/>
            <w:vAlign w:val="center"/>
          </w:tcPr>
          <w:p w14:paraId="1904D75F" w14:textId="67365D6D" w:rsidR="003026FA" w:rsidRPr="00B925D1" w:rsidRDefault="003026FA" w:rsidP="003026FA">
            <w:pPr>
              <w:spacing w:after="0"/>
            </w:pPr>
            <w:r w:rsidRPr="00B925D1">
              <w:t>A</w:t>
            </w:r>
            <w:r w:rsidR="00436026">
              <w:t>500</w:t>
            </w:r>
          </w:p>
        </w:tc>
        <w:tc>
          <w:tcPr>
            <w:tcW w:w="1800" w:type="dxa"/>
            <w:vAlign w:val="center"/>
          </w:tcPr>
          <w:p w14:paraId="69C70E35" w14:textId="77777777" w:rsidR="003026FA" w:rsidRPr="00B925D1" w:rsidRDefault="003026FA" w:rsidP="003026FA">
            <w:pPr>
              <w:spacing w:after="0"/>
            </w:pPr>
            <w:r w:rsidRPr="00B925D1">
              <w:t>-</w:t>
            </w:r>
          </w:p>
        </w:tc>
        <w:tc>
          <w:tcPr>
            <w:tcW w:w="2070" w:type="dxa"/>
            <w:vAlign w:val="center"/>
          </w:tcPr>
          <w:p w14:paraId="1478F806" w14:textId="77777777" w:rsidR="003026FA" w:rsidRPr="00B925D1" w:rsidRDefault="003026FA" w:rsidP="003026FA">
            <w:pPr>
              <w:spacing w:after="0"/>
            </w:pPr>
            <w:r w:rsidRPr="00B925D1">
              <w:t xml:space="preserve">Parameter Description </w:t>
            </w:r>
          </w:p>
        </w:tc>
      </w:tr>
    </w:tbl>
    <w:p w14:paraId="5FFE9342" w14:textId="77777777" w:rsidR="003026FA" w:rsidRPr="00B925D1" w:rsidRDefault="003026FA" w:rsidP="003026FA">
      <w:pPr>
        <w:ind w:left="360"/>
        <w:rPr>
          <w:lang w:eastAsia="zh-CN"/>
        </w:rPr>
      </w:pPr>
      <w:r w:rsidRPr="00B925D1">
        <w:rPr>
          <w:lang w:eastAsia="zh-CN"/>
        </w:rPr>
        <w:tab/>
      </w:r>
      <w:r w:rsidRPr="00B925D1">
        <w:rPr>
          <w:lang w:eastAsia="zh-CN"/>
        </w:rPr>
        <w:tab/>
      </w:r>
    </w:p>
    <w:p w14:paraId="44643F31" w14:textId="77777777" w:rsidR="003026FA" w:rsidRPr="00B925D1" w:rsidRDefault="003026FA" w:rsidP="003026FA">
      <w:pPr>
        <w:pStyle w:val="4"/>
        <w:tabs>
          <w:tab w:val="left" w:pos="1170"/>
        </w:tabs>
        <w:spacing w:after="0"/>
        <w:ind w:hanging="504"/>
      </w:pPr>
      <w:r w:rsidRPr="00B925D1">
        <w:lastRenderedPageBreak/>
        <w:t>Screen Objects &amp; Action</w:t>
      </w:r>
    </w:p>
    <w:tbl>
      <w:tblPr>
        <w:tblW w:w="100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1980"/>
      </w:tblGrid>
      <w:tr w:rsidR="003026FA" w:rsidRPr="00B925D1" w14:paraId="5CC5858F" w14:textId="77777777" w:rsidTr="00436026">
        <w:tc>
          <w:tcPr>
            <w:tcW w:w="1900" w:type="dxa"/>
            <w:shd w:val="clear" w:color="auto" w:fill="C6D9F1"/>
          </w:tcPr>
          <w:p w14:paraId="54D90A13" w14:textId="77777777" w:rsidR="003026FA" w:rsidRPr="00B925D1" w:rsidRDefault="003026FA" w:rsidP="003026FA">
            <w:pPr>
              <w:rPr>
                <w:b/>
              </w:rPr>
            </w:pPr>
            <w:r w:rsidRPr="00B925D1">
              <w:rPr>
                <w:b/>
              </w:rPr>
              <w:t>Screen Object</w:t>
            </w:r>
          </w:p>
        </w:tc>
        <w:tc>
          <w:tcPr>
            <w:tcW w:w="1120" w:type="dxa"/>
            <w:shd w:val="clear" w:color="auto" w:fill="C6D9F1"/>
          </w:tcPr>
          <w:p w14:paraId="25645B7D" w14:textId="77777777" w:rsidR="003026FA" w:rsidRPr="00B925D1" w:rsidRDefault="003026FA" w:rsidP="003026FA">
            <w:pPr>
              <w:rPr>
                <w:b/>
              </w:rPr>
            </w:pPr>
            <w:r w:rsidRPr="00B925D1">
              <w:rPr>
                <w:b/>
              </w:rPr>
              <w:t>Object Type</w:t>
            </w:r>
          </w:p>
        </w:tc>
        <w:tc>
          <w:tcPr>
            <w:tcW w:w="5080" w:type="dxa"/>
            <w:shd w:val="clear" w:color="auto" w:fill="C6D9F1"/>
          </w:tcPr>
          <w:p w14:paraId="1616830F" w14:textId="77777777" w:rsidR="003026FA" w:rsidRPr="00B925D1" w:rsidRDefault="003026FA" w:rsidP="003026FA">
            <w:pPr>
              <w:rPr>
                <w:b/>
              </w:rPr>
            </w:pPr>
            <w:r w:rsidRPr="00B925D1">
              <w:rPr>
                <w:b/>
              </w:rPr>
              <w:t>Action / Event / Response</w:t>
            </w:r>
          </w:p>
        </w:tc>
        <w:tc>
          <w:tcPr>
            <w:tcW w:w="1980" w:type="dxa"/>
            <w:shd w:val="clear" w:color="auto" w:fill="C6D9F1"/>
          </w:tcPr>
          <w:p w14:paraId="78AE9636" w14:textId="77777777" w:rsidR="003026FA" w:rsidRPr="00B925D1" w:rsidRDefault="003026FA" w:rsidP="003026FA">
            <w:pPr>
              <w:rPr>
                <w:b/>
              </w:rPr>
            </w:pPr>
            <w:r w:rsidRPr="00B925D1">
              <w:rPr>
                <w:b/>
              </w:rPr>
              <w:t>Remarks</w:t>
            </w:r>
          </w:p>
        </w:tc>
      </w:tr>
      <w:tr w:rsidR="003026FA" w:rsidRPr="00B925D1" w14:paraId="2F9FB855" w14:textId="77777777" w:rsidTr="00436026">
        <w:tc>
          <w:tcPr>
            <w:tcW w:w="1900" w:type="dxa"/>
          </w:tcPr>
          <w:p w14:paraId="20A1A72D" w14:textId="77777777" w:rsidR="003026FA" w:rsidRPr="00B925D1" w:rsidRDefault="003026FA" w:rsidP="003026FA">
            <w:r w:rsidRPr="00B925D1">
              <w:t>Create</w:t>
            </w:r>
          </w:p>
        </w:tc>
        <w:tc>
          <w:tcPr>
            <w:tcW w:w="1120" w:type="dxa"/>
          </w:tcPr>
          <w:p w14:paraId="74973639" w14:textId="77777777" w:rsidR="003026FA" w:rsidRPr="00B925D1" w:rsidRDefault="003026FA" w:rsidP="003026FA">
            <w:r w:rsidRPr="00B925D1">
              <w:t>Button</w:t>
            </w:r>
          </w:p>
        </w:tc>
        <w:tc>
          <w:tcPr>
            <w:tcW w:w="5080" w:type="dxa"/>
          </w:tcPr>
          <w:p w14:paraId="6808107B" w14:textId="01B2DBB9" w:rsidR="003026FA" w:rsidRPr="00B925D1" w:rsidRDefault="003026FA" w:rsidP="0048517E">
            <w:r w:rsidRPr="00B925D1">
              <w:t xml:space="preserve">Click to add new parameter with largest </w:t>
            </w:r>
            <w:r w:rsidR="0048517E">
              <w:t>p</w:t>
            </w:r>
            <w:r w:rsidRPr="00B925D1">
              <w:t>arameter key</w:t>
            </w:r>
          </w:p>
        </w:tc>
        <w:tc>
          <w:tcPr>
            <w:tcW w:w="1980" w:type="dxa"/>
          </w:tcPr>
          <w:p w14:paraId="186D2E8E" w14:textId="77777777" w:rsidR="003026FA" w:rsidRPr="00B925D1" w:rsidRDefault="003026FA" w:rsidP="003026FA">
            <w:r w:rsidRPr="00B925D1">
              <w:t>N/A</w:t>
            </w:r>
          </w:p>
        </w:tc>
      </w:tr>
      <w:tr w:rsidR="003026FA" w:rsidRPr="00B925D1" w14:paraId="11D9FABF" w14:textId="77777777" w:rsidTr="00436026">
        <w:tc>
          <w:tcPr>
            <w:tcW w:w="1900" w:type="dxa"/>
          </w:tcPr>
          <w:p w14:paraId="1D6F57F1" w14:textId="77777777" w:rsidR="003026FA" w:rsidRPr="00B925D1" w:rsidRDefault="003026FA" w:rsidP="003026FA">
            <w:r w:rsidRPr="00B925D1">
              <w:t>Save All</w:t>
            </w:r>
          </w:p>
        </w:tc>
        <w:tc>
          <w:tcPr>
            <w:tcW w:w="1120" w:type="dxa"/>
          </w:tcPr>
          <w:p w14:paraId="538D81D4" w14:textId="77777777" w:rsidR="003026FA" w:rsidRPr="00B925D1" w:rsidRDefault="003026FA" w:rsidP="003026FA">
            <w:r w:rsidRPr="00B925D1">
              <w:t>Button</w:t>
            </w:r>
          </w:p>
        </w:tc>
        <w:tc>
          <w:tcPr>
            <w:tcW w:w="5080" w:type="dxa"/>
          </w:tcPr>
          <w:p w14:paraId="76BA9494" w14:textId="77777777" w:rsidR="003026FA" w:rsidRPr="00B925D1" w:rsidRDefault="003026FA" w:rsidP="003026FA">
            <w:r w:rsidRPr="00B925D1">
              <w:t xml:space="preserve">Click to save all system parameter </w:t>
            </w:r>
          </w:p>
        </w:tc>
        <w:tc>
          <w:tcPr>
            <w:tcW w:w="1980" w:type="dxa"/>
          </w:tcPr>
          <w:p w14:paraId="6EE2E78D" w14:textId="77777777" w:rsidR="003026FA" w:rsidRPr="00B925D1" w:rsidRDefault="003026FA" w:rsidP="003026FA">
            <w:r w:rsidRPr="00B925D1">
              <w:t>N/A</w:t>
            </w:r>
          </w:p>
        </w:tc>
      </w:tr>
    </w:tbl>
    <w:p w14:paraId="727521DD" w14:textId="77777777" w:rsidR="003026FA" w:rsidRPr="00B925D1" w:rsidRDefault="003026FA" w:rsidP="003026FA"/>
    <w:p w14:paraId="12A10922" w14:textId="77777777" w:rsidR="003026FA" w:rsidRPr="00B925D1" w:rsidRDefault="003026FA" w:rsidP="003026FA">
      <w:pPr>
        <w:pStyle w:val="4"/>
        <w:tabs>
          <w:tab w:val="left" w:pos="1170"/>
        </w:tabs>
        <w:spacing w:after="0"/>
        <w:ind w:hanging="504"/>
      </w:pPr>
      <w:r w:rsidRPr="00B925D1">
        <w:t>User/Security Group</w:t>
      </w:r>
    </w:p>
    <w:p w14:paraId="46E81BEB" w14:textId="77777777" w:rsidR="003026FA" w:rsidRPr="00B925D1" w:rsidRDefault="003026FA" w:rsidP="003026FA">
      <w:pPr>
        <w:ind w:left="360"/>
        <w:rPr>
          <w:rFonts w:eastAsia="SimSun"/>
        </w:rPr>
      </w:pPr>
      <w:r w:rsidRPr="00B925D1">
        <w:rPr>
          <w:rFonts w:eastAsia="SimSun"/>
        </w:rPr>
        <w:t>This function can be accessed by the following user(s):</w:t>
      </w:r>
    </w:p>
    <w:p w14:paraId="5183D38C" w14:textId="77777777" w:rsidR="003026FA" w:rsidRPr="00B925D1" w:rsidRDefault="003026FA" w:rsidP="003026FA">
      <w:pPr>
        <w:pStyle w:val="ac"/>
        <w:numPr>
          <w:ilvl w:val="0"/>
          <w:numId w:val="3"/>
        </w:numPr>
        <w:rPr>
          <w:rFonts w:eastAsia="SimSun"/>
        </w:rPr>
      </w:pPr>
      <w:r w:rsidRPr="00B925D1">
        <w:rPr>
          <w:rFonts w:eastAsia="SimSun"/>
        </w:rPr>
        <w:t>System Administrator</w:t>
      </w:r>
    </w:p>
    <w:p w14:paraId="49577F25" w14:textId="77777777" w:rsidR="003026FA" w:rsidRPr="00B925D1" w:rsidRDefault="003026FA" w:rsidP="003026FA">
      <w:pPr>
        <w:ind w:left="360"/>
        <w:rPr>
          <w:rFonts w:eastAsia="SimSun"/>
        </w:rPr>
      </w:pPr>
    </w:p>
    <w:p w14:paraId="3CB58DC0" w14:textId="77777777" w:rsidR="003026FA" w:rsidRPr="00B925D1" w:rsidRDefault="003026FA" w:rsidP="003026FA">
      <w:pPr>
        <w:pStyle w:val="4"/>
        <w:tabs>
          <w:tab w:val="left" w:pos="1170"/>
        </w:tabs>
        <w:spacing w:after="0"/>
        <w:ind w:hanging="504"/>
      </w:pPr>
      <w:r w:rsidRPr="00B925D1">
        <w:t>Assumptions/Constraints</w:t>
      </w:r>
    </w:p>
    <w:p w14:paraId="1C0BDA64" w14:textId="77777777" w:rsidR="003026FA" w:rsidRPr="00B925D1" w:rsidRDefault="003026FA" w:rsidP="003026FA">
      <w:pPr>
        <w:ind w:left="450"/>
        <w:rPr>
          <w:lang w:eastAsia="zh-CN"/>
        </w:rPr>
      </w:pPr>
      <w:r w:rsidRPr="00B925D1">
        <w:rPr>
          <w:lang w:eastAsia="zh-CN"/>
        </w:rPr>
        <w:t xml:space="preserve">Parameter settings will be effective immediately.  </w:t>
      </w:r>
    </w:p>
    <w:p w14:paraId="0DC5E76D" w14:textId="77777777" w:rsidR="003026FA" w:rsidRPr="00B925D1" w:rsidRDefault="003026FA" w:rsidP="003026FA">
      <w:pPr>
        <w:pStyle w:val="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5E9AA28D" w14:textId="77777777" w:rsidTr="003026FA">
        <w:tc>
          <w:tcPr>
            <w:tcW w:w="1420" w:type="dxa"/>
            <w:shd w:val="clear" w:color="auto" w:fill="C6D9F1"/>
          </w:tcPr>
          <w:p w14:paraId="7C4C03CE" w14:textId="77777777" w:rsidR="003026FA" w:rsidRPr="00B925D1" w:rsidRDefault="003026FA" w:rsidP="003026FA">
            <w:pPr>
              <w:pStyle w:val="af7"/>
              <w:rPr>
                <w:b/>
              </w:rPr>
            </w:pPr>
            <w:r w:rsidRPr="00B925D1">
              <w:rPr>
                <w:b/>
              </w:rPr>
              <w:t>Error Code</w:t>
            </w:r>
          </w:p>
        </w:tc>
        <w:tc>
          <w:tcPr>
            <w:tcW w:w="1260" w:type="dxa"/>
            <w:shd w:val="clear" w:color="auto" w:fill="C6D9F1"/>
          </w:tcPr>
          <w:p w14:paraId="0B3AF36B" w14:textId="77777777" w:rsidR="003026FA" w:rsidRPr="00B925D1" w:rsidRDefault="003026FA" w:rsidP="003026FA">
            <w:pPr>
              <w:pStyle w:val="af7"/>
              <w:rPr>
                <w:b/>
              </w:rPr>
            </w:pPr>
            <w:r w:rsidRPr="00B925D1">
              <w:rPr>
                <w:b/>
              </w:rPr>
              <w:t>Severity</w:t>
            </w:r>
          </w:p>
        </w:tc>
        <w:tc>
          <w:tcPr>
            <w:tcW w:w="7465" w:type="dxa"/>
            <w:shd w:val="clear" w:color="auto" w:fill="C6D9F1"/>
          </w:tcPr>
          <w:p w14:paraId="6F9913D4" w14:textId="77777777" w:rsidR="003026FA" w:rsidRPr="00B925D1" w:rsidRDefault="003026FA" w:rsidP="003026FA">
            <w:pPr>
              <w:pStyle w:val="af7"/>
              <w:rPr>
                <w:b/>
              </w:rPr>
            </w:pPr>
            <w:r w:rsidRPr="00B925D1">
              <w:rPr>
                <w:b/>
              </w:rPr>
              <w:t>Error Message</w:t>
            </w:r>
          </w:p>
        </w:tc>
      </w:tr>
      <w:tr w:rsidR="00436026" w:rsidRPr="00B925D1" w14:paraId="32BE3A10" w14:textId="77777777" w:rsidTr="003026FA">
        <w:tc>
          <w:tcPr>
            <w:tcW w:w="1420" w:type="dxa"/>
          </w:tcPr>
          <w:p w14:paraId="1DF48DB2" w14:textId="61CE2046" w:rsidR="00436026" w:rsidRPr="00B925D1" w:rsidRDefault="00436026" w:rsidP="00436026">
            <w:r w:rsidRPr="00C4612B">
              <w:t>S0026</w:t>
            </w:r>
          </w:p>
        </w:tc>
        <w:tc>
          <w:tcPr>
            <w:tcW w:w="1260" w:type="dxa"/>
          </w:tcPr>
          <w:p w14:paraId="49EC9A90" w14:textId="3BB91158" w:rsidR="00436026" w:rsidRPr="00B925D1" w:rsidRDefault="00436026" w:rsidP="00436026">
            <w:r w:rsidRPr="00C4612B">
              <w:t>N/A</w:t>
            </w:r>
          </w:p>
        </w:tc>
        <w:tc>
          <w:tcPr>
            <w:tcW w:w="7465" w:type="dxa"/>
          </w:tcPr>
          <w:p w14:paraId="14F2694C" w14:textId="45DB36BC" w:rsidR="00436026" w:rsidRPr="00B925D1" w:rsidRDefault="00436026" w:rsidP="00436026">
            <w:r w:rsidRPr="00C4612B">
              <w:t>Empty parameter value inputted.</w:t>
            </w:r>
          </w:p>
        </w:tc>
      </w:tr>
      <w:tr w:rsidR="00436026" w:rsidRPr="00B925D1" w14:paraId="5E6EBF4A" w14:textId="77777777" w:rsidTr="003026FA">
        <w:tc>
          <w:tcPr>
            <w:tcW w:w="1420" w:type="dxa"/>
          </w:tcPr>
          <w:p w14:paraId="02997FB3" w14:textId="05CF9501" w:rsidR="00436026" w:rsidRPr="00B925D1" w:rsidRDefault="00436026" w:rsidP="00436026">
            <w:r w:rsidRPr="00C4612B">
              <w:t>S0027</w:t>
            </w:r>
          </w:p>
        </w:tc>
        <w:tc>
          <w:tcPr>
            <w:tcW w:w="1260" w:type="dxa"/>
          </w:tcPr>
          <w:p w14:paraId="55C4AEE6" w14:textId="0793FE84" w:rsidR="00436026" w:rsidRPr="00B925D1" w:rsidRDefault="00436026" w:rsidP="00436026">
            <w:r w:rsidRPr="00C4612B">
              <w:t>N/A</w:t>
            </w:r>
          </w:p>
        </w:tc>
        <w:tc>
          <w:tcPr>
            <w:tcW w:w="7465" w:type="dxa"/>
          </w:tcPr>
          <w:p w14:paraId="75768239" w14:textId="5397B571" w:rsidR="00436026" w:rsidRPr="00B925D1" w:rsidRDefault="00436026" w:rsidP="00436026">
            <w:r w:rsidRPr="00C4612B">
              <w:t>Empty parameter description inputted.</w:t>
            </w:r>
          </w:p>
        </w:tc>
      </w:tr>
    </w:tbl>
    <w:p w14:paraId="536EEE98" w14:textId="77777777" w:rsidR="003026FA" w:rsidRPr="00B925D1" w:rsidRDefault="003026FA" w:rsidP="003026FA">
      <w:pPr>
        <w:ind w:left="450"/>
        <w:rPr>
          <w:lang w:eastAsia="zh-CN"/>
        </w:rPr>
      </w:pPr>
    </w:p>
    <w:p w14:paraId="61C42EE2" w14:textId="77777777" w:rsidR="003026FA" w:rsidRPr="00B925D1" w:rsidRDefault="003026FA" w:rsidP="003026FA">
      <w:r w:rsidRPr="00B925D1">
        <w:br w:type="page"/>
      </w:r>
    </w:p>
    <w:p w14:paraId="3E4782FF" w14:textId="77777777" w:rsidR="003026FA" w:rsidRPr="00B925D1" w:rsidRDefault="003026FA" w:rsidP="003026FA">
      <w:pPr>
        <w:pStyle w:val="2"/>
      </w:pPr>
      <w:bookmarkStart w:id="66" w:name="_Toc471773384"/>
      <w:bookmarkStart w:id="67" w:name="_Toc472133133"/>
      <w:r w:rsidRPr="00B925D1">
        <w:lastRenderedPageBreak/>
        <w:t>Export Daily Report</w:t>
      </w:r>
      <w:bookmarkEnd w:id="66"/>
      <w:bookmarkEnd w:id="67"/>
    </w:p>
    <w:p w14:paraId="587943E2" w14:textId="77777777" w:rsidR="003026FA" w:rsidRPr="00B925D1" w:rsidRDefault="003026FA" w:rsidP="00436026">
      <w:pPr>
        <w:pStyle w:val="3"/>
      </w:pPr>
      <w:r w:rsidRPr="00B925D1">
        <w:t>Description</w:t>
      </w:r>
    </w:p>
    <w:p w14:paraId="3F2E0760" w14:textId="77777777" w:rsidR="003026FA" w:rsidRPr="00B925D1" w:rsidRDefault="003026FA" w:rsidP="00436026">
      <w:pPr>
        <w:jc w:val="both"/>
        <w:rPr>
          <w:lang w:eastAsia="zh-CN"/>
        </w:rPr>
      </w:pPr>
      <w:r w:rsidRPr="00B925D1">
        <w:rPr>
          <w:lang w:eastAsia="zh-CN"/>
        </w:rPr>
        <w:t xml:space="preserve">The “Export Daily Report” function allows system administrator/system operator to export the daily report. </w:t>
      </w:r>
    </w:p>
    <w:p w14:paraId="63DDB248" w14:textId="77777777" w:rsidR="003026FA" w:rsidRPr="00B925D1" w:rsidRDefault="003026FA" w:rsidP="00436026">
      <w:pPr>
        <w:rPr>
          <w:lang w:eastAsia="zh-CN"/>
        </w:rPr>
      </w:pPr>
      <w:r w:rsidRPr="00B925D1">
        <w:rPr>
          <w:lang w:eastAsia="zh-CN"/>
        </w:rPr>
        <w:t>Use Case functions</w:t>
      </w:r>
    </w:p>
    <w:p w14:paraId="4B0D6E24" w14:textId="77777777" w:rsidR="003026FA" w:rsidRPr="00B925D1" w:rsidRDefault="003026FA" w:rsidP="00436026">
      <w:pPr>
        <w:spacing w:after="0"/>
        <w:rPr>
          <w:lang w:eastAsia="zh-CN"/>
        </w:rPr>
      </w:pPr>
      <w:r w:rsidRPr="00B925D1">
        <w:rPr>
          <w:lang w:eastAsia="zh-CN"/>
        </w:rPr>
        <w:t xml:space="preserve"># </w:t>
      </w:r>
      <w:r w:rsidRPr="00B925D1">
        <w:rPr>
          <w:lang w:eastAsia="zh-HK"/>
        </w:rPr>
        <w:t>Export Daily Report</w:t>
      </w:r>
    </w:p>
    <w:p w14:paraId="5D4729D4" w14:textId="77777777" w:rsidR="003026FA" w:rsidRPr="00B925D1" w:rsidRDefault="003026FA" w:rsidP="003026FA">
      <w:pPr>
        <w:ind w:left="450"/>
        <w:rPr>
          <w:lang w:eastAsia="zh-CN"/>
        </w:rPr>
      </w:pPr>
    </w:p>
    <w:p w14:paraId="0E1C8030" w14:textId="77777777" w:rsidR="003026FA" w:rsidRPr="00B925D1" w:rsidRDefault="003026FA" w:rsidP="00436026">
      <w:pPr>
        <w:pStyle w:val="3"/>
      </w:pPr>
      <w:r w:rsidRPr="00B925D1">
        <w:t>Input</w:t>
      </w:r>
    </w:p>
    <w:p w14:paraId="766E6090" w14:textId="77777777" w:rsidR="003026FA" w:rsidRPr="00B925D1" w:rsidRDefault="003026FA" w:rsidP="00436026">
      <w:pPr>
        <w:rPr>
          <w:lang w:eastAsia="zh-CN"/>
        </w:rPr>
      </w:pPr>
      <w:r w:rsidRPr="00B925D1">
        <w:rPr>
          <w:lang w:eastAsia="zh-CN"/>
        </w:rPr>
        <w:t>N/A</w:t>
      </w:r>
    </w:p>
    <w:p w14:paraId="037B7E2F" w14:textId="77777777" w:rsidR="003026FA" w:rsidRPr="00B925D1" w:rsidRDefault="003026FA" w:rsidP="00436026">
      <w:pPr>
        <w:pStyle w:val="3"/>
      </w:pPr>
      <w:r w:rsidRPr="00B925D1">
        <w:t>Output</w:t>
      </w:r>
    </w:p>
    <w:p w14:paraId="33A48CF1" w14:textId="2A872528" w:rsidR="003026FA" w:rsidRPr="00B925D1" w:rsidRDefault="0048517E" w:rsidP="00436026">
      <w:pPr>
        <w:rPr>
          <w:lang w:eastAsia="zh-CN"/>
        </w:rPr>
      </w:pPr>
      <w:r>
        <w:rPr>
          <w:lang w:eastAsia="zh-CN"/>
        </w:rPr>
        <w:t xml:space="preserve">To be specified in technical specification. </w:t>
      </w:r>
    </w:p>
    <w:p w14:paraId="4ABFD869" w14:textId="77777777" w:rsidR="003026FA" w:rsidRPr="00B925D1" w:rsidRDefault="003026FA" w:rsidP="00436026">
      <w:pPr>
        <w:pStyle w:val="3"/>
      </w:pPr>
      <w:r w:rsidRPr="00B925D1">
        <w:t>Maintain System Parameter (List) / (Create/Edit)</w:t>
      </w:r>
    </w:p>
    <w:p w14:paraId="3CDE0C56" w14:textId="77777777" w:rsidR="003026FA" w:rsidRPr="00B925D1" w:rsidRDefault="003026FA" w:rsidP="00436026">
      <w:pPr>
        <w:pStyle w:val="4"/>
      </w:pPr>
      <w:r w:rsidRPr="00B925D1">
        <w:t>Process/Work Flow</w:t>
      </w:r>
    </w:p>
    <w:p w14:paraId="2D8C1111" w14:textId="77777777" w:rsidR="003026FA" w:rsidRPr="00B925D1" w:rsidRDefault="003026FA" w:rsidP="00436026">
      <w:pPr>
        <w:rPr>
          <w:lang w:eastAsia="zh-CN"/>
        </w:rPr>
      </w:pPr>
      <w:r w:rsidRPr="00B925D1">
        <w:rPr>
          <w:lang w:eastAsia="zh-CN"/>
        </w:rPr>
        <w:t xml:space="preserve">This function is to display the application parameters. </w:t>
      </w:r>
    </w:p>
    <w:p w14:paraId="71777A23" w14:textId="77777777" w:rsidR="003026FA" w:rsidRPr="00B925D1" w:rsidRDefault="003026FA" w:rsidP="00436026">
      <w:pPr>
        <w:rPr>
          <w:b/>
          <w:u w:val="single"/>
          <w:lang w:eastAsia="zh-CN"/>
        </w:rPr>
      </w:pPr>
      <w:r w:rsidRPr="00B925D1">
        <w:rPr>
          <w:b/>
          <w:u w:val="single"/>
          <w:lang w:eastAsia="zh-CN"/>
        </w:rPr>
        <w:t>Business Logic</w:t>
      </w:r>
    </w:p>
    <w:p w14:paraId="0F957D10" w14:textId="77777777" w:rsidR="003026FA" w:rsidRPr="00B925D1" w:rsidRDefault="003026FA" w:rsidP="00436026">
      <w:pPr>
        <w:rPr>
          <w:lang w:eastAsia="zh-CN"/>
        </w:rPr>
      </w:pPr>
      <w:r w:rsidRPr="00B925D1">
        <w:rPr>
          <w:lang w:eastAsia="zh-CN"/>
        </w:rPr>
        <w:t xml:space="preserve">The export function to describe the daily running status to users.  </w:t>
      </w:r>
    </w:p>
    <w:p w14:paraId="0DB7F71B" w14:textId="32457440" w:rsidR="003026FA" w:rsidRPr="00B925D1" w:rsidRDefault="003026FA" w:rsidP="0005458D">
      <w:pPr>
        <w:pStyle w:val="ac"/>
        <w:numPr>
          <w:ilvl w:val="0"/>
          <w:numId w:val="42"/>
        </w:numPr>
        <w:ind w:left="540" w:hanging="540"/>
        <w:rPr>
          <w:lang w:eastAsia="zh-CN"/>
        </w:rPr>
      </w:pPr>
      <w:r w:rsidRPr="00B925D1">
        <w:rPr>
          <w:lang w:eastAsia="zh-CN"/>
        </w:rPr>
        <w:t xml:space="preserve">By default, </w:t>
      </w:r>
      <w:r w:rsidRPr="00B925D1">
        <w:rPr>
          <w:lang w:eastAsia="zh-HK"/>
        </w:rPr>
        <w:t>all system parameter information of the system will be displayed.</w:t>
      </w:r>
    </w:p>
    <w:p w14:paraId="658F7663" w14:textId="77777777" w:rsidR="003026FA" w:rsidRPr="00B925D1" w:rsidRDefault="003026FA" w:rsidP="00721E69">
      <w:pPr>
        <w:pStyle w:val="4"/>
      </w:pPr>
      <w:r w:rsidRPr="00B925D1">
        <w:t>Screen</w:t>
      </w:r>
    </w:p>
    <w:p w14:paraId="4BBD9AEA" w14:textId="77777777" w:rsidR="003026FA" w:rsidRPr="00B925D1" w:rsidRDefault="003026FA" w:rsidP="00721E69">
      <w:pPr>
        <w:rPr>
          <w:b/>
          <w:u w:val="single"/>
        </w:rPr>
      </w:pPr>
      <w:r w:rsidRPr="00B925D1">
        <w:rPr>
          <w:b/>
          <w:u w:val="single"/>
        </w:rPr>
        <w:t>System Parameter View (List)</w:t>
      </w:r>
    </w:p>
    <w:p w14:paraId="43ECF2E0" w14:textId="77777777" w:rsidR="003026FA" w:rsidRPr="00B925D1" w:rsidRDefault="003026FA" w:rsidP="003026FA">
      <w:pPr>
        <w:ind w:left="360"/>
        <w:jc w:val="center"/>
        <w:rPr>
          <w:b/>
          <w:u w:val="single"/>
        </w:rPr>
      </w:pPr>
      <w:r w:rsidRPr="00B925D1">
        <w:rPr>
          <w:noProof/>
        </w:rPr>
        <w:drawing>
          <wp:inline distT="0" distB="0" distL="0" distR="0" wp14:anchorId="47C610FD" wp14:editId="5E977ED3">
            <wp:extent cx="5133946" cy="25444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8116" cy="2556435"/>
                    </a:xfrm>
                    <a:prstGeom prst="rect">
                      <a:avLst/>
                    </a:prstGeom>
                  </pic:spPr>
                </pic:pic>
              </a:graphicData>
            </a:graphic>
          </wp:inline>
        </w:drawing>
      </w:r>
    </w:p>
    <w:p w14:paraId="742E5C7B" w14:textId="77777777" w:rsidR="003026FA" w:rsidRPr="00B925D1" w:rsidRDefault="003026FA" w:rsidP="003026FA">
      <w:pPr>
        <w:ind w:left="450"/>
        <w:rPr>
          <w:lang w:eastAsia="zh-CN"/>
        </w:rPr>
      </w:pPr>
    </w:p>
    <w:p w14:paraId="319EC41C" w14:textId="77777777" w:rsidR="003026FA" w:rsidRPr="00B925D1" w:rsidRDefault="003026FA" w:rsidP="00721E69">
      <w:pPr>
        <w:pStyle w:val="4"/>
      </w:pPr>
      <w:r w:rsidRPr="00B925D1">
        <w:lastRenderedPageBreak/>
        <w:t>Data Fields &amp; Presentation Logic</w:t>
      </w:r>
    </w:p>
    <w:p w14:paraId="32D62F87" w14:textId="77777777" w:rsidR="003026FA" w:rsidRPr="00B925D1" w:rsidRDefault="003026FA" w:rsidP="00721E69">
      <w:pPr>
        <w:spacing w:line="240" w:lineRule="auto"/>
        <w:rPr>
          <w:lang w:eastAsia="zh-CN"/>
        </w:rPr>
      </w:pPr>
      <w:r w:rsidRPr="00B925D1">
        <w:rPr>
          <w:lang w:eastAsia="zh-CN"/>
        </w:rPr>
        <w:t>N/A</w:t>
      </w:r>
    </w:p>
    <w:p w14:paraId="5DEA2136" w14:textId="77777777" w:rsidR="003026FA" w:rsidRPr="00B925D1" w:rsidRDefault="003026FA" w:rsidP="0005458D">
      <w:pPr>
        <w:pStyle w:val="ac"/>
        <w:numPr>
          <w:ilvl w:val="0"/>
          <w:numId w:val="45"/>
        </w:numPr>
        <w:spacing w:line="240" w:lineRule="auto"/>
        <w:ind w:left="450" w:hanging="450"/>
        <w:rPr>
          <w:lang w:eastAsia="zh-CN"/>
        </w:rPr>
      </w:pPr>
      <w:r w:rsidRPr="00B925D1">
        <w:rPr>
          <w:lang w:eastAsia="zh-CN"/>
        </w:rPr>
        <w:t>Layout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9D345F4" w14:textId="77777777" w:rsidTr="00721E69">
        <w:trPr>
          <w:tblHeader/>
        </w:trPr>
        <w:tc>
          <w:tcPr>
            <w:tcW w:w="1553" w:type="dxa"/>
            <w:shd w:val="clear" w:color="auto" w:fill="C6D9F1"/>
            <w:vAlign w:val="center"/>
          </w:tcPr>
          <w:p w14:paraId="7A090648"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4742E70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CA6B0F7"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51DFEC5D"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167B96B6"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1E517F50"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78DE692" w14:textId="77777777" w:rsidR="003026FA" w:rsidRPr="00B925D1" w:rsidRDefault="003026FA" w:rsidP="003026FA">
            <w:pPr>
              <w:spacing w:after="0"/>
              <w:rPr>
                <w:b/>
              </w:rPr>
            </w:pPr>
            <w:r w:rsidRPr="00B925D1">
              <w:rPr>
                <w:b/>
              </w:rPr>
              <w:t>Description</w:t>
            </w:r>
          </w:p>
        </w:tc>
      </w:tr>
      <w:tr w:rsidR="003026FA" w:rsidRPr="00B925D1" w14:paraId="107B6FD1" w14:textId="77777777" w:rsidTr="00721E69">
        <w:tc>
          <w:tcPr>
            <w:tcW w:w="1553" w:type="dxa"/>
            <w:vAlign w:val="center"/>
          </w:tcPr>
          <w:p w14:paraId="192F9675" w14:textId="77777777" w:rsidR="003026FA" w:rsidRPr="00B925D1" w:rsidRDefault="003026FA" w:rsidP="003026FA">
            <w:pPr>
              <w:spacing w:after="0"/>
              <w:ind w:left="-18" w:right="-108"/>
              <w:rPr>
                <w:b/>
              </w:rPr>
            </w:pPr>
            <w:r w:rsidRPr="00B925D1">
              <w:rPr>
                <w:b/>
              </w:rPr>
              <w:t>Transaction Date</w:t>
            </w:r>
          </w:p>
        </w:tc>
        <w:tc>
          <w:tcPr>
            <w:tcW w:w="1260" w:type="dxa"/>
            <w:vAlign w:val="center"/>
          </w:tcPr>
          <w:p w14:paraId="51ABC0CC" w14:textId="77777777" w:rsidR="003026FA" w:rsidRPr="00B925D1" w:rsidRDefault="003026FA" w:rsidP="003026FA">
            <w:pPr>
              <w:spacing w:after="0"/>
            </w:pPr>
            <w:r w:rsidRPr="00B925D1">
              <w:t xml:space="preserve">Date picker </w:t>
            </w:r>
          </w:p>
        </w:tc>
        <w:tc>
          <w:tcPr>
            <w:tcW w:w="1170" w:type="dxa"/>
            <w:vAlign w:val="center"/>
          </w:tcPr>
          <w:p w14:paraId="45103816" w14:textId="77777777" w:rsidR="003026FA" w:rsidRPr="00B925D1" w:rsidRDefault="003026FA" w:rsidP="003026FA">
            <w:pPr>
              <w:spacing w:after="0"/>
            </w:pPr>
            <w:r w:rsidRPr="00B925D1">
              <w:t>Current Date</w:t>
            </w:r>
          </w:p>
        </w:tc>
        <w:tc>
          <w:tcPr>
            <w:tcW w:w="1237" w:type="dxa"/>
            <w:vAlign w:val="center"/>
          </w:tcPr>
          <w:p w14:paraId="1A448600" w14:textId="77777777" w:rsidR="003026FA" w:rsidRPr="00B925D1" w:rsidRDefault="003026FA" w:rsidP="003026FA">
            <w:pPr>
              <w:spacing w:after="0"/>
            </w:pPr>
            <w:r w:rsidRPr="00B925D1">
              <w:t>M</w:t>
            </w:r>
          </w:p>
        </w:tc>
        <w:tc>
          <w:tcPr>
            <w:tcW w:w="1103" w:type="dxa"/>
            <w:vAlign w:val="center"/>
          </w:tcPr>
          <w:p w14:paraId="51D577F4" w14:textId="77777777" w:rsidR="003026FA" w:rsidRPr="00B925D1" w:rsidRDefault="003026FA" w:rsidP="003026FA">
            <w:pPr>
              <w:spacing w:after="0"/>
            </w:pPr>
            <w:r w:rsidRPr="00B925D1">
              <w:t>D</w:t>
            </w:r>
          </w:p>
        </w:tc>
        <w:tc>
          <w:tcPr>
            <w:tcW w:w="1800" w:type="dxa"/>
            <w:vAlign w:val="center"/>
          </w:tcPr>
          <w:p w14:paraId="0567B033" w14:textId="77777777" w:rsidR="003026FA" w:rsidRPr="00B925D1" w:rsidRDefault="003026FA" w:rsidP="003026FA">
            <w:pPr>
              <w:spacing w:after="0"/>
            </w:pPr>
            <w:r w:rsidRPr="00B925D1">
              <w:t>-</w:t>
            </w:r>
          </w:p>
        </w:tc>
        <w:tc>
          <w:tcPr>
            <w:tcW w:w="2070" w:type="dxa"/>
            <w:vAlign w:val="center"/>
          </w:tcPr>
          <w:p w14:paraId="75DF3EDC" w14:textId="0F365098" w:rsidR="003026FA" w:rsidRPr="00B925D1" w:rsidRDefault="00721E69" w:rsidP="003026FA">
            <w:pPr>
              <w:spacing w:after="0"/>
            </w:pPr>
            <w:r>
              <w:t>Transaction Date</w:t>
            </w:r>
          </w:p>
        </w:tc>
      </w:tr>
    </w:tbl>
    <w:p w14:paraId="6A7D5BFF" w14:textId="77777777" w:rsidR="003026FA" w:rsidRPr="00B925D1" w:rsidRDefault="003026FA" w:rsidP="003026FA">
      <w:pPr>
        <w:ind w:left="360"/>
        <w:rPr>
          <w:lang w:eastAsia="zh-CN"/>
        </w:rPr>
      </w:pPr>
      <w:r w:rsidRPr="00B925D1">
        <w:rPr>
          <w:lang w:eastAsia="zh-CN"/>
        </w:rPr>
        <w:tab/>
      </w:r>
      <w:r w:rsidRPr="00B925D1">
        <w:rPr>
          <w:lang w:eastAsia="zh-CN"/>
        </w:rPr>
        <w:tab/>
      </w:r>
    </w:p>
    <w:p w14:paraId="663F32E1" w14:textId="77777777" w:rsidR="003026FA" w:rsidRPr="00B925D1" w:rsidRDefault="003026FA" w:rsidP="00721E69">
      <w:pPr>
        <w:pStyle w:val="4"/>
      </w:pPr>
      <w:r w:rsidRPr="00B925D1">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20"/>
        <w:gridCol w:w="4640"/>
        <w:gridCol w:w="2790"/>
      </w:tblGrid>
      <w:tr w:rsidR="003026FA" w:rsidRPr="00B925D1" w14:paraId="7F4B61B7" w14:textId="77777777" w:rsidTr="00721E69">
        <w:tc>
          <w:tcPr>
            <w:tcW w:w="1620" w:type="dxa"/>
            <w:shd w:val="clear" w:color="auto" w:fill="C6D9F1"/>
          </w:tcPr>
          <w:p w14:paraId="218FDB80" w14:textId="77777777" w:rsidR="003026FA" w:rsidRPr="00B925D1" w:rsidRDefault="003026FA" w:rsidP="00721E69">
            <w:pPr>
              <w:spacing w:after="0"/>
              <w:rPr>
                <w:b/>
              </w:rPr>
            </w:pPr>
            <w:r w:rsidRPr="00B925D1">
              <w:rPr>
                <w:b/>
              </w:rPr>
              <w:t>Screen Object</w:t>
            </w:r>
          </w:p>
        </w:tc>
        <w:tc>
          <w:tcPr>
            <w:tcW w:w="1120" w:type="dxa"/>
            <w:shd w:val="clear" w:color="auto" w:fill="C6D9F1"/>
          </w:tcPr>
          <w:p w14:paraId="26E47759" w14:textId="77777777" w:rsidR="003026FA" w:rsidRPr="00B925D1" w:rsidRDefault="003026FA" w:rsidP="00721E69">
            <w:pPr>
              <w:spacing w:after="0"/>
              <w:rPr>
                <w:b/>
              </w:rPr>
            </w:pPr>
            <w:r w:rsidRPr="00B925D1">
              <w:rPr>
                <w:b/>
              </w:rPr>
              <w:t>Object Type</w:t>
            </w:r>
          </w:p>
        </w:tc>
        <w:tc>
          <w:tcPr>
            <w:tcW w:w="4640" w:type="dxa"/>
            <w:shd w:val="clear" w:color="auto" w:fill="C6D9F1"/>
          </w:tcPr>
          <w:p w14:paraId="25C34D80" w14:textId="77777777" w:rsidR="003026FA" w:rsidRPr="00B925D1" w:rsidRDefault="003026FA" w:rsidP="00721E69">
            <w:pPr>
              <w:spacing w:after="0"/>
              <w:rPr>
                <w:b/>
              </w:rPr>
            </w:pPr>
            <w:r w:rsidRPr="00B925D1">
              <w:rPr>
                <w:b/>
              </w:rPr>
              <w:t>Action / Event / Response</w:t>
            </w:r>
          </w:p>
        </w:tc>
        <w:tc>
          <w:tcPr>
            <w:tcW w:w="2790" w:type="dxa"/>
            <w:shd w:val="clear" w:color="auto" w:fill="C6D9F1"/>
          </w:tcPr>
          <w:p w14:paraId="5080FBDE" w14:textId="77777777" w:rsidR="003026FA" w:rsidRPr="00B925D1" w:rsidRDefault="003026FA" w:rsidP="00721E69">
            <w:pPr>
              <w:spacing w:after="0"/>
              <w:rPr>
                <w:b/>
              </w:rPr>
            </w:pPr>
            <w:r w:rsidRPr="00B925D1">
              <w:rPr>
                <w:b/>
              </w:rPr>
              <w:t>Remarks</w:t>
            </w:r>
          </w:p>
        </w:tc>
      </w:tr>
      <w:tr w:rsidR="003026FA" w:rsidRPr="00B925D1" w14:paraId="46D0CE35" w14:textId="77777777" w:rsidTr="00721E69">
        <w:tc>
          <w:tcPr>
            <w:tcW w:w="1620" w:type="dxa"/>
          </w:tcPr>
          <w:p w14:paraId="09F0A32B" w14:textId="77777777" w:rsidR="003026FA" w:rsidRPr="00B925D1" w:rsidRDefault="003026FA" w:rsidP="00721E69">
            <w:pPr>
              <w:spacing w:after="0"/>
            </w:pPr>
            <w:r w:rsidRPr="00B925D1">
              <w:t>Export</w:t>
            </w:r>
          </w:p>
        </w:tc>
        <w:tc>
          <w:tcPr>
            <w:tcW w:w="1120" w:type="dxa"/>
          </w:tcPr>
          <w:p w14:paraId="6FB05B7F" w14:textId="77777777" w:rsidR="003026FA" w:rsidRPr="00B925D1" w:rsidRDefault="003026FA" w:rsidP="00721E69">
            <w:pPr>
              <w:spacing w:after="0"/>
            </w:pPr>
            <w:r w:rsidRPr="00B925D1">
              <w:t>Button</w:t>
            </w:r>
          </w:p>
        </w:tc>
        <w:tc>
          <w:tcPr>
            <w:tcW w:w="4640" w:type="dxa"/>
          </w:tcPr>
          <w:p w14:paraId="5BB2FDCA" w14:textId="77777777" w:rsidR="003026FA" w:rsidRPr="00B925D1" w:rsidRDefault="003026FA" w:rsidP="00721E69">
            <w:pPr>
              <w:spacing w:after="0"/>
            </w:pPr>
            <w:r w:rsidRPr="00B925D1">
              <w:t xml:space="preserve">Click to export daily report </w:t>
            </w:r>
          </w:p>
        </w:tc>
        <w:tc>
          <w:tcPr>
            <w:tcW w:w="2790" w:type="dxa"/>
          </w:tcPr>
          <w:p w14:paraId="7CBF0286" w14:textId="77777777" w:rsidR="003026FA" w:rsidRPr="00B925D1" w:rsidRDefault="003026FA" w:rsidP="00721E69">
            <w:pPr>
              <w:spacing w:after="0"/>
            </w:pPr>
            <w:r w:rsidRPr="00B925D1">
              <w:t>N/A</w:t>
            </w:r>
          </w:p>
        </w:tc>
      </w:tr>
    </w:tbl>
    <w:p w14:paraId="5383A716" w14:textId="77777777" w:rsidR="003026FA" w:rsidRPr="00B925D1" w:rsidRDefault="003026FA" w:rsidP="003026FA"/>
    <w:p w14:paraId="7CADDD0B" w14:textId="77777777" w:rsidR="003026FA" w:rsidRPr="00B925D1" w:rsidRDefault="003026FA" w:rsidP="00721E69">
      <w:pPr>
        <w:pStyle w:val="4"/>
      </w:pPr>
      <w:r w:rsidRPr="00B925D1">
        <w:t>User/Security Group</w:t>
      </w:r>
    </w:p>
    <w:p w14:paraId="3505D7F9" w14:textId="77777777" w:rsidR="003026FA" w:rsidRPr="00B925D1" w:rsidRDefault="003026FA" w:rsidP="00721E69">
      <w:pPr>
        <w:rPr>
          <w:rFonts w:eastAsia="SimSun"/>
        </w:rPr>
      </w:pPr>
      <w:r w:rsidRPr="00B925D1">
        <w:rPr>
          <w:rFonts w:eastAsia="SimSun"/>
        </w:rPr>
        <w:t>This function can be accessed by the following user(s):</w:t>
      </w:r>
    </w:p>
    <w:p w14:paraId="3C3B315E" w14:textId="77777777" w:rsidR="003026FA" w:rsidRPr="00B925D1" w:rsidRDefault="003026FA" w:rsidP="00721E69">
      <w:pPr>
        <w:pStyle w:val="ac"/>
        <w:numPr>
          <w:ilvl w:val="0"/>
          <w:numId w:val="3"/>
        </w:numPr>
        <w:spacing w:after="0"/>
        <w:rPr>
          <w:rFonts w:eastAsia="SimSun"/>
        </w:rPr>
      </w:pPr>
      <w:r w:rsidRPr="00B925D1">
        <w:rPr>
          <w:rFonts w:eastAsia="SimSun"/>
        </w:rPr>
        <w:t>System Administrator</w:t>
      </w:r>
    </w:p>
    <w:p w14:paraId="45E1A8AF" w14:textId="77777777" w:rsidR="003026FA" w:rsidRPr="00B925D1" w:rsidRDefault="003026FA" w:rsidP="00721E69">
      <w:pPr>
        <w:pStyle w:val="ac"/>
        <w:numPr>
          <w:ilvl w:val="0"/>
          <w:numId w:val="3"/>
        </w:numPr>
        <w:spacing w:after="0"/>
        <w:rPr>
          <w:rFonts w:eastAsia="SimSun"/>
        </w:rPr>
      </w:pPr>
      <w:r w:rsidRPr="00B925D1">
        <w:rPr>
          <w:rFonts w:eastAsia="SimSun"/>
        </w:rPr>
        <w:t xml:space="preserve">System Operator </w:t>
      </w:r>
    </w:p>
    <w:p w14:paraId="7D110AA0" w14:textId="77777777" w:rsidR="003026FA" w:rsidRPr="00B925D1" w:rsidRDefault="003026FA" w:rsidP="003026FA">
      <w:pPr>
        <w:ind w:left="360"/>
        <w:rPr>
          <w:rFonts w:eastAsia="SimSun"/>
        </w:rPr>
      </w:pPr>
    </w:p>
    <w:p w14:paraId="11D1A027" w14:textId="77777777" w:rsidR="003026FA" w:rsidRPr="00B925D1" w:rsidRDefault="003026FA" w:rsidP="00721E69">
      <w:pPr>
        <w:pStyle w:val="4"/>
      </w:pPr>
      <w:r w:rsidRPr="00B925D1">
        <w:t>Assumptions/Constraints</w:t>
      </w:r>
    </w:p>
    <w:p w14:paraId="31F9ADBE" w14:textId="77777777" w:rsidR="003026FA" w:rsidRPr="00B925D1" w:rsidRDefault="003026FA" w:rsidP="00721E69">
      <w:pPr>
        <w:rPr>
          <w:lang w:eastAsia="zh-CN"/>
        </w:rPr>
      </w:pPr>
      <w:r w:rsidRPr="00B925D1">
        <w:rPr>
          <w:lang w:eastAsia="zh-CN"/>
        </w:rPr>
        <w:t xml:space="preserve">Parameter settings will be effective immediately.  </w:t>
      </w:r>
    </w:p>
    <w:p w14:paraId="528B26FE" w14:textId="77777777" w:rsidR="003026FA" w:rsidRPr="00B925D1" w:rsidRDefault="003026FA" w:rsidP="00721E69">
      <w:pPr>
        <w:pStyle w:val="4"/>
      </w:pPr>
      <w:r w:rsidRPr="00B925D1">
        <w:t xml:space="preserve">Error &amp; Exception List </w:t>
      </w:r>
    </w:p>
    <w:p w14:paraId="4F8CEFFF" w14:textId="4EF41E8A" w:rsidR="003026FA" w:rsidRPr="00B925D1" w:rsidRDefault="00721E69" w:rsidP="00721E69">
      <w:pPr>
        <w:rPr>
          <w:lang w:eastAsia="zh-CN"/>
        </w:rPr>
      </w:pPr>
      <w:r>
        <w:rPr>
          <w:lang w:eastAsia="zh-CN"/>
        </w:rPr>
        <w:t>N/A</w:t>
      </w:r>
    </w:p>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1"/>
      </w:pPr>
      <w:bookmarkStart w:id="68" w:name="_Toc472133134"/>
      <w:r w:rsidRPr="00184A3A">
        <w:lastRenderedPageBreak/>
        <w:t>Interface Design</w:t>
      </w:r>
      <w:bookmarkEnd w:id="61"/>
      <w:bookmarkEnd w:id="68"/>
    </w:p>
    <w:p w14:paraId="28AC09FE" w14:textId="77777777" w:rsidR="007E4470" w:rsidRPr="00184A3A" w:rsidRDefault="007E4470" w:rsidP="007E4470">
      <w:pPr>
        <w:pStyle w:val="2"/>
      </w:pPr>
      <w:bookmarkStart w:id="69" w:name="_Toc472133135"/>
      <w:r w:rsidRPr="00184A3A">
        <w:t>Sales Data Web Service</w:t>
      </w:r>
      <w:bookmarkEnd w:id="69"/>
    </w:p>
    <w:p w14:paraId="33D7AF36" w14:textId="77777777" w:rsidR="007E4470" w:rsidRPr="00184A3A" w:rsidRDefault="007E4470" w:rsidP="00900E50">
      <w:pPr>
        <w:pStyle w:val="3"/>
        <w:rPr>
          <w:lang w:eastAsia="zh-HK"/>
        </w:rPr>
      </w:pPr>
      <w:r w:rsidRPr="00184A3A">
        <w:t xml:space="preserve">Process/Work Flow </w:t>
      </w:r>
    </w:p>
    <w:p w14:paraId="74698A73" w14:textId="77777777" w:rsidR="007E4470" w:rsidRPr="00184A3A" w:rsidRDefault="007E4470" w:rsidP="007E4470">
      <w:r w:rsidRPr="0057159E">
        <w:rPr>
          <w:noProof/>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05458D">
      <w:pPr>
        <w:pStyle w:val="ac"/>
        <w:numPr>
          <w:ilvl w:val="0"/>
          <w:numId w:val="22"/>
        </w:numPr>
        <w:spacing w:after="0" w:line="240" w:lineRule="auto"/>
      </w:pPr>
      <w:r w:rsidRPr="00184A3A">
        <w:t>Send the request the OSB Restful Sales Data Web Service through HTTP.</w:t>
      </w:r>
    </w:p>
    <w:p w14:paraId="73AAB5A9" w14:textId="4F71E14D" w:rsidR="007E4470" w:rsidRPr="00184A3A" w:rsidRDefault="007E4470" w:rsidP="0005458D">
      <w:pPr>
        <w:pStyle w:val="ac"/>
        <w:numPr>
          <w:ilvl w:val="0"/>
          <w:numId w:val="22"/>
        </w:numPr>
        <w:spacing w:after="0" w:line="240" w:lineRule="auto"/>
      </w:pPr>
      <w:r w:rsidRPr="00184A3A">
        <w:t>The service will update the EDW by the request content.</w:t>
      </w:r>
    </w:p>
    <w:p w14:paraId="77081A23" w14:textId="77777777" w:rsidR="007E4470" w:rsidRPr="00184A3A" w:rsidRDefault="007E4470" w:rsidP="0005458D">
      <w:pPr>
        <w:pStyle w:val="ac"/>
        <w:numPr>
          <w:ilvl w:val="0"/>
          <w:numId w:val="22"/>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1"/>
        <w:sectPr w:rsidR="007E4470" w:rsidRPr="00184A3A" w:rsidSect="0090729B">
          <w:headerReference w:type="default" r:id="rId39"/>
          <w:footerReference w:type="default" r:id="rId40"/>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502D70C1" w:rsidR="007E4470" w:rsidRPr="00184A3A" w:rsidRDefault="001F227B" w:rsidP="007C4FAF">
            <w:pPr>
              <w:spacing w:after="0"/>
              <w:rPr>
                <w:color w:val="000000"/>
                <w:sz w:val="16"/>
                <w:szCs w:val="16"/>
              </w:rPr>
            </w:pPr>
            <w:ins w:id="70" w:author="Tommy Leung" w:date="2017-01-24T09:45:00Z">
              <w:r w:rsidRPr="00184A3A">
                <w:rPr>
                  <w:rFonts w:cs="Arial"/>
                  <w:color w:val="000000"/>
                  <w:sz w:val="16"/>
                  <w:szCs w:val="16"/>
                </w:rPr>
                <w:t>Maxim’s</w:t>
              </w:r>
            </w:ins>
            <w:del w:id="71" w:author="Tommy Leung" w:date="2017-01-24T09:45:00Z">
              <w:r w:rsidR="007E4470" w:rsidRPr="00184A3A" w:rsidDel="001F227B">
                <w:rPr>
                  <w:color w:val="000000"/>
                  <w:sz w:val="16"/>
                  <w:szCs w:val="16"/>
                </w:rPr>
                <w:delText>Maxim</w:delText>
              </w:r>
            </w:del>
            <w:r w:rsidR="007E4470" w:rsidRPr="00184A3A">
              <w:rPr>
                <w:color w:val="000000"/>
                <w:sz w:val="16"/>
                <w:szCs w:val="16"/>
              </w:rPr>
              <w:t xml:space="preserve">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&lt;branchId&gt;MXM</w:t>
            </w:r>
          </w:p>
          <w:p w14:paraId="560E9259" w14:textId="5AE31BEC" w:rsidR="007E4470" w:rsidRPr="00184A3A" w:rsidRDefault="001D733F" w:rsidP="001D733F">
            <w:pPr>
              <w:spacing w:after="0"/>
              <w:rPr>
                <w:sz w:val="16"/>
                <w:szCs w:val="16"/>
              </w:rPr>
            </w:pPr>
            <w:r w:rsidRPr="00184A3A">
              <w:rPr>
                <w:color w:val="000000"/>
                <w:sz w:val="16"/>
                <w:szCs w:val="16"/>
              </w:rPr>
              <w:t>&lt;/</w:t>
            </w:r>
            <w:r w:rsidR="007E4470" w:rsidRPr="00184A3A">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{“branchId”:”MXM”}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&lt;businessDate</w:t>
            </w:r>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r w:rsidRPr="00184A3A">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&lt;orderNo&gt;OR12345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{"eventNo":""}</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r w:rsidRPr="00184A3A">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 xml:space="preserve">&lt;tableNo&gt;   </w:t>
            </w:r>
            <w:r w:rsidRPr="00184A3A">
              <w:rPr>
                <w:color w:val="000000"/>
                <w:sz w:val="16"/>
                <w:szCs w:val="16"/>
              </w:rPr>
              <w:br/>
            </w:r>
            <w:r w:rsidR="001D733F" w:rsidRPr="00184A3A">
              <w:rPr>
                <w:color w:val="000000"/>
                <w:sz w:val="16"/>
                <w:szCs w:val="16"/>
              </w:rPr>
              <w:t>&lt;/</w:t>
            </w:r>
            <w:r w:rsidRPr="00184A3A">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{"tableNo":""}</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r w:rsidRPr="00184A3A">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&lt;printTimes&gt;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{"printTimes":""}</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r w:rsidRPr="00184A3A">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 xml:space="preserve">&lt;currencyCode&gt;   </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{"currencyCode":""}</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r w:rsidRPr="00184A3A">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 xml:space="preserve">&lt;bevamt&gt;   </w:t>
            </w:r>
            <w:r w:rsidRPr="00184A3A">
              <w:rPr>
                <w:color w:val="000000"/>
                <w:sz w:val="16"/>
                <w:szCs w:val="16"/>
              </w:rPr>
              <w:br/>
            </w:r>
            <w:r w:rsidR="001D733F" w:rsidRPr="00184A3A">
              <w:rPr>
                <w:color w:val="000000"/>
                <w:sz w:val="16"/>
                <w:szCs w:val="16"/>
              </w:rPr>
              <w:t>&lt;/</w:t>
            </w:r>
            <w:r w:rsidRPr="00184A3A">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{"bevamt":""}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r w:rsidRPr="00184A3A">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 xml:space="preserve">&lt;foodamt&gt;   </w:t>
            </w:r>
            <w:r w:rsidRPr="00184A3A">
              <w:rPr>
                <w:color w:val="000000"/>
                <w:sz w:val="16"/>
                <w:szCs w:val="16"/>
              </w:rPr>
              <w:br/>
            </w:r>
            <w:r w:rsidR="001D733F" w:rsidRPr="00184A3A">
              <w:rPr>
                <w:color w:val="000000"/>
                <w:sz w:val="16"/>
                <w:szCs w:val="16"/>
              </w:rPr>
              <w:t>&lt;/</w:t>
            </w:r>
            <w:r w:rsidRPr="00184A3A">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{"foodamt":""}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r w:rsidRPr="00184A3A">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 xml:space="preserve">&lt;servamt&gt;   </w:t>
            </w:r>
            <w:r w:rsidRPr="00184A3A">
              <w:rPr>
                <w:color w:val="000000"/>
                <w:sz w:val="16"/>
                <w:szCs w:val="16"/>
              </w:rPr>
              <w:br/>
            </w:r>
            <w:r w:rsidR="001D733F" w:rsidRPr="00184A3A">
              <w:rPr>
                <w:color w:val="000000"/>
                <w:sz w:val="16"/>
                <w:szCs w:val="16"/>
              </w:rPr>
              <w:t>&lt;/</w:t>
            </w:r>
            <w:r w:rsidRPr="00184A3A">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{"servamt":""}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r w:rsidRPr="00184A3A">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{"discCode":""}</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r w:rsidRPr="00184A3A">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{"discRatio":""}</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{"discAmt":""}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r w:rsidRPr="00184A3A">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{"taxCode":""}</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r w:rsidRPr="00184A3A">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{"taxAmt":""}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{"orderType":""}</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r w:rsidRPr="00184A3A">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 xml:space="preserve">&lt;spTransType&gt;   </w:t>
            </w:r>
            <w:r w:rsidRPr="00184A3A">
              <w:rPr>
                <w:color w:val="000000"/>
                <w:sz w:val="16"/>
                <w:szCs w:val="16"/>
              </w:rPr>
              <w:br/>
            </w:r>
            <w:r w:rsidR="001D733F" w:rsidRPr="00184A3A">
              <w:rPr>
                <w:color w:val="000000"/>
                <w:sz w:val="16"/>
                <w:szCs w:val="16"/>
              </w:rPr>
              <w:t>&lt;/</w:t>
            </w:r>
            <w:r w:rsidRPr="00184A3A">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{"spTransType":""}</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{"transType":""}</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r w:rsidRPr="00184A3A">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 xml:space="preserve">&lt;chargeDept&gt;   </w:t>
            </w:r>
            <w:r w:rsidRPr="00184A3A">
              <w:rPr>
                <w:color w:val="000000"/>
                <w:sz w:val="16"/>
                <w:szCs w:val="16"/>
              </w:rPr>
              <w:br/>
            </w:r>
            <w:r w:rsidR="001D733F" w:rsidRPr="00184A3A">
              <w:rPr>
                <w:color w:val="000000"/>
                <w:sz w:val="16"/>
                <w:szCs w:val="16"/>
              </w:rPr>
              <w:t>&lt;/</w:t>
            </w:r>
            <w:r w:rsidRPr="00184A3A">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{"chargeDept":""}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r w:rsidRPr="00184A3A">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 xml:space="preserve">&lt;chargeReason&gt;   </w:t>
            </w:r>
            <w:r w:rsidRPr="00184A3A">
              <w:rPr>
                <w:color w:val="000000"/>
                <w:sz w:val="16"/>
                <w:szCs w:val="16"/>
              </w:rPr>
              <w:br/>
            </w:r>
            <w:r w:rsidR="001D733F" w:rsidRPr="00184A3A">
              <w:rPr>
                <w:color w:val="000000"/>
                <w:sz w:val="16"/>
                <w:szCs w:val="16"/>
              </w:rPr>
              <w:t>&lt;/</w:t>
            </w:r>
            <w:r w:rsidRPr="00184A3A">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{"chargeReason":""}</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r w:rsidRPr="00184A3A">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 xml:space="preserve">&lt;chargeUserId&gt;   </w:t>
            </w:r>
            <w:r w:rsidRPr="00184A3A">
              <w:rPr>
                <w:color w:val="000000"/>
                <w:sz w:val="16"/>
                <w:szCs w:val="16"/>
              </w:rPr>
              <w:br/>
            </w:r>
            <w:r w:rsidR="001D733F" w:rsidRPr="00184A3A">
              <w:rPr>
                <w:color w:val="000000"/>
                <w:sz w:val="16"/>
                <w:szCs w:val="16"/>
              </w:rPr>
              <w:t>&lt;/</w:t>
            </w:r>
            <w:r w:rsidRPr="00184A3A">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{"chargeUserId":""}</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r w:rsidRPr="00184A3A">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 xml:space="preserve">&lt;openTillNo&gt;   </w:t>
            </w:r>
            <w:r w:rsidRPr="00184A3A">
              <w:rPr>
                <w:color w:val="000000"/>
                <w:sz w:val="16"/>
                <w:szCs w:val="16"/>
              </w:rPr>
              <w:br/>
            </w:r>
            <w:r w:rsidR="001D733F" w:rsidRPr="00184A3A">
              <w:rPr>
                <w:color w:val="000000"/>
                <w:sz w:val="16"/>
                <w:szCs w:val="16"/>
              </w:rPr>
              <w:t>&lt;/</w:t>
            </w:r>
            <w:r w:rsidRPr="00184A3A">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{"openTillNo":""}</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r w:rsidRPr="00184A3A">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 xml:space="preserve">&lt;closeTillNo&gt;   </w:t>
            </w:r>
            <w:r w:rsidRPr="00184A3A">
              <w:rPr>
                <w:color w:val="000000"/>
                <w:sz w:val="16"/>
                <w:szCs w:val="16"/>
              </w:rPr>
              <w:br/>
            </w:r>
            <w:r w:rsidR="001D733F" w:rsidRPr="00184A3A">
              <w:rPr>
                <w:color w:val="000000"/>
                <w:sz w:val="16"/>
                <w:szCs w:val="16"/>
              </w:rPr>
              <w:t>&lt;/</w:t>
            </w:r>
            <w:r w:rsidRPr="00184A3A">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{"closeTillNo":""}</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r w:rsidRPr="00184A3A">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 xml:space="preserve">&lt;openUserId&gt;   </w:t>
            </w:r>
            <w:r w:rsidRPr="00184A3A">
              <w:rPr>
                <w:color w:val="000000"/>
                <w:sz w:val="16"/>
                <w:szCs w:val="16"/>
              </w:rPr>
              <w:br/>
            </w:r>
            <w:r w:rsidR="001D733F" w:rsidRPr="00184A3A">
              <w:rPr>
                <w:color w:val="000000"/>
                <w:sz w:val="16"/>
                <w:szCs w:val="16"/>
              </w:rPr>
              <w:t>&lt;/</w:t>
            </w:r>
            <w:r w:rsidRPr="00184A3A">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{"openUserId":""}</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r w:rsidRPr="00184A3A">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 xml:space="preserve">&lt;closeUserId&gt;   </w:t>
            </w:r>
            <w:r w:rsidRPr="00184A3A">
              <w:rPr>
                <w:color w:val="000000"/>
                <w:sz w:val="16"/>
                <w:szCs w:val="16"/>
              </w:rPr>
              <w:br/>
            </w:r>
            <w:r w:rsidR="001D733F" w:rsidRPr="00184A3A">
              <w:rPr>
                <w:color w:val="000000"/>
                <w:sz w:val="16"/>
                <w:szCs w:val="16"/>
              </w:rPr>
              <w:t>&lt;/</w:t>
            </w:r>
            <w:r w:rsidRPr="00184A3A">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{"closeUserId":""}</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r w:rsidRPr="00184A3A">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 xml:space="preserve">&lt;checkInDateTime&gt;   </w:t>
            </w:r>
            <w:r w:rsidRPr="00184A3A">
              <w:rPr>
                <w:color w:val="000000"/>
                <w:sz w:val="16"/>
                <w:szCs w:val="16"/>
              </w:rPr>
              <w:br/>
            </w:r>
            <w:r w:rsidR="001D733F" w:rsidRPr="00184A3A">
              <w:rPr>
                <w:color w:val="000000"/>
                <w:sz w:val="16"/>
                <w:szCs w:val="16"/>
              </w:rPr>
              <w:t>&lt;/</w:t>
            </w:r>
            <w:r w:rsidRPr="00184A3A">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{"checkInDateTime":""}</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r w:rsidRPr="00184A3A">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r w:rsidRPr="00184A3A">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 xml:space="preserve">&lt;checkOutDateTime&gt;   </w:t>
            </w:r>
            <w:r w:rsidRPr="00184A3A">
              <w:rPr>
                <w:color w:val="000000"/>
                <w:sz w:val="16"/>
                <w:szCs w:val="16"/>
              </w:rPr>
              <w:br/>
            </w:r>
            <w:r w:rsidR="001D733F" w:rsidRPr="00184A3A">
              <w:rPr>
                <w:color w:val="000000"/>
                <w:sz w:val="16"/>
                <w:szCs w:val="16"/>
              </w:rPr>
              <w:t>&lt;/</w:t>
            </w:r>
            <w:r w:rsidRPr="00184A3A">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{"checkOutDateTime":""}</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{"voidFlag":""}</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{"voidDateTime":""}</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{"voidId":""}</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{"reasonCode":""}</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{"dataSource":""}</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{"lastUpdateUser":""}</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{"lastUpdateTime":""}</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{"workstationName":""}</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{"appNmae":""}</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{"runno":""}</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2B83546C" w:rsidR="007E4470" w:rsidRPr="00184A3A" w:rsidRDefault="001F227B" w:rsidP="0013302E">
            <w:pPr>
              <w:spacing w:after="0"/>
              <w:rPr>
                <w:color w:val="000000"/>
                <w:sz w:val="16"/>
                <w:szCs w:val="16"/>
              </w:rPr>
            </w:pPr>
            <w:ins w:id="72" w:author="Tommy Leung" w:date="2017-01-24T09:45:00Z">
              <w:r w:rsidRPr="00184A3A">
                <w:rPr>
                  <w:rFonts w:cs="Arial"/>
                  <w:color w:val="000000"/>
                  <w:sz w:val="16"/>
                  <w:szCs w:val="16"/>
                </w:rPr>
                <w:t>Maxim’s</w:t>
              </w:r>
            </w:ins>
            <w:del w:id="73" w:author="Tommy Leung" w:date="2017-01-24T09:45:00Z">
              <w:r w:rsidR="007E4470" w:rsidRPr="00184A3A" w:rsidDel="001F227B">
                <w:rPr>
                  <w:color w:val="000000"/>
                  <w:sz w:val="16"/>
                  <w:szCs w:val="16"/>
                </w:rPr>
                <w:delText>Maxim</w:delText>
              </w:r>
            </w:del>
            <w:r w:rsidR="007E4470" w:rsidRPr="00184A3A">
              <w:rPr>
                <w:color w:val="000000"/>
                <w:sz w:val="16"/>
                <w:szCs w:val="16"/>
              </w:rPr>
              <w:t xml:space="preserve">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r w:rsidRPr="00184A3A">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r w:rsidRPr="00184A3A">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r w:rsidRPr="00184A3A">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{"eventNo":""}</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r w:rsidRPr="00184A3A">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 xml:space="preserve">&lt;itemSequence&gt;   </w:t>
            </w:r>
            <w:r w:rsidRPr="00184A3A">
              <w:rPr>
                <w:color w:val="000000"/>
                <w:sz w:val="16"/>
                <w:szCs w:val="16"/>
              </w:rPr>
              <w:br/>
            </w:r>
            <w:r w:rsidR="001D733F" w:rsidRPr="00184A3A">
              <w:rPr>
                <w:color w:val="000000"/>
                <w:sz w:val="16"/>
                <w:szCs w:val="16"/>
              </w:rPr>
              <w:t>&lt;/</w:t>
            </w:r>
            <w:r w:rsidRPr="00184A3A">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{"itemSequence":""}</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r w:rsidRPr="00184A3A">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 xml:space="preserve">&lt;subitemSequence&gt;   </w:t>
            </w:r>
            <w:r w:rsidRPr="00184A3A">
              <w:rPr>
                <w:color w:val="000000"/>
                <w:sz w:val="16"/>
                <w:szCs w:val="16"/>
              </w:rPr>
              <w:br/>
            </w:r>
            <w:r w:rsidR="001D733F" w:rsidRPr="00184A3A">
              <w:rPr>
                <w:color w:val="000000"/>
                <w:sz w:val="16"/>
                <w:szCs w:val="16"/>
              </w:rPr>
              <w:t>&lt;/</w:t>
            </w:r>
            <w:r w:rsidRPr="00184A3A">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{"subitemSequence":""}</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r w:rsidRPr="00184A3A">
              <w:rPr>
                <w:sz w:val="16"/>
                <w:szCs w:val="16"/>
              </w:rPr>
              <w:t>item</w:t>
            </w:r>
            <w:r w:rsidR="00ED5E32" w:rsidRPr="00184A3A">
              <w:rPr>
                <w:sz w:val="16"/>
                <w:szCs w:val="16"/>
              </w:rPr>
              <w:t>n</w:t>
            </w:r>
            <w:r w:rsidRPr="00184A3A">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 xml:space="preserve">&lt;itemno&gt;   </w:t>
            </w:r>
            <w:r w:rsidRPr="00184A3A">
              <w:rPr>
                <w:color w:val="000000"/>
                <w:sz w:val="16"/>
                <w:szCs w:val="16"/>
              </w:rPr>
              <w:br/>
            </w:r>
            <w:r w:rsidR="001D733F" w:rsidRPr="00184A3A">
              <w:rPr>
                <w:color w:val="000000"/>
                <w:sz w:val="16"/>
                <w:szCs w:val="16"/>
              </w:rPr>
              <w:t>&lt;/</w:t>
            </w:r>
            <w:r w:rsidRPr="00184A3A">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{"itemno":""}</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r w:rsidRPr="00184A3A">
              <w:rPr>
                <w:sz w:val="16"/>
                <w:szCs w:val="16"/>
              </w:rPr>
              <w:t>item</w:t>
            </w:r>
            <w:r w:rsidRPr="00184A3A">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 xml:space="preserve">&lt;itemDescription&gt;   </w:t>
            </w:r>
            <w:r w:rsidRPr="00184A3A">
              <w:rPr>
                <w:color w:val="000000"/>
                <w:sz w:val="16"/>
                <w:szCs w:val="16"/>
              </w:rPr>
              <w:br/>
            </w:r>
            <w:r w:rsidR="001D733F" w:rsidRPr="00184A3A">
              <w:rPr>
                <w:color w:val="000000"/>
                <w:sz w:val="16"/>
                <w:szCs w:val="16"/>
              </w:rPr>
              <w:t>&lt;/</w:t>
            </w:r>
            <w:r w:rsidRPr="00184A3A">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{"itemDescription":""}</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r w:rsidRPr="00184A3A">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 xml:space="preserve">&lt;listPrice&gt;   </w:t>
            </w:r>
            <w:r w:rsidRPr="00184A3A">
              <w:rPr>
                <w:color w:val="000000"/>
                <w:sz w:val="16"/>
                <w:szCs w:val="16"/>
              </w:rPr>
              <w:br/>
            </w:r>
            <w:r w:rsidR="001D733F" w:rsidRPr="00184A3A">
              <w:rPr>
                <w:color w:val="000000"/>
                <w:sz w:val="16"/>
                <w:szCs w:val="16"/>
              </w:rPr>
              <w:t>&lt;/</w:t>
            </w:r>
            <w:r w:rsidRPr="00184A3A">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{"listPrice":""}</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r w:rsidRPr="00184A3A">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 xml:space="preserve">&lt;qty&gt;   </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r w:rsidRPr="00184A3A">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 xml:space="preserve">&lt;itemTot&gt;   </w:t>
            </w:r>
            <w:r w:rsidRPr="00184A3A">
              <w:rPr>
                <w:color w:val="000000"/>
                <w:sz w:val="16"/>
                <w:szCs w:val="16"/>
              </w:rPr>
              <w:br/>
            </w:r>
            <w:r w:rsidR="001D733F" w:rsidRPr="00184A3A">
              <w:rPr>
                <w:color w:val="000000"/>
                <w:sz w:val="16"/>
                <w:szCs w:val="16"/>
              </w:rPr>
              <w:t>&lt;/</w:t>
            </w:r>
            <w:r w:rsidRPr="00184A3A">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{"itemTot":""}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r w:rsidRPr="00184A3A">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 xml:space="preserve">&lt;servFlag&gt;   </w:t>
            </w:r>
            <w:r w:rsidRPr="00184A3A">
              <w:rPr>
                <w:color w:val="000000"/>
                <w:sz w:val="16"/>
                <w:szCs w:val="16"/>
              </w:rPr>
              <w:br/>
            </w:r>
            <w:r w:rsidR="001D733F" w:rsidRPr="00184A3A">
              <w:rPr>
                <w:color w:val="000000"/>
                <w:sz w:val="16"/>
                <w:szCs w:val="16"/>
              </w:rPr>
              <w:t>&lt;/</w:t>
            </w:r>
            <w:r w:rsidRPr="00184A3A">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{"servFlag":""}</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r w:rsidRPr="00184A3A">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 xml:space="preserve">&lt;setmenu&gt;   </w:t>
            </w:r>
            <w:r w:rsidRPr="00184A3A">
              <w:rPr>
                <w:color w:val="000000"/>
                <w:sz w:val="16"/>
                <w:szCs w:val="16"/>
              </w:rPr>
              <w:br/>
            </w:r>
            <w:r w:rsidR="001D733F" w:rsidRPr="00184A3A">
              <w:rPr>
                <w:color w:val="000000"/>
                <w:sz w:val="16"/>
                <w:szCs w:val="16"/>
              </w:rPr>
              <w:t>&lt;/</w:t>
            </w:r>
            <w:r w:rsidRPr="00184A3A">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{"setmenu":""}</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r w:rsidRPr="00184A3A">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 xml:space="preserve">&lt;setFlag&gt;  </w:t>
            </w:r>
            <w:r w:rsidRPr="00184A3A">
              <w:rPr>
                <w:color w:val="000000"/>
                <w:sz w:val="16"/>
                <w:szCs w:val="16"/>
              </w:rPr>
              <w:br/>
            </w:r>
            <w:r w:rsidR="001D733F" w:rsidRPr="00184A3A">
              <w:rPr>
                <w:color w:val="000000"/>
                <w:sz w:val="16"/>
                <w:szCs w:val="16"/>
              </w:rPr>
              <w:t>&lt;/</w:t>
            </w:r>
            <w:r w:rsidRPr="00184A3A">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{"setFlag":""}</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r w:rsidRPr="00184A3A">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{"discCode":""}</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r w:rsidRPr="00184A3A">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{"discRatio":""}</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r w:rsidRPr="00184A3A">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{"discAmt":""}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r w:rsidRPr="00184A3A">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 xml:space="preserve">&lt;modifiedAmt&gt;   </w:t>
            </w:r>
            <w:r w:rsidRPr="00184A3A">
              <w:rPr>
                <w:color w:val="000000"/>
                <w:sz w:val="16"/>
                <w:szCs w:val="16"/>
              </w:rPr>
              <w:br/>
            </w:r>
            <w:r w:rsidR="001D733F" w:rsidRPr="00184A3A">
              <w:rPr>
                <w:color w:val="000000"/>
                <w:sz w:val="16"/>
                <w:szCs w:val="16"/>
              </w:rPr>
              <w:t>&lt;/</w:t>
            </w:r>
            <w:r w:rsidRPr="00184A3A">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{"modifiedAmt":""}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r w:rsidRPr="00184A3A">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{"taxCode":""}</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r w:rsidRPr="00184A3A">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{"taxAmt":""}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r w:rsidRPr="00184A3A">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{"orderType":""}</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r w:rsidRPr="00184A3A">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{"transType":""}</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r w:rsidRPr="00184A3A">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 xml:space="preserve">&lt;tillNo&gt;   </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{"tillNo":""}</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r w:rsidRPr="00184A3A">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 xml:space="preserve">&lt;inputDateTime&gt;   </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r w:rsidRPr="00184A3A">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 xml:space="preserve">&lt;inputId&gt;   </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{"inputId":""}</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r w:rsidRPr="00184A3A">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{"voidFlag":""}</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r w:rsidRPr="00184A3A">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{"voidDateTime":""}</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r w:rsidRPr="00184A3A">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{"voidId":""}</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r w:rsidRPr="00184A3A">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r w:rsidRPr="00184A3A">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r w:rsidRPr="00184A3A">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25B5C75C" w:rsidR="007E4470" w:rsidRPr="00184A3A" w:rsidRDefault="007E4470">
            <w:pPr>
              <w:spacing w:before="60" w:after="60"/>
              <w:ind w:left="-11"/>
              <w:rPr>
                <w:rFonts w:cs="Arial"/>
                <w:sz w:val="16"/>
                <w:szCs w:val="16"/>
              </w:rPr>
            </w:pPr>
            <w:r w:rsidRPr="00184A3A">
              <w:rPr>
                <w:rFonts w:cs="Arial"/>
                <w:color w:val="000000"/>
                <w:sz w:val="16"/>
                <w:szCs w:val="16"/>
              </w:rPr>
              <w:t xml:space="preserve">Last update by (user id by which the </w:t>
            </w:r>
            <w:del w:id="74" w:author="Edward Leung" w:date="2017-01-17T16:58:00Z">
              <w:r w:rsidRPr="00184A3A" w:rsidDel="005E4AA0">
                <w:rPr>
                  <w:rFonts w:cs="Arial"/>
                  <w:color w:val="000000"/>
                  <w:sz w:val="16"/>
                  <w:szCs w:val="16"/>
                </w:rPr>
                <w:delText xml:space="preserve">convert </w:delText>
              </w:r>
            </w:del>
            <w:ins w:id="75" w:author="Edward Leung" w:date="2017-01-17T16:58:00Z">
              <w:r w:rsidR="005E4AA0">
                <w:rPr>
                  <w:rFonts w:cs="Arial"/>
                  <w:color w:val="000000"/>
                  <w:sz w:val="16"/>
                  <w:szCs w:val="16"/>
                </w:rPr>
                <w:t>log</w:t>
              </w:r>
              <w:r w:rsidR="005E4AA0" w:rsidRPr="00184A3A">
                <w:rPr>
                  <w:rFonts w:cs="Arial"/>
                  <w:color w:val="000000"/>
                  <w:sz w:val="16"/>
                  <w:szCs w:val="16"/>
                </w:rPr>
                <w:t xml:space="preserve"> </w:t>
              </w:r>
            </w:ins>
            <w:r w:rsidRPr="00184A3A">
              <w:rPr>
                <w:rFonts w:cs="Arial"/>
                <w:color w:val="000000"/>
                <w:sz w:val="16"/>
                <w:szCs w:val="16"/>
              </w:rPr>
              <w:t>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{"lastUpdateUser":""}</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r w:rsidRPr="00184A3A">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{"lastUpdateTime":""}</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r w:rsidRPr="00184A3A">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{"workstationName":""}</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r w:rsidRPr="00184A3A">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{"appNmae":""}</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r w:rsidRPr="00184A3A">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{"runno":""}</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&lt;salesPay</w:t>
      </w:r>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0764EE11" w:rsidR="007E4470" w:rsidRPr="00184A3A" w:rsidRDefault="001F227B" w:rsidP="003562C8">
            <w:pPr>
              <w:spacing w:after="0"/>
              <w:rPr>
                <w:color w:val="000000"/>
                <w:sz w:val="16"/>
                <w:szCs w:val="16"/>
              </w:rPr>
            </w:pPr>
            <w:ins w:id="76" w:author="Tommy Leung" w:date="2017-01-24T09:45:00Z">
              <w:r w:rsidRPr="00184A3A">
                <w:rPr>
                  <w:rFonts w:cs="Arial"/>
                  <w:color w:val="000000"/>
                  <w:sz w:val="16"/>
                  <w:szCs w:val="16"/>
                </w:rPr>
                <w:t>Maxim’s</w:t>
              </w:r>
            </w:ins>
            <w:del w:id="77" w:author="Tommy Leung" w:date="2017-01-24T09:45:00Z">
              <w:r w:rsidR="007E4470" w:rsidRPr="00184A3A" w:rsidDel="001F227B">
                <w:rPr>
                  <w:color w:val="000000"/>
                  <w:sz w:val="16"/>
                  <w:szCs w:val="16"/>
                </w:rPr>
                <w:delText>Maxim</w:delText>
              </w:r>
            </w:del>
            <w:r w:rsidR="007E4470" w:rsidRPr="00184A3A">
              <w:rPr>
                <w:color w:val="000000"/>
                <w:sz w:val="16"/>
                <w:szCs w:val="16"/>
              </w:rPr>
              <w:t xml:space="preserve">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{"eventNo":""}</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r w:rsidRPr="00184A3A">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&lt;paymentSequence&gt;</w:t>
            </w:r>
            <w:r w:rsidRPr="00184A3A">
              <w:rPr>
                <w:color w:val="000000"/>
                <w:sz w:val="16"/>
                <w:szCs w:val="16"/>
              </w:rPr>
              <w:br/>
            </w:r>
            <w:r w:rsidR="001D733F" w:rsidRPr="00184A3A">
              <w:rPr>
                <w:color w:val="000000"/>
                <w:sz w:val="16"/>
                <w:szCs w:val="16"/>
              </w:rPr>
              <w:t>&lt;/</w:t>
            </w:r>
            <w:r w:rsidRPr="00184A3A">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{"paymentSequence":""}</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r w:rsidRPr="00184A3A">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&lt;paymenType&gt;</w:t>
            </w:r>
            <w:r w:rsidRPr="00184A3A">
              <w:rPr>
                <w:color w:val="000000"/>
                <w:sz w:val="16"/>
                <w:szCs w:val="16"/>
              </w:rPr>
              <w:br/>
            </w:r>
            <w:r w:rsidR="001D733F" w:rsidRPr="00184A3A">
              <w:rPr>
                <w:color w:val="000000"/>
                <w:sz w:val="16"/>
                <w:szCs w:val="16"/>
              </w:rPr>
              <w:t>&lt;/</w:t>
            </w:r>
            <w:r w:rsidRPr="00184A3A">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{"paymenType":""}</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r w:rsidRPr="00184A3A">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&lt;posPayType&gt;</w:t>
            </w:r>
            <w:r w:rsidRPr="00184A3A">
              <w:rPr>
                <w:color w:val="000000"/>
                <w:sz w:val="16"/>
                <w:szCs w:val="16"/>
              </w:rPr>
              <w:br/>
            </w:r>
            <w:r w:rsidR="001D733F" w:rsidRPr="00184A3A">
              <w:rPr>
                <w:color w:val="000000"/>
                <w:sz w:val="16"/>
                <w:szCs w:val="16"/>
              </w:rPr>
              <w:t>&lt;/</w:t>
            </w:r>
            <w:r w:rsidRPr="00184A3A">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{"posPayType":""}</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Quantity</w:t>
            </w:r>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&lt;paidQuantity</w:t>
            </w:r>
            <w:r w:rsidR="0013302E" w:rsidRPr="00184A3A">
              <w:rPr>
                <w:color w:val="000000"/>
                <w:sz w:val="16"/>
                <w:szCs w:val="16"/>
              </w:rPr>
              <w:t>&gt;</w:t>
            </w:r>
            <w:r w:rsidRPr="00184A3A">
              <w:rPr>
                <w:color w:val="000000"/>
                <w:sz w:val="16"/>
                <w:szCs w:val="16"/>
              </w:rPr>
              <w:br/>
            </w:r>
            <w:r w:rsidR="001D733F" w:rsidRPr="00184A3A">
              <w:rPr>
                <w:color w:val="000000"/>
                <w:sz w:val="16"/>
                <w:szCs w:val="16"/>
              </w:rPr>
              <w:t>&lt;/</w:t>
            </w:r>
            <w:r w:rsidRPr="00184A3A">
              <w:rPr>
                <w:color w:val="000000"/>
                <w:sz w:val="16"/>
                <w:szCs w:val="16"/>
              </w:rPr>
              <w:t>paidQuantity</w:t>
            </w:r>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{"paidQuantity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&lt;paidCurrency&gt;</w:t>
            </w:r>
            <w:r w:rsidRPr="00184A3A">
              <w:rPr>
                <w:color w:val="000000"/>
                <w:sz w:val="16"/>
                <w:szCs w:val="16"/>
              </w:rPr>
              <w:br/>
            </w:r>
            <w:r w:rsidR="001D733F" w:rsidRPr="00184A3A">
              <w:rPr>
                <w:color w:val="000000"/>
                <w:sz w:val="16"/>
                <w:szCs w:val="16"/>
              </w:rPr>
              <w:t>&lt;/</w:t>
            </w:r>
            <w:r w:rsidRPr="00184A3A">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{"paidCurrency":""}</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r w:rsidRPr="00184A3A">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&lt;paidAmount&gt;</w:t>
            </w:r>
            <w:r w:rsidRPr="00184A3A">
              <w:rPr>
                <w:color w:val="000000"/>
                <w:sz w:val="16"/>
                <w:szCs w:val="16"/>
              </w:rPr>
              <w:br/>
            </w:r>
            <w:r w:rsidR="001D733F" w:rsidRPr="00184A3A">
              <w:rPr>
                <w:color w:val="000000"/>
                <w:sz w:val="16"/>
                <w:szCs w:val="16"/>
              </w:rPr>
              <w:t>&lt;/</w:t>
            </w:r>
            <w:r w:rsidRPr="00184A3A">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{"paidAmount":""}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r w:rsidRPr="00184A3A">
              <w:rPr>
                <w:sz w:val="16"/>
                <w:szCs w:val="16"/>
              </w:rPr>
              <w:t>local</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{"localCurrency":""}</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r w:rsidRPr="00184A3A">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{"localAmount":""}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r w:rsidRPr="00184A3A">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{"exchangeRate":""}</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r w:rsidRPr="00184A3A">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&lt;discType&gt;</w:t>
            </w:r>
            <w:r w:rsidRPr="00184A3A">
              <w:rPr>
                <w:color w:val="000000"/>
                <w:sz w:val="16"/>
                <w:szCs w:val="16"/>
              </w:rPr>
              <w:br/>
            </w:r>
            <w:r w:rsidR="001D733F" w:rsidRPr="00184A3A">
              <w:rPr>
                <w:color w:val="000000"/>
                <w:sz w:val="16"/>
                <w:szCs w:val="16"/>
              </w:rPr>
              <w:t>&lt;/</w:t>
            </w:r>
            <w:r w:rsidRPr="00184A3A">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{"discType":""}</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&lt;discAmt&gt;</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{"discAmt":""}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r w:rsidRPr="00184A3A">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&lt;cardType&gt;</w:t>
            </w:r>
            <w:r w:rsidRPr="00184A3A">
              <w:rPr>
                <w:color w:val="000000"/>
                <w:sz w:val="16"/>
                <w:szCs w:val="16"/>
              </w:rPr>
              <w:br/>
            </w:r>
            <w:r w:rsidR="001D733F" w:rsidRPr="00184A3A">
              <w:rPr>
                <w:color w:val="000000"/>
                <w:sz w:val="16"/>
                <w:szCs w:val="16"/>
              </w:rPr>
              <w:t>&lt;/</w:t>
            </w:r>
            <w:r w:rsidRPr="00184A3A">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{"cardType":""}</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r w:rsidRPr="00184A3A">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&lt;cardNo&gt;</w:t>
            </w:r>
            <w:r w:rsidRPr="00184A3A">
              <w:rPr>
                <w:color w:val="000000"/>
                <w:sz w:val="16"/>
                <w:szCs w:val="16"/>
              </w:rPr>
              <w:br/>
            </w:r>
            <w:r w:rsidR="001D733F" w:rsidRPr="00184A3A">
              <w:rPr>
                <w:color w:val="000000"/>
                <w:sz w:val="16"/>
                <w:szCs w:val="16"/>
              </w:rPr>
              <w:t>&lt;/</w:t>
            </w:r>
            <w:r w:rsidRPr="00184A3A">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{"cardNo":""}</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r w:rsidRPr="00184A3A">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&lt;cardUser&gt;</w:t>
            </w:r>
            <w:r w:rsidRPr="00184A3A">
              <w:rPr>
                <w:color w:val="000000"/>
                <w:sz w:val="16"/>
                <w:szCs w:val="16"/>
              </w:rPr>
              <w:br/>
            </w:r>
            <w:r w:rsidR="001D733F" w:rsidRPr="00184A3A">
              <w:rPr>
                <w:color w:val="000000"/>
                <w:sz w:val="16"/>
                <w:szCs w:val="16"/>
              </w:rPr>
              <w:t>&lt;/</w:t>
            </w:r>
            <w:r w:rsidRPr="00184A3A">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{"cardUser":""}</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r w:rsidRPr="00184A3A">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&lt;refNo&gt;</w:t>
            </w:r>
            <w:r w:rsidRPr="00184A3A">
              <w:rPr>
                <w:color w:val="000000"/>
                <w:sz w:val="16"/>
                <w:szCs w:val="16"/>
              </w:rPr>
              <w:br/>
            </w:r>
            <w:r w:rsidR="001D733F" w:rsidRPr="00184A3A">
              <w:rPr>
                <w:color w:val="000000"/>
                <w:sz w:val="16"/>
                <w:szCs w:val="16"/>
              </w:rPr>
              <w:t>&lt;/</w:t>
            </w:r>
            <w:r w:rsidRPr="00184A3A">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{"refNo":""}</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r w:rsidRPr="00184A3A">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&lt;traceNo&gt;</w:t>
            </w:r>
            <w:r w:rsidRPr="00184A3A">
              <w:rPr>
                <w:color w:val="000000"/>
                <w:sz w:val="16"/>
                <w:szCs w:val="16"/>
              </w:rPr>
              <w:br/>
            </w:r>
            <w:r w:rsidR="001D733F" w:rsidRPr="00184A3A">
              <w:rPr>
                <w:color w:val="000000"/>
                <w:sz w:val="16"/>
                <w:szCs w:val="16"/>
              </w:rPr>
              <w:t>&lt;/</w:t>
            </w:r>
            <w:r w:rsidRPr="00184A3A">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{"traceNo":""}</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r w:rsidRPr="00184A3A">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&lt;approvalCode&gt;</w:t>
            </w:r>
            <w:r w:rsidRPr="00184A3A">
              <w:rPr>
                <w:color w:val="000000"/>
                <w:sz w:val="16"/>
                <w:szCs w:val="16"/>
              </w:rPr>
              <w:br/>
            </w:r>
            <w:r w:rsidR="001D733F" w:rsidRPr="00184A3A">
              <w:rPr>
                <w:color w:val="000000"/>
                <w:sz w:val="16"/>
                <w:szCs w:val="16"/>
              </w:rPr>
              <w:t>&lt;/</w:t>
            </w:r>
            <w:r w:rsidRPr="00184A3A">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{"approvalCode":""}</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&lt;orderType&gt;</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{"orderType":""}</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&lt;transType&gt;</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{"transType":""}</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r w:rsidRPr="00184A3A">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&lt;tillNo&gt;</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{"tillNo":""}</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r w:rsidRPr="00184A3A">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{"inputDateTime":""}</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r w:rsidRPr="00184A3A">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&lt;inputId&gt;</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{"inputId":""}</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&lt;voidFlag&gt;</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{"voidFlag":""}</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&lt;voidDateTime&gt;</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{"voidDateTime":""}</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&lt;voidId&gt;</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{"voidId":""}</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{"reasonCode":""}</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{"dataSource":""}</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{"lastUpdateUser":""}</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{"lastUpdateTime":""}</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{"workstationName":""}</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{"appNmae":""}</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{"runno":""}</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r w:rsidRPr="00184A3A">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&lt;rectype&gt;</w:t>
            </w:r>
            <w:r w:rsidRPr="00184A3A">
              <w:rPr>
                <w:color w:val="000000"/>
                <w:sz w:val="16"/>
                <w:szCs w:val="16"/>
              </w:rPr>
              <w:br/>
            </w:r>
            <w:r w:rsidR="001D733F" w:rsidRPr="00184A3A">
              <w:rPr>
                <w:color w:val="000000"/>
                <w:sz w:val="16"/>
                <w:szCs w:val="16"/>
              </w:rPr>
              <w:t>&lt;/</w:t>
            </w:r>
            <w:r w:rsidRPr="00184A3A">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{"rectype":""}</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r w:rsidRPr="00184A3A">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&lt;recdesc&gt;</w:t>
            </w:r>
            <w:r w:rsidRPr="00184A3A">
              <w:rPr>
                <w:color w:val="000000"/>
                <w:sz w:val="16"/>
                <w:szCs w:val="16"/>
              </w:rPr>
              <w:br/>
            </w:r>
            <w:r w:rsidR="001D733F" w:rsidRPr="00184A3A">
              <w:rPr>
                <w:color w:val="000000"/>
                <w:sz w:val="16"/>
                <w:szCs w:val="16"/>
              </w:rPr>
              <w:t>&lt;/</w:t>
            </w:r>
            <w:r w:rsidRPr="00184A3A">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{"recdesc":""}</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r w:rsidRPr="00184A3A">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&lt;currencyCode&gt;</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{"currencyCode":""}</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r w:rsidRPr="00184A3A">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&lt;totalAmount&gt;</w:t>
            </w:r>
            <w:r w:rsidRPr="00184A3A">
              <w:rPr>
                <w:color w:val="000000"/>
                <w:sz w:val="16"/>
                <w:szCs w:val="16"/>
              </w:rPr>
              <w:br/>
            </w:r>
            <w:r w:rsidR="001D733F" w:rsidRPr="00184A3A">
              <w:rPr>
                <w:color w:val="000000"/>
                <w:sz w:val="16"/>
                <w:szCs w:val="16"/>
              </w:rPr>
              <w:t>&lt;/</w:t>
            </w:r>
            <w:r w:rsidRPr="00184A3A">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{"totalAmount":""}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r w:rsidRPr="00184A3A">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&lt;qty&gt;</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r w:rsidRPr="00184A3A">
              <w:rPr>
                <w:sz w:val="16"/>
                <w:szCs w:val="16"/>
              </w:rPr>
              <w:t>local</w:t>
            </w:r>
            <w:r w:rsidRPr="00184A3A">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{"localCurrency":""}</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r w:rsidRPr="00184A3A">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{"localAmount":""}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r w:rsidRPr="00184A3A">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{"exchangeRate":""}</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r w:rsidRPr="00184A3A">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r w:rsidRPr="00184A3A">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r w:rsidRPr="00184A3A">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r w:rsidRPr="00184A3A">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{"lastUpdateUser":""}</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r w:rsidRPr="00184A3A">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{"lastUpdateTime":""}</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r w:rsidRPr="00184A3A">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{"workstationName":""}</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r w:rsidRPr="00184A3A">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{"appNmae":""}</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r w:rsidRPr="00184A3A">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{"runno":""}</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r w:rsidRPr="00184A3A">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{“status”:”A”}</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2"/>
      </w:pPr>
      <w:bookmarkStart w:id="78" w:name="_Toc472133136"/>
      <w:r w:rsidRPr="00184A3A">
        <w:rPr>
          <w:lang w:eastAsia="zh-TW"/>
        </w:rPr>
        <w:lastRenderedPageBreak/>
        <w:t xml:space="preserve">Pricing </w:t>
      </w:r>
      <w:r w:rsidRPr="00184A3A">
        <w:t>Data Web Service</w:t>
      </w:r>
      <w:bookmarkEnd w:id="78"/>
    </w:p>
    <w:p w14:paraId="66407635" w14:textId="77777777" w:rsidR="007E4470" w:rsidRPr="00184A3A" w:rsidRDefault="007E4470" w:rsidP="00900E50">
      <w:pPr>
        <w:pStyle w:val="3"/>
        <w:rPr>
          <w:lang w:eastAsia="zh-HK"/>
        </w:rPr>
      </w:pPr>
      <w:r w:rsidRPr="00184A3A">
        <w:t xml:space="preserve">Process/Work Flow </w:t>
      </w:r>
    </w:p>
    <w:p w14:paraId="5203CDBB" w14:textId="77777777" w:rsidR="007E4470" w:rsidRPr="00184A3A" w:rsidRDefault="007E4470" w:rsidP="007E4470">
      <w:r w:rsidRPr="0057159E">
        <w:rPr>
          <w:noProof/>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05458D">
      <w:pPr>
        <w:pStyle w:val="ac"/>
        <w:numPr>
          <w:ilvl w:val="0"/>
          <w:numId w:val="27"/>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05458D">
      <w:pPr>
        <w:pStyle w:val="ac"/>
        <w:numPr>
          <w:ilvl w:val="0"/>
          <w:numId w:val="27"/>
        </w:numPr>
        <w:spacing w:after="0" w:line="240" w:lineRule="auto"/>
      </w:pPr>
      <w:r w:rsidRPr="00184A3A">
        <w:t>The service will trigger the pricing store procedure to update the EDW pricing tables in EDW.</w:t>
      </w:r>
    </w:p>
    <w:p w14:paraId="49593A2E" w14:textId="6B533F71" w:rsidR="007E4470" w:rsidRPr="00184A3A" w:rsidRDefault="007E4470" w:rsidP="0005458D">
      <w:pPr>
        <w:pStyle w:val="ac"/>
        <w:numPr>
          <w:ilvl w:val="0"/>
          <w:numId w:val="27"/>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2"/>
      </w:pPr>
      <w:bookmarkStart w:id="79" w:name="_Toc472133137"/>
      <w:r w:rsidRPr="00184A3A">
        <w:rPr>
          <w:lang w:eastAsia="zh-TW"/>
        </w:rPr>
        <w:lastRenderedPageBreak/>
        <w:t>EDW Checksum</w:t>
      </w:r>
      <w:r w:rsidRPr="00184A3A">
        <w:t xml:space="preserve"> Web Service</w:t>
      </w:r>
      <w:bookmarkEnd w:id="79"/>
    </w:p>
    <w:p w14:paraId="3AF1D1C0" w14:textId="77777777" w:rsidR="007E4470" w:rsidRPr="00184A3A" w:rsidRDefault="007E4470" w:rsidP="00900E50">
      <w:pPr>
        <w:pStyle w:val="3"/>
        <w:rPr>
          <w:lang w:eastAsia="zh-HK"/>
        </w:rPr>
      </w:pPr>
      <w:r w:rsidRPr="0057159E">
        <w:rPr>
          <w:noProof/>
          <w:lang w:eastAsia="zh-TW"/>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05458D">
      <w:pPr>
        <w:pStyle w:val="ac"/>
        <w:numPr>
          <w:ilvl w:val="0"/>
          <w:numId w:val="28"/>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05458D">
      <w:pPr>
        <w:pStyle w:val="ac"/>
        <w:numPr>
          <w:ilvl w:val="0"/>
          <w:numId w:val="28"/>
        </w:numPr>
        <w:spacing w:after="0" w:line="240" w:lineRule="auto"/>
      </w:pPr>
      <w:r w:rsidRPr="00184A3A">
        <w:t>The service will get the information from the EDW</w:t>
      </w:r>
      <w:r w:rsidR="003562C8" w:rsidRPr="00184A3A">
        <w:t>.</w:t>
      </w:r>
    </w:p>
    <w:p w14:paraId="4DF7BF07" w14:textId="57D3E8EC" w:rsidR="007E4470" w:rsidRPr="00184A3A" w:rsidRDefault="007E4470" w:rsidP="0005458D">
      <w:pPr>
        <w:pStyle w:val="ac"/>
        <w:numPr>
          <w:ilvl w:val="0"/>
          <w:numId w:val="28"/>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05458D">
      <w:pPr>
        <w:pStyle w:val="ac"/>
        <w:numPr>
          <w:ilvl w:val="0"/>
          <w:numId w:val="27"/>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r w:rsidRPr="00184A3A">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r w:rsidRPr="00184A3A">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&lt;noOfRecord</w:t>
            </w:r>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noOfRecord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0171AFA4" w:rsidR="00460F4D" w:rsidRDefault="003D2D74" w:rsidP="00C15BC6">
      <w:pPr>
        <w:jc w:val="center"/>
        <w:rPr>
          <w:rFonts w:eastAsia="Microsoft YaHei"/>
        </w:rPr>
      </w:pPr>
      <w:r>
        <w:rPr>
          <w:rFonts w:eastAsia="Microsoft YaHei"/>
        </w:rPr>
        <w:t xml:space="preserve">- </w:t>
      </w:r>
      <w:r w:rsidR="00900BAC" w:rsidRPr="00184A3A">
        <w:rPr>
          <w:rFonts w:eastAsia="Microsoft YaHei"/>
        </w:rPr>
        <w:t xml:space="preserve"> End </w:t>
      </w:r>
      <w:r>
        <w:rPr>
          <w:rFonts w:eastAsia="Microsoft YaHei"/>
        </w:rPr>
        <w:t>–</w:t>
      </w:r>
    </w:p>
    <w:p w14:paraId="1E6BA15C" w14:textId="77777777" w:rsidR="003D2D74" w:rsidRDefault="003D2D74" w:rsidP="00C15BC6">
      <w:pPr>
        <w:jc w:val="center"/>
        <w:rPr>
          <w:rFonts w:eastAsia="Microsoft YaHei"/>
        </w:rPr>
        <w:sectPr w:rsidR="003D2D74" w:rsidSect="003562C8">
          <w:pgSz w:w="15840" w:h="12240" w:orient="landscape"/>
          <w:pgMar w:top="720" w:right="720" w:bottom="720" w:left="720" w:header="720" w:footer="794" w:gutter="0"/>
          <w:cols w:space="720"/>
          <w:docGrid w:linePitch="360"/>
        </w:sectPr>
      </w:pPr>
    </w:p>
    <w:p w14:paraId="06224F50" w14:textId="77777777" w:rsidR="003D2D74" w:rsidRPr="00A00C1A" w:rsidRDefault="003D2D74" w:rsidP="003D2D74">
      <w:pPr>
        <w:pStyle w:val="1"/>
      </w:pPr>
      <w:bookmarkStart w:id="80" w:name="_Toc469739639"/>
      <w:bookmarkStart w:id="81" w:name="_Toc471773389"/>
      <w:bookmarkStart w:id="82" w:name="_Toc472133138"/>
      <w:r>
        <w:lastRenderedPageBreak/>
        <w:t>Sign Off</w:t>
      </w:r>
      <w:bookmarkEnd w:id="80"/>
      <w:bookmarkEnd w:id="81"/>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3D2D74" w:rsidRPr="00A00C1A" w14:paraId="45570850" w14:textId="77777777" w:rsidTr="007E45F6">
        <w:trPr>
          <w:cantSplit/>
        </w:trPr>
        <w:tc>
          <w:tcPr>
            <w:tcW w:w="10260" w:type="dxa"/>
            <w:gridSpan w:val="3"/>
            <w:shd w:val="clear" w:color="auto" w:fill="244061" w:themeFill="accent1" w:themeFillShade="80"/>
          </w:tcPr>
          <w:p w14:paraId="6D495466" w14:textId="77777777" w:rsidR="003D2D74" w:rsidRPr="00A00C1A" w:rsidRDefault="003D2D74" w:rsidP="007E45F6">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3137D0EE" w14:textId="77777777" w:rsidR="003D2D74" w:rsidRPr="00A00C1A" w:rsidRDefault="003D2D74" w:rsidP="007E45F6">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3D2D74" w:rsidRPr="003C1591" w14:paraId="4BA127D3" w14:textId="77777777" w:rsidTr="007E45F6">
        <w:trPr>
          <w:cantSplit/>
          <w:trHeight w:val="269"/>
        </w:trPr>
        <w:tc>
          <w:tcPr>
            <w:tcW w:w="10260" w:type="dxa"/>
            <w:gridSpan w:val="3"/>
            <w:vAlign w:val="center"/>
          </w:tcPr>
          <w:p w14:paraId="36E6B456" w14:textId="77777777" w:rsidR="003D2D74" w:rsidRPr="003C1591" w:rsidRDefault="003D2D74" w:rsidP="007E45F6">
            <w:pPr>
              <w:pStyle w:val="31"/>
            </w:pPr>
            <w:r w:rsidRPr="003C1591">
              <w:rPr>
                <w:bCs/>
              </w:rPr>
              <w:t>POS Part Sign-Off</w:t>
            </w:r>
            <w:r w:rsidRPr="003C1591">
              <w:t xml:space="preserve">  </w:t>
            </w:r>
          </w:p>
        </w:tc>
      </w:tr>
      <w:tr w:rsidR="003D2D74" w:rsidRPr="00A00C1A" w14:paraId="2CDB868E" w14:textId="77777777" w:rsidTr="007E45F6">
        <w:trPr>
          <w:cantSplit/>
          <w:trHeight w:val="562"/>
        </w:trPr>
        <w:tc>
          <w:tcPr>
            <w:tcW w:w="4297" w:type="dxa"/>
            <w:vAlign w:val="center"/>
          </w:tcPr>
          <w:p w14:paraId="0081A8AA" w14:textId="77777777" w:rsidR="003D2D74" w:rsidRPr="003C1591" w:rsidRDefault="003D2D74" w:rsidP="007E45F6">
            <w:pPr>
              <w:pStyle w:val="31"/>
              <w:rPr>
                <w:b w:val="0"/>
              </w:rPr>
            </w:pPr>
            <w:r w:rsidRPr="003C1591">
              <w:rPr>
                <w:b w:val="0"/>
                <w:u w:val="single"/>
              </w:rPr>
              <w:t>Name</w:t>
            </w:r>
            <w:r w:rsidRPr="003C1591">
              <w:rPr>
                <w:b w:val="0"/>
              </w:rPr>
              <w:t xml:space="preserve"> (Print or Type)</w:t>
            </w:r>
          </w:p>
        </w:tc>
        <w:tc>
          <w:tcPr>
            <w:tcW w:w="1931" w:type="dxa"/>
            <w:vAlign w:val="center"/>
          </w:tcPr>
          <w:p w14:paraId="09304187" w14:textId="77777777" w:rsidR="003D2D74" w:rsidRPr="003C1591" w:rsidRDefault="003D2D74" w:rsidP="007E45F6">
            <w:pPr>
              <w:pStyle w:val="31"/>
              <w:rPr>
                <w:b w:val="0"/>
              </w:rPr>
            </w:pPr>
            <w:r w:rsidRPr="003C1591">
              <w:rPr>
                <w:b w:val="0"/>
              </w:rPr>
              <w:t>Date</w:t>
            </w:r>
          </w:p>
        </w:tc>
        <w:tc>
          <w:tcPr>
            <w:tcW w:w="4032" w:type="dxa"/>
            <w:vAlign w:val="center"/>
          </w:tcPr>
          <w:p w14:paraId="1B4E7B43" w14:textId="77777777" w:rsidR="003D2D74" w:rsidRPr="003C1591" w:rsidRDefault="003D2D74" w:rsidP="007E45F6">
            <w:pPr>
              <w:pStyle w:val="31"/>
              <w:rPr>
                <w:b w:val="0"/>
              </w:rPr>
            </w:pPr>
            <w:r w:rsidRPr="003C1591">
              <w:rPr>
                <w:b w:val="0"/>
              </w:rPr>
              <w:t>Signature</w:t>
            </w:r>
          </w:p>
        </w:tc>
      </w:tr>
      <w:tr w:rsidR="003D2D74" w:rsidRPr="003B730D" w14:paraId="07B58763" w14:textId="77777777" w:rsidTr="007E45F6">
        <w:trPr>
          <w:cantSplit/>
          <w:trHeight w:val="773"/>
        </w:trPr>
        <w:tc>
          <w:tcPr>
            <w:tcW w:w="4297" w:type="dxa"/>
            <w:vAlign w:val="center"/>
          </w:tcPr>
          <w:p w14:paraId="7CC5C32C" w14:textId="77777777" w:rsidR="003D2D74" w:rsidRPr="00A00C1A" w:rsidRDefault="003D2D74" w:rsidP="007E45F6">
            <w:pPr>
              <w:pStyle w:val="31"/>
            </w:pPr>
            <w:r w:rsidRPr="00A00C1A">
              <w:t xml:space="preserve">CARL CHOW </w:t>
            </w:r>
          </w:p>
        </w:tc>
        <w:tc>
          <w:tcPr>
            <w:tcW w:w="1931" w:type="dxa"/>
          </w:tcPr>
          <w:p w14:paraId="49DD5F6A" w14:textId="77777777" w:rsidR="003D2D74" w:rsidRPr="003B730D" w:rsidRDefault="003D2D74" w:rsidP="007E45F6">
            <w:pPr>
              <w:pStyle w:val="31"/>
            </w:pPr>
          </w:p>
        </w:tc>
        <w:tc>
          <w:tcPr>
            <w:tcW w:w="4032" w:type="dxa"/>
          </w:tcPr>
          <w:p w14:paraId="4CA24172" w14:textId="77777777" w:rsidR="003D2D74" w:rsidRPr="003B730D" w:rsidRDefault="003D2D74" w:rsidP="007E45F6">
            <w:pPr>
              <w:pStyle w:val="31"/>
            </w:pPr>
          </w:p>
        </w:tc>
      </w:tr>
      <w:tr w:rsidR="003D2D74" w:rsidRPr="003B730D" w14:paraId="5589C604" w14:textId="77777777" w:rsidTr="007E45F6">
        <w:trPr>
          <w:cantSplit/>
          <w:trHeight w:val="179"/>
        </w:trPr>
        <w:tc>
          <w:tcPr>
            <w:tcW w:w="10260" w:type="dxa"/>
            <w:gridSpan w:val="3"/>
            <w:shd w:val="clear" w:color="auto" w:fill="0D0D0D" w:themeFill="text1" w:themeFillTint="F2"/>
            <w:vAlign w:val="center"/>
          </w:tcPr>
          <w:p w14:paraId="5A1793B1" w14:textId="77777777" w:rsidR="003D2D74" w:rsidRDefault="003D2D74" w:rsidP="007E45F6">
            <w:pPr>
              <w:pStyle w:val="31"/>
            </w:pPr>
          </w:p>
        </w:tc>
      </w:tr>
      <w:tr w:rsidR="003D2D74" w:rsidRPr="003C1591" w14:paraId="08C347C8" w14:textId="77777777" w:rsidTr="007E45F6">
        <w:trPr>
          <w:cantSplit/>
          <w:trHeight w:val="648"/>
        </w:trPr>
        <w:tc>
          <w:tcPr>
            <w:tcW w:w="10260" w:type="dxa"/>
            <w:gridSpan w:val="3"/>
            <w:vAlign w:val="center"/>
          </w:tcPr>
          <w:p w14:paraId="217E63B1" w14:textId="77777777" w:rsidR="003D2D74" w:rsidRPr="003C1591" w:rsidRDefault="003D2D74" w:rsidP="007E45F6">
            <w:pPr>
              <w:pStyle w:val="31"/>
            </w:pPr>
            <w:r w:rsidRPr="003C1591">
              <w:t xml:space="preserve">Staging to EDW Part Sign-Off  </w:t>
            </w:r>
          </w:p>
        </w:tc>
      </w:tr>
      <w:tr w:rsidR="003D2D74" w:rsidRPr="00A00C1A" w14:paraId="67917871" w14:textId="77777777" w:rsidTr="007E45F6">
        <w:trPr>
          <w:cantSplit/>
          <w:trHeight w:val="562"/>
        </w:trPr>
        <w:tc>
          <w:tcPr>
            <w:tcW w:w="4297" w:type="dxa"/>
            <w:vAlign w:val="center"/>
          </w:tcPr>
          <w:p w14:paraId="46A58C43" w14:textId="77777777" w:rsidR="003D2D74" w:rsidRPr="003C1591" w:rsidRDefault="003D2D74" w:rsidP="007E45F6">
            <w:pPr>
              <w:pStyle w:val="31"/>
              <w:rPr>
                <w:b w:val="0"/>
                <w:u w:val="single"/>
              </w:rPr>
            </w:pPr>
            <w:r w:rsidRPr="003C1591">
              <w:rPr>
                <w:b w:val="0"/>
                <w:u w:val="single"/>
              </w:rPr>
              <w:t>Name</w:t>
            </w:r>
            <w:r w:rsidRPr="003C1591">
              <w:rPr>
                <w:b w:val="0"/>
              </w:rPr>
              <w:t xml:space="preserve"> (Print or Type)</w:t>
            </w:r>
          </w:p>
        </w:tc>
        <w:tc>
          <w:tcPr>
            <w:tcW w:w="1931" w:type="dxa"/>
            <w:vAlign w:val="center"/>
          </w:tcPr>
          <w:p w14:paraId="5802C08D" w14:textId="77777777" w:rsidR="003D2D74" w:rsidRPr="003C1591" w:rsidRDefault="003D2D74" w:rsidP="007E45F6">
            <w:pPr>
              <w:pStyle w:val="31"/>
              <w:rPr>
                <w:b w:val="0"/>
              </w:rPr>
            </w:pPr>
            <w:r w:rsidRPr="003C1591">
              <w:rPr>
                <w:b w:val="0"/>
              </w:rPr>
              <w:t>Date</w:t>
            </w:r>
          </w:p>
        </w:tc>
        <w:tc>
          <w:tcPr>
            <w:tcW w:w="4032" w:type="dxa"/>
            <w:vAlign w:val="center"/>
          </w:tcPr>
          <w:p w14:paraId="7CA1D5BC" w14:textId="77777777" w:rsidR="003D2D74" w:rsidRPr="003C1591" w:rsidRDefault="003D2D74" w:rsidP="007E45F6">
            <w:pPr>
              <w:pStyle w:val="31"/>
              <w:rPr>
                <w:b w:val="0"/>
              </w:rPr>
            </w:pPr>
            <w:r w:rsidRPr="003C1591">
              <w:rPr>
                <w:b w:val="0"/>
              </w:rPr>
              <w:t>Signature</w:t>
            </w:r>
          </w:p>
        </w:tc>
      </w:tr>
      <w:tr w:rsidR="003D2D74" w:rsidRPr="003B730D" w14:paraId="6E238DEA" w14:textId="77777777" w:rsidTr="007E45F6">
        <w:trPr>
          <w:cantSplit/>
          <w:trHeight w:val="944"/>
        </w:trPr>
        <w:tc>
          <w:tcPr>
            <w:tcW w:w="4297" w:type="dxa"/>
            <w:vAlign w:val="center"/>
          </w:tcPr>
          <w:p w14:paraId="52C67DA9" w14:textId="77777777" w:rsidR="003D2D74" w:rsidRPr="003B730D" w:rsidRDefault="003D2D74" w:rsidP="007E45F6">
            <w:pPr>
              <w:pStyle w:val="31"/>
            </w:pPr>
            <w:r w:rsidRPr="00A00C1A">
              <w:t>POLLY KAM</w:t>
            </w:r>
          </w:p>
        </w:tc>
        <w:tc>
          <w:tcPr>
            <w:tcW w:w="1931" w:type="dxa"/>
          </w:tcPr>
          <w:p w14:paraId="23CFAAD7" w14:textId="77777777" w:rsidR="003D2D74" w:rsidRPr="003B730D" w:rsidRDefault="003D2D74" w:rsidP="007E45F6">
            <w:pPr>
              <w:pStyle w:val="31"/>
            </w:pPr>
          </w:p>
        </w:tc>
        <w:tc>
          <w:tcPr>
            <w:tcW w:w="4032" w:type="dxa"/>
          </w:tcPr>
          <w:p w14:paraId="70D9C9E7" w14:textId="77777777" w:rsidR="003D2D74" w:rsidRPr="003B730D" w:rsidRDefault="003D2D74" w:rsidP="007E45F6">
            <w:pPr>
              <w:pStyle w:val="31"/>
            </w:pPr>
          </w:p>
        </w:tc>
      </w:tr>
      <w:tr w:rsidR="003D2D74" w:rsidRPr="003B730D" w14:paraId="0687743C" w14:textId="77777777" w:rsidTr="007E45F6">
        <w:trPr>
          <w:cantSplit/>
          <w:trHeight w:val="89"/>
        </w:trPr>
        <w:tc>
          <w:tcPr>
            <w:tcW w:w="10260" w:type="dxa"/>
            <w:gridSpan w:val="3"/>
            <w:shd w:val="clear" w:color="auto" w:fill="0D0D0D" w:themeFill="text1" w:themeFillTint="F2"/>
            <w:vAlign w:val="center"/>
          </w:tcPr>
          <w:p w14:paraId="65083288" w14:textId="77777777" w:rsidR="003D2D74" w:rsidRDefault="003D2D74" w:rsidP="007E45F6">
            <w:pPr>
              <w:pStyle w:val="31"/>
            </w:pPr>
          </w:p>
        </w:tc>
      </w:tr>
      <w:tr w:rsidR="003D2D74" w:rsidRPr="003C1591" w14:paraId="57E64878" w14:textId="77777777" w:rsidTr="007E45F6">
        <w:trPr>
          <w:cantSplit/>
          <w:trHeight w:val="648"/>
        </w:trPr>
        <w:tc>
          <w:tcPr>
            <w:tcW w:w="10260" w:type="dxa"/>
            <w:gridSpan w:val="3"/>
            <w:vAlign w:val="center"/>
          </w:tcPr>
          <w:p w14:paraId="1582D9B2" w14:textId="77777777" w:rsidR="003D2D74" w:rsidRPr="003C1591" w:rsidRDefault="003D2D74" w:rsidP="007E45F6">
            <w:pPr>
              <w:pStyle w:val="31"/>
            </w:pPr>
            <w:r>
              <w:t xml:space="preserve">Others Sections Sign-Off </w:t>
            </w:r>
          </w:p>
        </w:tc>
      </w:tr>
      <w:tr w:rsidR="003D2D74" w:rsidRPr="00A00C1A" w14:paraId="47403A4A" w14:textId="77777777" w:rsidTr="007E45F6">
        <w:trPr>
          <w:cantSplit/>
          <w:trHeight w:val="557"/>
        </w:trPr>
        <w:tc>
          <w:tcPr>
            <w:tcW w:w="4297" w:type="dxa"/>
            <w:vAlign w:val="center"/>
          </w:tcPr>
          <w:p w14:paraId="38771662" w14:textId="77777777" w:rsidR="003D2D74" w:rsidRPr="003C1591" w:rsidRDefault="003D2D74" w:rsidP="007E45F6">
            <w:pPr>
              <w:pStyle w:val="31"/>
              <w:rPr>
                <w:b w:val="0"/>
                <w:u w:val="single"/>
              </w:rPr>
            </w:pPr>
            <w:r w:rsidRPr="003C1591">
              <w:rPr>
                <w:b w:val="0"/>
                <w:u w:val="single"/>
              </w:rPr>
              <w:t>Name</w:t>
            </w:r>
            <w:r w:rsidRPr="003C1591">
              <w:rPr>
                <w:b w:val="0"/>
              </w:rPr>
              <w:t xml:space="preserve"> (Print or Type)</w:t>
            </w:r>
          </w:p>
        </w:tc>
        <w:tc>
          <w:tcPr>
            <w:tcW w:w="1931" w:type="dxa"/>
            <w:vAlign w:val="center"/>
          </w:tcPr>
          <w:p w14:paraId="4BA291EE" w14:textId="77777777" w:rsidR="003D2D74" w:rsidRPr="003C1591" w:rsidRDefault="003D2D74" w:rsidP="007E45F6">
            <w:pPr>
              <w:pStyle w:val="31"/>
              <w:rPr>
                <w:b w:val="0"/>
              </w:rPr>
            </w:pPr>
            <w:r w:rsidRPr="003C1591">
              <w:rPr>
                <w:b w:val="0"/>
              </w:rPr>
              <w:t>Date</w:t>
            </w:r>
          </w:p>
        </w:tc>
        <w:tc>
          <w:tcPr>
            <w:tcW w:w="4032" w:type="dxa"/>
            <w:vAlign w:val="center"/>
          </w:tcPr>
          <w:p w14:paraId="36C5399E" w14:textId="77777777" w:rsidR="003D2D74" w:rsidRPr="003C1591" w:rsidRDefault="003D2D74" w:rsidP="007E45F6">
            <w:pPr>
              <w:pStyle w:val="31"/>
              <w:rPr>
                <w:b w:val="0"/>
              </w:rPr>
            </w:pPr>
            <w:r w:rsidRPr="003C1591">
              <w:rPr>
                <w:b w:val="0"/>
              </w:rPr>
              <w:t>Signature</w:t>
            </w:r>
          </w:p>
        </w:tc>
      </w:tr>
      <w:tr w:rsidR="003D2D74" w:rsidRPr="003B730D" w14:paraId="55CC27E7" w14:textId="77777777" w:rsidTr="007E45F6">
        <w:trPr>
          <w:cantSplit/>
          <w:trHeight w:val="845"/>
        </w:trPr>
        <w:tc>
          <w:tcPr>
            <w:tcW w:w="4297" w:type="dxa"/>
            <w:vAlign w:val="center"/>
          </w:tcPr>
          <w:p w14:paraId="06090533" w14:textId="77777777" w:rsidR="003D2D74" w:rsidRPr="003B730D" w:rsidRDefault="003D2D74" w:rsidP="007E45F6">
            <w:pPr>
              <w:pStyle w:val="31"/>
            </w:pPr>
            <w:r>
              <w:t>CHOI KA WING</w:t>
            </w:r>
          </w:p>
        </w:tc>
        <w:tc>
          <w:tcPr>
            <w:tcW w:w="1931" w:type="dxa"/>
          </w:tcPr>
          <w:p w14:paraId="2319209D" w14:textId="77777777" w:rsidR="003D2D74" w:rsidRPr="003B730D" w:rsidRDefault="003D2D74" w:rsidP="007E45F6">
            <w:pPr>
              <w:pStyle w:val="31"/>
              <w:rPr>
                <w:highlight w:val="yellow"/>
              </w:rPr>
            </w:pPr>
          </w:p>
        </w:tc>
        <w:tc>
          <w:tcPr>
            <w:tcW w:w="4032" w:type="dxa"/>
          </w:tcPr>
          <w:p w14:paraId="1604EB86" w14:textId="77777777" w:rsidR="003D2D74" w:rsidRPr="003B730D" w:rsidRDefault="003D2D74" w:rsidP="007E45F6">
            <w:pPr>
              <w:pStyle w:val="31"/>
            </w:pPr>
          </w:p>
        </w:tc>
      </w:tr>
      <w:tr w:rsidR="003D2D74" w:rsidRPr="003B730D" w14:paraId="399FF630" w14:textId="77777777" w:rsidTr="007E45F6">
        <w:trPr>
          <w:cantSplit/>
          <w:trHeight w:val="89"/>
        </w:trPr>
        <w:tc>
          <w:tcPr>
            <w:tcW w:w="10260" w:type="dxa"/>
            <w:gridSpan w:val="3"/>
            <w:shd w:val="clear" w:color="auto" w:fill="0D0D0D" w:themeFill="text1" w:themeFillTint="F2"/>
            <w:vAlign w:val="center"/>
          </w:tcPr>
          <w:p w14:paraId="1423B9EA" w14:textId="77777777" w:rsidR="003D2D74" w:rsidRDefault="003D2D74" w:rsidP="007E45F6">
            <w:pPr>
              <w:pStyle w:val="31"/>
            </w:pPr>
          </w:p>
        </w:tc>
      </w:tr>
      <w:tr w:rsidR="003D2D74" w:rsidRPr="003C1591" w14:paraId="4B09C80B" w14:textId="77777777" w:rsidTr="007E45F6">
        <w:trPr>
          <w:cantSplit/>
          <w:trHeight w:val="648"/>
        </w:trPr>
        <w:tc>
          <w:tcPr>
            <w:tcW w:w="10260" w:type="dxa"/>
            <w:gridSpan w:val="3"/>
            <w:vAlign w:val="center"/>
          </w:tcPr>
          <w:p w14:paraId="48B46169" w14:textId="77777777" w:rsidR="003D2D74" w:rsidRPr="003C1591" w:rsidRDefault="003D2D74" w:rsidP="007E45F6">
            <w:pPr>
              <w:pStyle w:val="31"/>
            </w:pPr>
            <w:r w:rsidRPr="003C1591">
              <w:t xml:space="preserve">Project Director  </w:t>
            </w:r>
          </w:p>
        </w:tc>
      </w:tr>
      <w:tr w:rsidR="003D2D74" w:rsidRPr="00A00C1A" w14:paraId="0D021EB6" w14:textId="77777777" w:rsidTr="007E45F6">
        <w:trPr>
          <w:cantSplit/>
          <w:trHeight w:val="557"/>
        </w:trPr>
        <w:tc>
          <w:tcPr>
            <w:tcW w:w="4297" w:type="dxa"/>
            <w:vAlign w:val="center"/>
          </w:tcPr>
          <w:p w14:paraId="514C3219" w14:textId="77777777" w:rsidR="003D2D74" w:rsidRPr="003C1591" w:rsidRDefault="003D2D74" w:rsidP="007E45F6">
            <w:pPr>
              <w:pStyle w:val="31"/>
              <w:rPr>
                <w:b w:val="0"/>
                <w:u w:val="single"/>
              </w:rPr>
            </w:pPr>
            <w:r w:rsidRPr="003C1591">
              <w:rPr>
                <w:b w:val="0"/>
                <w:u w:val="single"/>
              </w:rPr>
              <w:t>Name</w:t>
            </w:r>
            <w:r w:rsidRPr="003C1591">
              <w:rPr>
                <w:b w:val="0"/>
              </w:rPr>
              <w:t xml:space="preserve"> (Print or Type)</w:t>
            </w:r>
          </w:p>
        </w:tc>
        <w:tc>
          <w:tcPr>
            <w:tcW w:w="1931" w:type="dxa"/>
            <w:vAlign w:val="center"/>
          </w:tcPr>
          <w:p w14:paraId="732ADCB2" w14:textId="77777777" w:rsidR="003D2D74" w:rsidRPr="003C1591" w:rsidRDefault="003D2D74" w:rsidP="007E45F6">
            <w:pPr>
              <w:pStyle w:val="31"/>
              <w:rPr>
                <w:b w:val="0"/>
              </w:rPr>
            </w:pPr>
            <w:r w:rsidRPr="003C1591">
              <w:rPr>
                <w:b w:val="0"/>
              </w:rPr>
              <w:t>Date</w:t>
            </w:r>
          </w:p>
        </w:tc>
        <w:tc>
          <w:tcPr>
            <w:tcW w:w="4032" w:type="dxa"/>
            <w:vAlign w:val="center"/>
          </w:tcPr>
          <w:p w14:paraId="4E617CEB" w14:textId="77777777" w:rsidR="003D2D74" w:rsidRPr="003C1591" w:rsidRDefault="003D2D74" w:rsidP="007E45F6">
            <w:pPr>
              <w:pStyle w:val="31"/>
              <w:rPr>
                <w:b w:val="0"/>
              </w:rPr>
            </w:pPr>
            <w:r w:rsidRPr="003C1591">
              <w:rPr>
                <w:b w:val="0"/>
              </w:rPr>
              <w:t>Signature</w:t>
            </w:r>
          </w:p>
        </w:tc>
      </w:tr>
      <w:tr w:rsidR="003D2D74" w:rsidRPr="003B730D" w14:paraId="6F1FB529" w14:textId="77777777" w:rsidTr="007E45F6">
        <w:trPr>
          <w:cantSplit/>
          <w:trHeight w:val="935"/>
        </w:trPr>
        <w:tc>
          <w:tcPr>
            <w:tcW w:w="4297" w:type="dxa"/>
            <w:vAlign w:val="center"/>
          </w:tcPr>
          <w:p w14:paraId="2560EFB4" w14:textId="77777777" w:rsidR="003D2D74" w:rsidRPr="003C1591" w:rsidRDefault="003D2D74" w:rsidP="007E45F6">
            <w:pPr>
              <w:pStyle w:val="31"/>
            </w:pPr>
            <w:r w:rsidRPr="003C1591">
              <w:t>LOUIS MAH</w:t>
            </w:r>
          </w:p>
        </w:tc>
        <w:tc>
          <w:tcPr>
            <w:tcW w:w="1931" w:type="dxa"/>
          </w:tcPr>
          <w:p w14:paraId="12D8A017" w14:textId="77777777" w:rsidR="003D2D74" w:rsidRPr="003B730D" w:rsidRDefault="003D2D74" w:rsidP="007E45F6">
            <w:pPr>
              <w:pStyle w:val="31"/>
              <w:rPr>
                <w:highlight w:val="yellow"/>
              </w:rPr>
            </w:pPr>
          </w:p>
        </w:tc>
        <w:tc>
          <w:tcPr>
            <w:tcW w:w="4032" w:type="dxa"/>
          </w:tcPr>
          <w:p w14:paraId="1B8241B6" w14:textId="77777777" w:rsidR="003D2D74" w:rsidRPr="003B730D" w:rsidRDefault="003D2D74" w:rsidP="007E45F6">
            <w:pPr>
              <w:pStyle w:val="31"/>
            </w:pPr>
          </w:p>
        </w:tc>
      </w:tr>
      <w:tr w:rsidR="003D2D74" w:rsidRPr="003B730D" w14:paraId="7B70C5C1" w14:textId="77777777" w:rsidTr="007E45F6">
        <w:trPr>
          <w:cantSplit/>
          <w:trHeight w:val="89"/>
        </w:trPr>
        <w:tc>
          <w:tcPr>
            <w:tcW w:w="10260" w:type="dxa"/>
            <w:gridSpan w:val="3"/>
            <w:shd w:val="clear" w:color="auto" w:fill="0D0D0D" w:themeFill="text1" w:themeFillTint="F2"/>
            <w:vAlign w:val="center"/>
          </w:tcPr>
          <w:p w14:paraId="2E75E221" w14:textId="77777777" w:rsidR="003D2D74" w:rsidRDefault="003D2D74" w:rsidP="007E45F6">
            <w:pPr>
              <w:pStyle w:val="31"/>
            </w:pPr>
          </w:p>
        </w:tc>
      </w:tr>
    </w:tbl>
    <w:p w14:paraId="6458770C" w14:textId="016BC4DA" w:rsidR="003D2D74" w:rsidRDefault="003D2D74" w:rsidP="00C15BC6">
      <w:pPr>
        <w:jc w:val="center"/>
        <w:rPr>
          <w:rFonts w:eastAsia="Microsoft YaHei"/>
        </w:rPr>
      </w:pPr>
    </w:p>
    <w:p w14:paraId="436E59ED" w14:textId="77777777" w:rsidR="003D2D74" w:rsidRPr="00184A3A" w:rsidRDefault="003D2D74" w:rsidP="00C15BC6">
      <w:pPr>
        <w:jc w:val="center"/>
        <w:rPr>
          <w:rFonts w:eastAsia="Microsoft YaHei"/>
        </w:rPr>
      </w:pPr>
    </w:p>
    <w:sectPr w:rsidR="003D2D74" w:rsidRPr="00184A3A" w:rsidSect="003D2D74">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13748" w14:textId="77777777" w:rsidR="00FB1D1B" w:rsidRDefault="00FB1D1B" w:rsidP="008D7BAB">
      <w:pPr>
        <w:spacing w:after="0" w:line="240" w:lineRule="auto"/>
      </w:pPr>
      <w:r>
        <w:separator/>
      </w:r>
    </w:p>
  </w:endnote>
  <w:endnote w:type="continuationSeparator" w:id="0">
    <w:p w14:paraId="1A5A9E13" w14:textId="77777777" w:rsidR="00FB1D1B" w:rsidRDefault="00FB1D1B"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25F94" w14:textId="2CE7C32B" w:rsidR="00A72DD4" w:rsidRPr="0061154C" w:rsidRDefault="00A72DD4" w:rsidP="008D7BAB">
    <w:pPr>
      <w:ind w:right="440"/>
      <w:rPr>
        <w:sz w:val="18"/>
      </w:rPr>
    </w:pPr>
    <w:r>
      <w:rPr>
        <w:sz w:val="18"/>
      </w:rPr>
      <w:t>System Design</w:t>
    </w:r>
    <w:r w:rsidRPr="0061154C">
      <w:rPr>
        <w:sz w:val="18"/>
      </w:rPr>
      <w:t xml:space="preserve"> </w:t>
    </w:r>
    <w:r>
      <w:rPr>
        <w:sz w:val="18"/>
      </w:rPr>
      <w:t>Specification</w:t>
    </w:r>
    <w:r w:rsidRPr="0061154C">
      <w:rPr>
        <w:sz w:val="18"/>
      </w:rPr>
      <w:tab/>
    </w:r>
    <w:sdt>
      <w:sdtPr>
        <w:rPr>
          <w:sz w:val="18"/>
        </w:rPr>
        <w:id w:val="-1000959911"/>
        <w:docPartObj>
          <w:docPartGallery w:val="Page Numbers (Bottom of Page)"/>
          <w:docPartUnique/>
        </w:docPartObj>
      </w:sdtPr>
      <w:sdtEndPr/>
      <w:sdtContent>
        <w:sdt>
          <w:sdtPr>
            <w:rPr>
              <w:sz w:val="18"/>
            </w:rPr>
            <w:id w:val="123588465"/>
            <w:docPartObj>
              <w:docPartGallery w:val="Page Numbers (Top of Page)"/>
              <w:docPartUnique/>
            </w:docPartObj>
          </w:sdtPr>
          <w:sdtEnd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1F227B">
              <w:rPr>
                <w:b/>
                <w:bCs/>
                <w:noProof/>
                <w:sz w:val="18"/>
              </w:rPr>
              <w:t>7</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1F227B">
              <w:rPr>
                <w:b/>
                <w:bCs/>
                <w:noProof/>
                <w:sz w:val="18"/>
              </w:rPr>
              <w:t>116</w:t>
            </w:r>
            <w:r w:rsidRPr="0061154C">
              <w:rPr>
                <w:b/>
                <w:bCs/>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94701" w14:textId="77777777" w:rsidR="00FB1D1B" w:rsidRDefault="00FB1D1B" w:rsidP="008D7BAB">
      <w:pPr>
        <w:spacing w:after="0" w:line="240" w:lineRule="auto"/>
      </w:pPr>
      <w:r>
        <w:separator/>
      </w:r>
    </w:p>
  </w:footnote>
  <w:footnote w:type="continuationSeparator" w:id="0">
    <w:p w14:paraId="2FB82F05" w14:textId="77777777" w:rsidR="00FB1D1B" w:rsidRDefault="00FB1D1B" w:rsidP="008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DEB2" w14:textId="77777777" w:rsidR="00A72DD4" w:rsidRDefault="00A72DD4">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86047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F0339E"/>
    <w:multiLevelType w:val="hybridMultilevel"/>
    <w:tmpl w:val="FB6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6797EE4"/>
    <w:multiLevelType w:val="hybridMultilevel"/>
    <w:tmpl w:val="803855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E51EF1"/>
    <w:multiLevelType w:val="hybridMultilevel"/>
    <w:tmpl w:val="8A2055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4A7D3E"/>
    <w:multiLevelType w:val="multilevel"/>
    <w:tmpl w:val="5E0432C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31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7"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8" w15:restartNumberingAfterBreak="0">
    <w:nsid w:val="5DF262DC"/>
    <w:multiLevelType w:val="hybridMultilevel"/>
    <w:tmpl w:val="9BF20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E3035B"/>
    <w:multiLevelType w:val="hybridMultilevel"/>
    <w:tmpl w:val="FD3A4AF0"/>
    <w:lvl w:ilvl="0" w:tplc="325EA4E8">
      <w:start w:val="1"/>
      <w:numFmt w:val="lowerLetter"/>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15:restartNumberingAfterBreak="0">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380098"/>
    <w:multiLevelType w:val="hybridMultilevel"/>
    <w:tmpl w:val="C6C61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F4369A"/>
    <w:multiLevelType w:val="hybridMultilevel"/>
    <w:tmpl w:val="0414D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143789"/>
    <w:multiLevelType w:val="hybridMultilevel"/>
    <w:tmpl w:val="02888D3C"/>
    <w:lvl w:ilvl="0" w:tplc="7BAACE76">
      <w:numFmt w:val="bullet"/>
      <w:pStyle w:val="Bullet1"/>
      <w:lvlText w:val=""/>
      <w:lvlJc w:val="left"/>
      <w:pPr>
        <w:ind w:left="1440" w:hanging="360"/>
      </w:pPr>
      <w:rPr>
        <w:rFonts w:ascii="Wingdings" w:eastAsia="新細明體"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4"/>
  </w:num>
  <w:num w:numId="3">
    <w:abstractNumId w:val="44"/>
  </w:num>
  <w:num w:numId="4">
    <w:abstractNumId w:val="45"/>
  </w:num>
  <w:num w:numId="5">
    <w:abstractNumId w:val="36"/>
  </w:num>
  <w:num w:numId="6">
    <w:abstractNumId w:val="30"/>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9"/>
  </w:num>
  <w:num w:numId="10">
    <w:abstractNumId w:val="21"/>
  </w:num>
  <w:num w:numId="11">
    <w:abstractNumId w:val="14"/>
  </w:num>
  <w:num w:numId="12">
    <w:abstractNumId w:val="9"/>
  </w:num>
  <w:num w:numId="13">
    <w:abstractNumId w:val="37"/>
  </w:num>
  <w:num w:numId="14">
    <w:abstractNumId w:val="10"/>
  </w:num>
  <w:num w:numId="15">
    <w:abstractNumId w:val="38"/>
  </w:num>
  <w:num w:numId="16">
    <w:abstractNumId w:val="7"/>
  </w:num>
  <w:num w:numId="17">
    <w:abstractNumId w:val="42"/>
  </w:num>
  <w:num w:numId="18">
    <w:abstractNumId w:val="6"/>
  </w:num>
  <w:num w:numId="19">
    <w:abstractNumId w:val="8"/>
  </w:num>
  <w:num w:numId="20">
    <w:abstractNumId w:val="39"/>
  </w:num>
  <w:num w:numId="21">
    <w:abstractNumId w:val="41"/>
  </w:num>
  <w:num w:numId="22">
    <w:abstractNumId w:val="11"/>
  </w:num>
  <w:num w:numId="23">
    <w:abstractNumId w:val="27"/>
  </w:num>
  <w:num w:numId="24">
    <w:abstractNumId w:val="34"/>
  </w:num>
  <w:num w:numId="25">
    <w:abstractNumId w:val="15"/>
  </w:num>
  <w:num w:numId="26">
    <w:abstractNumId w:val="26"/>
  </w:num>
  <w:num w:numId="27">
    <w:abstractNumId w:val="3"/>
  </w:num>
  <w:num w:numId="28">
    <w:abstractNumId w:val="35"/>
  </w:num>
  <w:num w:numId="29">
    <w:abstractNumId w:val="22"/>
  </w:num>
  <w:num w:numId="30">
    <w:abstractNumId w:val="20"/>
  </w:num>
  <w:num w:numId="31">
    <w:abstractNumId w:val="33"/>
  </w:num>
  <w:num w:numId="32">
    <w:abstractNumId w:val="31"/>
  </w:num>
  <w:num w:numId="33">
    <w:abstractNumId w:val="40"/>
  </w:num>
  <w:num w:numId="34">
    <w:abstractNumId w:val="23"/>
  </w:num>
  <w:num w:numId="35">
    <w:abstractNumId w:val="4"/>
  </w:num>
  <w:num w:numId="36">
    <w:abstractNumId w:val="28"/>
  </w:num>
  <w:num w:numId="37">
    <w:abstractNumId w:val="2"/>
  </w:num>
  <w:num w:numId="38">
    <w:abstractNumId w:val="13"/>
  </w:num>
  <w:num w:numId="39">
    <w:abstractNumId w:val="18"/>
  </w:num>
  <w:num w:numId="40">
    <w:abstractNumId w:val="16"/>
  </w:num>
  <w:num w:numId="41">
    <w:abstractNumId w:val="29"/>
  </w:num>
  <w:num w:numId="42">
    <w:abstractNumId w:val="5"/>
  </w:num>
  <w:num w:numId="43">
    <w:abstractNumId w:val="32"/>
  </w:num>
  <w:num w:numId="44">
    <w:abstractNumId w:val="25"/>
  </w:num>
  <w:num w:numId="45">
    <w:abstractNumId w:val="17"/>
  </w:num>
  <w:num w:numId="46">
    <w:abstractNumId w:val="43"/>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ward Leung">
    <w15:presenceInfo w15:providerId="None" w15:userId="Edward Leung"/>
  </w15:person>
  <w15:person w15:author="Tommy Leung">
    <w15:presenceInfo w15:providerId="None" w15:userId="Tommy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GB" w:vendorID="64" w:dllVersion="0" w:nlCheck="1" w:checkStyle="1"/>
  <w:activeWritingStyle w:appName="MSWord" w:lang="en-AU" w:vendorID="64" w:dllVersion="0" w:nlCheck="1" w:checkStyle="1"/>
  <w:activeWritingStyle w:appName="MSWord" w:lang="fr-FR" w:vendorID="64" w:dllVersion="0"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311B3"/>
    <w:rsid w:val="00032747"/>
    <w:rsid w:val="00032923"/>
    <w:rsid w:val="00033D38"/>
    <w:rsid w:val="0003433B"/>
    <w:rsid w:val="0003555D"/>
    <w:rsid w:val="0004002D"/>
    <w:rsid w:val="00040256"/>
    <w:rsid w:val="0004266B"/>
    <w:rsid w:val="00045CEC"/>
    <w:rsid w:val="000521C1"/>
    <w:rsid w:val="000533FD"/>
    <w:rsid w:val="000539B7"/>
    <w:rsid w:val="0005458D"/>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4593"/>
    <w:rsid w:val="00095CC7"/>
    <w:rsid w:val="000A43A6"/>
    <w:rsid w:val="000A468A"/>
    <w:rsid w:val="000B1039"/>
    <w:rsid w:val="000B19F9"/>
    <w:rsid w:val="000B3F72"/>
    <w:rsid w:val="000B556C"/>
    <w:rsid w:val="000C055F"/>
    <w:rsid w:val="000C0EBC"/>
    <w:rsid w:val="000C1E64"/>
    <w:rsid w:val="000C3C9A"/>
    <w:rsid w:val="000C484E"/>
    <w:rsid w:val="000C5B6E"/>
    <w:rsid w:val="000C5C50"/>
    <w:rsid w:val="000C6662"/>
    <w:rsid w:val="000D588D"/>
    <w:rsid w:val="000D6E76"/>
    <w:rsid w:val="000E0320"/>
    <w:rsid w:val="000E17A3"/>
    <w:rsid w:val="000E1B41"/>
    <w:rsid w:val="000E26CF"/>
    <w:rsid w:val="000E544B"/>
    <w:rsid w:val="000F0D8D"/>
    <w:rsid w:val="000F1EF2"/>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4FF"/>
    <w:rsid w:val="00134FC6"/>
    <w:rsid w:val="00141BDA"/>
    <w:rsid w:val="00141F5F"/>
    <w:rsid w:val="0014239B"/>
    <w:rsid w:val="00145009"/>
    <w:rsid w:val="00146FDD"/>
    <w:rsid w:val="00150130"/>
    <w:rsid w:val="0015026B"/>
    <w:rsid w:val="001505BA"/>
    <w:rsid w:val="00151A88"/>
    <w:rsid w:val="00154094"/>
    <w:rsid w:val="001553FA"/>
    <w:rsid w:val="0015743C"/>
    <w:rsid w:val="001611DA"/>
    <w:rsid w:val="001627BD"/>
    <w:rsid w:val="0016525C"/>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6267"/>
    <w:rsid w:val="00197E65"/>
    <w:rsid w:val="001A09AF"/>
    <w:rsid w:val="001A2DB4"/>
    <w:rsid w:val="001A4608"/>
    <w:rsid w:val="001A59E6"/>
    <w:rsid w:val="001A6C6D"/>
    <w:rsid w:val="001B04A6"/>
    <w:rsid w:val="001B2197"/>
    <w:rsid w:val="001B2684"/>
    <w:rsid w:val="001B69C4"/>
    <w:rsid w:val="001B7058"/>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27B"/>
    <w:rsid w:val="001F2FE6"/>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6F41"/>
    <w:rsid w:val="00217DB5"/>
    <w:rsid w:val="00222364"/>
    <w:rsid w:val="00222F78"/>
    <w:rsid w:val="00223F51"/>
    <w:rsid w:val="002257AE"/>
    <w:rsid w:val="002265DC"/>
    <w:rsid w:val="0022765C"/>
    <w:rsid w:val="00227C3E"/>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B3D"/>
    <w:rsid w:val="00264E46"/>
    <w:rsid w:val="00270061"/>
    <w:rsid w:val="002701F5"/>
    <w:rsid w:val="002716CD"/>
    <w:rsid w:val="0027234F"/>
    <w:rsid w:val="00272623"/>
    <w:rsid w:val="00274118"/>
    <w:rsid w:val="00276ED5"/>
    <w:rsid w:val="00277234"/>
    <w:rsid w:val="002813E3"/>
    <w:rsid w:val="002813FF"/>
    <w:rsid w:val="00281557"/>
    <w:rsid w:val="00287795"/>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B754C"/>
    <w:rsid w:val="002C1396"/>
    <w:rsid w:val="002C33B6"/>
    <w:rsid w:val="002C510D"/>
    <w:rsid w:val="002C5D9F"/>
    <w:rsid w:val="002D273F"/>
    <w:rsid w:val="002D5F19"/>
    <w:rsid w:val="002D633D"/>
    <w:rsid w:val="002E0FED"/>
    <w:rsid w:val="002E2CFC"/>
    <w:rsid w:val="002E3219"/>
    <w:rsid w:val="002E65DE"/>
    <w:rsid w:val="002E7BC6"/>
    <w:rsid w:val="002F7309"/>
    <w:rsid w:val="002F7EA2"/>
    <w:rsid w:val="00301446"/>
    <w:rsid w:val="003026FA"/>
    <w:rsid w:val="00304118"/>
    <w:rsid w:val="003041E1"/>
    <w:rsid w:val="00304DFA"/>
    <w:rsid w:val="00307FFB"/>
    <w:rsid w:val="00314780"/>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57672"/>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076B"/>
    <w:rsid w:val="003C1591"/>
    <w:rsid w:val="003C54CD"/>
    <w:rsid w:val="003C553D"/>
    <w:rsid w:val="003C5DC6"/>
    <w:rsid w:val="003C730A"/>
    <w:rsid w:val="003C7A86"/>
    <w:rsid w:val="003D1B1C"/>
    <w:rsid w:val="003D2D74"/>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24CC8"/>
    <w:rsid w:val="00430AAC"/>
    <w:rsid w:val="00431A78"/>
    <w:rsid w:val="00436026"/>
    <w:rsid w:val="0044009F"/>
    <w:rsid w:val="00440B34"/>
    <w:rsid w:val="00441697"/>
    <w:rsid w:val="004421AB"/>
    <w:rsid w:val="0044500B"/>
    <w:rsid w:val="00445748"/>
    <w:rsid w:val="004516FA"/>
    <w:rsid w:val="004530BB"/>
    <w:rsid w:val="00453350"/>
    <w:rsid w:val="004533E2"/>
    <w:rsid w:val="0045412D"/>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17E"/>
    <w:rsid w:val="00485B40"/>
    <w:rsid w:val="00492DE8"/>
    <w:rsid w:val="00496CB4"/>
    <w:rsid w:val="00497616"/>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640"/>
    <w:rsid w:val="0051478A"/>
    <w:rsid w:val="00514A26"/>
    <w:rsid w:val="00520E61"/>
    <w:rsid w:val="00524C81"/>
    <w:rsid w:val="00525FEB"/>
    <w:rsid w:val="00526E94"/>
    <w:rsid w:val="005273BA"/>
    <w:rsid w:val="00531F6B"/>
    <w:rsid w:val="00533274"/>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159E"/>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12E0"/>
    <w:rsid w:val="005B21C6"/>
    <w:rsid w:val="005B21E6"/>
    <w:rsid w:val="005B4A05"/>
    <w:rsid w:val="005B71CB"/>
    <w:rsid w:val="005B7E2E"/>
    <w:rsid w:val="005C1C00"/>
    <w:rsid w:val="005C247A"/>
    <w:rsid w:val="005C36F7"/>
    <w:rsid w:val="005C3C95"/>
    <w:rsid w:val="005C5247"/>
    <w:rsid w:val="005C64E4"/>
    <w:rsid w:val="005D372D"/>
    <w:rsid w:val="005D4776"/>
    <w:rsid w:val="005D52A9"/>
    <w:rsid w:val="005D53E5"/>
    <w:rsid w:val="005D6264"/>
    <w:rsid w:val="005D7940"/>
    <w:rsid w:val="005E2989"/>
    <w:rsid w:val="005E4AA0"/>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36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B5465"/>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28D1"/>
    <w:rsid w:val="00705894"/>
    <w:rsid w:val="007077C0"/>
    <w:rsid w:val="00711BEE"/>
    <w:rsid w:val="00712376"/>
    <w:rsid w:val="00712C66"/>
    <w:rsid w:val="00712F2B"/>
    <w:rsid w:val="00714511"/>
    <w:rsid w:val="00715524"/>
    <w:rsid w:val="007203BE"/>
    <w:rsid w:val="00721E69"/>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4231"/>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45F6"/>
    <w:rsid w:val="007E52D2"/>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15A7"/>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162E"/>
    <w:rsid w:val="008E2871"/>
    <w:rsid w:val="008E7E47"/>
    <w:rsid w:val="008F284E"/>
    <w:rsid w:val="008F314C"/>
    <w:rsid w:val="008F3AD7"/>
    <w:rsid w:val="008F3B5A"/>
    <w:rsid w:val="008F4F6E"/>
    <w:rsid w:val="008F5A9F"/>
    <w:rsid w:val="008F7A2B"/>
    <w:rsid w:val="00900BAC"/>
    <w:rsid w:val="00900E50"/>
    <w:rsid w:val="009014E1"/>
    <w:rsid w:val="009059CA"/>
    <w:rsid w:val="0090729B"/>
    <w:rsid w:val="00911DAD"/>
    <w:rsid w:val="0091249D"/>
    <w:rsid w:val="00912794"/>
    <w:rsid w:val="00913614"/>
    <w:rsid w:val="009160E8"/>
    <w:rsid w:val="00916F2B"/>
    <w:rsid w:val="00920B25"/>
    <w:rsid w:val="0092108B"/>
    <w:rsid w:val="00922238"/>
    <w:rsid w:val="00924599"/>
    <w:rsid w:val="00924C8F"/>
    <w:rsid w:val="00931B0F"/>
    <w:rsid w:val="00932519"/>
    <w:rsid w:val="00932A3D"/>
    <w:rsid w:val="00932DC1"/>
    <w:rsid w:val="0093385D"/>
    <w:rsid w:val="00936C16"/>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37AF"/>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27B9"/>
    <w:rsid w:val="00996003"/>
    <w:rsid w:val="009974AC"/>
    <w:rsid w:val="00997596"/>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27D0B"/>
    <w:rsid w:val="00A31AF2"/>
    <w:rsid w:val="00A33810"/>
    <w:rsid w:val="00A33D4B"/>
    <w:rsid w:val="00A33F6D"/>
    <w:rsid w:val="00A34004"/>
    <w:rsid w:val="00A35195"/>
    <w:rsid w:val="00A37790"/>
    <w:rsid w:val="00A377EE"/>
    <w:rsid w:val="00A41558"/>
    <w:rsid w:val="00A427C1"/>
    <w:rsid w:val="00A4312C"/>
    <w:rsid w:val="00A44698"/>
    <w:rsid w:val="00A45E6F"/>
    <w:rsid w:val="00A46AFC"/>
    <w:rsid w:val="00A50170"/>
    <w:rsid w:val="00A505A5"/>
    <w:rsid w:val="00A52909"/>
    <w:rsid w:val="00A577E2"/>
    <w:rsid w:val="00A57F4A"/>
    <w:rsid w:val="00A65409"/>
    <w:rsid w:val="00A6702D"/>
    <w:rsid w:val="00A705C6"/>
    <w:rsid w:val="00A72DD4"/>
    <w:rsid w:val="00A73B85"/>
    <w:rsid w:val="00A73C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6058"/>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020"/>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B82"/>
    <w:rsid w:val="00BD1F49"/>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2FE5"/>
    <w:rsid w:val="00C24A1C"/>
    <w:rsid w:val="00C258A3"/>
    <w:rsid w:val="00C25D74"/>
    <w:rsid w:val="00C274A2"/>
    <w:rsid w:val="00C275EE"/>
    <w:rsid w:val="00C31490"/>
    <w:rsid w:val="00C3197D"/>
    <w:rsid w:val="00C32682"/>
    <w:rsid w:val="00C33666"/>
    <w:rsid w:val="00C350F1"/>
    <w:rsid w:val="00C44EC9"/>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3CE9"/>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869"/>
    <w:rsid w:val="00CF1CFB"/>
    <w:rsid w:val="00CF4702"/>
    <w:rsid w:val="00CF4839"/>
    <w:rsid w:val="00CF7BCF"/>
    <w:rsid w:val="00D0122D"/>
    <w:rsid w:val="00D02A13"/>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23B0"/>
    <w:rsid w:val="00D36286"/>
    <w:rsid w:val="00D36D25"/>
    <w:rsid w:val="00D412F4"/>
    <w:rsid w:val="00D4247B"/>
    <w:rsid w:val="00D477DC"/>
    <w:rsid w:val="00D55A98"/>
    <w:rsid w:val="00D55D58"/>
    <w:rsid w:val="00D576B8"/>
    <w:rsid w:val="00D57A80"/>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3CEA"/>
    <w:rsid w:val="00DC40B5"/>
    <w:rsid w:val="00DC4EEB"/>
    <w:rsid w:val="00DC7527"/>
    <w:rsid w:val="00DD1429"/>
    <w:rsid w:val="00DD2C6E"/>
    <w:rsid w:val="00DD2E0B"/>
    <w:rsid w:val="00DD3705"/>
    <w:rsid w:val="00DD3E03"/>
    <w:rsid w:val="00DD45AE"/>
    <w:rsid w:val="00DD46B2"/>
    <w:rsid w:val="00DD4BC9"/>
    <w:rsid w:val="00DD7925"/>
    <w:rsid w:val="00DE2B86"/>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1271"/>
    <w:rsid w:val="00E56B8A"/>
    <w:rsid w:val="00E57C5D"/>
    <w:rsid w:val="00E651BD"/>
    <w:rsid w:val="00E666CF"/>
    <w:rsid w:val="00E66B1C"/>
    <w:rsid w:val="00E67B49"/>
    <w:rsid w:val="00E713D3"/>
    <w:rsid w:val="00E713E6"/>
    <w:rsid w:val="00E73C38"/>
    <w:rsid w:val="00E74614"/>
    <w:rsid w:val="00E750F1"/>
    <w:rsid w:val="00E7562D"/>
    <w:rsid w:val="00E766CA"/>
    <w:rsid w:val="00E7687B"/>
    <w:rsid w:val="00E819A7"/>
    <w:rsid w:val="00E81A2B"/>
    <w:rsid w:val="00E84073"/>
    <w:rsid w:val="00E845B6"/>
    <w:rsid w:val="00E86913"/>
    <w:rsid w:val="00E90907"/>
    <w:rsid w:val="00E90B74"/>
    <w:rsid w:val="00E9372F"/>
    <w:rsid w:val="00E93835"/>
    <w:rsid w:val="00E94B24"/>
    <w:rsid w:val="00E95E92"/>
    <w:rsid w:val="00E97E9D"/>
    <w:rsid w:val="00EA34BE"/>
    <w:rsid w:val="00EA4D25"/>
    <w:rsid w:val="00EB360F"/>
    <w:rsid w:val="00EB4239"/>
    <w:rsid w:val="00EB4EBA"/>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3706D"/>
    <w:rsid w:val="00F40D30"/>
    <w:rsid w:val="00F412BA"/>
    <w:rsid w:val="00F415C1"/>
    <w:rsid w:val="00F41F74"/>
    <w:rsid w:val="00F4388F"/>
    <w:rsid w:val="00F44A4E"/>
    <w:rsid w:val="00F46A22"/>
    <w:rsid w:val="00F47646"/>
    <w:rsid w:val="00F52D7F"/>
    <w:rsid w:val="00F56B3B"/>
    <w:rsid w:val="00F606CA"/>
    <w:rsid w:val="00F63A83"/>
    <w:rsid w:val="00F66936"/>
    <w:rsid w:val="00F702BC"/>
    <w:rsid w:val="00F70D0C"/>
    <w:rsid w:val="00F71512"/>
    <w:rsid w:val="00F733F1"/>
    <w:rsid w:val="00F74281"/>
    <w:rsid w:val="00F74C50"/>
    <w:rsid w:val="00F75917"/>
    <w:rsid w:val="00F77B7E"/>
    <w:rsid w:val="00F77BD5"/>
    <w:rsid w:val="00F80D13"/>
    <w:rsid w:val="00F81512"/>
    <w:rsid w:val="00F81ECE"/>
    <w:rsid w:val="00F94FE7"/>
    <w:rsid w:val="00FA19F5"/>
    <w:rsid w:val="00FA2C4D"/>
    <w:rsid w:val="00FA37CD"/>
    <w:rsid w:val="00FB0720"/>
    <w:rsid w:val="00FB081B"/>
    <w:rsid w:val="00FB1D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48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F03AEF"/>
    <w:rPr>
      <w:rFonts w:ascii="Palatino Linotype" w:hAnsi="Palatino Linotype"/>
      <w:sz w:val="20"/>
    </w:rPr>
  </w:style>
  <w:style w:type="paragraph" w:styleId="1">
    <w:name w:val="heading 1"/>
    <w:aliases w:val="H1,HD1"/>
    <w:basedOn w:val="a0"/>
    <w:next w:val="a0"/>
    <w:link w:val="10"/>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2">
    <w:name w:val="heading 2"/>
    <w:aliases w:val="HD2"/>
    <w:basedOn w:val="a0"/>
    <w:next w:val="a0"/>
    <w:link w:val="20"/>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3">
    <w:name w:val="heading 3"/>
    <w:basedOn w:val="a0"/>
    <w:next w:val="a0"/>
    <w:link w:val="30"/>
    <w:uiPriority w:val="9"/>
    <w:unhideWhenUsed/>
    <w:qFormat/>
    <w:rsid w:val="00900E50"/>
    <w:pPr>
      <w:keepNext/>
      <w:keepLines/>
      <w:numPr>
        <w:ilvl w:val="2"/>
        <w:numId w:val="2"/>
      </w:numPr>
      <w:spacing w:before="200" w:after="120"/>
      <w:outlineLvl w:val="2"/>
    </w:pPr>
    <w:rPr>
      <w:rFonts w:eastAsiaTheme="majorEastAsia" w:cstheme="majorBidi"/>
      <w:b/>
      <w:bCs/>
      <w:color w:val="4F81BD" w:themeColor="accent1"/>
      <w:lang w:eastAsia="zh-CN"/>
    </w:rPr>
  </w:style>
  <w:style w:type="paragraph" w:styleId="4">
    <w:name w:val="heading 4"/>
    <w:basedOn w:val="a0"/>
    <w:next w:val="a0"/>
    <w:link w:val="40"/>
    <w:uiPriority w:val="9"/>
    <w:unhideWhenUsed/>
    <w:qFormat/>
    <w:rsid w:val="00E51271"/>
    <w:pPr>
      <w:keepNext/>
      <w:keepLines/>
      <w:numPr>
        <w:ilvl w:val="3"/>
        <w:numId w:val="2"/>
      </w:numPr>
      <w:spacing w:before="200" w:after="120"/>
      <w:ind w:left="864"/>
      <w:outlineLvl w:val="3"/>
    </w:pPr>
    <w:rPr>
      <w:rFonts w:eastAsiaTheme="majorEastAsia" w:cstheme="majorBidi"/>
      <w:b/>
      <w:bCs/>
      <w:i/>
      <w:iCs/>
    </w:rPr>
  </w:style>
  <w:style w:type="paragraph" w:styleId="5">
    <w:name w:val="heading 5"/>
    <w:basedOn w:val="a0"/>
    <w:next w:val="a0"/>
    <w:link w:val="50"/>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6">
    <w:name w:val="heading 6"/>
    <w:basedOn w:val="a0"/>
    <w:next w:val="a0"/>
    <w:link w:val="60"/>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7">
    <w:name w:val="heading 7"/>
    <w:basedOn w:val="a0"/>
    <w:next w:val="a0"/>
    <w:link w:val="70"/>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8">
    <w:name w:val="heading 8"/>
    <w:basedOn w:val="a0"/>
    <w:next w:val="a0"/>
    <w:link w:val="80"/>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9">
    <w:name w:val="heading 9"/>
    <w:basedOn w:val="a0"/>
    <w:next w:val="a0"/>
    <w:link w:val="90"/>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aliases w:val="H1 字元,HD1 字元"/>
    <w:basedOn w:val="a1"/>
    <w:link w:val="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20">
    <w:name w:val="標題 2 字元"/>
    <w:aliases w:val="HD2 字元"/>
    <w:basedOn w:val="a1"/>
    <w:link w:val="2"/>
    <w:uiPriority w:val="9"/>
    <w:rsid w:val="00D22FDC"/>
    <w:rPr>
      <w:rFonts w:ascii="Palatino Linotype" w:hAnsi="Palatino Linotype" w:cs="Microsoft YaHei"/>
      <w:b/>
      <w:bCs/>
      <w:color w:val="4F81BD" w:themeColor="accent1"/>
      <w:sz w:val="26"/>
      <w:szCs w:val="26"/>
      <w:lang w:eastAsia="zh-HK"/>
    </w:rPr>
  </w:style>
  <w:style w:type="character" w:customStyle="1" w:styleId="30">
    <w:name w:val="標題 3 字元"/>
    <w:basedOn w:val="a1"/>
    <w:link w:val="3"/>
    <w:uiPriority w:val="9"/>
    <w:rsid w:val="00900E50"/>
    <w:rPr>
      <w:rFonts w:ascii="Palatino Linotype" w:eastAsiaTheme="majorEastAsia" w:hAnsi="Palatino Linotype" w:cstheme="majorBidi"/>
      <w:b/>
      <w:bCs/>
      <w:color w:val="4F81BD" w:themeColor="accent1"/>
      <w:sz w:val="20"/>
      <w:lang w:eastAsia="zh-CN"/>
    </w:rPr>
  </w:style>
  <w:style w:type="character" w:customStyle="1" w:styleId="40">
    <w:name w:val="標題 4 字元"/>
    <w:basedOn w:val="a1"/>
    <w:link w:val="4"/>
    <w:uiPriority w:val="9"/>
    <w:rsid w:val="00E51271"/>
    <w:rPr>
      <w:rFonts w:ascii="Palatino Linotype" w:eastAsiaTheme="majorEastAsia" w:hAnsi="Palatino Linotype" w:cstheme="majorBidi"/>
      <w:b/>
      <w:bCs/>
      <w:i/>
      <w:iCs/>
      <w:sz w:val="20"/>
    </w:rPr>
  </w:style>
  <w:style w:type="character" w:customStyle="1" w:styleId="50">
    <w:name w:val="標題 5 字元"/>
    <w:basedOn w:val="a1"/>
    <w:link w:val="5"/>
    <w:uiPriority w:val="9"/>
    <w:rsid w:val="00D412F4"/>
    <w:rPr>
      <w:rFonts w:ascii="Palatino Linotype" w:eastAsia="Times New Roman" w:hAnsi="Palatino Linotype" w:cs="Times New Roman"/>
      <w:b/>
      <w:bCs/>
      <w:i/>
      <w:iCs/>
      <w:sz w:val="20"/>
      <w:szCs w:val="26"/>
      <w:lang w:val="fr-FR" w:eastAsia="fr-FR"/>
    </w:rPr>
  </w:style>
  <w:style w:type="character" w:customStyle="1" w:styleId="60">
    <w:name w:val="標題 6 字元"/>
    <w:basedOn w:val="a1"/>
    <w:link w:val="6"/>
    <w:uiPriority w:val="9"/>
    <w:rsid w:val="009A3EE4"/>
    <w:rPr>
      <w:rFonts w:ascii="Times New Roman" w:eastAsia="Times New Roman" w:hAnsi="Times New Roman" w:cs="Times New Roman"/>
      <w:b/>
      <w:bCs/>
      <w:sz w:val="24"/>
      <w:lang w:val="fr-FR" w:eastAsia="fr-FR"/>
    </w:rPr>
  </w:style>
  <w:style w:type="character" w:customStyle="1" w:styleId="70">
    <w:name w:val="標題 7 字元"/>
    <w:basedOn w:val="a1"/>
    <w:link w:val="7"/>
    <w:uiPriority w:val="9"/>
    <w:rsid w:val="009A3EE4"/>
    <w:rPr>
      <w:rFonts w:ascii="Times New Roman" w:eastAsia="Times New Roman" w:hAnsi="Times New Roman" w:cs="Times New Roman"/>
      <w:sz w:val="24"/>
      <w:szCs w:val="24"/>
      <w:lang w:val="fr-FR" w:eastAsia="fr-FR"/>
    </w:rPr>
  </w:style>
  <w:style w:type="character" w:customStyle="1" w:styleId="80">
    <w:name w:val="標題 8 字元"/>
    <w:basedOn w:val="a1"/>
    <w:link w:val="8"/>
    <w:uiPriority w:val="9"/>
    <w:rsid w:val="009A3EE4"/>
    <w:rPr>
      <w:rFonts w:ascii="Times New Roman" w:eastAsia="Times New Roman" w:hAnsi="Times New Roman" w:cs="Times New Roman"/>
      <w:i/>
      <w:iCs/>
      <w:sz w:val="24"/>
      <w:szCs w:val="24"/>
      <w:lang w:val="fr-FR" w:eastAsia="fr-FR"/>
    </w:rPr>
  </w:style>
  <w:style w:type="character" w:customStyle="1" w:styleId="90">
    <w:name w:val="標題 9 字元"/>
    <w:basedOn w:val="a1"/>
    <w:link w:val="9"/>
    <w:uiPriority w:val="9"/>
    <w:rsid w:val="009A3EE4"/>
    <w:rPr>
      <w:rFonts w:ascii="Arial" w:eastAsia="Times New Roman" w:hAnsi="Arial" w:cs="Times New Roman"/>
      <w:sz w:val="24"/>
      <w:lang w:val="fr-FR" w:eastAsia="fr-FR"/>
    </w:rPr>
  </w:style>
  <w:style w:type="paragraph" w:styleId="a4">
    <w:name w:val="header"/>
    <w:aliases w:val="h,TP header,Header1,page-header,ph,even,ITT i,ho,header odd,Header - HPS Document,Header - HPS Document Char"/>
    <w:basedOn w:val="a0"/>
    <w:link w:val="a5"/>
    <w:unhideWhenUsed/>
    <w:rsid w:val="008D7BAB"/>
    <w:pPr>
      <w:tabs>
        <w:tab w:val="center" w:pos="4680"/>
        <w:tab w:val="right" w:pos="9360"/>
      </w:tabs>
      <w:spacing w:after="0" w:line="240" w:lineRule="auto"/>
    </w:pPr>
  </w:style>
  <w:style w:type="character" w:customStyle="1" w:styleId="a5">
    <w:name w:val="頁首 字元"/>
    <w:aliases w:val="h 字元,TP header 字元,Header1 字元,page-header 字元,ph 字元,even 字元,ITT i 字元,ho 字元,header odd 字元,Header - HPS Document 字元,Header - HPS Document Char 字元"/>
    <w:basedOn w:val="a1"/>
    <w:link w:val="a4"/>
    <w:rsid w:val="008D7BAB"/>
  </w:style>
  <w:style w:type="paragraph" w:styleId="a6">
    <w:name w:val="footer"/>
    <w:basedOn w:val="a0"/>
    <w:link w:val="a7"/>
    <w:uiPriority w:val="99"/>
    <w:unhideWhenUsed/>
    <w:rsid w:val="008D7BAB"/>
    <w:pPr>
      <w:tabs>
        <w:tab w:val="center" w:pos="4680"/>
        <w:tab w:val="right" w:pos="9360"/>
      </w:tabs>
      <w:spacing w:after="0" w:line="240" w:lineRule="auto"/>
    </w:pPr>
  </w:style>
  <w:style w:type="character" w:customStyle="1" w:styleId="a7">
    <w:name w:val="頁尾 字元"/>
    <w:basedOn w:val="a1"/>
    <w:link w:val="a6"/>
    <w:uiPriority w:val="99"/>
    <w:rsid w:val="008D7BAB"/>
  </w:style>
  <w:style w:type="paragraph" w:styleId="a8">
    <w:name w:val="Balloon Text"/>
    <w:basedOn w:val="a0"/>
    <w:link w:val="a9"/>
    <w:uiPriority w:val="99"/>
    <w:semiHidden/>
    <w:unhideWhenUsed/>
    <w:rsid w:val="009A0562"/>
    <w:pPr>
      <w:spacing w:after="0" w:line="240" w:lineRule="auto"/>
    </w:pPr>
    <w:rPr>
      <w:rFonts w:ascii="Tahoma" w:hAnsi="Tahoma" w:cs="Tahoma"/>
      <w:sz w:val="16"/>
      <w:szCs w:val="16"/>
    </w:rPr>
  </w:style>
  <w:style w:type="character" w:customStyle="1" w:styleId="a9">
    <w:name w:val="註解方塊文字 字元"/>
    <w:basedOn w:val="a1"/>
    <w:link w:val="a8"/>
    <w:uiPriority w:val="99"/>
    <w:semiHidden/>
    <w:rsid w:val="009A0562"/>
    <w:rPr>
      <w:rFonts w:ascii="Tahoma" w:hAnsi="Tahoma" w:cs="Tahoma"/>
      <w:sz w:val="16"/>
      <w:szCs w:val="16"/>
    </w:rPr>
  </w:style>
  <w:style w:type="paragraph" w:customStyle="1" w:styleId="sysTitle">
    <w:name w:val="sys Title"/>
    <w:basedOn w:val="a0"/>
    <w:uiPriority w:val="99"/>
    <w:semiHidden/>
    <w:rsid w:val="009A0562"/>
    <w:pPr>
      <w:framePr w:w="4649" w:h="1247" w:hRule="exact" w:hSpace="142" w:vSpace="142" w:wrap="notBeside" w:vAnchor="page" w:hAnchor="page" w:x="1532" w:y="3687"/>
      <w:spacing w:line="360" w:lineRule="auto"/>
      <w:jc w:val="both"/>
    </w:pPr>
    <w:rPr>
      <w:rFonts w:ascii="Times New Roman" w:eastAsia="新細明體" w:hAnsi="Times New Roman" w:cs="Times New Roman"/>
      <w:noProof/>
      <w:szCs w:val="24"/>
      <w:lang w:eastAsia="zh-HK"/>
    </w:rPr>
  </w:style>
  <w:style w:type="character" w:styleId="aa">
    <w:name w:val="Strong"/>
    <w:uiPriority w:val="22"/>
    <w:qFormat/>
    <w:rsid w:val="009A0562"/>
    <w:rPr>
      <w:rFonts w:cs="Times New Roman"/>
      <w:b/>
      <w:bCs/>
    </w:rPr>
  </w:style>
  <w:style w:type="paragraph" w:customStyle="1" w:styleId="DocStatistics">
    <w:name w:val="Doc Statistics"/>
    <w:basedOn w:val="a0"/>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ab">
    <w:name w:val="Table Grid"/>
    <w:basedOn w:val="a2"/>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aliases w:val="Use Case List Paragraph"/>
    <w:basedOn w:val="a0"/>
    <w:link w:val="ad"/>
    <w:uiPriority w:val="34"/>
    <w:qFormat/>
    <w:rsid w:val="00C103F0"/>
    <w:pPr>
      <w:ind w:left="720"/>
      <w:contextualSpacing/>
    </w:pPr>
  </w:style>
  <w:style w:type="character" w:customStyle="1" w:styleId="ad">
    <w:name w:val="清單段落 字元"/>
    <w:aliases w:val="Use Case List Paragraph 字元"/>
    <w:basedOn w:val="a1"/>
    <w:link w:val="ac"/>
    <w:uiPriority w:val="34"/>
    <w:locked/>
    <w:rsid w:val="0064399A"/>
    <w:rPr>
      <w:rFonts w:ascii="Microsoft YaHei" w:hAnsi="Microsoft YaHei"/>
    </w:rPr>
  </w:style>
  <w:style w:type="paragraph" w:customStyle="1" w:styleId="TableText">
    <w:name w:val="Table Text"/>
    <w:aliases w:val="tt"/>
    <w:basedOn w:val="a0"/>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ae">
    <w:name w:val="TOC Heading"/>
    <w:basedOn w:val="1"/>
    <w:next w:val="a0"/>
    <w:uiPriority w:val="39"/>
    <w:semiHidden/>
    <w:unhideWhenUsed/>
    <w:qFormat/>
    <w:rsid w:val="00506802"/>
    <w:pPr>
      <w:outlineLvl w:val="9"/>
    </w:pPr>
    <w:rPr>
      <w:lang w:eastAsia="ja-JP"/>
    </w:rPr>
  </w:style>
  <w:style w:type="paragraph" w:styleId="11">
    <w:name w:val="toc 1"/>
    <w:basedOn w:val="a0"/>
    <w:next w:val="a0"/>
    <w:autoRedefine/>
    <w:uiPriority w:val="39"/>
    <w:unhideWhenUsed/>
    <w:rsid w:val="0007158E"/>
    <w:pPr>
      <w:spacing w:after="0"/>
    </w:pPr>
  </w:style>
  <w:style w:type="paragraph" w:styleId="21">
    <w:name w:val="toc 2"/>
    <w:basedOn w:val="a0"/>
    <w:next w:val="a0"/>
    <w:autoRedefine/>
    <w:uiPriority w:val="39"/>
    <w:unhideWhenUsed/>
    <w:rsid w:val="00506802"/>
    <w:pPr>
      <w:spacing w:after="100"/>
      <w:ind w:left="220"/>
    </w:pPr>
  </w:style>
  <w:style w:type="paragraph" w:styleId="31">
    <w:name w:val="toc 3"/>
    <w:basedOn w:val="a0"/>
    <w:next w:val="a0"/>
    <w:autoRedefine/>
    <w:uiPriority w:val="39"/>
    <w:unhideWhenUsed/>
    <w:rsid w:val="003C1591"/>
    <w:pPr>
      <w:tabs>
        <w:tab w:val="right" w:leader="dot" w:pos="10790"/>
      </w:tabs>
      <w:spacing w:after="100"/>
    </w:pPr>
    <w:rPr>
      <w:rFonts w:eastAsia="Microsoft YaHei" w:cs="Microsoft YaHei"/>
      <w:b/>
      <w:noProof/>
      <w:lang w:eastAsia="zh-CN"/>
    </w:rPr>
  </w:style>
  <w:style w:type="character" w:styleId="af">
    <w:name w:val="Hyperlink"/>
    <w:basedOn w:val="a1"/>
    <w:uiPriority w:val="99"/>
    <w:unhideWhenUsed/>
    <w:rsid w:val="00506802"/>
    <w:rPr>
      <w:color w:val="0000FF" w:themeColor="hyperlink"/>
      <w:u w:val="single"/>
    </w:rPr>
  </w:style>
  <w:style w:type="paragraph" w:customStyle="1" w:styleId="KommentierterInhalt">
    <w:name w:val="Kommentierter Inhalt"/>
    <w:basedOn w:val="a0"/>
    <w:next w:val="a0"/>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a">
    <w:name w:val="List Bullet"/>
    <w:basedOn w:val="a0"/>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af0">
    <w:name w:val="caption"/>
    <w:basedOn w:val="a0"/>
    <w:next w:val="a0"/>
    <w:uiPriority w:val="35"/>
    <w:unhideWhenUsed/>
    <w:qFormat/>
    <w:rsid w:val="00DA283A"/>
    <w:pPr>
      <w:spacing w:line="240" w:lineRule="auto"/>
      <w:ind w:left="144"/>
    </w:pPr>
    <w:rPr>
      <w:rFonts w:ascii="Arial" w:eastAsia="新細明體"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新細明體" w:hAnsi="Arial" w:cs="Arial"/>
      <w:color w:val="000000"/>
      <w:sz w:val="24"/>
      <w:szCs w:val="24"/>
      <w:lang w:val="en-GB" w:eastAsia="zh-CN"/>
    </w:rPr>
  </w:style>
  <w:style w:type="paragraph" w:styleId="41">
    <w:name w:val="toc 4"/>
    <w:basedOn w:val="a0"/>
    <w:next w:val="a0"/>
    <w:autoRedefine/>
    <w:uiPriority w:val="39"/>
    <w:unhideWhenUsed/>
    <w:rsid w:val="00071D7E"/>
    <w:pPr>
      <w:spacing w:after="100"/>
      <w:ind w:left="660"/>
    </w:pPr>
  </w:style>
  <w:style w:type="paragraph" w:customStyle="1" w:styleId="TableHead">
    <w:name w:val="Table Head"/>
    <w:basedOn w:val="a0"/>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a1"/>
    <w:link w:val="TableHead"/>
    <w:rsid w:val="00D21579"/>
    <w:rPr>
      <w:rFonts w:ascii="Times New Roman" w:eastAsia="SimSun" w:hAnsi="Times New Roman"/>
      <w:color w:val="FFFFFF" w:themeColor="background1"/>
      <w:lang w:eastAsia="zh-CN"/>
    </w:rPr>
  </w:style>
  <w:style w:type="paragraph" w:styleId="22">
    <w:name w:val="Body Text 2"/>
    <w:basedOn w:val="a0"/>
    <w:link w:val="23"/>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23">
    <w:name w:val="本文 2 字元"/>
    <w:basedOn w:val="a1"/>
    <w:link w:val="2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a0"/>
    <w:next w:val="a0"/>
    <w:qFormat/>
    <w:rsid w:val="00D36D25"/>
    <w:pPr>
      <w:spacing w:before="200" w:line="240" w:lineRule="auto"/>
      <w:jc w:val="center"/>
    </w:pPr>
    <w:rPr>
      <w:rFonts w:ascii="Arial" w:eastAsia="新細明體" w:hAnsi="Arial" w:cs="Times New Roman"/>
      <w:b/>
      <w:color w:val="215868"/>
      <w:sz w:val="24"/>
      <w:lang w:val="en-GB" w:eastAsia="zh-CN"/>
    </w:rPr>
  </w:style>
  <w:style w:type="paragraph" w:customStyle="1" w:styleId="TableStyle">
    <w:name w:val="Table Style"/>
    <w:basedOn w:val="a0"/>
    <w:next w:val="a0"/>
    <w:qFormat/>
    <w:rsid w:val="00D36D25"/>
    <w:pPr>
      <w:spacing w:after="0" w:line="240" w:lineRule="auto"/>
    </w:pPr>
    <w:rPr>
      <w:rFonts w:ascii="Arial" w:eastAsia="新細明體" w:hAnsi="Arial" w:cs="Times New Roman"/>
      <w:lang w:val="en-GB" w:eastAsia="zh-CN"/>
    </w:rPr>
  </w:style>
  <w:style w:type="paragraph" w:styleId="af1">
    <w:name w:val="Revision"/>
    <w:hidden/>
    <w:uiPriority w:val="99"/>
    <w:semiHidden/>
    <w:rsid w:val="002C33B6"/>
    <w:pPr>
      <w:spacing w:after="0" w:line="240" w:lineRule="auto"/>
    </w:pPr>
    <w:rPr>
      <w:rFonts w:ascii="Microsoft YaHei" w:hAnsi="Microsoft YaHei"/>
    </w:rPr>
  </w:style>
  <w:style w:type="character" w:styleId="af2">
    <w:name w:val="annotation reference"/>
    <w:basedOn w:val="a1"/>
    <w:uiPriority w:val="99"/>
    <w:semiHidden/>
    <w:unhideWhenUsed/>
    <w:rsid w:val="00A931CD"/>
    <w:rPr>
      <w:sz w:val="16"/>
      <w:szCs w:val="16"/>
    </w:rPr>
  </w:style>
  <w:style w:type="paragraph" w:styleId="af3">
    <w:name w:val="annotation text"/>
    <w:basedOn w:val="a0"/>
    <w:link w:val="af4"/>
    <w:uiPriority w:val="99"/>
    <w:semiHidden/>
    <w:unhideWhenUsed/>
    <w:rsid w:val="00A931CD"/>
    <w:pPr>
      <w:spacing w:line="240" w:lineRule="auto"/>
    </w:pPr>
    <w:rPr>
      <w:szCs w:val="20"/>
    </w:rPr>
  </w:style>
  <w:style w:type="character" w:customStyle="1" w:styleId="af4">
    <w:name w:val="註解文字 字元"/>
    <w:basedOn w:val="a1"/>
    <w:link w:val="af3"/>
    <w:uiPriority w:val="99"/>
    <w:semiHidden/>
    <w:rsid w:val="00A931CD"/>
    <w:rPr>
      <w:rFonts w:ascii="Microsoft YaHei" w:hAnsi="Microsoft YaHei"/>
      <w:sz w:val="20"/>
      <w:szCs w:val="20"/>
    </w:rPr>
  </w:style>
  <w:style w:type="paragraph" w:styleId="af5">
    <w:name w:val="annotation subject"/>
    <w:basedOn w:val="af3"/>
    <w:next w:val="af3"/>
    <w:link w:val="af6"/>
    <w:uiPriority w:val="99"/>
    <w:semiHidden/>
    <w:unhideWhenUsed/>
    <w:rsid w:val="00A931CD"/>
    <w:rPr>
      <w:b/>
      <w:bCs/>
    </w:rPr>
  </w:style>
  <w:style w:type="character" w:customStyle="1" w:styleId="af6">
    <w:name w:val="註解主旨 字元"/>
    <w:basedOn w:val="af4"/>
    <w:link w:val="af5"/>
    <w:uiPriority w:val="99"/>
    <w:semiHidden/>
    <w:rsid w:val="00A931CD"/>
    <w:rPr>
      <w:rFonts w:ascii="Microsoft YaHei" w:hAnsi="Microsoft YaHei"/>
      <w:b/>
      <w:bCs/>
      <w:sz w:val="20"/>
      <w:szCs w:val="20"/>
    </w:rPr>
  </w:style>
  <w:style w:type="paragraph" w:styleId="af7">
    <w:name w:val="Body Text"/>
    <w:basedOn w:val="a0"/>
    <w:link w:val="af8"/>
    <w:uiPriority w:val="99"/>
    <w:unhideWhenUsed/>
    <w:rsid w:val="003805C9"/>
    <w:pPr>
      <w:spacing w:after="120"/>
    </w:pPr>
  </w:style>
  <w:style w:type="character" w:customStyle="1" w:styleId="af8">
    <w:name w:val="本文 字元"/>
    <w:basedOn w:val="a1"/>
    <w:link w:val="af7"/>
    <w:uiPriority w:val="99"/>
    <w:rsid w:val="003805C9"/>
    <w:rPr>
      <w:rFonts w:ascii="Microsoft YaHei" w:hAnsi="Microsoft YaHei"/>
    </w:rPr>
  </w:style>
  <w:style w:type="paragraph" w:customStyle="1" w:styleId="Bullet1">
    <w:name w:val="Bullet 1"/>
    <w:basedOn w:val="a0"/>
    <w:qFormat/>
    <w:rsid w:val="00105156"/>
    <w:pPr>
      <w:numPr>
        <w:numId w:val="4"/>
      </w:numPr>
      <w:spacing w:line="240" w:lineRule="auto"/>
      <w:jc w:val="both"/>
    </w:pPr>
    <w:rPr>
      <w:rFonts w:ascii="Calibri" w:eastAsia="新細明體" w:hAnsi="Calibri" w:cs="Times New Roman"/>
      <w:lang w:val="en-GB" w:eastAsia="zh-CN"/>
    </w:rPr>
  </w:style>
  <w:style w:type="paragraph" w:customStyle="1" w:styleId="Bullet3">
    <w:name w:val="Bullet 3"/>
    <w:basedOn w:val="a0"/>
    <w:qFormat/>
    <w:rsid w:val="00105156"/>
    <w:pPr>
      <w:numPr>
        <w:ilvl w:val="1"/>
        <w:numId w:val="4"/>
      </w:numPr>
      <w:spacing w:line="240" w:lineRule="auto"/>
      <w:ind w:left="2160"/>
      <w:jc w:val="both"/>
    </w:pPr>
    <w:rPr>
      <w:rFonts w:ascii="Calibri" w:eastAsia="新細明體" w:hAnsi="Calibri" w:cs="Times New Roman"/>
      <w:lang w:val="en-GB" w:eastAsia="zh-CN"/>
    </w:rPr>
  </w:style>
  <w:style w:type="paragraph" w:customStyle="1" w:styleId="Texte1">
    <w:name w:val="Texte 1"/>
    <w:basedOn w:val="a0"/>
    <w:rsid w:val="0064451A"/>
    <w:pPr>
      <w:spacing w:before="60" w:after="60" w:line="240" w:lineRule="auto"/>
      <w:jc w:val="both"/>
    </w:pPr>
    <w:rPr>
      <w:rFonts w:ascii="Times New Roman" w:eastAsia="新細明體"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af9">
    <w:name w:val="Title"/>
    <w:basedOn w:val="a0"/>
    <w:next w:val="a0"/>
    <w:link w:val="afa"/>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afa">
    <w:name w:val="標題 字元"/>
    <w:basedOn w:val="a1"/>
    <w:link w:val="af9"/>
    <w:rsid w:val="007E4470"/>
    <w:rPr>
      <w:rFonts w:ascii="Cambria" w:eastAsia="Times New Roman" w:hAnsi="Cambria" w:cs="Times New Roman"/>
      <w:color w:val="17365D"/>
      <w:spacing w:val="5"/>
      <w:kern w:val="28"/>
      <w:sz w:val="52"/>
      <w:szCs w:val="52"/>
      <w:lang w:eastAsia="es-ES"/>
    </w:rPr>
  </w:style>
  <w:style w:type="paragraph" w:styleId="afb">
    <w:name w:val="Normal Indent"/>
    <w:basedOn w:val="a0"/>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a0"/>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a0"/>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a1"/>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afc">
    <w:name w:val="page number"/>
    <w:basedOn w:val="a1"/>
    <w:rsid w:val="007E4470"/>
    <w:rPr>
      <w:rFonts w:ascii="Arial" w:hAnsi="Arial"/>
    </w:rPr>
  </w:style>
  <w:style w:type="paragraph" w:customStyle="1" w:styleId="RouteTitle">
    <w:name w:val="Route Title"/>
    <w:basedOn w:val="a0"/>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af9"/>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af7"/>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af7"/>
    <w:rsid w:val="007E4470"/>
    <w:pPr>
      <w:keepLines/>
      <w:numPr>
        <w:numId w:val="25"/>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af7"/>
    <w:rsid w:val="007E4470"/>
    <w:pPr>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3"/>
      </w:numPr>
      <w:tabs>
        <w:tab w:val="left" w:pos="2880"/>
      </w:tabs>
      <w:ind w:left="1800"/>
    </w:pPr>
  </w:style>
  <w:style w:type="paragraph" w:customStyle="1" w:styleId="InfoBox">
    <w:name w:val="Info Box"/>
    <w:basedOn w:val="af7"/>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af7"/>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afd">
    <w:name w:val="文件引導模式 字元"/>
    <w:basedOn w:val="a1"/>
    <w:link w:val="afe"/>
    <w:uiPriority w:val="99"/>
    <w:semiHidden/>
    <w:rsid w:val="007E4470"/>
    <w:rPr>
      <w:rFonts w:ascii="Tahoma" w:eastAsia="Times New Roman" w:hAnsi="Tahoma" w:cs="Tahoma"/>
      <w:sz w:val="16"/>
      <w:szCs w:val="16"/>
      <w:lang w:eastAsia="es-ES"/>
    </w:rPr>
  </w:style>
  <w:style w:type="paragraph" w:styleId="afe">
    <w:name w:val="Document Map"/>
    <w:basedOn w:val="a0"/>
    <w:link w:val="afd"/>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a0"/>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af7"/>
    <w:rsid w:val="007E4470"/>
    <w:pPr>
      <w:keepLines/>
      <w:numPr>
        <w:numId w:val="26"/>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a1"/>
    <w:rsid w:val="007E4470"/>
    <w:rPr>
      <w:rFonts w:ascii="Tahoma" w:hAnsi="Tahoma"/>
      <w:b/>
      <w:noProof/>
    </w:rPr>
  </w:style>
  <w:style w:type="paragraph" w:styleId="aff">
    <w:name w:val="Subtitle"/>
    <w:basedOn w:val="a0"/>
    <w:next w:val="a0"/>
    <w:link w:val="aff0"/>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aff0">
    <w:name w:val="副標題 字元"/>
    <w:basedOn w:val="a1"/>
    <w:link w:val="aff"/>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389504557">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589579063">
      <w:bodyDiv w:val="1"/>
      <w:marLeft w:val="0"/>
      <w:marRight w:val="0"/>
      <w:marTop w:val="0"/>
      <w:marBottom w:val="0"/>
      <w:divBdr>
        <w:top w:val="none" w:sz="0" w:space="0" w:color="auto"/>
        <w:left w:val="none" w:sz="0" w:space="0" w:color="auto"/>
        <w:bottom w:val="none" w:sz="0" w:space="0" w:color="auto"/>
        <w:right w:val="none" w:sz="0" w:space="0" w:color="auto"/>
      </w:divBdr>
    </w:div>
    <w:div w:id="648245434">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947734536">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507398330">
      <w:bodyDiv w:val="1"/>
      <w:marLeft w:val="0"/>
      <w:marRight w:val="0"/>
      <w:marTop w:val="0"/>
      <w:marBottom w:val="0"/>
      <w:divBdr>
        <w:top w:val="none" w:sz="0" w:space="0" w:color="auto"/>
        <w:left w:val="none" w:sz="0" w:space="0" w:color="auto"/>
        <w:bottom w:val="none" w:sz="0" w:space="0" w:color="auto"/>
        <w:right w:val="none" w:sz="0" w:space="0" w:color="auto"/>
      </w:divBdr>
    </w:div>
    <w:div w:id="159790011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564810">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5406480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40.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F19ED-4806-45A0-A9D8-2B257C312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116</Pages>
  <Words>15861</Words>
  <Characters>90410</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Tommy Leung</cp:lastModifiedBy>
  <cp:revision>3</cp:revision>
  <dcterms:created xsi:type="dcterms:W3CDTF">2017-01-17T09:02:00Z</dcterms:created>
  <dcterms:modified xsi:type="dcterms:W3CDTF">2017-01-24T01:45:00Z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