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184A3A" w:rsidRDefault="009A0562" w:rsidP="007E6F0F">
      <w:pPr>
        <w:jc w:val="both"/>
        <w:rPr>
          <w:rFonts w:eastAsia="Microsoft YaHei"/>
          <w:rPrChange w:id="0" w:author="Edward Leung" w:date="2017-01-10T12:35:00Z">
            <w:rPr>
              <w:rFonts w:eastAsia="Microsoft YaHei"/>
            </w:rPr>
          </w:rPrChange>
        </w:rPr>
      </w:pPr>
    </w:p>
    <w:p w14:paraId="25D6581B" w14:textId="77777777" w:rsidR="009A0562" w:rsidRPr="00184A3A" w:rsidRDefault="009A0562" w:rsidP="007E6F0F">
      <w:pPr>
        <w:jc w:val="both"/>
        <w:rPr>
          <w:rFonts w:eastAsia="Microsoft YaHei"/>
          <w:rPrChange w:id="1" w:author="Edward Leung" w:date="2017-01-10T12:35:00Z">
            <w:rPr>
              <w:rFonts w:eastAsia="Microsoft YaHei"/>
            </w:rPr>
          </w:rPrChange>
        </w:rPr>
      </w:pPr>
    </w:p>
    <w:p w14:paraId="2AFEC453" w14:textId="77777777" w:rsidR="009A0562" w:rsidRPr="00184A3A" w:rsidRDefault="009A0562" w:rsidP="007E6F0F">
      <w:pPr>
        <w:jc w:val="both"/>
        <w:rPr>
          <w:rFonts w:eastAsia="Microsoft YaHei"/>
          <w:rPrChange w:id="2" w:author="Edward Leung" w:date="2017-01-10T12:35:00Z">
            <w:rPr>
              <w:rFonts w:eastAsia="Microsoft YaHei"/>
            </w:rPr>
          </w:rPrChange>
        </w:rPr>
      </w:pPr>
    </w:p>
    <w:p w14:paraId="0ABE66B1" w14:textId="77777777" w:rsidR="009A0562" w:rsidRPr="00184A3A" w:rsidRDefault="0016619E" w:rsidP="007E6F0F">
      <w:pPr>
        <w:jc w:val="both"/>
        <w:rPr>
          <w:rFonts w:eastAsia="Microsoft YaHei"/>
          <w:rPrChange w:id="3" w:author="Edward Leung" w:date="2017-01-10T12:35:00Z">
            <w:rPr>
              <w:rFonts w:eastAsia="Microsoft YaHei"/>
            </w:rPr>
          </w:rPrChange>
        </w:rPr>
      </w:pPr>
      <w:r w:rsidRPr="00184A3A">
        <w:rPr>
          <w:rFonts w:eastAsia="Microsoft YaHei"/>
          <w:rPrChange w:id="4" w:author="Edward Leung" w:date="2017-01-10T12:35:00Z">
            <w:rPr>
              <w:rFonts w:eastAsia="Microsoft YaHei"/>
              <w:noProof/>
            </w:rPr>
          </w:rPrChange>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8C6C61" w:rsidRPr="0081166A" w:rsidRDefault="008C6C61" w:rsidP="009A0562">
                            <w:r w:rsidRPr="0081166A">
                              <w:t>Prepared by: Buzz IT Company Limited</w:t>
                            </w:r>
                          </w:p>
                          <w:p w14:paraId="37B9779D" w14:textId="77777777" w:rsidR="008C6C61" w:rsidRPr="0081166A" w:rsidRDefault="008C6C61" w:rsidP="009A0562">
                            <w:r w:rsidRPr="0081166A">
                              <w:t>Author: Steven Chen</w:t>
                            </w:r>
                          </w:p>
                          <w:p w14:paraId="612E9F65" w14:textId="59D112CB" w:rsidR="008C6C61" w:rsidRPr="0081166A" w:rsidRDefault="008C6C61" w:rsidP="009A0562">
                            <w:r>
                              <w:t>Date: 20/01</w:t>
                            </w:r>
                            <w:r w:rsidRPr="0081166A">
                              <w:t>/201</w:t>
                            </w:r>
                            <w:r>
                              <w:t>7</w:t>
                            </w:r>
                          </w:p>
                          <w:p w14:paraId="54A5CBF8" w14:textId="4457D494" w:rsidR="008C6C61" w:rsidRPr="0081166A" w:rsidRDefault="008C6C61"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8C6C61" w:rsidRPr="0081166A" w:rsidRDefault="008C6C61" w:rsidP="009A0562">
                      <w:r w:rsidRPr="0081166A">
                        <w:t>Prepared by: Buzz IT Company Limited</w:t>
                      </w:r>
                    </w:p>
                    <w:p w14:paraId="37B9779D" w14:textId="77777777" w:rsidR="008C6C61" w:rsidRPr="0081166A" w:rsidRDefault="008C6C61" w:rsidP="009A0562">
                      <w:r w:rsidRPr="0081166A">
                        <w:t>Author: Steven Chen</w:t>
                      </w:r>
                    </w:p>
                    <w:p w14:paraId="612E9F65" w14:textId="59D112CB" w:rsidR="008C6C61" w:rsidRPr="0081166A" w:rsidRDefault="008C6C61" w:rsidP="009A0562">
                      <w:r>
                        <w:t>Date: 20/01</w:t>
                      </w:r>
                      <w:r w:rsidRPr="0081166A">
                        <w:t>/201</w:t>
                      </w:r>
                      <w:r>
                        <w:t>7</w:t>
                      </w:r>
                    </w:p>
                    <w:p w14:paraId="54A5CBF8" w14:textId="4457D494" w:rsidR="008C6C61" w:rsidRPr="0081166A" w:rsidRDefault="008C6C61"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Change w:id="5" w:author="Edward Leung" w:date="2017-01-10T12:35:00Z">
            <w:rPr>
              <w:rStyle w:val="TableTextChar"/>
              <w:rFonts w:ascii="Palatino Linotype" w:eastAsia="Microsoft YaHei" w:hAnsi="Palatino Linotype"/>
              <w:color w:val="000000"/>
              <w:sz w:val="44"/>
              <w:szCs w:val="44"/>
              <w:lang w:val="en-US" w:eastAsia="zh-TW"/>
            </w:rPr>
          </w:rPrChange>
        </w:rPr>
      </w:pPr>
      <w:r w:rsidRPr="00184A3A">
        <w:rPr>
          <w:rStyle w:val="TableTextChar"/>
          <w:rFonts w:ascii="Palatino Linotype" w:eastAsia="Microsoft YaHei" w:hAnsi="Palatino Linotype"/>
          <w:color w:val="000000"/>
          <w:sz w:val="44"/>
          <w:szCs w:val="44"/>
          <w:lang w:val="en-US" w:eastAsia="zh-TW"/>
          <w:rPrChange w:id="6" w:author="Edward Leung" w:date="2017-01-10T12:35:00Z">
            <w:rPr>
              <w:rStyle w:val="TableTextChar"/>
              <w:rFonts w:ascii="Palatino Linotype" w:eastAsia="Microsoft YaHei" w:hAnsi="Palatino Linotype"/>
              <w:color w:val="000000"/>
              <w:sz w:val="44"/>
              <w:szCs w:val="44"/>
              <w:lang w:val="en-US" w:eastAsia="zh-TW"/>
            </w:rPr>
          </w:rPrChange>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Change w:id="7" w:author="Edward Leung" w:date="2017-01-10T12:35:00Z">
            <w:rPr>
              <w:rStyle w:val="TableTextChar"/>
              <w:rFonts w:ascii="Palatino Linotype" w:eastAsiaTheme="minorEastAsia" w:hAnsi="Palatino Linotype"/>
              <w:b/>
              <w:color w:val="000000"/>
              <w:sz w:val="44"/>
              <w:szCs w:val="44"/>
              <w:lang w:val="en-US" w:eastAsia="zh-TW"/>
            </w:rPr>
          </w:rPrChange>
        </w:rPr>
      </w:pPr>
      <w:r w:rsidRPr="00184A3A">
        <w:rPr>
          <w:rStyle w:val="TableTextChar"/>
          <w:rFonts w:ascii="Palatino Linotype" w:eastAsia="Microsoft YaHei" w:hAnsi="Palatino Linotype"/>
          <w:b/>
          <w:color w:val="000000"/>
          <w:sz w:val="44"/>
          <w:szCs w:val="44"/>
          <w:lang w:val="en-US" w:eastAsia="zh-TW"/>
          <w:rPrChange w:id="8" w:author="Edward Leung" w:date="2017-01-10T12:35:00Z">
            <w:rPr>
              <w:rStyle w:val="TableTextChar"/>
              <w:rFonts w:ascii="Palatino Linotype" w:eastAsia="Microsoft YaHei" w:hAnsi="Palatino Linotype"/>
              <w:b/>
              <w:color w:val="000000"/>
              <w:sz w:val="44"/>
              <w:szCs w:val="44"/>
              <w:lang w:val="en-US" w:eastAsia="zh-TW"/>
            </w:rPr>
          </w:rPrChange>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Change w:id="9" w:author="Edward Leung" w:date="2017-01-10T12:35:00Z">
            <w:rPr>
              <w:rStyle w:val="TableTextChar"/>
              <w:rFonts w:ascii="Palatino Linotype" w:eastAsiaTheme="minorEastAsia" w:hAnsi="Palatino Linotype"/>
              <w:color w:val="000000"/>
              <w:sz w:val="44"/>
              <w:szCs w:val="44"/>
              <w:lang w:val="en-US" w:eastAsia="zh-TW"/>
            </w:rPr>
          </w:rPrChange>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Change w:id="10" w:author="Edward Leung" w:date="2017-01-10T12:35:00Z">
            <w:rPr>
              <w:rStyle w:val="TableTextChar"/>
              <w:rFonts w:ascii="Palatino Linotype" w:eastAsia="Microsoft YaHei" w:hAnsi="Palatino Linotype"/>
              <w:b/>
              <w:color w:val="4F81BD" w:themeColor="accent1"/>
              <w:sz w:val="52"/>
              <w:szCs w:val="56"/>
              <w:lang w:val="en-US" w:eastAsia="zh-TW"/>
            </w:rPr>
          </w:rPrChange>
        </w:rPr>
      </w:pPr>
      <w:r w:rsidRPr="00184A3A">
        <w:rPr>
          <w:rStyle w:val="TableTextChar"/>
          <w:rFonts w:ascii="Palatino Linotype" w:eastAsia="Microsoft YaHei" w:hAnsi="Palatino Linotype"/>
          <w:b/>
          <w:color w:val="4F81BD" w:themeColor="accent1"/>
          <w:sz w:val="52"/>
          <w:szCs w:val="56"/>
          <w:lang w:val="en-US" w:eastAsia="zh-CN"/>
          <w:rPrChange w:id="11" w:author="Edward Leung" w:date="2017-01-10T12:35:00Z">
            <w:rPr>
              <w:rStyle w:val="TableTextChar"/>
              <w:rFonts w:ascii="Palatino Linotype" w:eastAsia="Microsoft YaHei" w:hAnsi="Palatino Linotype"/>
              <w:b/>
              <w:color w:val="4F81BD" w:themeColor="accent1"/>
              <w:sz w:val="52"/>
              <w:szCs w:val="56"/>
              <w:lang w:val="en-US" w:eastAsia="zh-CN"/>
            </w:rPr>
          </w:rPrChange>
        </w:rPr>
        <w:t>Sale</w:t>
      </w:r>
      <w:r w:rsidR="00C25D74" w:rsidRPr="00184A3A">
        <w:rPr>
          <w:rStyle w:val="TableTextChar"/>
          <w:rFonts w:ascii="Palatino Linotype" w:eastAsia="Microsoft YaHei" w:hAnsi="Palatino Linotype"/>
          <w:b/>
          <w:color w:val="4F81BD" w:themeColor="accent1"/>
          <w:sz w:val="52"/>
          <w:szCs w:val="56"/>
          <w:lang w:val="en-US" w:eastAsia="zh-CN"/>
          <w:rPrChange w:id="12" w:author="Edward Leung" w:date="2017-01-10T12:35:00Z">
            <w:rPr>
              <w:rStyle w:val="TableTextChar"/>
              <w:rFonts w:ascii="Palatino Linotype" w:eastAsia="Microsoft YaHei" w:hAnsi="Palatino Linotype"/>
              <w:b/>
              <w:color w:val="4F81BD" w:themeColor="accent1"/>
              <w:sz w:val="52"/>
              <w:szCs w:val="56"/>
              <w:lang w:val="en-US" w:eastAsia="zh-CN"/>
            </w:rPr>
          </w:rPrChange>
        </w:rPr>
        <w:t>s</w:t>
      </w:r>
      <w:r w:rsidRPr="00184A3A">
        <w:rPr>
          <w:rStyle w:val="TableTextChar"/>
          <w:rFonts w:ascii="Palatino Linotype" w:eastAsia="Microsoft YaHei" w:hAnsi="Palatino Linotype"/>
          <w:b/>
          <w:color w:val="4F81BD" w:themeColor="accent1"/>
          <w:sz w:val="52"/>
          <w:szCs w:val="56"/>
          <w:lang w:val="en-US" w:eastAsia="zh-CN"/>
          <w:rPrChange w:id="13" w:author="Edward Leung" w:date="2017-01-10T12:35:00Z">
            <w:rPr>
              <w:rStyle w:val="TableTextChar"/>
              <w:rFonts w:ascii="Palatino Linotype" w:eastAsia="Microsoft YaHei" w:hAnsi="Palatino Linotype"/>
              <w:b/>
              <w:color w:val="4F81BD" w:themeColor="accent1"/>
              <w:sz w:val="52"/>
              <w:szCs w:val="56"/>
              <w:lang w:val="en-US" w:eastAsia="zh-CN"/>
            </w:rPr>
          </w:rPrChange>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Change w:id="14" w:author="Edward Leung" w:date="2017-01-10T12:35:00Z">
            <w:rPr>
              <w:rStyle w:val="TableTextChar"/>
              <w:rFonts w:ascii="Palatino Linotype" w:eastAsia="Microsoft YaHei" w:hAnsi="Palatino Linotype"/>
              <w:b/>
              <w:bCs/>
              <w:color w:val="800000"/>
              <w:sz w:val="56"/>
              <w:szCs w:val="56"/>
              <w:lang w:val="en-US" w:eastAsia="zh-CN"/>
            </w:rPr>
          </w:rPrChange>
        </w:rPr>
      </w:pPr>
      <w:r w:rsidRPr="00184A3A">
        <w:rPr>
          <w:rFonts w:ascii="Palatino Linotype" w:eastAsia="Microsoft YaHei" w:hAnsi="Palatino Linotype"/>
          <w:color w:val="800000"/>
          <w:sz w:val="56"/>
          <w:szCs w:val="56"/>
          <w:lang w:val="en-US" w:eastAsia="zh-TW"/>
          <w:rPrChange w:id="15" w:author="Edward Leung" w:date="2017-01-10T12:35:00Z">
            <w:rPr>
              <w:rFonts w:ascii="Palatino Linotype" w:eastAsia="Microsoft YaHei" w:hAnsi="Palatino Linotype"/>
              <w:color w:val="800000"/>
              <w:sz w:val="56"/>
              <w:szCs w:val="56"/>
              <w:lang w:val="en-US" w:eastAsia="zh-TW"/>
            </w:rPr>
          </w:rPrChange>
        </w:rPr>
        <w:t>System Design</w:t>
      </w:r>
      <w:r w:rsidR="00932A3D" w:rsidRPr="00184A3A">
        <w:rPr>
          <w:rFonts w:ascii="Palatino Linotype" w:eastAsia="Microsoft YaHei" w:hAnsi="Palatino Linotype"/>
          <w:color w:val="800000"/>
          <w:sz w:val="56"/>
          <w:szCs w:val="56"/>
          <w:lang w:val="en-US" w:eastAsia="zh-TW"/>
          <w:rPrChange w:id="16" w:author="Edward Leung" w:date="2017-01-10T12:35:00Z">
            <w:rPr>
              <w:rFonts w:ascii="Palatino Linotype" w:eastAsia="Microsoft YaHei" w:hAnsi="Palatino Linotype"/>
              <w:color w:val="800000"/>
              <w:sz w:val="56"/>
              <w:szCs w:val="56"/>
              <w:lang w:val="en-US" w:eastAsia="zh-TW"/>
            </w:rPr>
          </w:rPrChange>
        </w:rPr>
        <w:t xml:space="preserve"> </w:t>
      </w:r>
      <w:r w:rsidR="005B71CB" w:rsidRPr="00184A3A">
        <w:rPr>
          <w:rFonts w:ascii="Palatino Linotype" w:eastAsia="Microsoft YaHei" w:hAnsi="Palatino Linotype"/>
          <w:color w:val="800000"/>
          <w:sz w:val="56"/>
          <w:szCs w:val="56"/>
          <w:lang w:val="en-US" w:eastAsia="zh-TW"/>
          <w:rPrChange w:id="17" w:author="Edward Leung" w:date="2017-01-10T12:35:00Z">
            <w:rPr>
              <w:rFonts w:ascii="Palatino Linotype" w:eastAsia="Microsoft YaHei" w:hAnsi="Palatino Linotype"/>
              <w:color w:val="800000"/>
              <w:sz w:val="56"/>
              <w:szCs w:val="56"/>
              <w:lang w:val="en-US" w:eastAsia="zh-TW"/>
            </w:rPr>
          </w:rPrChange>
        </w:rPr>
        <w:t>Specification</w:t>
      </w:r>
    </w:p>
    <w:p w14:paraId="4576532A" w14:textId="77777777" w:rsidR="009A0562" w:rsidRPr="00184A3A" w:rsidRDefault="009A0562" w:rsidP="007E6F0F">
      <w:pPr>
        <w:jc w:val="both"/>
        <w:rPr>
          <w:rFonts w:eastAsia="Microsoft YaHei"/>
          <w:rPrChange w:id="18" w:author="Edward Leung" w:date="2017-01-10T12:35:00Z">
            <w:rPr>
              <w:rFonts w:eastAsia="Microsoft YaHei"/>
            </w:rPr>
          </w:rPrChange>
        </w:rPr>
      </w:pPr>
      <w:r w:rsidRPr="00184A3A">
        <w:rPr>
          <w:rFonts w:eastAsia="Microsoft YaHei"/>
          <w:rPrChange w:id="19" w:author="Edward Leung" w:date="2017-01-10T12:35:00Z">
            <w:rPr>
              <w:rFonts w:eastAsia="Microsoft YaHei"/>
            </w:rPr>
          </w:rPrChange>
        </w:rPr>
        <w:br w:type="page"/>
      </w:r>
    </w:p>
    <w:p w14:paraId="67615B4E" w14:textId="77777777" w:rsidR="005B21C6" w:rsidRPr="00184A3A" w:rsidRDefault="000F72C3" w:rsidP="009D5EF3">
      <w:pPr>
        <w:pStyle w:val="Heading1"/>
        <w:numPr>
          <w:ilvl w:val="0"/>
          <w:numId w:val="0"/>
        </w:numPr>
        <w:ind w:left="432"/>
        <w:rPr>
          <w:rPrChange w:id="20" w:author="Edward Leung" w:date="2017-01-10T12:35:00Z">
            <w:rPr/>
          </w:rPrChange>
        </w:rPr>
      </w:pPr>
      <w:bookmarkStart w:id="21" w:name="_Toc471750729"/>
      <w:r w:rsidRPr="00184A3A">
        <w:rPr>
          <w:rPrChange w:id="22" w:author="Edward Leung" w:date="2017-01-10T12:35:00Z">
            <w:rPr/>
          </w:rPrChange>
        </w:rPr>
        <w:lastRenderedPageBreak/>
        <w:t>Document Control</w:t>
      </w:r>
      <w:bookmarkEnd w:id="21"/>
    </w:p>
    <w:p w14:paraId="1CF8B281" w14:textId="77777777" w:rsidR="005B21C6" w:rsidRPr="00184A3A" w:rsidRDefault="003D4291" w:rsidP="00D22FDC">
      <w:pPr>
        <w:pStyle w:val="Heading2"/>
        <w:numPr>
          <w:ilvl w:val="0"/>
          <w:numId w:val="0"/>
        </w:numPr>
        <w:ind w:left="576"/>
        <w:rPr>
          <w:rPrChange w:id="23" w:author="Edward Leung" w:date="2017-01-10T12:35:00Z">
            <w:rPr/>
          </w:rPrChange>
        </w:rPr>
      </w:pPr>
      <w:bookmarkStart w:id="24" w:name="_Toc471750730"/>
      <w:r w:rsidRPr="00184A3A">
        <w:rPr>
          <w:rPrChange w:id="25" w:author="Edward Leung" w:date="2017-01-10T12:35:00Z">
            <w:rPr/>
          </w:rPrChange>
        </w:rPr>
        <w:t>Document History</w:t>
      </w:r>
      <w:bookmarkEnd w:id="24"/>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Change w:id="26" w:author="Edward Leung" w:date="2017-01-10T12:35:00Z">
                  <w:rPr>
                    <w:rFonts w:eastAsia="Microsoft YaHei"/>
                    <w:color w:val="FFFFFF"/>
                    <w:szCs w:val="20"/>
                  </w:rPr>
                </w:rPrChange>
              </w:rPr>
            </w:pPr>
            <w:r w:rsidRPr="00184A3A">
              <w:rPr>
                <w:rFonts w:eastAsia="Microsoft YaHei"/>
                <w:color w:val="FFFFFF"/>
                <w:szCs w:val="20"/>
                <w:lang w:eastAsia="zh-CN"/>
                <w:rPrChange w:id="27" w:author="Edward Leung" w:date="2017-01-10T12:35:00Z">
                  <w:rPr>
                    <w:rFonts w:eastAsia="Microsoft YaHei"/>
                    <w:color w:val="FFFFFF"/>
                    <w:szCs w:val="20"/>
                    <w:lang w:eastAsia="zh-CN"/>
                  </w:rPr>
                </w:rPrChange>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Change w:id="28" w:author="Edward Leung" w:date="2017-01-10T12:35:00Z">
                  <w:rPr>
                    <w:rFonts w:eastAsia="Microsoft YaHei"/>
                    <w:color w:val="FFFFFF"/>
                    <w:szCs w:val="20"/>
                  </w:rPr>
                </w:rPrChange>
              </w:rPr>
            </w:pPr>
            <w:r w:rsidRPr="00184A3A">
              <w:rPr>
                <w:rFonts w:eastAsia="Microsoft YaHei"/>
                <w:color w:val="FFFFFF"/>
                <w:szCs w:val="20"/>
                <w:lang w:eastAsia="zh-CN"/>
                <w:rPrChange w:id="29" w:author="Edward Leung" w:date="2017-01-10T12:35:00Z">
                  <w:rPr>
                    <w:rFonts w:eastAsia="Microsoft YaHei"/>
                    <w:color w:val="FFFFFF"/>
                    <w:szCs w:val="20"/>
                    <w:lang w:eastAsia="zh-CN"/>
                  </w:rPr>
                </w:rPrChange>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Change w:id="30" w:author="Edward Leung" w:date="2017-01-10T12:35:00Z">
                  <w:rPr>
                    <w:rFonts w:eastAsia="Microsoft YaHei"/>
                    <w:color w:val="FFFFFF"/>
                    <w:szCs w:val="20"/>
                  </w:rPr>
                </w:rPrChange>
              </w:rPr>
            </w:pPr>
            <w:r w:rsidRPr="00184A3A">
              <w:rPr>
                <w:rFonts w:eastAsia="Microsoft YaHei"/>
                <w:color w:val="FFFFFF"/>
                <w:szCs w:val="20"/>
                <w:lang w:eastAsia="zh-CN"/>
                <w:rPrChange w:id="31" w:author="Edward Leung" w:date="2017-01-10T12:35:00Z">
                  <w:rPr>
                    <w:rFonts w:eastAsia="Microsoft YaHei"/>
                    <w:color w:val="FFFFFF"/>
                    <w:szCs w:val="20"/>
                    <w:lang w:eastAsia="zh-CN"/>
                  </w:rPr>
                </w:rPrChange>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Change w:id="32" w:author="Edward Leung" w:date="2017-01-10T12:35:00Z">
                  <w:rPr>
                    <w:rFonts w:eastAsia="Microsoft YaHei"/>
                    <w:color w:val="FFFFFF"/>
                    <w:szCs w:val="20"/>
                  </w:rPr>
                </w:rPrChange>
              </w:rPr>
            </w:pPr>
            <w:r w:rsidRPr="00184A3A">
              <w:rPr>
                <w:rFonts w:eastAsia="Microsoft YaHei"/>
                <w:color w:val="FFFFFF"/>
                <w:szCs w:val="20"/>
                <w:lang w:eastAsia="zh-CN"/>
                <w:rPrChange w:id="33" w:author="Edward Leung" w:date="2017-01-10T12:35:00Z">
                  <w:rPr>
                    <w:rFonts w:eastAsia="Microsoft YaHei"/>
                    <w:color w:val="FFFFFF"/>
                    <w:szCs w:val="20"/>
                    <w:lang w:eastAsia="zh-CN"/>
                  </w:rPr>
                </w:rPrChange>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E620F40" w:rsidR="005B21C6" w:rsidRPr="00184A3A" w:rsidRDefault="00AD54D9" w:rsidP="00274118">
            <w:pPr>
              <w:spacing w:after="0"/>
              <w:jc w:val="both"/>
              <w:rPr>
                <w:rFonts w:eastAsia="Microsoft YaHei"/>
                <w:szCs w:val="20"/>
                <w:rPrChange w:id="34" w:author="Edward Leung" w:date="2017-01-10T12:35:00Z">
                  <w:rPr>
                    <w:rFonts w:eastAsia="Microsoft YaHei"/>
                    <w:szCs w:val="20"/>
                  </w:rPr>
                </w:rPrChange>
              </w:rPr>
            </w:pPr>
            <w:r w:rsidRPr="00184A3A">
              <w:rPr>
                <w:rFonts w:eastAsia="Microsoft YaHei"/>
                <w:szCs w:val="20"/>
                <w:rPrChange w:id="35" w:author="Edward Leung" w:date="2017-01-10T12:35:00Z">
                  <w:rPr>
                    <w:rFonts w:eastAsia="Microsoft YaHei"/>
                    <w:szCs w:val="20"/>
                  </w:rPr>
                </w:rPrChange>
              </w:rPr>
              <w:t>0.9</w:t>
            </w:r>
            <w:r w:rsidR="007E4470" w:rsidRPr="00184A3A">
              <w:rPr>
                <w:rFonts w:eastAsia="Microsoft YaHei"/>
                <w:szCs w:val="20"/>
                <w:rPrChange w:id="36" w:author="Edward Leung" w:date="2017-01-10T12:35:00Z">
                  <w:rPr>
                    <w:rFonts w:eastAsia="Microsoft YaHei"/>
                    <w:szCs w:val="20"/>
                  </w:rPr>
                </w:rPrChange>
              </w:rPr>
              <w:t>3</w:t>
            </w:r>
          </w:p>
        </w:tc>
        <w:tc>
          <w:tcPr>
            <w:tcW w:w="1798" w:type="dxa"/>
            <w:tcBorders>
              <w:top w:val="single" w:sz="4" w:space="0" w:color="auto"/>
              <w:left w:val="single" w:sz="4" w:space="0" w:color="auto"/>
              <w:bottom w:val="single" w:sz="4" w:space="0" w:color="auto"/>
              <w:right w:val="single" w:sz="4" w:space="0" w:color="auto"/>
            </w:tcBorders>
          </w:tcPr>
          <w:p w14:paraId="57CBFC92" w14:textId="35CA3928" w:rsidR="005B21C6" w:rsidRPr="00184A3A" w:rsidRDefault="00543F74">
            <w:pPr>
              <w:spacing w:after="0"/>
              <w:jc w:val="both"/>
              <w:rPr>
                <w:rFonts w:eastAsia="Microsoft YaHei"/>
                <w:szCs w:val="20"/>
                <w:rPrChange w:id="37" w:author="Edward Leung" w:date="2017-01-10T12:35:00Z">
                  <w:rPr>
                    <w:rFonts w:eastAsia="Microsoft YaHei"/>
                    <w:szCs w:val="20"/>
                  </w:rPr>
                </w:rPrChange>
              </w:rPr>
            </w:pPr>
            <w:r w:rsidRPr="00184A3A">
              <w:rPr>
                <w:rFonts w:eastAsia="Microsoft YaHei"/>
                <w:szCs w:val="20"/>
                <w:rPrChange w:id="38" w:author="Edward Leung" w:date="2017-01-10T12:35:00Z">
                  <w:rPr>
                    <w:rFonts w:eastAsia="Microsoft YaHei"/>
                    <w:szCs w:val="20"/>
                  </w:rPr>
                </w:rPrChange>
              </w:rPr>
              <w:t>20/01/2017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Change w:id="39" w:author="Edward Leung" w:date="2017-01-10T12:35:00Z">
                  <w:rPr>
                    <w:rFonts w:eastAsia="Microsoft YaHei"/>
                    <w:szCs w:val="20"/>
                  </w:rPr>
                </w:rPrChange>
              </w:rPr>
            </w:pPr>
            <w:r w:rsidRPr="00184A3A">
              <w:rPr>
                <w:rFonts w:eastAsia="Microsoft YaHei"/>
                <w:szCs w:val="20"/>
                <w:rPrChange w:id="40" w:author="Edward Leung" w:date="2017-01-10T12:35:00Z">
                  <w:rPr>
                    <w:rFonts w:eastAsia="Microsoft YaHei"/>
                    <w:szCs w:val="20"/>
                  </w:rPr>
                </w:rPrChange>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Change w:id="41" w:author="Edward Leung" w:date="2017-01-10T12:35:00Z">
                  <w:rPr>
                    <w:rFonts w:eastAsia="Microsoft YaHei"/>
                    <w:szCs w:val="20"/>
                  </w:rPr>
                </w:rPrChange>
              </w:rPr>
            </w:pPr>
            <w:r w:rsidRPr="00184A3A">
              <w:rPr>
                <w:rFonts w:eastAsia="Microsoft YaHei"/>
                <w:szCs w:val="20"/>
                <w:lang w:eastAsia="zh-CN"/>
                <w:rPrChange w:id="42" w:author="Edward Leung" w:date="2017-01-10T12:35:00Z">
                  <w:rPr>
                    <w:rFonts w:eastAsia="Microsoft YaHei"/>
                    <w:szCs w:val="20"/>
                    <w:lang w:eastAsia="zh-CN"/>
                  </w:rPr>
                </w:rPrChange>
              </w:rPr>
              <w:t>1</w:t>
            </w:r>
            <w:r w:rsidRPr="00184A3A">
              <w:rPr>
                <w:rFonts w:eastAsia="Microsoft YaHei"/>
                <w:szCs w:val="20"/>
                <w:vertAlign w:val="superscript"/>
                <w:lang w:eastAsia="zh-CN"/>
                <w:rPrChange w:id="43" w:author="Edward Leung" w:date="2017-01-10T12:35:00Z">
                  <w:rPr>
                    <w:rFonts w:eastAsia="Microsoft YaHei"/>
                    <w:szCs w:val="20"/>
                    <w:vertAlign w:val="superscript"/>
                    <w:lang w:eastAsia="zh-CN"/>
                  </w:rPr>
                </w:rPrChange>
              </w:rPr>
              <w:t>st</w:t>
            </w:r>
            <w:r w:rsidRPr="00184A3A">
              <w:rPr>
                <w:rFonts w:eastAsia="Microsoft YaHei"/>
                <w:szCs w:val="20"/>
                <w:lang w:eastAsia="zh-CN"/>
                <w:rPrChange w:id="44" w:author="Edward Leung" w:date="2017-01-10T12:35:00Z">
                  <w:rPr>
                    <w:rFonts w:eastAsia="Microsoft YaHei"/>
                    <w:szCs w:val="20"/>
                    <w:lang w:eastAsia="zh-CN"/>
                  </w:rPr>
                </w:rPrChange>
              </w:rPr>
              <w:t xml:space="preserve"> draft</w:t>
            </w:r>
          </w:p>
        </w:tc>
      </w:tr>
    </w:tbl>
    <w:p w14:paraId="1E7562C1" w14:textId="77777777" w:rsidR="005B21C6" w:rsidRPr="00184A3A" w:rsidRDefault="000F72C3" w:rsidP="00D22FDC">
      <w:pPr>
        <w:pStyle w:val="Heading2"/>
        <w:numPr>
          <w:ilvl w:val="0"/>
          <w:numId w:val="0"/>
        </w:numPr>
        <w:ind w:left="576"/>
        <w:rPr>
          <w:rPrChange w:id="45" w:author="Edward Leung" w:date="2017-01-10T12:35:00Z">
            <w:rPr/>
          </w:rPrChange>
        </w:rPr>
      </w:pPr>
      <w:bookmarkStart w:id="46" w:name="_Toc471750731"/>
      <w:bookmarkStart w:id="47" w:name="_Toc248913659"/>
      <w:r w:rsidRPr="00184A3A">
        <w:rPr>
          <w:rPrChange w:id="48" w:author="Edward Leung" w:date="2017-01-10T12:35:00Z">
            <w:rPr/>
          </w:rPrChange>
        </w:rPr>
        <w:t>Document/Design Owner</w:t>
      </w:r>
      <w:bookmarkEnd w:id="46"/>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Change w:id="49" w:author="Edward Leung" w:date="2017-01-10T12:35:00Z">
                  <w:rPr>
                    <w:rFonts w:eastAsia="Microsoft YaHei"/>
                    <w:color w:val="FFFFFF"/>
                    <w:szCs w:val="20"/>
                  </w:rPr>
                </w:rPrChange>
              </w:rPr>
            </w:pPr>
            <w:r w:rsidRPr="00184A3A">
              <w:rPr>
                <w:rFonts w:eastAsia="Microsoft YaHei"/>
                <w:color w:val="FFFFFF"/>
                <w:szCs w:val="20"/>
                <w:lang w:eastAsia="zh-CN"/>
                <w:rPrChange w:id="50" w:author="Edward Leung" w:date="2017-01-10T12:35:00Z">
                  <w:rPr>
                    <w:rFonts w:eastAsia="Microsoft YaHei"/>
                    <w:color w:val="FFFFFF"/>
                    <w:szCs w:val="20"/>
                    <w:lang w:eastAsia="zh-CN"/>
                  </w:rPr>
                </w:rPrChange>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Change w:id="51" w:author="Edward Leung" w:date="2017-01-10T12:35:00Z">
                  <w:rPr>
                    <w:rFonts w:eastAsia="Microsoft YaHei"/>
                    <w:color w:val="FFFFFF"/>
                    <w:szCs w:val="20"/>
                  </w:rPr>
                </w:rPrChange>
              </w:rPr>
            </w:pPr>
            <w:r w:rsidRPr="00184A3A">
              <w:rPr>
                <w:rFonts w:eastAsia="Microsoft YaHei"/>
                <w:color w:val="FFFFFF"/>
                <w:szCs w:val="20"/>
                <w:lang w:eastAsia="zh-CN"/>
                <w:rPrChange w:id="52" w:author="Edward Leung" w:date="2017-01-10T12:35:00Z">
                  <w:rPr>
                    <w:rFonts w:eastAsia="Microsoft YaHei"/>
                    <w:color w:val="FFFFFF"/>
                    <w:szCs w:val="20"/>
                    <w:lang w:eastAsia="zh-CN"/>
                  </w:rPr>
                </w:rPrChange>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Change w:id="53" w:author="Edward Leung" w:date="2017-01-10T12:35:00Z">
                  <w:rPr>
                    <w:rFonts w:eastAsia="Microsoft YaHei"/>
                    <w:szCs w:val="20"/>
                  </w:rPr>
                </w:rPrChange>
              </w:rPr>
            </w:pPr>
            <w:r w:rsidRPr="00184A3A">
              <w:rPr>
                <w:rFonts w:eastAsia="Microsoft YaHei"/>
                <w:szCs w:val="20"/>
                <w:lang w:eastAsia="zh-CN"/>
                <w:rPrChange w:id="54" w:author="Edward Leung" w:date="2017-01-10T12:35:00Z">
                  <w:rPr>
                    <w:rFonts w:eastAsia="Microsoft YaHei"/>
                    <w:szCs w:val="20"/>
                    <w:lang w:eastAsia="zh-CN"/>
                  </w:rPr>
                </w:rPrChange>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Change w:id="55" w:author="Edward Leung" w:date="2017-01-10T12:35:00Z">
                  <w:rPr>
                    <w:rFonts w:eastAsia="Microsoft YaHei"/>
                    <w:szCs w:val="20"/>
                  </w:rPr>
                </w:rPrChange>
              </w:rPr>
            </w:pPr>
            <w:r w:rsidRPr="00184A3A">
              <w:rPr>
                <w:rFonts w:eastAsia="Microsoft YaHei"/>
                <w:szCs w:val="20"/>
                <w:rPrChange w:id="56" w:author="Edward Leung" w:date="2017-01-10T12:35:00Z">
                  <w:rPr>
                    <w:rFonts w:eastAsia="Microsoft YaHei"/>
                    <w:szCs w:val="20"/>
                  </w:rPr>
                </w:rPrChange>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Change w:id="57" w:author="Edward Leung" w:date="2017-01-10T12:35:00Z">
                  <w:rPr>
                    <w:rFonts w:eastAsia="Microsoft YaHei"/>
                    <w:szCs w:val="20"/>
                    <w:lang w:eastAsia="zh-CN"/>
                  </w:rPr>
                </w:rPrChange>
              </w:rPr>
            </w:pPr>
            <w:r w:rsidRPr="00184A3A">
              <w:rPr>
                <w:rFonts w:eastAsia="Microsoft YaHei"/>
                <w:szCs w:val="20"/>
                <w:lang w:eastAsia="zh-CN"/>
                <w:rPrChange w:id="58" w:author="Edward Leung" w:date="2017-01-10T12:35:00Z">
                  <w:rPr>
                    <w:rFonts w:eastAsia="Microsoft YaHei"/>
                    <w:szCs w:val="20"/>
                    <w:lang w:eastAsia="zh-CN"/>
                  </w:rPr>
                </w:rPrChange>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Change w:id="59" w:author="Edward Leung" w:date="2017-01-10T12:35:00Z">
                  <w:rPr>
                    <w:rFonts w:eastAsia="Microsoft YaHei"/>
                    <w:szCs w:val="20"/>
                  </w:rPr>
                </w:rPrChange>
              </w:rPr>
            </w:pPr>
            <w:r w:rsidRPr="00184A3A">
              <w:rPr>
                <w:rFonts w:eastAsia="Microsoft YaHei"/>
                <w:szCs w:val="20"/>
                <w:rPrChange w:id="60" w:author="Edward Leung" w:date="2017-01-10T12:35:00Z">
                  <w:rPr>
                    <w:rFonts w:eastAsia="Microsoft YaHei"/>
                    <w:szCs w:val="20"/>
                  </w:rPr>
                </w:rPrChange>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Change w:id="61" w:author="Edward Leung" w:date="2017-01-10T12:35:00Z">
                  <w:rPr>
                    <w:rFonts w:eastAsia="Microsoft YaHei"/>
                    <w:szCs w:val="20"/>
                    <w:lang w:eastAsia="zh-CN"/>
                  </w:rPr>
                </w:rPrChange>
              </w:rPr>
            </w:pPr>
            <w:r w:rsidRPr="00184A3A">
              <w:rPr>
                <w:rFonts w:eastAsia="Microsoft YaHei"/>
                <w:szCs w:val="20"/>
                <w:lang w:eastAsia="zh-CN"/>
                <w:rPrChange w:id="62" w:author="Edward Leung" w:date="2017-01-10T12:35:00Z">
                  <w:rPr>
                    <w:rFonts w:eastAsia="Microsoft YaHei"/>
                    <w:szCs w:val="20"/>
                    <w:lang w:eastAsia="zh-CN"/>
                  </w:rPr>
                </w:rPrChange>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Change w:id="63" w:author="Edward Leung" w:date="2017-01-10T12:35:00Z">
                  <w:rPr>
                    <w:rFonts w:eastAsia="Microsoft YaHei"/>
                    <w:szCs w:val="20"/>
                  </w:rPr>
                </w:rPrChange>
              </w:rPr>
            </w:pPr>
            <w:r w:rsidRPr="00184A3A">
              <w:rPr>
                <w:rFonts w:eastAsia="Microsoft YaHei"/>
                <w:szCs w:val="20"/>
                <w:rPrChange w:id="64" w:author="Edward Leung" w:date="2017-01-10T12:35:00Z">
                  <w:rPr>
                    <w:rFonts w:eastAsia="Microsoft YaHei"/>
                    <w:szCs w:val="20"/>
                  </w:rPr>
                </w:rPrChange>
              </w:rPr>
              <w:t xml:space="preserve">System Analyst </w:t>
            </w:r>
          </w:p>
        </w:tc>
      </w:tr>
    </w:tbl>
    <w:p w14:paraId="1B176007" w14:textId="77777777" w:rsidR="0074368E" w:rsidRPr="00184A3A" w:rsidRDefault="00C13E18" w:rsidP="00D22FDC">
      <w:pPr>
        <w:pStyle w:val="Heading2"/>
        <w:numPr>
          <w:ilvl w:val="0"/>
          <w:numId w:val="0"/>
        </w:numPr>
        <w:ind w:left="576"/>
        <w:rPr>
          <w:rPrChange w:id="65" w:author="Edward Leung" w:date="2017-01-10T12:35:00Z">
            <w:rPr/>
          </w:rPrChange>
        </w:rPr>
      </w:pPr>
      <w:bookmarkStart w:id="66" w:name="_Toc471750732"/>
      <w:bookmarkEnd w:id="47"/>
      <w:r w:rsidRPr="00184A3A">
        <w:rPr>
          <w:rPrChange w:id="67" w:author="Edward Leung" w:date="2017-01-10T12:35:00Z">
            <w:rPr/>
          </w:rPrChange>
        </w:rPr>
        <w:t>Key Comments</w:t>
      </w:r>
      <w:bookmarkEnd w:id="66"/>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Change w:id="68" w:author="Edward Leung" w:date="2017-01-10T12:35:00Z">
                  <w:rPr>
                    <w:rFonts w:eastAsia="Microsoft YaHei"/>
                    <w:color w:val="FFFFFF"/>
                    <w:szCs w:val="20"/>
                    <w:lang w:eastAsia="zh-CN"/>
                  </w:rPr>
                </w:rPrChange>
              </w:rPr>
            </w:pPr>
            <w:r w:rsidRPr="00184A3A">
              <w:rPr>
                <w:rFonts w:eastAsia="Microsoft YaHei"/>
                <w:color w:val="FFFFFF"/>
                <w:szCs w:val="20"/>
                <w:lang w:eastAsia="zh-CN"/>
                <w:rPrChange w:id="69" w:author="Edward Leung" w:date="2017-01-10T12:35:00Z">
                  <w:rPr>
                    <w:rFonts w:eastAsia="Microsoft YaHei"/>
                    <w:color w:val="FFFFFF"/>
                    <w:szCs w:val="20"/>
                    <w:lang w:eastAsia="zh-CN"/>
                  </w:rPr>
                </w:rPrChange>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Change w:id="70" w:author="Edward Leung" w:date="2017-01-10T12:35:00Z">
                  <w:rPr>
                    <w:rFonts w:eastAsia="Microsoft YaHei"/>
                    <w:szCs w:val="20"/>
                  </w:rPr>
                </w:rPrChange>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Change w:id="71" w:author="Edward Leung" w:date="2017-01-10T12:35:00Z">
                  <w:rPr>
                    <w:rFonts w:eastAsia="Microsoft YaHei"/>
                    <w:color w:val="FFFFFF"/>
                    <w:szCs w:val="20"/>
                  </w:rPr>
                </w:rPrChange>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Change w:id="72" w:author="Edward Leung" w:date="2017-01-10T12:35:00Z">
                  <w:rPr>
                    <w:rFonts w:eastAsia="Microsoft YaHei"/>
                    <w:color w:val="FFFFFF"/>
                    <w:szCs w:val="20"/>
                  </w:rPr>
                </w:rPrChange>
              </w:rPr>
            </w:pPr>
            <w:r w:rsidRPr="00184A3A">
              <w:rPr>
                <w:rFonts w:eastAsia="Microsoft YaHei"/>
                <w:color w:val="FFFFFF"/>
                <w:szCs w:val="20"/>
                <w:rPrChange w:id="73" w:author="Edward Leung" w:date="2017-01-10T12:35:00Z">
                  <w:rPr>
                    <w:rFonts w:eastAsia="Microsoft YaHei"/>
                    <w:color w:val="FFFFFF"/>
                    <w:szCs w:val="20"/>
                  </w:rPr>
                </w:rPrChange>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Change w:id="74" w:author="Edward Leung" w:date="2017-01-10T12:35:00Z">
                  <w:rPr>
                    <w:rFonts w:eastAsia="Microsoft YaHei"/>
                    <w:color w:val="FFFFFF"/>
                    <w:szCs w:val="20"/>
                  </w:rPr>
                </w:rPrChange>
              </w:rPr>
            </w:pPr>
            <w:r w:rsidRPr="00184A3A">
              <w:rPr>
                <w:rFonts w:eastAsia="Microsoft YaHei"/>
                <w:color w:val="FFFFFF"/>
                <w:szCs w:val="20"/>
                <w:lang w:eastAsia="zh-CN"/>
                <w:rPrChange w:id="75" w:author="Edward Leung" w:date="2017-01-10T12:35:00Z">
                  <w:rPr>
                    <w:rFonts w:eastAsia="Microsoft YaHei"/>
                    <w:color w:val="FFFFFF"/>
                    <w:szCs w:val="20"/>
                    <w:lang w:eastAsia="zh-CN"/>
                  </w:rPr>
                </w:rPrChange>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Change w:id="76" w:author="Edward Leung" w:date="2017-01-10T12:35:00Z">
                  <w:rPr>
                    <w:rFonts w:eastAsia="Microsoft YaHei"/>
                    <w:szCs w:val="20"/>
                  </w:rPr>
                </w:rPrChange>
              </w:rPr>
            </w:pPr>
            <w:r w:rsidRPr="00184A3A">
              <w:rPr>
                <w:rFonts w:eastAsia="Microsoft YaHei"/>
                <w:szCs w:val="20"/>
                <w:lang w:eastAsia="zh-CN"/>
                <w:rPrChange w:id="77" w:author="Edward Leung" w:date="2017-01-10T12:35:00Z">
                  <w:rPr>
                    <w:rFonts w:eastAsia="Microsoft YaHei"/>
                    <w:szCs w:val="20"/>
                    <w:lang w:eastAsia="zh-CN"/>
                  </w:rPr>
                </w:rPrChange>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Change w:id="78" w:author="Edward Leung" w:date="2017-01-10T12:35:00Z">
                  <w:rPr>
                    <w:rFonts w:eastAsia="Microsoft YaHei"/>
                    <w:szCs w:val="20"/>
                  </w:rPr>
                </w:rPrChange>
              </w:rPr>
            </w:pPr>
            <w:r w:rsidRPr="00184A3A">
              <w:rPr>
                <w:rFonts w:eastAsia="Microsoft YaHei"/>
                <w:szCs w:val="20"/>
                <w:rPrChange w:id="79" w:author="Edward Leung" w:date="2017-01-10T12:35:00Z">
                  <w:rPr>
                    <w:rFonts w:eastAsia="Microsoft YaHei"/>
                    <w:szCs w:val="20"/>
                  </w:rPr>
                </w:rPrChange>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Change w:id="80" w:author="Edward Leung" w:date="2017-01-10T12:35:00Z">
                  <w:rPr>
                    <w:szCs w:val="20"/>
                  </w:rPr>
                </w:rPrChange>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Change w:id="81" w:author="Edward Leung" w:date="2017-01-10T12:35:00Z">
                  <w:rPr>
                    <w:rFonts w:eastAsia="Microsoft YaHei"/>
                    <w:szCs w:val="20"/>
                    <w:lang w:eastAsia="zh-CN"/>
                  </w:rPr>
                </w:rPrChange>
              </w:rPr>
            </w:pPr>
            <w:r w:rsidRPr="00184A3A">
              <w:rPr>
                <w:rFonts w:eastAsia="Microsoft YaHei"/>
                <w:szCs w:val="20"/>
                <w:lang w:eastAsia="zh-CN"/>
                <w:rPrChange w:id="82" w:author="Edward Leung" w:date="2017-01-10T12:35:00Z">
                  <w:rPr>
                    <w:rFonts w:eastAsia="Microsoft YaHei"/>
                    <w:szCs w:val="20"/>
                    <w:lang w:eastAsia="zh-CN"/>
                  </w:rPr>
                </w:rPrChange>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Change w:id="83" w:author="Edward Leung" w:date="2017-01-10T12:35:00Z">
                  <w:rPr>
                    <w:rFonts w:eastAsia="Microsoft YaHei"/>
                    <w:szCs w:val="20"/>
                  </w:rPr>
                </w:rPrChange>
              </w:rPr>
            </w:pPr>
            <w:r w:rsidRPr="00184A3A">
              <w:rPr>
                <w:rFonts w:eastAsia="Microsoft YaHei"/>
                <w:szCs w:val="20"/>
                <w:rPrChange w:id="84" w:author="Edward Leung" w:date="2017-01-10T12:35:00Z">
                  <w:rPr>
                    <w:rFonts w:eastAsia="Microsoft YaHei"/>
                    <w:szCs w:val="20"/>
                  </w:rPr>
                </w:rPrChange>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Change w:id="85" w:author="Edward Leung" w:date="2017-01-10T12:35:00Z">
                  <w:rPr>
                    <w:rFonts w:eastAsia="Microsoft YaHei"/>
                    <w:szCs w:val="20"/>
                  </w:rPr>
                </w:rPrChange>
              </w:rPr>
            </w:pPr>
          </w:p>
        </w:tc>
      </w:tr>
    </w:tbl>
    <w:p w14:paraId="0460FE74" w14:textId="77777777" w:rsidR="0074368E" w:rsidRPr="00184A3A" w:rsidRDefault="0074368E" w:rsidP="007E6F0F">
      <w:pPr>
        <w:jc w:val="both"/>
        <w:rPr>
          <w:lang w:eastAsia="zh-CN"/>
          <w:rPrChange w:id="86" w:author="Edward Leung" w:date="2017-01-10T12:35:00Z">
            <w:rPr>
              <w:lang w:eastAsia="zh-CN"/>
            </w:rPr>
          </w:rPrChange>
        </w:rPr>
      </w:pPr>
    </w:p>
    <w:p w14:paraId="37863F63" w14:textId="4286F2DD" w:rsidR="00367588" w:rsidRPr="00184A3A" w:rsidRDefault="00367588" w:rsidP="007E6F0F">
      <w:pPr>
        <w:jc w:val="both"/>
        <w:rPr>
          <w:lang w:eastAsia="zh-CN"/>
          <w:rPrChange w:id="87" w:author="Edward Leung" w:date="2017-01-10T12:35:00Z">
            <w:rPr>
              <w:lang w:eastAsia="zh-CN"/>
            </w:rPr>
          </w:rPrChange>
        </w:rPr>
      </w:pPr>
    </w:p>
    <w:p w14:paraId="3206DD29" w14:textId="77777777" w:rsidR="00F94FE7" w:rsidRPr="00184A3A" w:rsidRDefault="00F94FE7" w:rsidP="007E6F0F">
      <w:pPr>
        <w:jc w:val="both"/>
        <w:rPr>
          <w:lang w:eastAsia="zh-CN"/>
          <w:rPrChange w:id="88" w:author="Edward Leung" w:date="2017-01-10T12:35:00Z">
            <w:rPr>
              <w:lang w:eastAsia="zh-CN"/>
            </w:rPr>
          </w:rPrChange>
        </w:rPr>
      </w:pPr>
    </w:p>
    <w:p w14:paraId="180E48AA" w14:textId="77777777" w:rsidR="00C103F0" w:rsidRPr="00184A3A" w:rsidRDefault="0072240A" w:rsidP="007E6F0F">
      <w:pPr>
        <w:jc w:val="both"/>
        <w:rPr>
          <w:rFonts w:eastAsia="Microsoft YaHei"/>
          <w:rPrChange w:id="89" w:author="Edward Leung" w:date="2017-01-10T12:35:00Z">
            <w:rPr>
              <w:rFonts w:eastAsia="Microsoft YaHei"/>
            </w:rPr>
          </w:rPrChange>
        </w:rPr>
      </w:pPr>
      <w:r w:rsidRPr="00184A3A">
        <w:rPr>
          <w:rFonts w:eastAsia="Microsoft YaHei"/>
          <w:rPrChange w:id="90" w:author="Edward Leung" w:date="2017-01-10T12:35:00Z">
            <w:rPr>
              <w:rFonts w:eastAsia="Microsoft YaHei"/>
            </w:rPr>
          </w:rPrChange>
        </w:rPr>
        <w:br w:type="page"/>
      </w:r>
    </w:p>
    <w:bookmarkStart w:id="91" w:name="_Toc471750733" w:displacedByCustomXml="next"/>
    <w:sdt>
      <w:sdtPr>
        <w:rPr>
          <w:rFonts w:ascii="Microsoft YaHei" w:eastAsiaTheme="minorEastAsia" w:hAnsi="Microsoft YaHei" w:cstheme="minorBidi"/>
          <w:b w:val="0"/>
          <w:bCs w:val="0"/>
          <w:color w:val="auto"/>
          <w:sz w:val="22"/>
          <w:szCs w:val="22"/>
          <w:lang w:eastAsia="zh-TW"/>
          <w:rPrChange w:id="92" w:author="Edward Leung" w:date="2017-01-10T12:35:00Z">
            <w:rPr>
              <w:rFonts w:ascii="Microsoft YaHei" w:eastAsiaTheme="minorEastAsia" w:hAnsi="Microsoft YaHei" w:cstheme="minorBidi"/>
              <w:b w:val="0"/>
              <w:bCs w:val="0"/>
              <w:color w:val="auto"/>
              <w:sz w:val="22"/>
              <w:szCs w:val="22"/>
              <w:lang w:eastAsia="zh-TW"/>
            </w:rPr>
          </w:rPrChange>
        </w:rPr>
        <w:id w:val="653269361"/>
        <w:docPartObj>
          <w:docPartGallery w:val="Table of Contents"/>
          <w:docPartUnique/>
        </w:docPartObj>
      </w:sdtPr>
      <w:sdtEndPr>
        <w:rPr>
          <w:rFonts w:ascii="Palatino Linotype" w:eastAsia="Microsoft YaHei" w:hAnsi="Palatino Linotype"/>
          <w:sz w:val="20"/>
          <w:rPrChange w:id="93" w:author="Edward Leung" w:date="2017-01-10T12:35:00Z">
            <w:rPr/>
          </w:rPrChange>
        </w:rPr>
      </w:sdtEndPr>
      <w:sdtContent>
        <w:p w14:paraId="77064EC9" w14:textId="77777777" w:rsidR="00D412F4" w:rsidRPr="00184A3A" w:rsidRDefault="00AE5DAD" w:rsidP="00D16331">
          <w:pPr>
            <w:pStyle w:val="Heading1"/>
            <w:numPr>
              <w:ilvl w:val="0"/>
              <w:numId w:val="0"/>
            </w:numPr>
            <w:rPr>
              <w:rPrChange w:id="94" w:author="Edward Leung" w:date="2017-01-10T12:35:00Z">
                <w:rPr/>
              </w:rPrChange>
            </w:rPr>
          </w:pPr>
          <w:r w:rsidRPr="00184A3A">
            <w:rPr>
              <w:rPrChange w:id="95" w:author="Edward Leung" w:date="2017-01-10T12:35:00Z">
                <w:rPr/>
              </w:rPrChange>
            </w:rPr>
            <w:t>Table of Content</w:t>
          </w:r>
          <w:bookmarkEnd w:id="91"/>
        </w:p>
        <w:p w14:paraId="53F08447" w14:textId="77777777" w:rsidR="000C055F" w:rsidRPr="00184A3A" w:rsidRDefault="002643F7">
          <w:pPr>
            <w:pStyle w:val="TOC1"/>
            <w:tabs>
              <w:tab w:val="right" w:leader="dot" w:pos="10790"/>
            </w:tabs>
            <w:rPr>
              <w:rFonts w:asciiTheme="minorHAnsi" w:hAnsiTheme="minorHAnsi"/>
              <w:sz w:val="22"/>
              <w:rPrChange w:id="96" w:author="Edward Leung" w:date="2017-01-10T12:35:00Z">
                <w:rPr>
                  <w:rFonts w:asciiTheme="minorHAnsi" w:hAnsiTheme="minorHAnsi"/>
                  <w:noProof/>
                  <w:sz w:val="22"/>
                </w:rPr>
              </w:rPrChange>
            </w:rPr>
          </w:pPr>
          <w:r w:rsidRPr="00184A3A">
            <w:rPr>
              <w:rFonts w:eastAsia="Microsoft YaHei"/>
              <w:szCs w:val="20"/>
              <w:rPrChange w:id="97" w:author="Edward Leung" w:date="2017-01-10T12:35:00Z">
                <w:rPr>
                  <w:rFonts w:eastAsia="Microsoft YaHei"/>
                  <w:szCs w:val="20"/>
                </w:rPr>
              </w:rPrChange>
            </w:rPr>
            <w:fldChar w:fldCharType="begin"/>
          </w:r>
          <w:r w:rsidRPr="00184A3A">
            <w:rPr>
              <w:rFonts w:eastAsia="Microsoft YaHei"/>
              <w:szCs w:val="20"/>
              <w:rPrChange w:id="98" w:author="Edward Leung" w:date="2017-01-10T12:35:00Z">
                <w:rPr>
                  <w:rFonts w:eastAsia="Microsoft YaHei"/>
                  <w:szCs w:val="20"/>
                </w:rPr>
              </w:rPrChange>
            </w:rPr>
            <w:instrText xml:space="preserve"> TOC \o "1-2" \h \z \u </w:instrText>
          </w:r>
          <w:r w:rsidRPr="00184A3A">
            <w:rPr>
              <w:rFonts w:eastAsia="Microsoft YaHei"/>
              <w:szCs w:val="20"/>
              <w:rPrChange w:id="99" w:author="Edward Leung" w:date="2017-01-10T12:35:00Z">
                <w:rPr>
                  <w:rFonts w:eastAsia="Microsoft YaHei"/>
                  <w:szCs w:val="20"/>
                </w:rPr>
              </w:rPrChange>
            </w:rPr>
            <w:fldChar w:fldCharType="separate"/>
          </w:r>
          <w:r w:rsidR="008C6C61" w:rsidRPr="00184A3A">
            <w:rPr>
              <w:rPrChange w:id="100" w:author="Edward Leung" w:date="2017-01-10T12:35:00Z">
                <w:rPr/>
              </w:rPrChange>
            </w:rPr>
            <w:fldChar w:fldCharType="begin"/>
          </w:r>
          <w:r w:rsidR="008C6C61" w:rsidRPr="00184A3A">
            <w:rPr>
              <w:rPrChange w:id="101" w:author="Edward Leung" w:date="2017-01-10T12:35:00Z">
                <w:rPr/>
              </w:rPrChange>
            </w:rPr>
            <w:instrText xml:space="preserve"> HYPERLINK \l "_Toc471750729" </w:instrText>
          </w:r>
          <w:r w:rsidR="008C6C61" w:rsidRPr="00184A3A">
            <w:rPr>
              <w:rPrChange w:id="102" w:author="Edward Leung" w:date="2017-01-10T12:35:00Z">
                <w:rPr/>
              </w:rPrChange>
            </w:rPr>
            <w:fldChar w:fldCharType="separate"/>
          </w:r>
          <w:r w:rsidR="000C055F" w:rsidRPr="00184A3A">
            <w:rPr>
              <w:rStyle w:val="Hyperlink"/>
              <w:rPrChange w:id="103" w:author="Edward Leung" w:date="2017-01-10T12:35:00Z">
                <w:rPr>
                  <w:rStyle w:val="Hyperlink"/>
                  <w:noProof/>
                </w:rPr>
              </w:rPrChange>
            </w:rPr>
            <w:t>Document Control</w:t>
          </w:r>
          <w:r w:rsidR="000C055F" w:rsidRPr="00184A3A">
            <w:rPr>
              <w:webHidden/>
              <w:rPrChange w:id="104" w:author="Edward Leung" w:date="2017-01-10T12:35:00Z">
                <w:rPr>
                  <w:noProof/>
                  <w:webHidden/>
                </w:rPr>
              </w:rPrChange>
            </w:rPr>
            <w:tab/>
          </w:r>
          <w:r w:rsidR="000C055F" w:rsidRPr="00184A3A">
            <w:rPr>
              <w:webHidden/>
              <w:rPrChange w:id="105" w:author="Edward Leung" w:date="2017-01-10T12:35:00Z">
                <w:rPr>
                  <w:noProof/>
                  <w:webHidden/>
                </w:rPr>
              </w:rPrChange>
            </w:rPr>
            <w:fldChar w:fldCharType="begin"/>
          </w:r>
          <w:r w:rsidR="000C055F" w:rsidRPr="00184A3A">
            <w:rPr>
              <w:webHidden/>
              <w:rPrChange w:id="106" w:author="Edward Leung" w:date="2017-01-10T12:35:00Z">
                <w:rPr>
                  <w:noProof/>
                  <w:webHidden/>
                </w:rPr>
              </w:rPrChange>
            </w:rPr>
            <w:instrText xml:space="preserve"> PAGEREF _Toc471750729 \h </w:instrText>
          </w:r>
          <w:r w:rsidR="000C055F" w:rsidRPr="00184A3A">
            <w:rPr>
              <w:webHidden/>
              <w:rPrChange w:id="107" w:author="Edward Leung" w:date="2017-01-10T12:35:00Z">
                <w:rPr>
                  <w:noProof/>
                  <w:webHidden/>
                </w:rPr>
              </w:rPrChange>
            </w:rPr>
          </w:r>
          <w:r w:rsidR="000C055F" w:rsidRPr="00184A3A">
            <w:rPr>
              <w:webHidden/>
              <w:rPrChange w:id="108" w:author="Edward Leung" w:date="2017-01-10T12:35:00Z">
                <w:rPr>
                  <w:noProof/>
                  <w:webHidden/>
                </w:rPr>
              </w:rPrChange>
            </w:rPr>
            <w:fldChar w:fldCharType="separate"/>
          </w:r>
          <w:r w:rsidR="000C055F" w:rsidRPr="00184A3A">
            <w:rPr>
              <w:webHidden/>
              <w:rPrChange w:id="109" w:author="Edward Leung" w:date="2017-01-10T12:35:00Z">
                <w:rPr>
                  <w:noProof/>
                  <w:webHidden/>
                </w:rPr>
              </w:rPrChange>
            </w:rPr>
            <w:t>2</w:t>
          </w:r>
          <w:r w:rsidR="000C055F" w:rsidRPr="00184A3A">
            <w:rPr>
              <w:webHidden/>
              <w:rPrChange w:id="110" w:author="Edward Leung" w:date="2017-01-10T12:35:00Z">
                <w:rPr>
                  <w:noProof/>
                  <w:webHidden/>
                </w:rPr>
              </w:rPrChange>
            </w:rPr>
            <w:fldChar w:fldCharType="end"/>
          </w:r>
          <w:r w:rsidR="008C6C61" w:rsidRPr="00184A3A">
            <w:rPr>
              <w:rPrChange w:id="111" w:author="Edward Leung" w:date="2017-01-10T12:35:00Z">
                <w:rPr>
                  <w:noProof/>
                </w:rPr>
              </w:rPrChange>
            </w:rPr>
            <w:fldChar w:fldCharType="end"/>
          </w:r>
        </w:p>
        <w:p w14:paraId="4D0F7228" w14:textId="77777777" w:rsidR="000C055F" w:rsidRPr="00184A3A" w:rsidRDefault="008C6C61">
          <w:pPr>
            <w:pStyle w:val="TOC2"/>
            <w:tabs>
              <w:tab w:val="right" w:leader="dot" w:pos="10790"/>
            </w:tabs>
            <w:rPr>
              <w:rFonts w:asciiTheme="minorHAnsi" w:hAnsiTheme="minorHAnsi"/>
              <w:sz w:val="22"/>
              <w:rPrChange w:id="112" w:author="Edward Leung" w:date="2017-01-10T12:35:00Z">
                <w:rPr>
                  <w:rFonts w:asciiTheme="minorHAnsi" w:hAnsiTheme="minorHAnsi"/>
                  <w:noProof/>
                  <w:sz w:val="22"/>
                </w:rPr>
              </w:rPrChange>
            </w:rPr>
          </w:pPr>
          <w:r w:rsidRPr="00184A3A">
            <w:rPr>
              <w:rPrChange w:id="113" w:author="Edward Leung" w:date="2017-01-10T12:35:00Z">
                <w:rPr/>
              </w:rPrChange>
            </w:rPr>
            <w:fldChar w:fldCharType="begin"/>
          </w:r>
          <w:r w:rsidRPr="00184A3A">
            <w:rPr>
              <w:rPrChange w:id="114" w:author="Edward Leung" w:date="2017-01-10T12:35:00Z">
                <w:rPr/>
              </w:rPrChange>
            </w:rPr>
            <w:instrText xml:space="preserve"> HYPERLINK \l "_Toc471750730" </w:instrText>
          </w:r>
          <w:r w:rsidRPr="00184A3A">
            <w:rPr>
              <w:rPrChange w:id="115" w:author="Edward Leung" w:date="2017-01-10T12:35:00Z">
                <w:rPr/>
              </w:rPrChange>
            </w:rPr>
            <w:fldChar w:fldCharType="separate"/>
          </w:r>
          <w:r w:rsidR="000C055F" w:rsidRPr="00184A3A">
            <w:rPr>
              <w:rStyle w:val="Hyperlink"/>
              <w:rPrChange w:id="116" w:author="Edward Leung" w:date="2017-01-10T12:35:00Z">
                <w:rPr>
                  <w:rStyle w:val="Hyperlink"/>
                  <w:noProof/>
                </w:rPr>
              </w:rPrChange>
            </w:rPr>
            <w:t>Document History</w:t>
          </w:r>
          <w:r w:rsidR="000C055F" w:rsidRPr="00184A3A">
            <w:rPr>
              <w:webHidden/>
              <w:rPrChange w:id="117" w:author="Edward Leung" w:date="2017-01-10T12:35:00Z">
                <w:rPr>
                  <w:noProof/>
                  <w:webHidden/>
                </w:rPr>
              </w:rPrChange>
            </w:rPr>
            <w:tab/>
          </w:r>
          <w:r w:rsidR="000C055F" w:rsidRPr="00184A3A">
            <w:rPr>
              <w:webHidden/>
              <w:rPrChange w:id="118" w:author="Edward Leung" w:date="2017-01-10T12:35:00Z">
                <w:rPr>
                  <w:noProof/>
                  <w:webHidden/>
                </w:rPr>
              </w:rPrChange>
            </w:rPr>
            <w:fldChar w:fldCharType="begin"/>
          </w:r>
          <w:r w:rsidR="000C055F" w:rsidRPr="00184A3A">
            <w:rPr>
              <w:webHidden/>
              <w:rPrChange w:id="119" w:author="Edward Leung" w:date="2017-01-10T12:35:00Z">
                <w:rPr>
                  <w:noProof/>
                  <w:webHidden/>
                </w:rPr>
              </w:rPrChange>
            </w:rPr>
            <w:instrText xml:space="preserve"> PAGEREF _Toc471750730 \h </w:instrText>
          </w:r>
          <w:r w:rsidR="000C055F" w:rsidRPr="00184A3A">
            <w:rPr>
              <w:webHidden/>
              <w:rPrChange w:id="120" w:author="Edward Leung" w:date="2017-01-10T12:35:00Z">
                <w:rPr>
                  <w:noProof/>
                  <w:webHidden/>
                </w:rPr>
              </w:rPrChange>
            </w:rPr>
          </w:r>
          <w:r w:rsidR="000C055F" w:rsidRPr="00184A3A">
            <w:rPr>
              <w:webHidden/>
              <w:rPrChange w:id="121" w:author="Edward Leung" w:date="2017-01-10T12:35:00Z">
                <w:rPr>
                  <w:noProof/>
                  <w:webHidden/>
                </w:rPr>
              </w:rPrChange>
            </w:rPr>
            <w:fldChar w:fldCharType="separate"/>
          </w:r>
          <w:r w:rsidR="000C055F" w:rsidRPr="00184A3A">
            <w:rPr>
              <w:webHidden/>
              <w:rPrChange w:id="122" w:author="Edward Leung" w:date="2017-01-10T12:35:00Z">
                <w:rPr>
                  <w:noProof/>
                  <w:webHidden/>
                </w:rPr>
              </w:rPrChange>
            </w:rPr>
            <w:t>2</w:t>
          </w:r>
          <w:r w:rsidR="000C055F" w:rsidRPr="00184A3A">
            <w:rPr>
              <w:webHidden/>
              <w:rPrChange w:id="123" w:author="Edward Leung" w:date="2017-01-10T12:35:00Z">
                <w:rPr>
                  <w:noProof/>
                  <w:webHidden/>
                </w:rPr>
              </w:rPrChange>
            </w:rPr>
            <w:fldChar w:fldCharType="end"/>
          </w:r>
          <w:r w:rsidRPr="00184A3A">
            <w:rPr>
              <w:rPrChange w:id="124" w:author="Edward Leung" w:date="2017-01-10T12:35:00Z">
                <w:rPr>
                  <w:noProof/>
                </w:rPr>
              </w:rPrChange>
            </w:rPr>
            <w:fldChar w:fldCharType="end"/>
          </w:r>
        </w:p>
        <w:p w14:paraId="649B449E" w14:textId="77777777" w:rsidR="000C055F" w:rsidRPr="00184A3A" w:rsidRDefault="008C6C61">
          <w:pPr>
            <w:pStyle w:val="TOC2"/>
            <w:tabs>
              <w:tab w:val="right" w:leader="dot" w:pos="10790"/>
            </w:tabs>
            <w:rPr>
              <w:rFonts w:asciiTheme="minorHAnsi" w:hAnsiTheme="minorHAnsi"/>
              <w:sz w:val="22"/>
              <w:rPrChange w:id="125" w:author="Edward Leung" w:date="2017-01-10T12:35:00Z">
                <w:rPr>
                  <w:rFonts w:asciiTheme="minorHAnsi" w:hAnsiTheme="minorHAnsi"/>
                  <w:noProof/>
                  <w:sz w:val="22"/>
                </w:rPr>
              </w:rPrChange>
            </w:rPr>
          </w:pPr>
          <w:r w:rsidRPr="00184A3A">
            <w:rPr>
              <w:rPrChange w:id="126" w:author="Edward Leung" w:date="2017-01-10T12:35:00Z">
                <w:rPr/>
              </w:rPrChange>
            </w:rPr>
            <w:fldChar w:fldCharType="begin"/>
          </w:r>
          <w:r w:rsidRPr="00184A3A">
            <w:rPr>
              <w:rPrChange w:id="127" w:author="Edward Leung" w:date="2017-01-10T12:35:00Z">
                <w:rPr/>
              </w:rPrChange>
            </w:rPr>
            <w:instrText xml:space="preserve"> HYPERLINK \l "_Toc471750731" </w:instrText>
          </w:r>
          <w:r w:rsidRPr="00184A3A">
            <w:rPr>
              <w:rPrChange w:id="128" w:author="Edward Leung" w:date="2017-01-10T12:35:00Z">
                <w:rPr/>
              </w:rPrChange>
            </w:rPr>
            <w:fldChar w:fldCharType="separate"/>
          </w:r>
          <w:r w:rsidR="000C055F" w:rsidRPr="00184A3A">
            <w:rPr>
              <w:rStyle w:val="Hyperlink"/>
              <w:rPrChange w:id="129" w:author="Edward Leung" w:date="2017-01-10T12:35:00Z">
                <w:rPr>
                  <w:rStyle w:val="Hyperlink"/>
                  <w:noProof/>
                </w:rPr>
              </w:rPrChange>
            </w:rPr>
            <w:t>Document/Design Owner</w:t>
          </w:r>
          <w:r w:rsidR="000C055F" w:rsidRPr="00184A3A">
            <w:rPr>
              <w:webHidden/>
              <w:rPrChange w:id="130" w:author="Edward Leung" w:date="2017-01-10T12:35:00Z">
                <w:rPr>
                  <w:noProof/>
                  <w:webHidden/>
                </w:rPr>
              </w:rPrChange>
            </w:rPr>
            <w:tab/>
          </w:r>
          <w:r w:rsidR="000C055F" w:rsidRPr="00184A3A">
            <w:rPr>
              <w:webHidden/>
              <w:rPrChange w:id="131" w:author="Edward Leung" w:date="2017-01-10T12:35:00Z">
                <w:rPr>
                  <w:noProof/>
                  <w:webHidden/>
                </w:rPr>
              </w:rPrChange>
            </w:rPr>
            <w:fldChar w:fldCharType="begin"/>
          </w:r>
          <w:r w:rsidR="000C055F" w:rsidRPr="00184A3A">
            <w:rPr>
              <w:webHidden/>
              <w:rPrChange w:id="132" w:author="Edward Leung" w:date="2017-01-10T12:35:00Z">
                <w:rPr>
                  <w:noProof/>
                  <w:webHidden/>
                </w:rPr>
              </w:rPrChange>
            </w:rPr>
            <w:instrText xml:space="preserve"> PAGEREF _Toc471750731 \h </w:instrText>
          </w:r>
          <w:r w:rsidR="000C055F" w:rsidRPr="00184A3A">
            <w:rPr>
              <w:webHidden/>
              <w:rPrChange w:id="133" w:author="Edward Leung" w:date="2017-01-10T12:35:00Z">
                <w:rPr>
                  <w:noProof/>
                  <w:webHidden/>
                </w:rPr>
              </w:rPrChange>
            </w:rPr>
          </w:r>
          <w:r w:rsidR="000C055F" w:rsidRPr="00184A3A">
            <w:rPr>
              <w:webHidden/>
              <w:rPrChange w:id="134" w:author="Edward Leung" w:date="2017-01-10T12:35:00Z">
                <w:rPr>
                  <w:noProof/>
                  <w:webHidden/>
                </w:rPr>
              </w:rPrChange>
            </w:rPr>
            <w:fldChar w:fldCharType="separate"/>
          </w:r>
          <w:r w:rsidR="000C055F" w:rsidRPr="00184A3A">
            <w:rPr>
              <w:webHidden/>
              <w:rPrChange w:id="135" w:author="Edward Leung" w:date="2017-01-10T12:35:00Z">
                <w:rPr>
                  <w:noProof/>
                  <w:webHidden/>
                </w:rPr>
              </w:rPrChange>
            </w:rPr>
            <w:t>2</w:t>
          </w:r>
          <w:r w:rsidR="000C055F" w:rsidRPr="00184A3A">
            <w:rPr>
              <w:webHidden/>
              <w:rPrChange w:id="136" w:author="Edward Leung" w:date="2017-01-10T12:35:00Z">
                <w:rPr>
                  <w:noProof/>
                  <w:webHidden/>
                </w:rPr>
              </w:rPrChange>
            </w:rPr>
            <w:fldChar w:fldCharType="end"/>
          </w:r>
          <w:r w:rsidRPr="00184A3A">
            <w:rPr>
              <w:rPrChange w:id="137" w:author="Edward Leung" w:date="2017-01-10T12:35:00Z">
                <w:rPr>
                  <w:noProof/>
                </w:rPr>
              </w:rPrChange>
            </w:rPr>
            <w:fldChar w:fldCharType="end"/>
          </w:r>
        </w:p>
        <w:p w14:paraId="33A4444E" w14:textId="77777777" w:rsidR="000C055F" w:rsidRPr="00184A3A" w:rsidRDefault="008C6C61">
          <w:pPr>
            <w:pStyle w:val="TOC2"/>
            <w:tabs>
              <w:tab w:val="right" w:leader="dot" w:pos="10790"/>
            </w:tabs>
            <w:rPr>
              <w:rFonts w:asciiTheme="minorHAnsi" w:hAnsiTheme="minorHAnsi"/>
              <w:sz w:val="22"/>
              <w:rPrChange w:id="138" w:author="Edward Leung" w:date="2017-01-10T12:35:00Z">
                <w:rPr>
                  <w:rFonts w:asciiTheme="minorHAnsi" w:hAnsiTheme="minorHAnsi"/>
                  <w:noProof/>
                  <w:sz w:val="22"/>
                </w:rPr>
              </w:rPrChange>
            </w:rPr>
          </w:pPr>
          <w:r w:rsidRPr="00184A3A">
            <w:rPr>
              <w:rPrChange w:id="139" w:author="Edward Leung" w:date="2017-01-10T12:35:00Z">
                <w:rPr/>
              </w:rPrChange>
            </w:rPr>
            <w:fldChar w:fldCharType="begin"/>
          </w:r>
          <w:r w:rsidRPr="00184A3A">
            <w:rPr>
              <w:rPrChange w:id="140" w:author="Edward Leung" w:date="2017-01-10T12:35:00Z">
                <w:rPr/>
              </w:rPrChange>
            </w:rPr>
            <w:instrText xml:space="preserve"> HYPERLINK \l "_Toc471750732" </w:instrText>
          </w:r>
          <w:r w:rsidRPr="00184A3A">
            <w:rPr>
              <w:rPrChange w:id="141" w:author="Edward Leung" w:date="2017-01-10T12:35:00Z">
                <w:rPr/>
              </w:rPrChange>
            </w:rPr>
            <w:fldChar w:fldCharType="separate"/>
          </w:r>
          <w:r w:rsidR="000C055F" w:rsidRPr="00184A3A">
            <w:rPr>
              <w:rStyle w:val="Hyperlink"/>
              <w:rPrChange w:id="142" w:author="Edward Leung" w:date="2017-01-10T12:35:00Z">
                <w:rPr>
                  <w:rStyle w:val="Hyperlink"/>
                  <w:noProof/>
                </w:rPr>
              </w:rPrChange>
            </w:rPr>
            <w:t>Key Comments</w:t>
          </w:r>
          <w:r w:rsidR="000C055F" w:rsidRPr="00184A3A">
            <w:rPr>
              <w:webHidden/>
              <w:rPrChange w:id="143" w:author="Edward Leung" w:date="2017-01-10T12:35:00Z">
                <w:rPr>
                  <w:noProof/>
                  <w:webHidden/>
                </w:rPr>
              </w:rPrChange>
            </w:rPr>
            <w:tab/>
          </w:r>
          <w:r w:rsidR="000C055F" w:rsidRPr="00184A3A">
            <w:rPr>
              <w:webHidden/>
              <w:rPrChange w:id="144" w:author="Edward Leung" w:date="2017-01-10T12:35:00Z">
                <w:rPr>
                  <w:noProof/>
                  <w:webHidden/>
                </w:rPr>
              </w:rPrChange>
            </w:rPr>
            <w:fldChar w:fldCharType="begin"/>
          </w:r>
          <w:r w:rsidR="000C055F" w:rsidRPr="00184A3A">
            <w:rPr>
              <w:webHidden/>
              <w:rPrChange w:id="145" w:author="Edward Leung" w:date="2017-01-10T12:35:00Z">
                <w:rPr>
                  <w:noProof/>
                  <w:webHidden/>
                </w:rPr>
              </w:rPrChange>
            </w:rPr>
            <w:instrText xml:space="preserve"> PAGEREF _Toc471750732 \h </w:instrText>
          </w:r>
          <w:r w:rsidR="000C055F" w:rsidRPr="00184A3A">
            <w:rPr>
              <w:webHidden/>
              <w:rPrChange w:id="146" w:author="Edward Leung" w:date="2017-01-10T12:35:00Z">
                <w:rPr>
                  <w:noProof/>
                  <w:webHidden/>
                </w:rPr>
              </w:rPrChange>
            </w:rPr>
          </w:r>
          <w:r w:rsidR="000C055F" w:rsidRPr="00184A3A">
            <w:rPr>
              <w:webHidden/>
              <w:rPrChange w:id="147" w:author="Edward Leung" w:date="2017-01-10T12:35:00Z">
                <w:rPr>
                  <w:noProof/>
                  <w:webHidden/>
                </w:rPr>
              </w:rPrChange>
            </w:rPr>
            <w:fldChar w:fldCharType="separate"/>
          </w:r>
          <w:r w:rsidR="000C055F" w:rsidRPr="00184A3A">
            <w:rPr>
              <w:webHidden/>
              <w:rPrChange w:id="148" w:author="Edward Leung" w:date="2017-01-10T12:35:00Z">
                <w:rPr>
                  <w:noProof/>
                  <w:webHidden/>
                </w:rPr>
              </w:rPrChange>
            </w:rPr>
            <w:t>2</w:t>
          </w:r>
          <w:r w:rsidR="000C055F" w:rsidRPr="00184A3A">
            <w:rPr>
              <w:webHidden/>
              <w:rPrChange w:id="149" w:author="Edward Leung" w:date="2017-01-10T12:35:00Z">
                <w:rPr>
                  <w:noProof/>
                  <w:webHidden/>
                </w:rPr>
              </w:rPrChange>
            </w:rPr>
            <w:fldChar w:fldCharType="end"/>
          </w:r>
          <w:r w:rsidRPr="00184A3A">
            <w:rPr>
              <w:rPrChange w:id="150" w:author="Edward Leung" w:date="2017-01-10T12:35:00Z">
                <w:rPr>
                  <w:noProof/>
                </w:rPr>
              </w:rPrChange>
            </w:rPr>
            <w:fldChar w:fldCharType="end"/>
          </w:r>
        </w:p>
        <w:p w14:paraId="3FDD352F" w14:textId="77777777" w:rsidR="000C055F" w:rsidRPr="00184A3A" w:rsidRDefault="008C6C61">
          <w:pPr>
            <w:pStyle w:val="TOC1"/>
            <w:tabs>
              <w:tab w:val="right" w:leader="dot" w:pos="10790"/>
            </w:tabs>
            <w:rPr>
              <w:rFonts w:asciiTheme="minorHAnsi" w:hAnsiTheme="minorHAnsi"/>
              <w:sz w:val="22"/>
              <w:rPrChange w:id="151" w:author="Edward Leung" w:date="2017-01-10T12:35:00Z">
                <w:rPr>
                  <w:rFonts w:asciiTheme="minorHAnsi" w:hAnsiTheme="minorHAnsi"/>
                  <w:noProof/>
                  <w:sz w:val="22"/>
                </w:rPr>
              </w:rPrChange>
            </w:rPr>
          </w:pPr>
          <w:r w:rsidRPr="00184A3A">
            <w:rPr>
              <w:rPrChange w:id="152" w:author="Edward Leung" w:date="2017-01-10T12:35:00Z">
                <w:rPr/>
              </w:rPrChange>
            </w:rPr>
            <w:fldChar w:fldCharType="begin"/>
          </w:r>
          <w:r w:rsidRPr="00184A3A">
            <w:rPr>
              <w:rPrChange w:id="153" w:author="Edward Leung" w:date="2017-01-10T12:35:00Z">
                <w:rPr/>
              </w:rPrChange>
            </w:rPr>
            <w:instrText xml:space="preserve"> HYPERLINK \l "_Toc471750733" </w:instrText>
          </w:r>
          <w:r w:rsidRPr="00184A3A">
            <w:rPr>
              <w:rPrChange w:id="154" w:author="Edward Leung" w:date="2017-01-10T12:35:00Z">
                <w:rPr/>
              </w:rPrChange>
            </w:rPr>
            <w:fldChar w:fldCharType="separate"/>
          </w:r>
          <w:r w:rsidR="000C055F" w:rsidRPr="00184A3A">
            <w:rPr>
              <w:rStyle w:val="Hyperlink"/>
              <w:rPrChange w:id="155" w:author="Edward Leung" w:date="2017-01-10T12:35:00Z">
                <w:rPr>
                  <w:rStyle w:val="Hyperlink"/>
                  <w:noProof/>
                </w:rPr>
              </w:rPrChange>
            </w:rPr>
            <w:t>Table of Content</w:t>
          </w:r>
          <w:r w:rsidR="000C055F" w:rsidRPr="00184A3A">
            <w:rPr>
              <w:webHidden/>
              <w:rPrChange w:id="156" w:author="Edward Leung" w:date="2017-01-10T12:35:00Z">
                <w:rPr>
                  <w:noProof/>
                  <w:webHidden/>
                </w:rPr>
              </w:rPrChange>
            </w:rPr>
            <w:tab/>
          </w:r>
          <w:r w:rsidR="000C055F" w:rsidRPr="00184A3A">
            <w:rPr>
              <w:webHidden/>
              <w:rPrChange w:id="157" w:author="Edward Leung" w:date="2017-01-10T12:35:00Z">
                <w:rPr>
                  <w:noProof/>
                  <w:webHidden/>
                </w:rPr>
              </w:rPrChange>
            </w:rPr>
            <w:fldChar w:fldCharType="begin"/>
          </w:r>
          <w:r w:rsidR="000C055F" w:rsidRPr="00184A3A">
            <w:rPr>
              <w:webHidden/>
              <w:rPrChange w:id="158" w:author="Edward Leung" w:date="2017-01-10T12:35:00Z">
                <w:rPr>
                  <w:noProof/>
                  <w:webHidden/>
                </w:rPr>
              </w:rPrChange>
            </w:rPr>
            <w:instrText xml:space="preserve"> PAGEREF _Toc471750733 \h </w:instrText>
          </w:r>
          <w:r w:rsidR="000C055F" w:rsidRPr="00184A3A">
            <w:rPr>
              <w:webHidden/>
              <w:rPrChange w:id="159" w:author="Edward Leung" w:date="2017-01-10T12:35:00Z">
                <w:rPr>
                  <w:noProof/>
                  <w:webHidden/>
                </w:rPr>
              </w:rPrChange>
            </w:rPr>
          </w:r>
          <w:r w:rsidR="000C055F" w:rsidRPr="00184A3A">
            <w:rPr>
              <w:webHidden/>
              <w:rPrChange w:id="160" w:author="Edward Leung" w:date="2017-01-10T12:35:00Z">
                <w:rPr>
                  <w:noProof/>
                  <w:webHidden/>
                </w:rPr>
              </w:rPrChange>
            </w:rPr>
            <w:fldChar w:fldCharType="separate"/>
          </w:r>
          <w:r w:rsidR="000C055F" w:rsidRPr="00184A3A">
            <w:rPr>
              <w:webHidden/>
              <w:rPrChange w:id="161" w:author="Edward Leung" w:date="2017-01-10T12:35:00Z">
                <w:rPr>
                  <w:noProof/>
                  <w:webHidden/>
                </w:rPr>
              </w:rPrChange>
            </w:rPr>
            <w:t>3</w:t>
          </w:r>
          <w:r w:rsidR="000C055F" w:rsidRPr="00184A3A">
            <w:rPr>
              <w:webHidden/>
              <w:rPrChange w:id="162" w:author="Edward Leung" w:date="2017-01-10T12:35:00Z">
                <w:rPr>
                  <w:noProof/>
                  <w:webHidden/>
                </w:rPr>
              </w:rPrChange>
            </w:rPr>
            <w:fldChar w:fldCharType="end"/>
          </w:r>
          <w:r w:rsidRPr="00184A3A">
            <w:rPr>
              <w:rPrChange w:id="163" w:author="Edward Leung" w:date="2017-01-10T12:35:00Z">
                <w:rPr>
                  <w:noProof/>
                </w:rPr>
              </w:rPrChange>
            </w:rPr>
            <w:fldChar w:fldCharType="end"/>
          </w:r>
        </w:p>
        <w:p w14:paraId="244E258A" w14:textId="77777777" w:rsidR="000C055F" w:rsidRPr="00184A3A" w:rsidRDefault="008C6C61">
          <w:pPr>
            <w:pStyle w:val="TOC1"/>
            <w:tabs>
              <w:tab w:val="left" w:pos="660"/>
              <w:tab w:val="right" w:leader="dot" w:pos="10790"/>
            </w:tabs>
            <w:rPr>
              <w:rFonts w:asciiTheme="minorHAnsi" w:hAnsiTheme="minorHAnsi"/>
              <w:sz w:val="22"/>
              <w:rPrChange w:id="164" w:author="Edward Leung" w:date="2017-01-10T12:35:00Z">
                <w:rPr>
                  <w:rFonts w:asciiTheme="minorHAnsi" w:hAnsiTheme="minorHAnsi"/>
                  <w:noProof/>
                  <w:sz w:val="22"/>
                </w:rPr>
              </w:rPrChange>
            </w:rPr>
          </w:pPr>
          <w:r w:rsidRPr="00184A3A">
            <w:rPr>
              <w:rPrChange w:id="165" w:author="Edward Leung" w:date="2017-01-10T12:35:00Z">
                <w:rPr/>
              </w:rPrChange>
            </w:rPr>
            <w:fldChar w:fldCharType="begin"/>
          </w:r>
          <w:r w:rsidRPr="00184A3A">
            <w:rPr>
              <w:rPrChange w:id="166" w:author="Edward Leung" w:date="2017-01-10T12:35:00Z">
                <w:rPr/>
              </w:rPrChange>
            </w:rPr>
            <w:instrText xml:space="preserve"> HYPERLINK \l "_Toc471750734" </w:instrText>
          </w:r>
          <w:r w:rsidRPr="00184A3A">
            <w:rPr>
              <w:rPrChange w:id="167" w:author="Edward Leung" w:date="2017-01-10T12:35:00Z">
                <w:rPr/>
              </w:rPrChange>
            </w:rPr>
            <w:fldChar w:fldCharType="separate"/>
          </w:r>
          <w:r w:rsidR="000C055F" w:rsidRPr="00184A3A">
            <w:rPr>
              <w:rStyle w:val="Hyperlink"/>
              <w:rPrChange w:id="168" w:author="Edward Leung" w:date="2017-01-10T12:35:00Z">
                <w:rPr>
                  <w:rStyle w:val="Hyperlink"/>
                  <w:noProof/>
                </w:rPr>
              </w:rPrChange>
            </w:rPr>
            <w:t>1</w:t>
          </w:r>
          <w:r w:rsidR="000C055F" w:rsidRPr="00184A3A">
            <w:rPr>
              <w:rFonts w:asciiTheme="minorHAnsi" w:hAnsiTheme="minorHAnsi"/>
              <w:sz w:val="22"/>
              <w:rPrChange w:id="169" w:author="Edward Leung" w:date="2017-01-10T12:35:00Z">
                <w:rPr>
                  <w:rFonts w:asciiTheme="minorHAnsi" w:hAnsiTheme="minorHAnsi"/>
                  <w:noProof/>
                  <w:sz w:val="22"/>
                </w:rPr>
              </w:rPrChange>
            </w:rPr>
            <w:tab/>
          </w:r>
          <w:r w:rsidR="000C055F" w:rsidRPr="00184A3A">
            <w:rPr>
              <w:rStyle w:val="Hyperlink"/>
              <w:rPrChange w:id="170" w:author="Edward Leung" w:date="2017-01-10T12:35:00Z">
                <w:rPr>
                  <w:rStyle w:val="Hyperlink"/>
                  <w:noProof/>
                </w:rPr>
              </w:rPrChange>
            </w:rPr>
            <w:t>Background</w:t>
          </w:r>
          <w:r w:rsidR="000C055F" w:rsidRPr="00184A3A">
            <w:rPr>
              <w:webHidden/>
              <w:rPrChange w:id="171" w:author="Edward Leung" w:date="2017-01-10T12:35:00Z">
                <w:rPr>
                  <w:noProof/>
                  <w:webHidden/>
                </w:rPr>
              </w:rPrChange>
            </w:rPr>
            <w:tab/>
          </w:r>
          <w:r w:rsidR="000C055F" w:rsidRPr="00184A3A">
            <w:rPr>
              <w:webHidden/>
              <w:rPrChange w:id="172" w:author="Edward Leung" w:date="2017-01-10T12:35:00Z">
                <w:rPr>
                  <w:noProof/>
                  <w:webHidden/>
                </w:rPr>
              </w:rPrChange>
            </w:rPr>
            <w:fldChar w:fldCharType="begin"/>
          </w:r>
          <w:r w:rsidR="000C055F" w:rsidRPr="00184A3A">
            <w:rPr>
              <w:webHidden/>
              <w:rPrChange w:id="173" w:author="Edward Leung" w:date="2017-01-10T12:35:00Z">
                <w:rPr>
                  <w:noProof/>
                  <w:webHidden/>
                </w:rPr>
              </w:rPrChange>
            </w:rPr>
            <w:instrText xml:space="preserve"> PAGEREF _Toc471750734 \h </w:instrText>
          </w:r>
          <w:r w:rsidR="000C055F" w:rsidRPr="00184A3A">
            <w:rPr>
              <w:webHidden/>
              <w:rPrChange w:id="174" w:author="Edward Leung" w:date="2017-01-10T12:35:00Z">
                <w:rPr>
                  <w:noProof/>
                  <w:webHidden/>
                </w:rPr>
              </w:rPrChange>
            </w:rPr>
          </w:r>
          <w:r w:rsidR="000C055F" w:rsidRPr="00184A3A">
            <w:rPr>
              <w:webHidden/>
              <w:rPrChange w:id="175" w:author="Edward Leung" w:date="2017-01-10T12:35:00Z">
                <w:rPr>
                  <w:noProof/>
                  <w:webHidden/>
                </w:rPr>
              </w:rPrChange>
            </w:rPr>
            <w:fldChar w:fldCharType="separate"/>
          </w:r>
          <w:r w:rsidR="000C055F" w:rsidRPr="00184A3A">
            <w:rPr>
              <w:webHidden/>
              <w:rPrChange w:id="176" w:author="Edward Leung" w:date="2017-01-10T12:35:00Z">
                <w:rPr>
                  <w:noProof/>
                  <w:webHidden/>
                </w:rPr>
              </w:rPrChange>
            </w:rPr>
            <w:t>5</w:t>
          </w:r>
          <w:r w:rsidR="000C055F" w:rsidRPr="00184A3A">
            <w:rPr>
              <w:webHidden/>
              <w:rPrChange w:id="177" w:author="Edward Leung" w:date="2017-01-10T12:35:00Z">
                <w:rPr>
                  <w:noProof/>
                  <w:webHidden/>
                </w:rPr>
              </w:rPrChange>
            </w:rPr>
            <w:fldChar w:fldCharType="end"/>
          </w:r>
          <w:r w:rsidRPr="00184A3A">
            <w:rPr>
              <w:rPrChange w:id="178" w:author="Edward Leung" w:date="2017-01-10T12:35:00Z">
                <w:rPr>
                  <w:noProof/>
                </w:rPr>
              </w:rPrChange>
            </w:rPr>
            <w:fldChar w:fldCharType="end"/>
          </w:r>
        </w:p>
        <w:p w14:paraId="6502F453" w14:textId="77777777" w:rsidR="000C055F" w:rsidRPr="00184A3A" w:rsidRDefault="008C6C61">
          <w:pPr>
            <w:pStyle w:val="TOC2"/>
            <w:tabs>
              <w:tab w:val="left" w:pos="880"/>
              <w:tab w:val="right" w:leader="dot" w:pos="10790"/>
            </w:tabs>
            <w:rPr>
              <w:rFonts w:asciiTheme="minorHAnsi" w:hAnsiTheme="minorHAnsi"/>
              <w:sz w:val="22"/>
              <w:rPrChange w:id="179" w:author="Edward Leung" w:date="2017-01-10T12:35:00Z">
                <w:rPr>
                  <w:rFonts w:asciiTheme="minorHAnsi" w:hAnsiTheme="minorHAnsi"/>
                  <w:noProof/>
                  <w:sz w:val="22"/>
                </w:rPr>
              </w:rPrChange>
            </w:rPr>
          </w:pPr>
          <w:r w:rsidRPr="00184A3A">
            <w:rPr>
              <w:rPrChange w:id="180" w:author="Edward Leung" w:date="2017-01-10T12:35:00Z">
                <w:rPr/>
              </w:rPrChange>
            </w:rPr>
            <w:fldChar w:fldCharType="begin"/>
          </w:r>
          <w:r w:rsidRPr="00184A3A">
            <w:rPr>
              <w:rPrChange w:id="181" w:author="Edward Leung" w:date="2017-01-10T12:35:00Z">
                <w:rPr/>
              </w:rPrChange>
            </w:rPr>
            <w:instrText xml:space="preserve"> HYPERLINK \l "_Toc471750735" </w:instrText>
          </w:r>
          <w:r w:rsidRPr="00184A3A">
            <w:rPr>
              <w:rPrChange w:id="182" w:author="Edward Leung" w:date="2017-01-10T12:35:00Z">
                <w:rPr/>
              </w:rPrChange>
            </w:rPr>
            <w:fldChar w:fldCharType="separate"/>
          </w:r>
          <w:r w:rsidR="000C055F" w:rsidRPr="00184A3A">
            <w:rPr>
              <w:rStyle w:val="Hyperlink"/>
              <w:rPrChange w:id="183" w:author="Edward Leung" w:date="2017-01-10T12:35:00Z">
                <w:rPr>
                  <w:rStyle w:val="Hyperlink"/>
                  <w:noProof/>
                </w:rPr>
              </w:rPrChange>
            </w:rPr>
            <w:t>1.1</w:t>
          </w:r>
          <w:r w:rsidR="000C055F" w:rsidRPr="00184A3A">
            <w:rPr>
              <w:rFonts w:asciiTheme="minorHAnsi" w:hAnsiTheme="minorHAnsi"/>
              <w:sz w:val="22"/>
              <w:rPrChange w:id="184" w:author="Edward Leung" w:date="2017-01-10T12:35:00Z">
                <w:rPr>
                  <w:rFonts w:asciiTheme="minorHAnsi" w:hAnsiTheme="minorHAnsi"/>
                  <w:noProof/>
                  <w:sz w:val="22"/>
                </w:rPr>
              </w:rPrChange>
            </w:rPr>
            <w:tab/>
          </w:r>
          <w:r w:rsidR="000C055F" w:rsidRPr="00184A3A">
            <w:rPr>
              <w:rStyle w:val="Hyperlink"/>
              <w:rPrChange w:id="185" w:author="Edward Leung" w:date="2017-01-10T12:35:00Z">
                <w:rPr>
                  <w:rStyle w:val="Hyperlink"/>
                  <w:noProof/>
                </w:rPr>
              </w:rPrChange>
            </w:rPr>
            <w:t>Document Purpose</w:t>
          </w:r>
          <w:r w:rsidR="000C055F" w:rsidRPr="00184A3A">
            <w:rPr>
              <w:webHidden/>
              <w:rPrChange w:id="186" w:author="Edward Leung" w:date="2017-01-10T12:35:00Z">
                <w:rPr>
                  <w:noProof/>
                  <w:webHidden/>
                </w:rPr>
              </w:rPrChange>
            </w:rPr>
            <w:tab/>
          </w:r>
          <w:r w:rsidR="000C055F" w:rsidRPr="00184A3A">
            <w:rPr>
              <w:webHidden/>
              <w:rPrChange w:id="187" w:author="Edward Leung" w:date="2017-01-10T12:35:00Z">
                <w:rPr>
                  <w:noProof/>
                  <w:webHidden/>
                </w:rPr>
              </w:rPrChange>
            </w:rPr>
            <w:fldChar w:fldCharType="begin"/>
          </w:r>
          <w:r w:rsidR="000C055F" w:rsidRPr="00184A3A">
            <w:rPr>
              <w:webHidden/>
              <w:rPrChange w:id="188" w:author="Edward Leung" w:date="2017-01-10T12:35:00Z">
                <w:rPr>
                  <w:noProof/>
                  <w:webHidden/>
                </w:rPr>
              </w:rPrChange>
            </w:rPr>
            <w:instrText xml:space="preserve"> PAGEREF _Toc471750735 \h </w:instrText>
          </w:r>
          <w:r w:rsidR="000C055F" w:rsidRPr="00184A3A">
            <w:rPr>
              <w:webHidden/>
              <w:rPrChange w:id="189" w:author="Edward Leung" w:date="2017-01-10T12:35:00Z">
                <w:rPr>
                  <w:noProof/>
                  <w:webHidden/>
                </w:rPr>
              </w:rPrChange>
            </w:rPr>
          </w:r>
          <w:r w:rsidR="000C055F" w:rsidRPr="00184A3A">
            <w:rPr>
              <w:webHidden/>
              <w:rPrChange w:id="190" w:author="Edward Leung" w:date="2017-01-10T12:35:00Z">
                <w:rPr>
                  <w:noProof/>
                  <w:webHidden/>
                </w:rPr>
              </w:rPrChange>
            </w:rPr>
            <w:fldChar w:fldCharType="separate"/>
          </w:r>
          <w:r w:rsidR="000C055F" w:rsidRPr="00184A3A">
            <w:rPr>
              <w:webHidden/>
              <w:rPrChange w:id="191" w:author="Edward Leung" w:date="2017-01-10T12:35:00Z">
                <w:rPr>
                  <w:noProof/>
                  <w:webHidden/>
                </w:rPr>
              </w:rPrChange>
            </w:rPr>
            <w:t>5</w:t>
          </w:r>
          <w:r w:rsidR="000C055F" w:rsidRPr="00184A3A">
            <w:rPr>
              <w:webHidden/>
              <w:rPrChange w:id="192" w:author="Edward Leung" w:date="2017-01-10T12:35:00Z">
                <w:rPr>
                  <w:noProof/>
                  <w:webHidden/>
                </w:rPr>
              </w:rPrChange>
            </w:rPr>
            <w:fldChar w:fldCharType="end"/>
          </w:r>
          <w:r w:rsidRPr="00184A3A">
            <w:rPr>
              <w:rPrChange w:id="193" w:author="Edward Leung" w:date="2017-01-10T12:35:00Z">
                <w:rPr>
                  <w:noProof/>
                </w:rPr>
              </w:rPrChange>
            </w:rPr>
            <w:fldChar w:fldCharType="end"/>
          </w:r>
        </w:p>
        <w:p w14:paraId="3D640226" w14:textId="77777777" w:rsidR="000C055F" w:rsidRPr="00184A3A" w:rsidRDefault="008C6C61">
          <w:pPr>
            <w:pStyle w:val="TOC2"/>
            <w:tabs>
              <w:tab w:val="left" w:pos="880"/>
              <w:tab w:val="right" w:leader="dot" w:pos="10790"/>
            </w:tabs>
            <w:rPr>
              <w:rFonts w:asciiTheme="minorHAnsi" w:hAnsiTheme="minorHAnsi"/>
              <w:sz w:val="22"/>
              <w:rPrChange w:id="194" w:author="Edward Leung" w:date="2017-01-10T12:35:00Z">
                <w:rPr>
                  <w:rFonts w:asciiTheme="minorHAnsi" w:hAnsiTheme="minorHAnsi"/>
                  <w:noProof/>
                  <w:sz w:val="22"/>
                </w:rPr>
              </w:rPrChange>
            </w:rPr>
          </w:pPr>
          <w:r w:rsidRPr="00184A3A">
            <w:rPr>
              <w:rPrChange w:id="195" w:author="Edward Leung" w:date="2017-01-10T12:35:00Z">
                <w:rPr/>
              </w:rPrChange>
            </w:rPr>
            <w:fldChar w:fldCharType="begin"/>
          </w:r>
          <w:r w:rsidRPr="00184A3A">
            <w:rPr>
              <w:rPrChange w:id="196" w:author="Edward Leung" w:date="2017-01-10T12:35:00Z">
                <w:rPr/>
              </w:rPrChange>
            </w:rPr>
            <w:instrText xml:space="preserve"> HYPERLINK \l "_Toc471750736" </w:instrText>
          </w:r>
          <w:r w:rsidRPr="00184A3A">
            <w:rPr>
              <w:rPrChange w:id="197" w:author="Edward Leung" w:date="2017-01-10T12:35:00Z">
                <w:rPr/>
              </w:rPrChange>
            </w:rPr>
            <w:fldChar w:fldCharType="separate"/>
          </w:r>
          <w:r w:rsidR="000C055F" w:rsidRPr="00184A3A">
            <w:rPr>
              <w:rStyle w:val="Hyperlink"/>
              <w:rPrChange w:id="198" w:author="Edward Leung" w:date="2017-01-10T12:35:00Z">
                <w:rPr>
                  <w:rStyle w:val="Hyperlink"/>
                  <w:noProof/>
                </w:rPr>
              </w:rPrChange>
            </w:rPr>
            <w:t>1.2</w:t>
          </w:r>
          <w:r w:rsidR="000C055F" w:rsidRPr="00184A3A">
            <w:rPr>
              <w:rFonts w:asciiTheme="minorHAnsi" w:hAnsiTheme="minorHAnsi"/>
              <w:sz w:val="22"/>
              <w:rPrChange w:id="199" w:author="Edward Leung" w:date="2017-01-10T12:35:00Z">
                <w:rPr>
                  <w:rFonts w:asciiTheme="minorHAnsi" w:hAnsiTheme="minorHAnsi"/>
                  <w:noProof/>
                  <w:sz w:val="22"/>
                </w:rPr>
              </w:rPrChange>
            </w:rPr>
            <w:tab/>
          </w:r>
          <w:r w:rsidR="000C055F" w:rsidRPr="00184A3A">
            <w:rPr>
              <w:rStyle w:val="Hyperlink"/>
              <w:rPrChange w:id="200" w:author="Edward Leung" w:date="2017-01-10T12:35:00Z">
                <w:rPr>
                  <w:rStyle w:val="Hyperlink"/>
                  <w:noProof/>
                </w:rPr>
              </w:rPrChange>
            </w:rPr>
            <w:t>Document Scope</w:t>
          </w:r>
          <w:r w:rsidR="000C055F" w:rsidRPr="00184A3A">
            <w:rPr>
              <w:webHidden/>
              <w:rPrChange w:id="201" w:author="Edward Leung" w:date="2017-01-10T12:35:00Z">
                <w:rPr>
                  <w:noProof/>
                  <w:webHidden/>
                </w:rPr>
              </w:rPrChange>
            </w:rPr>
            <w:tab/>
          </w:r>
          <w:r w:rsidR="000C055F" w:rsidRPr="00184A3A">
            <w:rPr>
              <w:webHidden/>
              <w:rPrChange w:id="202" w:author="Edward Leung" w:date="2017-01-10T12:35:00Z">
                <w:rPr>
                  <w:noProof/>
                  <w:webHidden/>
                </w:rPr>
              </w:rPrChange>
            </w:rPr>
            <w:fldChar w:fldCharType="begin"/>
          </w:r>
          <w:r w:rsidR="000C055F" w:rsidRPr="00184A3A">
            <w:rPr>
              <w:webHidden/>
              <w:rPrChange w:id="203" w:author="Edward Leung" w:date="2017-01-10T12:35:00Z">
                <w:rPr>
                  <w:noProof/>
                  <w:webHidden/>
                </w:rPr>
              </w:rPrChange>
            </w:rPr>
            <w:instrText xml:space="preserve"> PAGEREF _Toc471750736 \h </w:instrText>
          </w:r>
          <w:r w:rsidR="000C055F" w:rsidRPr="00184A3A">
            <w:rPr>
              <w:webHidden/>
              <w:rPrChange w:id="204" w:author="Edward Leung" w:date="2017-01-10T12:35:00Z">
                <w:rPr>
                  <w:noProof/>
                  <w:webHidden/>
                </w:rPr>
              </w:rPrChange>
            </w:rPr>
          </w:r>
          <w:r w:rsidR="000C055F" w:rsidRPr="00184A3A">
            <w:rPr>
              <w:webHidden/>
              <w:rPrChange w:id="205" w:author="Edward Leung" w:date="2017-01-10T12:35:00Z">
                <w:rPr>
                  <w:noProof/>
                  <w:webHidden/>
                </w:rPr>
              </w:rPrChange>
            </w:rPr>
            <w:fldChar w:fldCharType="separate"/>
          </w:r>
          <w:r w:rsidR="000C055F" w:rsidRPr="00184A3A">
            <w:rPr>
              <w:webHidden/>
              <w:rPrChange w:id="206" w:author="Edward Leung" w:date="2017-01-10T12:35:00Z">
                <w:rPr>
                  <w:noProof/>
                  <w:webHidden/>
                </w:rPr>
              </w:rPrChange>
            </w:rPr>
            <w:t>5</w:t>
          </w:r>
          <w:r w:rsidR="000C055F" w:rsidRPr="00184A3A">
            <w:rPr>
              <w:webHidden/>
              <w:rPrChange w:id="207" w:author="Edward Leung" w:date="2017-01-10T12:35:00Z">
                <w:rPr>
                  <w:noProof/>
                  <w:webHidden/>
                </w:rPr>
              </w:rPrChange>
            </w:rPr>
            <w:fldChar w:fldCharType="end"/>
          </w:r>
          <w:r w:rsidRPr="00184A3A">
            <w:rPr>
              <w:rPrChange w:id="208" w:author="Edward Leung" w:date="2017-01-10T12:35:00Z">
                <w:rPr>
                  <w:noProof/>
                </w:rPr>
              </w:rPrChange>
            </w:rPr>
            <w:fldChar w:fldCharType="end"/>
          </w:r>
        </w:p>
        <w:p w14:paraId="40B33828" w14:textId="77777777" w:rsidR="000C055F" w:rsidRPr="00184A3A" w:rsidRDefault="008C6C61">
          <w:pPr>
            <w:pStyle w:val="TOC2"/>
            <w:tabs>
              <w:tab w:val="left" w:pos="880"/>
              <w:tab w:val="right" w:leader="dot" w:pos="10790"/>
            </w:tabs>
            <w:rPr>
              <w:rFonts w:asciiTheme="minorHAnsi" w:hAnsiTheme="minorHAnsi"/>
              <w:sz w:val="22"/>
              <w:rPrChange w:id="209" w:author="Edward Leung" w:date="2017-01-10T12:35:00Z">
                <w:rPr>
                  <w:rFonts w:asciiTheme="minorHAnsi" w:hAnsiTheme="minorHAnsi"/>
                  <w:noProof/>
                  <w:sz w:val="22"/>
                </w:rPr>
              </w:rPrChange>
            </w:rPr>
          </w:pPr>
          <w:r w:rsidRPr="00184A3A">
            <w:rPr>
              <w:rPrChange w:id="210" w:author="Edward Leung" w:date="2017-01-10T12:35:00Z">
                <w:rPr/>
              </w:rPrChange>
            </w:rPr>
            <w:fldChar w:fldCharType="begin"/>
          </w:r>
          <w:r w:rsidRPr="00184A3A">
            <w:rPr>
              <w:rPrChange w:id="211" w:author="Edward Leung" w:date="2017-01-10T12:35:00Z">
                <w:rPr/>
              </w:rPrChange>
            </w:rPr>
            <w:instrText xml:space="preserve"> HYPERLINK \l "_Toc471750737" </w:instrText>
          </w:r>
          <w:r w:rsidRPr="00184A3A">
            <w:rPr>
              <w:rPrChange w:id="212" w:author="Edward Leung" w:date="2017-01-10T12:35:00Z">
                <w:rPr/>
              </w:rPrChange>
            </w:rPr>
            <w:fldChar w:fldCharType="separate"/>
          </w:r>
          <w:r w:rsidR="000C055F" w:rsidRPr="00184A3A">
            <w:rPr>
              <w:rStyle w:val="Hyperlink"/>
              <w:rPrChange w:id="213" w:author="Edward Leung" w:date="2017-01-10T12:35:00Z">
                <w:rPr>
                  <w:rStyle w:val="Hyperlink"/>
                  <w:noProof/>
                </w:rPr>
              </w:rPrChange>
            </w:rPr>
            <w:t>1.3</w:t>
          </w:r>
          <w:r w:rsidR="000C055F" w:rsidRPr="00184A3A">
            <w:rPr>
              <w:rFonts w:asciiTheme="minorHAnsi" w:hAnsiTheme="minorHAnsi"/>
              <w:sz w:val="22"/>
              <w:rPrChange w:id="214" w:author="Edward Leung" w:date="2017-01-10T12:35:00Z">
                <w:rPr>
                  <w:rFonts w:asciiTheme="minorHAnsi" w:hAnsiTheme="minorHAnsi"/>
                  <w:noProof/>
                  <w:sz w:val="22"/>
                </w:rPr>
              </w:rPrChange>
            </w:rPr>
            <w:tab/>
          </w:r>
          <w:r w:rsidR="000C055F" w:rsidRPr="00184A3A">
            <w:rPr>
              <w:rStyle w:val="Hyperlink"/>
              <w:rPrChange w:id="215" w:author="Edward Leung" w:date="2017-01-10T12:35:00Z">
                <w:rPr>
                  <w:rStyle w:val="Hyperlink"/>
                  <w:noProof/>
                </w:rPr>
              </w:rPrChange>
            </w:rPr>
            <w:t>Document Audience</w:t>
          </w:r>
          <w:r w:rsidR="000C055F" w:rsidRPr="00184A3A">
            <w:rPr>
              <w:webHidden/>
              <w:rPrChange w:id="216" w:author="Edward Leung" w:date="2017-01-10T12:35:00Z">
                <w:rPr>
                  <w:noProof/>
                  <w:webHidden/>
                </w:rPr>
              </w:rPrChange>
            </w:rPr>
            <w:tab/>
          </w:r>
          <w:r w:rsidR="000C055F" w:rsidRPr="00184A3A">
            <w:rPr>
              <w:webHidden/>
              <w:rPrChange w:id="217" w:author="Edward Leung" w:date="2017-01-10T12:35:00Z">
                <w:rPr>
                  <w:noProof/>
                  <w:webHidden/>
                </w:rPr>
              </w:rPrChange>
            </w:rPr>
            <w:fldChar w:fldCharType="begin"/>
          </w:r>
          <w:r w:rsidR="000C055F" w:rsidRPr="00184A3A">
            <w:rPr>
              <w:webHidden/>
              <w:rPrChange w:id="218" w:author="Edward Leung" w:date="2017-01-10T12:35:00Z">
                <w:rPr>
                  <w:noProof/>
                  <w:webHidden/>
                </w:rPr>
              </w:rPrChange>
            </w:rPr>
            <w:instrText xml:space="preserve"> PAGEREF _Toc471750737 \h </w:instrText>
          </w:r>
          <w:r w:rsidR="000C055F" w:rsidRPr="00184A3A">
            <w:rPr>
              <w:webHidden/>
              <w:rPrChange w:id="219" w:author="Edward Leung" w:date="2017-01-10T12:35:00Z">
                <w:rPr>
                  <w:noProof/>
                  <w:webHidden/>
                </w:rPr>
              </w:rPrChange>
            </w:rPr>
          </w:r>
          <w:r w:rsidR="000C055F" w:rsidRPr="00184A3A">
            <w:rPr>
              <w:webHidden/>
              <w:rPrChange w:id="220" w:author="Edward Leung" w:date="2017-01-10T12:35:00Z">
                <w:rPr>
                  <w:noProof/>
                  <w:webHidden/>
                </w:rPr>
              </w:rPrChange>
            </w:rPr>
            <w:fldChar w:fldCharType="separate"/>
          </w:r>
          <w:r w:rsidR="000C055F" w:rsidRPr="00184A3A">
            <w:rPr>
              <w:webHidden/>
              <w:rPrChange w:id="221" w:author="Edward Leung" w:date="2017-01-10T12:35:00Z">
                <w:rPr>
                  <w:noProof/>
                  <w:webHidden/>
                </w:rPr>
              </w:rPrChange>
            </w:rPr>
            <w:t>5</w:t>
          </w:r>
          <w:r w:rsidR="000C055F" w:rsidRPr="00184A3A">
            <w:rPr>
              <w:webHidden/>
              <w:rPrChange w:id="222" w:author="Edward Leung" w:date="2017-01-10T12:35:00Z">
                <w:rPr>
                  <w:noProof/>
                  <w:webHidden/>
                </w:rPr>
              </w:rPrChange>
            </w:rPr>
            <w:fldChar w:fldCharType="end"/>
          </w:r>
          <w:r w:rsidRPr="00184A3A">
            <w:rPr>
              <w:rPrChange w:id="223" w:author="Edward Leung" w:date="2017-01-10T12:35:00Z">
                <w:rPr>
                  <w:noProof/>
                </w:rPr>
              </w:rPrChange>
            </w:rPr>
            <w:fldChar w:fldCharType="end"/>
          </w:r>
        </w:p>
        <w:p w14:paraId="367E33E5" w14:textId="77777777" w:rsidR="000C055F" w:rsidRPr="00184A3A" w:rsidRDefault="008C6C61">
          <w:pPr>
            <w:pStyle w:val="TOC2"/>
            <w:tabs>
              <w:tab w:val="left" w:pos="880"/>
              <w:tab w:val="right" w:leader="dot" w:pos="10790"/>
            </w:tabs>
            <w:rPr>
              <w:rFonts w:asciiTheme="minorHAnsi" w:hAnsiTheme="minorHAnsi"/>
              <w:sz w:val="22"/>
              <w:rPrChange w:id="224" w:author="Edward Leung" w:date="2017-01-10T12:35:00Z">
                <w:rPr>
                  <w:rFonts w:asciiTheme="minorHAnsi" w:hAnsiTheme="minorHAnsi"/>
                  <w:noProof/>
                  <w:sz w:val="22"/>
                </w:rPr>
              </w:rPrChange>
            </w:rPr>
          </w:pPr>
          <w:r w:rsidRPr="00184A3A">
            <w:rPr>
              <w:rPrChange w:id="225" w:author="Edward Leung" w:date="2017-01-10T12:35:00Z">
                <w:rPr/>
              </w:rPrChange>
            </w:rPr>
            <w:fldChar w:fldCharType="begin"/>
          </w:r>
          <w:r w:rsidRPr="00184A3A">
            <w:rPr>
              <w:rPrChange w:id="226" w:author="Edward Leung" w:date="2017-01-10T12:35:00Z">
                <w:rPr/>
              </w:rPrChange>
            </w:rPr>
            <w:instrText xml:space="preserve"> HYPERLINK \l "_Toc471750738" </w:instrText>
          </w:r>
          <w:r w:rsidRPr="00184A3A">
            <w:rPr>
              <w:rPrChange w:id="227" w:author="Edward Leung" w:date="2017-01-10T12:35:00Z">
                <w:rPr/>
              </w:rPrChange>
            </w:rPr>
            <w:fldChar w:fldCharType="separate"/>
          </w:r>
          <w:r w:rsidR="000C055F" w:rsidRPr="00184A3A">
            <w:rPr>
              <w:rStyle w:val="Hyperlink"/>
              <w:rPrChange w:id="228" w:author="Edward Leung" w:date="2017-01-10T12:35:00Z">
                <w:rPr>
                  <w:rStyle w:val="Hyperlink"/>
                  <w:noProof/>
                </w:rPr>
              </w:rPrChange>
            </w:rPr>
            <w:t>1.4</w:t>
          </w:r>
          <w:r w:rsidR="000C055F" w:rsidRPr="00184A3A">
            <w:rPr>
              <w:rFonts w:asciiTheme="minorHAnsi" w:hAnsiTheme="minorHAnsi"/>
              <w:sz w:val="22"/>
              <w:rPrChange w:id="229" w:author="Edward Leung" w:date="2017-01-10T12:35:00Z">
                <w:rPr>
                  <w:rFonts w:asciiTheme="minorHAnsi" w:hAnsiTheme="minorHAnsi"/>
                  <w:noProof/>
                  <w:sz w:val="22"/>
                </w:rPr>
              </w:rPrChange>
            </w:rPr>
            <w:tab/>
          </w:r>
          <w:r w:rsidR="000C055F" w:rsidRPr="00184A3A">
            <w:rPr>
              <w:rStyle w:val="Hyperlink"/>
              <w:rPrChange w:id="230" w:author="Edward Leung" w:date="2017-01-10T12:35:00Z">
                <w:rPr>
                  <w:rStyle w:val="Hyperlink"/>
                  <w:noProof/>
                </w:rPr>
              </w:rPrChange>
            </w:rPr>
            <w:t>Terms &amp; Abbreviations</w:t>
          </w:r>
          <w:r w:rsidR="000C055F" w:rsidRPr="00184A3A">
            <w:rPr>
              <w:webHidden/>
              <w:rPrChange w:id="231" w:author="Edward Leung" w:date="2017-01-10T12:35:00Z">
                <w:rPr>
                  <w:noProof/>
                  <w:webHidden/>
                </w:rPr>
              </w:rPrChange>
            </w:rPr>
            <w:tab/>
          </w:r>
          <w:r w:rsidR="000C055F" w:rsidRPr="00184A3A">
            <w:rPr>
              <w:webHidden/>
              <w:rPrChange w:id="232" w:author="Edward Leung" w:date="2017-01-10T12:35:00Z">
                <w:rPr>
                  <w:noProof/>
                  <w:webHidden/>
                </w:rPr>
              </w:rPrChange>
            </w:rPr>
            <w:fldChar w:fldCharType="begin"/>
          </w:r>
          <w:r w:rsidR="000C055F" w:rsidRPr="00184A3A">
            <w:rPr>
              <w:webHidden/>
              <w:rPrChange w:id="233" w:author="Edward Leung" w:date="2017-01-10T12:35:00Z">
                <w:rPr>
                  <w:noProof/>
                  <w:webHidden/>
                </w:rPr>
              </w:rPrChange>
            </w:rPr>
            <w:instrText xml:space="preserve"> PAGEREF _Toc471750738 \h </w:instrText>
          </w:r>
          <w:r w:rsidR="000C055F" w:rsidRPr="00184A3A">
            <w:rPr>
              <w:webHidden/>
              <w:rPrChange w:id="234" w:author="Edward Leung" w:date="2017-01-10T12:35:00Z">
                <w:rPr>
                  <w:noProof/>
                  <w:webHidden/>
                </w:rPr>
              </w:rPrChange>
            </w:rPr>
          </w:r>
          <w:r w:rsidR="000C055F" w:rsidRPr="00184A3A">
            <w:rPr>
              <w:webHidden/>
              <w:rPrChange w:id="235" w:author="Edward Leung" w:date="2017-01-10T12:35:00Z">
                <w:rPr>
                  <w:noProof/>
                  <w:webHidden/>
                </w:rPr>
              </w:rPrChange>
            </w:rPr>
            <w:fldChar w:fldCharType="separate"/>
          </w:r>
          <w:r w:rsidR="000C055F" w:rsidRPr="00184A3A">
            <w:rPr>
              <w:webHidden/>
              <w:rPrChange w:id="236" w:author="Edward Leung" w:date="2017-01-10T12:35:00Z">
                <w:rPr>
                  <w:noProof/>
                  <w:webHidden/>
                </w:rPr>
              </w:rPrChange>
            </w:rPr>
            <w:t>6</w:t>
          </w:r>
          <w:r w:rsidR="000C055F" w:rsidRPr="00184A3A">
            <w:rPr>
              <w:webHidden/>
              <w:rPrChange w:id="237" w:author="Edward Leung" w:date="2017-01-10T12:35:00Z">
                <w:rPr>
                  <w:noProof/>
                  <w:webHidden/>
                </w:rPr>
              </w:rPrChange>
            </w:rPr>
            <w:fldChar w:fldCharType="end"/>
          </w:r>
          <w:r w:rsidRPr="00184A3A">
            <w:rPr>
              <w:rPrChange w:id="238" w:author="Edward Leung" w:date="2017-01-10T12:35:00Z">
                <w:rPr>
                  <w:noProof/>
                </w:rPr>
              </w:rPrChange>
            </w:rPr>
            <w:fldChar w:fldCharType="end"/>
          </w:r>
        </w:p>
        <w:p w14:paraId="2299981B" w14:textId="77777777" w:rsidR="000C055F" w:rsidRPr="00184A3A" w:rsidRDefault="008C6C61">
          <w:pPr>
            <w:pStyle w:val="TOC2"/>
            <w:tabs>
              <w:tab w:val="left" w:pos="880"/>
              <w:tab w:val="right" w:leader="dot" w:pos="10790"/>
            </w:tabs>
            <w:rPr>
              <w:rFonts w:asciiTheme="minorHAnsi" w:hAnsiTheme="minorHAnsi"/>
              <w:sz w:val="22"/>
              <w:rPrChange w:id="239" w:author="Edward Leung" w:date="2017-01-10T12:35:00Z">
                <w:rPr>
                  <w:rFonts w:asciiTheme="minorHAnsi" w:hAnsiTheme="minorHAnsi"/>
                  <w:noProof/>
                  <w:sz w:val="22"/>
                </w:rPr>
              </w:rPrChange>
            </w:rPr>
          </w:pPr>
          <w:r w:rsidRPr="00184A3A">
            <w:rPr>
              <w:rPrChange w:id="240" w:author="Edward Leung" w:date="2017-01-10T12:35:00Z">
                <w:rPr/>
              </w:rPrChange>
            </w:rPr>
            <w:fldChar w:fldCharType="begin"/>
          </w:r>
          <w:r w:rsidRPr="00184A3A">
            <w:rPr>
              <w:rPrChange w:id="241" w:author="Edward Leung" w:date="2017-01-10T12:35:00Z">
                <w:rPr/>
              </w:rPrChange>
            </w:rPr>
            <w:instrText xml:space="preserve"> HYPERLINK \l "_Toc471750739" </w:instrText>
          </w:r>
          <w:r w:rsidRPr="00184A3A">
            <w:rPr>
              <w:rPrChange w:id="242" w:author="Edward Leung" w:date="2017-01-10T12:35:00Z">
                <w:rPr/>
              </w:rPrChange>
            </w:rPr>
            <w:fldChar w:fldCharType="separate"/>
          </w:r>
          <w:r w:rsidR="000C055F" w:rsidRPr="00184A3A">
            <w:rPr>
              <w:rStyle w:val="Hyperlink"/>
              <w:rPrChange w:id="243" w:author="Edward Leung" w:date="2017-01-10T12:35:00Z">
                <w:rPr>
                  <w:rStyle w:val="Hyperlink"/>
                  <w:noProof/>
                </w:rPr>
              </w:rPrChange>
            </w:rPr>
            <w:t>1.5</w:t>
          </w:r>
          <w:r w:rsidR="000C055F" w:rsidRPr="00184A3A">
            <w:rPr>
              <w:rFonts w:asciiTheme="minorHAnsi" w:hAnsiTheme="minorHAnsi"/>
              <w:sz w:val="22"/>
              <w:rPrChange w:id="244" w:author="Edward Leung" w:date="2017-01-10T12:35:00Z">
                <w:rPr>
                  <w:rFonts w:asciiTheme="minorHAnsi" w:hAnsiTheme="minorHAnsi"/>
                  <w:noProof/>
                  <w:sz w:val="22"/>
                </w:rPr>
              </w:rPrChange>
            </w:rPr>
            <w:tab/>
          </w:r>
          <w:r w:rsidR="000C055F" w:rsidRPr="00184A3A">
            <w:rPr>
              <w:rStyle w:val="Hyperlink"/>
              <w:rPrChange w:id="245" w:author="Edward Leung" w:date="2017-01-10T12:35:00Z">
                <w:rPr>
                  <w:rStyle w:val="Hyperlink"/>
                  <w:noProof/>
                </w:rPr>
              </w:rPrChange>
            </w:rPr>
            <w:t>Reference Materials</w:t>
          </w:r>
          <w:r w:rsidR="000C055F" w:rsidRPr="00184A3A">
            <w:rPr>
              <w:webHidden/>
              <w:rPrChange w:id="246" w:author="Edward Leung" w:date="2017-01-10T12:35:00Z">
                <w:rPr>
                  <w:noProof/>
                  <w:webHidden/>
                </w:rPr>
              </w:rPrChange>
            </w:rPr>
            <w:tab/>
          </w:r>
          <w:r w:rsidR="000C055F" w:rsidRPr="00184A3A">
            <w:rPr>
              <w:webHidden/>
              <w:rPrChange w:id="247" w:author="Edward Leung" w:date="2017-01-10T12:35:00Z">
                <w:rPr>
                  <w:noProof/>
                  <w:webHidden/>
                </w:rPr>
              </w:rPrChange>
            </w:rPr>
            <w:fldChar w:fldCharType="begin"/>
          </w:r>
          <w:r w:rsidR="000C055F" w:rsidRPr="00184A3A">
            <w:rPr>
              <w:webHidden/>
              <w:rPrChange w:id="248" w:author="Edward Leung" w:date="2017-01-10T12:35:00Z">
                <w:rPr>
                  <w:noProof/>
                  <w:webHidden/>
                </w:rPr>
              </w:rPrChange>
            </w:rPr>
            <w:instrText xml:space="preserve"> PAGEREF _Toc471750739 \h </w:instrText>
          </w:r>
          <w:r w:rsidR="000C055F" w:rsidRPr="00184A3A">
            <w:rPr>
              <w:webHidden/>
              <w:rPrChange w:id="249" w:author="Edward Leung" w:date="2017-01-10T12:35:00Z">
                <w:rPr>
                  <w:noProof/>
                  <w:webHidden/>
                </w:rPr>
              </w:rPrChange>
            </w:rPr>
          </w:r>
          <w:r w:rsidR="000C055F" w:rsidRPr="00184A3A">
            <w:rPr>
              <w:webHidden/>
              <w:rPrChange w:id="250" w:author="Edward Leung" w:date="2017-01-10T12:35:00Z">
                <w:rPr>
                  <w:noProof/>
                  <w:webHidden/>
                </w:rPr>
              </w:rPrChange>
            </w:rPr>
            <w:fldChar w:fldCharType="separate"/>
          </w:r>
          <w:r w:rsidR="000C055F" w:rsidRPr="00184A3A">
            <w:rPr>
              <w:webHidden/>
              <w:rPrChange w:id="251" w:author="Edward Leung" w:date="2017-01-10T12:35:00Z">
                <w:rPr>
                  <w:noProof/>
                  <w:webHidden/>
                </w:rPr>
              </w:rPrChange>
            </w:rPr>
            <w:t>6</w:t>
          </w:r>
          <w:r w:rsidR="000C055F" w:rsidRPr="00184A3A">
            <w:rPr>
              <w:webHidden/>
              <w:rPrChange w:id="252" w:author="Edward Leung" w:date="2017-01-10T12:35:00Z">
                <w:rPr>
                  <w:noProof/>
                  <w:webHidden/>
                </w:rPr>
              </w:rPrChange>
            </w:rPr>
            <w:fldChar w:fldCharType="end"/>
          </w:r>
          <w:r w:rsidRPr="00184A3A">
            <w:rPr>
              <w:rPrChange w:id="253" w:author="Edward Leung" w:date="2017-01-10T12:35:00Z">
                <w:rPr>
                  <w:noProof/>
                </w:rPr>
              </w:rPrChange>
            </w:rPr>
            <w:fldChar w:fldCharType="end"/>
          </w:r>
        </w:p>
        <w:p w14:paraId="796D1B52" w14:textId="77777777" w:rsidR="000C055F" w:rsidRPr="00184A3A" w:rsidRDefault="008C6C61">
          <w:pPr>
            <w:pStyle w:val="TOC1"/>
            <w:tabs>
              <w:tab w:val="left" w:pos="660"/>
              <w:tab w:val="right" w:leader="dot" w:pos="10790"/>
            </w:tabs>
            <w:rPr>
              <w:rFonts w:asciiTheme="minorHAnsi" w:hAnsiTheme="minorHAnsi"/>
              <w:sz w:val="22"/>
              <w:rPrChange w:id="254" w:author="Edward Leung" w:date="2017-01-10T12:35:00Z">
                <w:rPr>
                  <w:rFonts w:asciiTheme="minorHAnsi" w:hAnsiTheme="minorHAnsi"/>
                  <w:noProof/>
                  <w:sz w:val="22"/>
                </w:rPr>
              </w:rPrChange>
            </w:rPr>
          </w:pPr>
          <w:r w:rsidRPr="00184A3A">
            <w:rPr>
              <w:rPrChange w:id="255" w:author="Edward Leung" w:date="2017-01-10T12:35:00Z">
                <w:rPr/>
              </w:rPrChange>
            </w:rPr>
            <w:fldChar w:fldCharType="begin"/>
          </w:r>
          <w:r w:rsidRPr="00184A3A">
            <w:rPr>
              <w:rPrChange w:id="256" w:author="Edward Leung" w:date="2017-01-10T12:35:00Z">
                <w:rPr/>
              </w:rPrChange>
            </w:rPr>
            <w:instrText xml:space="preserve"> HYPERLINK \l "_Toc471750740" </w:instrText>
          </w:r>
          <w:r w:rsidRPr="00184A3A">
            <w:rPr>
              <w:rPrChange w:id="257" w:author="Edward Leung" w:date="2017-01-10T12:35:00Z">
                <w:rPr/>
              </w:rPrChange>
            </w:rPr>
            <w:fldChar w:fldCharType="separate"/>
          </w:r>
          <w:r w:rsidR="000C055F" w:rsidRPr="00184A3A">
            <w:rPr>
              <w:rStyle w:val="Hyperlink"/>
              <w:rPrChange w:id="258" w:author="Edward Leung" w:date="2017-01-10T12:35:00Z">
                <w:rPr>
                  <w:rStyle w:val="Hyperlink"/>
                  <w:noProof/>
                </w:rPr>
              </w:rPrChange>
            </w:rPr>
            <w:t>2</w:t>
          </w:r>
          <w:r w:rsidR="000C055F" w:rsidRPr="00184A3A">
            <w:rPr>
              <w:rFonts w:asciiTheme="minorHAnsi" w:hAnsiTheme="minorHAnsi"/>
              <w:sz w:val="22"/>
              <w:rPrChange w:id="259" w:author="Edward Leung" w:date="2017-01-10T12:35:00Z">
                <w:rPr>
                  <w:rFonts w:asciiTheme="minorHAnsi" w:hAnsiTheme="minorHAnsi"/>
                  <w:noProof/>
                  <w:sz w:val="22"/>
                </w:rPr>
              </w:rPrChange>
            </w:rPr>
            <w:tab/>
          </w:r>
          <w:r w:rsidR="000C055F" w:rsidRPr="00184A3A">
            <w:rPr>
              <w:rStyle w:val="Hyperlink"/>
              <w:rPrChange w:id="260" w:author="Edward Leung" w:date="2017-01-10T12:35:00Z">
                <w:rPr>
                  <w:rStyle w:val="Hyperlink"/>
                  <w:noProof/>
                </w:rPr>
              </w:rPrChange>
            </w:rPr>
            <w:t>Executive Summary</w:t>
          </w:r>
          <w:r w:rsidR="000C055F" w:rsidRPr="00184A3A">
            <w:rPr>
              <w:webHidden/>
              <w:rPrChange w:id="261" w:author="Edward Leung" w:date="2017-01-10T12:35:00Z">
                <w:rPr>
                  <w:noProof/>
                  <w:webHidden/>
                </w:rPr>
              </w:rPrChange>
            </w:rPr>
            <w:tab/>
          </w:r>
          <w:r w:rsidR="000C055F" w:rsidRPr="00184A3A">
            <w:rPr>
              <w:webHidden/>
              <w:rPrChange w:id="262" w:author="Edward Leung" w:date="2017-01-10T12:35:00Z">
                <w:rPr>
                  <w:noProof/>
                  <w:webHidden/>
                </w:rPr>
              </w:rPrChange>
            </w:rPr>
            <w:fldChar w:fldCharType="begin"/>
          </w:r>
          <w:r w:rsidR="000C055F" w:rsidRPr="00184A3A">
            <w:rPr>
              <w:webHidden/>
              <w:rPrChange w:id="263" w:author="Edward Leung" w:date="2017-01-10T12:35:00Z">
                <w:rPr>
                  <w:noProof/>
                  <w:webHidden/>
                </w:rPr>
              </w:rPrChange>
            </w:rPr>
            <w:instrText xml:space="preserve"> PAGEREF _Toc471750740 \h </w:instrText>
          </w:r>
          <w:r w:rsidR="000C055F" w:rsidRPr="00184A3A">
            <w:rPr>
              <w:webHidden/>
              <w:rPrChange w:id="264" w:author="Edward Leung" w:date="2017-01-10T12:35:00Z">
                <w:rPr>
                  <w:noProof/>
                  <w:webHidden/>
                </w:rPr>
              </w:rPrChange>
            </w:rPr>
          </w:r>
          <w:r w:rsidR="000C055F" w:rsidRPr="00184A3A">
            <w:rPr>
              <w:webHidden/>
              <w:rPrChange w:id="265" w:author="Edward Leung" w:date="2017-01-10T12:35:00Z">
                <w:rPr>
                  <w:noProof/>
                  <w:webHidden/>
                </w:rPr>
              </w:rPrChange>
            </w:rPr>
            <w:fldChar w:fldCharType="separate"/>
          </w:r>
          <w:r w:rsidR="000C055F" w:rsidRPr="00184A3A">
            <w:rPr>
              <w:webHidden/>
              <w:rPrChange w:id="266" w:author="Edward Leung" w:date="2017-01-10T12:35:00Z">
                <w:rPr>
                  <w:noProof/>
                  <w:webHidden/>
                </w:rPr>
              </w:rPrChange>
            </w:rPr>
            <w:t>7</w:t>
          </w:r>
          <w:r w:rsidR="000C055F" w:rsidRPr="00184A3A">
            <w:rPr>
              <w:webHidden/>
              <w:rPrChange w:id="267" w:author="Edward Leung" w:date="2017-01-10T12:35:00Z">
                <w:rPr>
                  <w:noProof/>
                  <w:webHidden/>
                </w:rPr>
              </w:rPrChange>
            </w:rPr>
            <w:fldChar w:fldCharType="end"/>
          </w:r>
          <w:r w:rsidRPr="00184A3A">
            <w:rPr>
              <w:rPrChange w:id="268" w:author="Edward Leung" w:date="2017-01-10T12:35:00Z">
                <w:rPr>
                  <w:noProof/>
                </w:rPr>
              </w:rPrChange>
            </w:rPr>
            <w:fldChar w:fldCharType="end"/>
          </w:r>
        </w:p>
        <w:p w14:paraId="69BE1EFC" w14:textId="77777777" w:rsidR="000C055F" w:rsidRPr="00184A3A" w:rsidRDefault="008C6C61">
          <w:pPr>
            <w:pStyle w:val="TOC1"/>
            <w:tabs>
              <w:tab w:val="left" w:pos="660"/>
              <w:tab w:val="right" w:leader="dot" w:pos="10790"/>
            </w:tabs>
            <w:rPr>
              <w:rFonts w:asciiTheme="minorHAnsi" w:hAnsiTheme="minorHAnsi"/>
              <w:sz w:val="22"/>
              <w:rPrChange w:id="269" w:author="Edward Leung" w:date="2017-01-10T12:35:00Z">
                <w:rPr>
                  <w:rFonts w:asciiTheme="minorHAnsi" w:hAnsiTheme="minorHAnsi"/>
                  <w:noProof/>
                  <w:sz w:val="22"/>
                </w:rPr>
              </w:rPrChange>
            </w:rPr>
          </w:pPr>
          <w:r w:rsidRPr="00184A3A">
            <w:rPr>
              <w:rPrChange w:id="270" w:author="Edward Leung" w:date="2017-01-10T12:35:00Z">
                <w:rPr/>
              </w:rPrChange>
            </w:rPr>
            <w:fldChar w:fldCharType="begin"/>
          </w:r>
          <w:r w:rsidRPr="00184A3A">
            <w:rPr>
              <w:rPrChange w:id="271" w:author="Edward Leung" w:date="2017-01-10T12:35:00Z">
                <w:rPr/>
              </w:rPrChange>
            </w:rPr>
            <w:instrText xml:space="preserve"> HYPERLINK \l "_Toc471750741" </w:instrText>
          </w:r>
          <w:r w:rsidRPr="00184A3A">
            <w:rPr>
              <w:rPrChange w:id="272" w:author="Edward Leung" w:date="2017-01-10T12:35:00Z">
                <w:rPr/>
              </w:rPrChange>
            </w:rPr>
            <w:fldChar w:fldCharType="separate"/>
          </w:r>
          <w:r w:rsidR="000C055F" w:rsidRPr="00184A3A">
            <w:rPr>
              <w:rStyle w:val="Hyperlink"/>
              <w:rPrChange w:id="273" w:author="Edward Leung" w:date="2017-01-10T12:35:00Z">
                <w:rPr>
                  <w:rStyle w:val="Hyperlink"/>
                  <w:noProof/>
                </w:rPr>
              </w:rPrChange>
            </w:rPr>
            <w:t>3</w:t>
          </w:r>
          <w:r w:rsidR="000C055F" w:rsidRPr="00184A3A">
            <w:rPr>
              <w:rFonts w:asciiTheme="minorHAnsi" w:hAnsiTheme="minorHAnsi"/>
              <w:sz w:val="22"/>
              <w:rPrChange w:id="274" w:author="Edward Leung" w:date="2017-01-10T12:35:00Z">
                <w:rPr>
                  <w:rFonts w:asciiTheme="minorHAnsi" w:hAnsiTheme="minorHAnsi"/>
                  <w:noProof/>
                  <w:sz w:val="22"/>
                </w:rPr>
              </w:rPrChange>
            </w:rPr>
            <w:tab/>
          </w:r>
          <w:r w:rsidR="000C055F" w:rsidRPr="00184A3A">
            <w:rPr>
              <w:rStyle w:val="Hyperlink"/>
              <w:rPrChange w:id="275" w:author="Edward Leung" w:date="2017-01-10T12:35:00Z">
                <w:rPr>
                  <w:rStyle w:val="Hyperlink"/>
                  <w:noProof/>
                </w:rPr>
              </w:rPrChange>
            </w:rPr>
            <w:t>Architecture Design</w:t>
          </w:r>
          <w:r w:rsidR="000C055F" w:rsidRPr="00184A3A">
            <w:rPr>
              <w:webHidden/>
              <w:rPrChange w:id="276" w:author="Edward Leung" w:date="2017-01-10T12:35:00Z">
                <w:rPr>
                  <w:noProof/>
                  <w:webHidden/>
                </w:rPr>
              </w:rPrChange>
            </w:rPr>
            <w:tab/>
          </w:r>
          <w:r w:rsidR="000C055F" w:rsidRPr="00184A3A">
            <w:rPr>
              <w:webHidden/>
              <w:rPrChange w:id="277" w:author="Edward Leung" w:date="2017-01-10T12:35:00Z">
                <w:rPr>
                  <w:noProof/>
                  <w:webHidden/>
                </w:rPr>
              </w:rPrChange>
            </w:rPr>
            <w:fldChar w:fldCharType="begin"/>
          </w:r>
          <w:r w:rsidR="000C055F" w:rsidRPr="00184A3A">
            <w:rPr>
              <w:webHidden/>
              <w:rPrChange w:id="278" w:author="Edward Leung" w:date="2017-01-10T12:35:00Z">
                <w:rPr>
                  <w:noProof/>
                  <w:webHidden/>
                </w:rPr>
              </w:rPrChange>
            </w:rPr>
            <w:instrText xml:space="preserve"> PAGEREF _Toc471750741 \h </w:instrText>
          </w:r>
          <w:r w:rsidR="000C055F" w:rsidRPr="00184A3A">
            <w:rPr>
              <w:webHidden/>
              <w:rPrChange w:id="279" w:author="Edward Leung" w:date="2017-01-10T12:35:00Z">
                <w:rPr>
                  <w:noProof/>
                  <w:webHidden/>
                </w:rPr>
              </w:rPrChange>
            </w:rPr>
          </w:r>
          <w:r w:rsidR="000C055F" w:rsidRPr="00184A3A">
            <w:rPr>
              <w:webHidden/>
              <w:rPrChange w:id="280" w:author="Edward Leung" w:date="2017-01-10T12:35:00Z">
                <w:rPr>
                  <w:noProof/>
                  <w:webHidden/>
                </w:rPr>
              </w:rPrChange>
            </w:rPr>
            <w:fldChar w:fldCharType="separate"/>
          </w:r>
          <w:r w:rsidR="000C055F" w:rsidRPr="00184A3A">
            <w:rPr>
              <w:webHidden/>
              <w:rPrChange w:id="281" w:author="Edward Leung" w:date="2017-01-10T12:35:00Z">
                <w:rPr>
                  <w:noProof/>
                  <w:webHidden/>
                </w:rPr>
              </w:rPrChange>
            </w:rPr>
            <w:t>8</w:t>
          </w:r>
          <w:r w:rsidR="000C055F" w:rsidRPr="00184A3A">
            <w:rPr>
              <w:webHidden/>
              <w:rPrChange w:id="282" w:author="Edward Leung" w:date="2017-01-10T12:35:00Z">
                <w:rPr>
                  <w:noProof/>
                  <w:webHidden/>
                </w:rPr>
              </w:rPrChange>
            </w:rPr>
            <w:fldChar w:fldCharType="end"/>
          </w:r>
          <w:r w:rsidRPr="00184A3A">
            <w:rPr>
              <w:rPrChange w:id="283" w:author="Edward Leung" w:date="2017-01-10T12:35:00Z">
                <w:rPr>
                  <w:noProof/>
                </w:rPr>
              </w:rPrChange>
            </w:rPr>
            <w:fldChar w:fldCharType="end"/>
          </w:r>
        </w:p>
        <w:p w14:paraId="3DB78FAD" w14:textId="77777777" w:rsidR="000C055F" w:rsidRPr="00184A3A" w:rsidRDefault="008C6C61">
          <w:pPr>
            <w:pStyle w:val="TOC2"/>
            <w:tabs>
              <w:tab w:val="left" w:pos="880"/>
              <w:tab w:val="right" w:leader="dot" w:pos="10790"/>
            </w:tabs>
            <w:rPr>
              <w:rFonts w:asciiTheme="minorHAnsi" w:hAnsiTheme="minorHAnsi"/>
              <w:sz w:val="22"/>
              <w:rPrChange w:id="284" w:author="Edward Leung" w:date="2017-01-10T12:35:00Z">
                <w:rPr>
                  <w:rFonts w:asciiTheme="minorHAnsi" w:hAnsiTheme="minorHAnsi"/>
                  <w:noProof/>
                  <w:sz w:val="22"/>
                </w:rPr>
              </w:rPrChange>
            </w:rPr>
          </w:pPr>
          <w:r w:rsidRPr="00184A3A">
            <w:rPr>
              <w:rPrChange w:id="285" w:author="Edward Leung" w:date="2017-01-10T12:35:00Z">
                <w:rPr/>
              </w:rPrChange>
            </w:rPr>
            <w:fldChar w:fldCharType="begin"/>
          </w:r>
          <w:r w:rsidRPr="00184A3A">
            <w:rPr>
              <w:rPrChange w:id="286" w:author="Edward Leung" w:date="2017-01-10T12:35:00Z">
                <w:rPr/>
              </w:rPrChange>
            </w:rPr>
            <w:instrText xml:space="preserve"> HYPERLINK \l "_Toc471750742" </w:instrText>
          </w:r>
          <w:r w:rsidRPr="00184A3A">
            <w:rPr>
              <w:rPrChange w:id="287" w:author="Edward Leung" w:date="2017-01-10T12:35:00Z">
                <w:rPr/>
              </w:rPrChange>
            </w:rPr>
            <w:fldChar w:fldCharType="separate"/>
          </w:r>
          <w:r w:rsidR="000C055F" w:rsidRPr="00184A3A">
            <w:rPr>
              <w:rStyle w:val="Hyperlink"/>
              <w:rPrChange w:id="288" w:author="Edward Leung" w:date="2017-01-10T12:35:00Z">
                <w:rPr>
                  <w:rStyle w:val="Hyperlink"/>
                  <w:noProof/>
                </w:rPr>
              </w:rPrChange>
            </w:rPr>
            <w:t>3.1</w:t>
          </w:r>
          <w:r w:rsidR="000C055F" w:rsidRPr="00184A3A">
            <w:rPr>
              <w:rFonts w:asciiTheme="minorHAnsi" w:hAnsiTheme="minorHAnsi"/>
              <w:sz w:val="22"/>
              <w:rPrChange w:id="289" w:author="Edward Leung" w:date="2017-01-10T12:35:00Z">
                <w:rPr>
                  <w:rFonts w:asciiTheme="minorHAnsi" w:hAnsiTheme="minorHAnsi"/>
                  <w:noProof/>
                  <w:sz w:val="22"/>
                </w:rPr>
              </w:rPrChange>
            </w:rPr>
            <w:tab/>
          </w:r>
          <w:r w:rsidR="000C055F" w:rsidRPr="00184A3A">
            <w:rPr>
              <w:rStyle w:val="Hyperlink"/>
              <w:rPrChange w:id="290" w:author="Edward Leung" w:date="2017-01-10T12:35:00Z">
                <w:rPr>
                  <w:rStyle w:val="Hyperlink"/>
                  <w:noProof/>
                </w:rPr>
              </w:rPrChange>
            </w:rPr>
            <w:t>Overall Architecture</w:t>
          </w:r>
          <w:r w:rsidR="000C055F" w:rsidRPr="00184A3A">
            <w:rPr>
              <w:webHidden/>
              <w:rPrChange w:id="291" w:author="Edward Leung" w:date="2017-01-10T12:35:00Z">
                <w:rPr>
                  <w:noProof/>
                  <w:webHidden/>
                </w:rPr>
              </w:rPrChange>
            </w:rPr>
            <w:tab/>
          </w:r>
          <w:r w:rsidR="000C055F" w:rsidRPr="00184A3A">
            <w:rPr>
              <w:webHidden/>
              <w:rPrChange w:id="292" w:author="Edward Leung" w:date="2017-01-10T12:35:00Z">
                <w:rPr>
                  <w:noProof/>
                  <w:webHidden/>
                </w:rPr>
              </w:rPrChange>
            </w:rPr>
            <w:fldChar w:fldCharType="begin"/>
          </w:r>
          <w:r w:rsidR="000C055F" w:rsidRPr="00184A3A">
            <w:rPr>
              <w:webHidden/>
              <w:rPrChange w:id="293" w:author="Edward Leung" w:date="2017-01-10T12:35:00Z">
                <w:rPr>
                  <w:noProof/>
                  <w:webHidden/>
                </w:rPr>
              </w:rPrChange>
            </w:rPr>
            <w:instrText xml:space="preserve"> PAGEREF _Toc471750742 \h </w:instrText>
          </w:r>
          <w:r w:rsidR="000C055F" w:rsidRPr="00184A3A">
            <w:rPr>
              <w:webHidden/>
              <w:rPrChange w:id="294" w:author="Edward Leung" w:date="2017-01-10T12:35:00Z">
                <w:rPr>
                  <w:noProof/>
                  <w:webHidden/>
                </w:rPr>
              </w:rPrChange>
            </w:rPr>
          </w:r>
          <w:r w:rsidR="000C055F" w:rsidRPr="00184A3A">
            <w:rPr>
              <w:webHidden/>
              <w:rPrChange w:id="295" w:author="Edward Leung" w:date="2017-01-10T12:35:00Z">
                <w:rPr>
                  <w:noProof/>
                  <w:webHidden/>
                </w:rPr>
              </w:rPrChange>
            </w:rPr>
            <w:fldChar w:fldCharType="separate"/>
          </w:r>
          <w:r w:rsidR="000C055F" w:rsidRPr="00184A3A">
            <w:rPr>
              <w:webHidden/>
              <w:rPrChange w:id="296" w:author="Edward Leung" w:date="2017-01-10T12:35:00Z">
                <w:rPr>
                  <w:noProof/>
                  <w:webHidden/>
                </w:rPr>
              </w:rPrChange>
            </w:rPr>
            <w:t>8</w:t>
          </w:r>
          <w:r w:rsidR="000C055F" w:rsidRPr="00184A3A">
            <w:rPr>
              <w:webHidden/>
              <w:rPrChange w:id="297" w:author="Edward Leung" w:date="2017-01-10T12:35:00Z">
                <w:rPr>
                  <w:noProof/>
                  <w:webHidden/>
                </w:rPr>
              </w:rPrChange>
            </w:rPr>
            <w:fldChar w:fldCharType="end"/>
          </w:r>
          <w:r w:rsidRPr="00184A3A">
            <w:rPr>
              <w:rPrChange w:id="298" w:author="Edward Leung" w:date="2017-01-10T12:35:00Z">
                <w:rPr>
                  <w:noProof/>
                </w:rPr>
              </w:rPrChange>
            </w:rPr>
            <w:fldChar w:fldCharType="end"/>
          </w:r>
        </w:p>
        <w:p w14:paraId="460FA96D" w14:textId="77777777" w:rsidR="000C055F" w:rsidRPr="00184A3A" w:rsidRDefault="008C6C61">
          <w:pPr>
            <w:pStyle w:val="TOC1"/>
            <w:tabs>
              <w:tab w:val="left" w:pos="660"/>
              <w:tab w:val="right" w:leader="dot" w:pos="10790"/>
            </w:tabs>
            <w:rPr>
              <w:rFonts w:asciiTheme="minorHAnsi" w:hAnsiTheme="minorHAnsi"/>
              <w:sz w:val="22"/>
              <w:rPrChange w:id="299" w:author="Edward Leung" w:date="2017-01-10T12:35:00Z">
                <w:rPr>
                  <w:rFonts w:asciiTheme="minorHAnsi" w:hAnsiTheme="minorHAnsi"/>
                  <w:noProof/>
                  <w:sz w:val="22"/>
                </w:rPr>
              </w:rPrChange>
            </w:rPr>
          </w:pPr>
          <w:r w:rsidRPr="00184A3A">
            <w:rPr>
              <w:rPrChange w:id="300" w:author="Edward Leung" w:date="2017-01-10T12:35:00Z">
                <w:rPr/>
              </w:rPrChange>
            </w:rPr>
            <w:fldChar w:fldCharType="begin"/>
          </w:r>
          <w:r w:rsidRPr="00184A3A">
            <w:rPr>
              <w:rPrChange w:id="301" w:author="Edward Leung" w:date="2017-01-10T12:35:00Z">
                <w:rPr/>
              </w:rPrChange>
            </w:rPr>
            <w:instrText xml:space="preserve"> HYPERLINK \l "_Toc471750743" </w:instrText>
          </w:r>
          <w:r w:rsidRPr="00184A3A">
            <w:rPr>
              <w:rPrChange w:id="302" w:author="Edward Leung" w:date="2017-01-10T12:35:00Z">
                <w:rPr/>
              </w:rPrChange>
            </w:rPr>
            <w:fldChar w:fldCharType="separate"/>
          </w:r>
          <w:r w:rsidR="000C055F" w:rsidRPr="00184A3A">
            <w:rPr>
              <w:rStyle w:val="Hyperlink"/>
              <w:rPrChange w:id="303" w:author="Edward Leung" w:date="2017-01-10T12:35:00Z">
                <w:rPr>
                  <w:rStyle w:val="Hyperlink"/>
                  <w:noProof/>
                </w:rPr>
              </w:rPrChange>
            </w:rPr>
            <w:t>4</w:t>
          </w:r>
          <w:r w:rsidR="000C055F" w:rsidRPr="00184A3A">
            <w:rPr>
              <w:rFonts w:asciiTheme="minorHAnsi" w:hAnsiTheme="minorHAnsi"/>
              <w:sz w:val="22"/>
              <w:rPrChange w:id="304" w:author="Edward Leung" w:date="2017-01-10T12:35:00Z">
                <w:rPr>
                  <w:rFonts w:asciiTheme="minorHAnsi" w:hAnsiTheme="minorHAnsi"/>
                  <w:noProof/>
                  <w:sz w:val="22"/>
                </w:rPr>
              </w:rPrChange>
            </w:rPr>
            <w:tab/>
          </w:r>
          <w:r w:rsidR="000C055F" w:rsidRPr="00184A3A">
            <w:rPr>
              <w:rStyle w:val="Hyperlink"/>
              <w:rPrChange w:id="305" w:author="Edward Leung" w:date="2017-01-10T12:35:00Z">
                <w:rPr>
                  <w:rStyle w:val="Hyperlink"/>
                  <w:noProof/>
                </w:rPr>
              </w:rPrChange>
            </w:rPr>
            <w:t>Data Model Design</w:t>
          </w:r>
          <w:r w:rsidR="000C055F" w:rsidRPr="00184A3A">
            <w:rPr>
              <w:webHidden/>
              <w:rPrChange w:id="306" w:author="Edward Leung" w:date="2017-01-10T12:35:00Z">
                <w:rPr>
                  <w:noProof/>
                  <w:webHidden/>
                </w:rPr>
              </w:rPrChange>
            </w:rPr>
            <w:tab/>
          </w:r>
          <w:r w:rsidR="000C055F" w:rsidRPr="00184A3A">
            <w:rPr>
              <w:webHidden/>
              <w:rPrChange w:id="307" w:author="Edward Leung" w:date="2017-01-10T12:35:00Z">
                <w:rPr>
                  <w:noProof/>
                  <w:webHidden/>
                </w:rPr>
              </w:rPrChange>
            </w:rPr>
            <w:fldChar w:fldCharType="begin"/>
          </w:r>
          <w:r w:rsidR="000C055F" w:rsidRPr="00184A3A">
            <w:rPr>
              <w:webHidden/>
              <w:rPrChange w:id="308" w:author="Edward Leung" w:date="2017-01-10T12:35:00Z">
                <w:rPr>
                  <w:noProof/>
                  <w:webHidden/>
                </w:rPr>
              </w:rPrChange>
            </w:rPr>
            <w:instrText xml:space="preserve"> PAGEREF _Toc471750743 \h </w:instrText>
          </w:r>
          <w:r w:rsidR="000C055F" w:rsidRPr="00184A3A">
            <w:rPr>
              <w:webHidden/>
              <w:rPrChange w:id="309" w:author="Edward Leung" w:date="2017-01-10T12:35:00Z">
                <w:rPr>
                  <w:noProof/>
                  <w:webHidden/>
                </w:rPr>
              </w:rPrChange>
            </w:rPr>
          </w:r>
          <w:r w:rsidR="000C055F" w:rsidRPr="00184A3A">
            <w:rPr>
              <w:webHidden/>
              <w:rPrChange w:id="310" w:author="Edward Leung" w:date="2017-01-10T12:35:00Z">
                <w:rPr>
                  <w:noProof/>
                  <w:webHidden/>
                </w:rPr>
              </w:rPrChange>
            </w:rPr>
            <w:fldChar w:fldCharType="separate"/>
          </w:r>
          <w:r w:rsidR="000C055F" w:rsidRPr="00184A3A">
            <w:rPr>
              <w:webHidden/>
              <w:rPrChange w:id="311" w:author="Edward Leung" w:date="2017-01-10T12:35:00Z">
                <w:rPr>
                  <w:noProof/>
                  <w:webHidden/>
                </w:rPr>
              </w:rPrChange>
            </w:rPr>
            <w:t>9</w:t>
          </w:r>
          <w:r w:rsidR="000C055F" w:rsidRPr="00184A3A">
            <w:rPr>
              <w:webHidden/>
              <w:rPrChange w:id="312" w:author="Edward Leung" w:date="2017-01-10T12:35:00Z">
                <w:rPr>
                  <w:noProof/>
                  <w:webHidden/>
                </w:rPr>
              </w:rPrChange>
            </w:rPr>
            <w:fldChar w:fldCharType="end"/>
          </w:r>
          <w:r w:rsidRPr="00184A3A">
            <w:rPr>
              <w:rPrChange w:id="313" w:author="Edward Leung" w:date="2017-01-10T12:35:00Z">
                <w:rPr>
                  <w:noProof/>
                </w:rPr>
              </w:rPrChange>
            </w:rPr>
            <w:fldChar w:fldCharType="end"/>
          </w:r>
        </w:p>
        <w:p w14:paraId="61E3A2AC" w14:textId="77777777" w:rsidR="000C055F" w:rsidRPr="00184A3A" w:rsidRDefault="008C6C61">
          <w:pPr>
            <w:pStyle w:val="TOC2"/>
            <w:tabs>
              <w:tab w:val="left" w:pos="880"/>
              <w:tab w:val="right" w:leader="dot" w:pos="10790"/>
            </w:tabs>
            <w:rPr>
              <w:rFonts w:asciiTheme="minorHAnsi" w:hAnsiTheme="minorHAnsi"/>
              <w:sz w:val="22"/>
              <w:rPrChange w:id="314" w:author="Edward Leung" w:date="2017-01-10T12:35:00Z">
                <w:rPr>
                  <w:rFonts w:asciiTheme="minorHAnsi" w:hAnsiTheme="minorHAnsi"/>
                  <w:noProof/>
                  <w:sz w:val="22"/>
                </w:rPr>
              </w:rPrChange>
            </w:rPr>
          </w:pPr>
          <w:r w:rsidRPr="00184A3A">
            <w:rPr>
              <w:rPrChange w:id="315" w:author="Edward Leung" w:date="2017-01-10T12:35:00Z">
                <w:rPr/>
              </w:rPrChange>
            </w:rPr>
            <w:fldChar w:fldCharType="begin"/>
          </w:r>
          <w:r w:rsidRPr="00184A3A">
            <w:rPr>
              <w:rPrChange w:id="316" w:author="Edward Leung" w:date="2017-01-10T12:35:00Z">
                <w:rPr/>
              </w:rPrChange>
            </w:rPr>
            <w:instrText xml:space="preserve"> HYPERLINK \l "_Toc471750744" </w:instrText>
          </w:r>
          <w:r w:rsidRPr="00184A3A">
            <w:rPr>
              <w:rPrChange w:id="317" w:author="Edward Leung" w:date="2017-01-10T12:35:00Z">
                <w:rPr/>
              </w:rPrChange>
            </w:rPr>
            <w:fldChar w:fldCharType="separate"/>
          </w:r>
          <w:r w:rsidR="000C055F" w:rsidRPr="00184A3A">
            <w:rPr>
              <w:rStyle w:val="Hyperlink"/>
              <w:rPrChange w:id="318" w:author="Edward Leung" w:date="2017-01-10T12:35:00Z">
                <w:rPr>
                  <w:rStyle w:val="Hyperlink"/>
                  <w:noProof/>
                </w:rPr>
              </w:rPrChange>
            </w:rPr>
            <w:t>4.1</w:t>
          </w:r>
          <w:r w:rsidR="000C055F" w:rsidRPr="00184A3A">
            <w:rPr>
              <w:rFonts w:asciiTheme="minorHAnsi" w:hAnsiTheme="minorHAnsi"/>
              <w:sz w:val="22"/>
              <w:rPrChange w:id="319" w:author="Edward Leung" w:date="2017-01-10T12:35:00Z">
                <w:rPr>
                  <w:rFonts w:asciiTheme="minorHAnsi" w:hAnsiTheme="minorHAnsi"/>
                  <w:noProof/>
                  <w:sz w:val="22"/>
                </w:rPr>
              </w:rPrChange>
            </w:rPr>
            <w:tab/>
          </w:r>
          <w:r w:rsidR="000C055F" w:rsidRPr="00184A3A">
            <w:rPr>
              <w:rStyle w:val="Hyperlink"/>
              <w:rPrChange w:id="320" w:author="Edward Leung" w:date="2017-01-10T12:35:00Z">
                <w:rPr>
                  <w:rStyle w:val="Hyperlink"/>
                  <w:noProof/>
                </w:rPr>
              </w:rPrChange>
            </w:rPr>
            <w:t>POS Client Data Source Data Model</w:t>
          </w:r>
          <w:r w:rsidR="000C055F" w:rsidRPr="00184A3A">
            <w:rPr>
              <w:webHidden/>
              <w:rPrChange w:id="321" w:author="Edward Leung" w:date="2017-01-10T12:35:00Z">
                <w:rPr>
                  <w:noProof/>
                  <w:webHidden/>
                </w:rPr>
              </w:rPrChange>
            </w:rPr>
            <w:tab/>
          </w:r>
          <w:r w:rsidR="000C055F" w:rsidRPr="00184A3A">
            <w:rPr>
              <w:webHidden/>
              <w:rPrChange w:id="322" w:author="Edward Leung" w:date="2017-01-10T12:35:00Z">
                <w:rPr>
                  <w:noProof/>
                  <w:webHidden/>
                </w:rPr>
              </w:rPrChange>
            </w:rPr>
            <w:fldChar w:fldCharType="begin"/>
          </w:r>
          <w:r w:rsidR="000C055F" w:rsidRPr="00184A3A">
            <w:rPr>
              <w:webHidden/>
              <w:rPrChange w:id="323" w:author="Edward Leung" w:date="2017-01-10T12:35:00Z">
                <w:rPr>
                  <w:noProof/>
                  <w:webHidden/>
                </w:rPr>
              </w:rPrChange>
            </w:rPr>
            <w:instrText xml:space="preserve"> PAGEREF _Toc471750744 \h </w:instrText>
          </w:r>
          <w:r w:rsidR="000C055F" w:rsidRPr="00184A3A">
            <w:rPr>
              <w:webHidden/>
              <w:rPrChange w:id="324" w:author="Edward Leung" w:date="2017-01-10T12:35:00Z">
                <w:rPr>
                  <w:noProof/>
                  <w:webHidden/>
                </w:rPr>
              </w:rPrChange>
            </w:rPr>
          </w:r>
          <w:r w:rsidR="000C055F" w:rsidRPr="00184A3A">
            <w:rPr>
              <w:webHidden/>
              <w:rPrChange w:id="325" w:author="Edward Leung" w:date="2017-01-10T12:35:00Z">
                <w:rPr>
                  <w:noProof/>
                  <w:webHidden/>
                </w:rPr>
              </w:rPrChange>
            </w:rPr>
            <w:fldChar w:fldCharType="separate"/>
          </w:r>
          <w:r w:rsidR="000C055F" w:rsidRPr="00184A3A">
            <w:rPr>
              <w:webHidden/>
              <w:rPrChange w:id="326" w:author="Edward Leung" w:date="2017-01-10T12:35:00Z">
                <w:rPr>
                  <w:noProof/>
                  <w:webHidden/>
                </w:rPr>
              </w:rPrChange>
            </w:rPr>
            <w:t>9</w:t>
          </w:r>
          <w:r w:rsidR="000C055F" w:rsidRPr="00184A3A">
            <w:rPr>
              <w:webHidden/>
              <w:rPrChange w:id="327" w:author="Edward Leung" w:date="2017-01-10T12:35:00Z">
                <w:rPr>
                  <w:noProof/>
                  <w:webHidden/>
                </w:rPr>
              </w:rPrChange>
            </w:rPr>
            <w:fldChar w:fldCharType="end"/>
          </w:r>
          <w:r w:rsidRPr="00184A3A">
            <w:rPr>
              <w:rPrChange w:id="328" w:author="Edward Leung" w:date="2017-01-10T12:35:00Z">
                <w:rPr>
                  <w:noProof/>
                </w:rPr>
              </w:rPrChange>
            </w:rPr>
            <w:fldChar w:fldCharType="end"/>
          </w:r>
        </w:p>
        <w:p w14:paraId="74E485C9" w14:textId="77777777" w:rsidR="000C055F" w:rsidRPr="00184A3A" w:rsidRDefault="008C6C61">
          <w:pPr>
            <w:pStyle w:val="TOC2"/>
            <w:tabs>
              <w:tab w:val="left" w:pos="880"/>
              <w:tab w:val="right" w:leader="dot" w:pos="10790"/>
            </w:tabs>
            <w:rPr>
              <w:rFonts w:asciiTheme="minorHAnsi" w:hAnsiTheme="minorHAnsi"/>
              <w:sz w:val="22"/>
              <w:rPrChange w:id="329" w:author="Edward Leung" w:date="2017-01-10T12:35:00Z">
                <w:rPr>
                  <w:rFonts w:asciiTheme="minorHAnsi" w:hAnsiTheme="minorHAnsi"/>
                  <w:noProof/>
                  <w:sz w:val="22"/>
                </w:rPr>
              </w:rPrChange>
            </w:rPr>
          </w:pPr>
          <w:r w:rsidRPr="00184A3A">
            <w:rPr>
              <w:rPrChange w:id="330" w:author="Edward Leung" w:date="2017-01-10T12:35:00Z">
                <w:rPr/>
              </w:rPrChange>
            </w:rPr>
            <w:fldChar w:fldCharType="begin"/>
          </w:r>
          <w:r w:rsidRPr="00184A3A">
            <w:rPr>
              <w:rPrChange w:id="331" w:author="Edward Leung" w:date="2017-01-10T12:35:00Z">
                <w:rPr/>
              </w:rPrChange>
            </w:rPr>
            <w:instrText xml:space="preserve"> HYPERLINK \l "_Toc471750745" </w:instrText>
          </w:r>
          <w:r w:rsidRPr="00184A3A">
            <w:rPr>
              <w:rPrChange w:id="332" w:author="Edward Leung" w:date="2017-01-10T12:35:00Z">
                <w:rPr/>
              </w:rPrChange>
            </w:rPr>
            <w:fldChar w:fldCharType="separate"/>
          </w:r>
          <w:r w:rsidR="000C055F" w:rsidRPr="00184A3A">
            <w:rPr>
              <w:rStyle w:val="Hyperlink"/>
              <w:rPrChange w:id="333" w:author="Edward Leung" w:date="2017-01-10T12:35:00Z">
                <w:rPr>
                  <w:rStyle w:val="Hyperlink"/>
                  <w:noProof/>
                </w:rPr>
              </w:rPrChange>
            </w:rPr>
            <w:t>4.2</w:t>
          </w:r>
          <w:r w:rsidR="000C055F" w:rsidRPr="00184A3A">
            <w:rPr>
              <w:rFonts w:asciiTheme="minorHAnsi" w:hAnsiTheme="minorHAnsi"/>
              <w:sz w:val="22"/>
              <w:rPrChange w:id="334" w:author="Edward Leung" w:date="2017-01-10T12:35:00Z">
                <w:rPr>
                  <w:rFonts w:asciiTheme="minorHAnsi" w:hAnsiTheme="minorHAnsi"/>
                  <w:noProof/>
                  <w:sz w:val="22"/>
                </w:rPr>
              </w:rPrChange>
            </w:rPr>
            <w:tab/>
          </w:r>
          <w:r w:rsidR="000C055F" w:rsidRPr="00184A3A">
            <w:rPr>
              <w:rStyle w:val="Hyperlink"/>
              <w:rPrChange w:id="335" w:author="Edward Leung" w:date="2017-01-10T12:35:00Z">
                <w:rPr>
                  <w:rStyle w:val="Hyperlink"/>
                  <w:noProof/>
                </w:rPr>
              </w:rPrChange>
            </w:rPr>
            <w:t>EDW Data Model</w:t>
          </w:r>
          <w:r w:rsidR="000C055F" w:rsidRPr="00184A3A">
            <w:rPr>
              <w:webHidden/>
              <w:rPrChange w:id="336" w:author="Edward Leung" w:date="2017-01-10T12:35:00Z">
                <w:rPr>
                  <w:noProof/>
                  <w:webHidden/>
                </w:rPr>
              </w:rPrChange>
            </w:rPr>
            <w:tab/>
          </w:r>
          <w:r w:rsidR="000C055F" w:rsidRPr="00184A3A">
            <w:rPr>
              <w:webHidden/>
              <w:rPrChange w:id="337" w:author="Edward Leung" w:date="2017-01-10T12:35:00Z">
                <w:rPr>
                  <w:noProof/>
                  <w:webHidden/>
                </w:rPr>
              </w:rPrChange>
            </w:rPr>
            <w:fldChar w:fldCharType="begin"/>
          </w:r>
          <w:r w:rsidR="000C055F" w:rsidRPr="00184A3A">
            <w:rPr>
              <w:webHidden/>
              <w:rPrChange w:id="338" w:author="Edward Leung" w:date="2017-01-10T12:35:00Z">
                <w:rPr>
                  <w:noProof/>
                  <w:webHidden/>
                </w:rPr>
              </w:rPrChange>
            </w:rPr>
            <w:instrText xml:space="preserve"> PAGEREF _Toc471750745 \h </w:instrText>
          </w:r>
          <w:r w:rsidR="000C055F" w:rsidRPr="00184A3A">
            <w:rPr>
              <w:webHidden/>
              <w:rPrChange w:id="339" w:author="Edward Leung" w:date="2017-01-10T12:35:00Z">
                <w:rPr>
                  <w:noProof/>
                  <w:webHidden/>
                </w:rPr>
              </w:rPrChange>
            </w:rPr>
          </w:r>
          <w:r w:rsidR="000C055F" w:rsidRPr="00184A3A">
            <w:rPr>
              <w:webHidden/>
              <w:rPrChange w:id="340" w:author="Edward Leung" w:date="2017-01-10T12:35:00Z">
                <w:rPr>
                  <w:noProof/>
                  <w:webHidden/>
                </w:rPr>
              </w:rPrChange>
            </w:rPr>
            <w:fldChar w:fldCharType="separate"/>
          </w:r>
          <w:r w:rsidR="000C055F" w:rsidRPr="00184A3A">
            <w:rPr>
              <w:webHidden/>
              <w:rPrChange w:id="341" w:author="Edward Leung" w:date="2017-01-10T12:35:00Z">
                <w:rPr>
                  <w:noProof/>
                  <w:webHidden/>
                </w:rPr>
              </w:rPrChange>
            </w:rPr>
            <w:t>11</w:t>
          </w:r>
          <w:r w:rsidR="000C055F" w:rsidRPr="00184A3A">
            <w:rPr>
              <w:webHidden/>
              <w:rPrChange w:id="342" w:author="Edward Leung" w:date="2017-01-10T12:35:00Z">
                <w:rPr>
                  <w:noProof/>
                  <w:webHidden/>
                </w:rPr>
              </w:rPrChange>
            </w:rPr>
            <w:fldChar w:fldCharType="end"/>
          </w:r>
          <w:r w:rsidRPr="00184A3A">
            <w:rPr>
              <w:rPrChange w:id="343" w:author="Edward Leung" w:date="2017-01-10T12:35:00Z">
                <w:rPr>
                  <w:noProof/>
                </w:rPr>
              </w:rPrChange>
            </w:rPr>
            <w:fldChar w:fldCharType="end"/>
          </w:r>
        </w:p>
        <w:p w14:paraId="7DED6009" w14:textId="77777777" w:rsidR="000C055F" w:rsidRPr="00184A3A" w:rsidRDefault="008C6C61">
          <w:pPr>
            <w:pStyle w:val="TOC2"/>
            <w:tabs>
              <w:tab w:val="left" w:pos="880"/>
              <w:tab w:val="right" w:leader="dot" w:pos="10790"/>
            </w:tabs>
            <w:rPr>
              <w:rFonts w:asciiTheme="minorHAnsi" w:hAnsiTheme="minorHAnsi"/>
              <w:sz w:val="22"/>
              <w:rPrChange w:id="344" w:author="Edward Leung" w:date="2017-01-10T12:35:00Z">
                <w:rPr>
                  <w:rFonts w:asciiTheme="minorHAnsi" w:hAnsiTheme="minorHAnsi"/>
                  <w:noProof/>
                  <w:sz w:val="22"/>
                </w:rPr>
              </w:rPrChange>
            </w:rPr>
          </w:pPr>
          <w:r w:rsidRPr="00184A3A">
            <w:rPr>
              <w:rPrChange w:id="345" w:author="Edward Leung" w:date="2017-01-10T12:35:00Z">
                <w:rPr/>
              </w:rPrChange>
            </w:rPr>
            <w:fldChar w:fldCharType="begin"/>
          </w:r>
          <w:r w:rsidRPr="00184A3A">
            <w:rPr>
              <w:rPrChange w:id="346" w:author="Edward Leung" w:date="2017-01-10T12:35:00Z">
                <w:rPr/>
              </w:rPrChange>
            </w:rPr>
            <w:instrText xml:space="preserve"> HYPERLINK \l "_Toc471750746" </w:instrText>
          </w:r>
          <w:r w:rsidRPr="00184A3A">
            <w:rPr>
              <w:rPrChange w:id="347" w:author="Edward Leung" w:date="2017-01-10T12:35:00Z">
                <w:rPr/>
              </w:rPrChange>
            </w:rPr>
            <w:fldChar w:fldCharType="separate"/>
          </w:r>
          <w:r w:rsidR="000C055F" w:rsidRPr="00184A3A">
            <w:rPr>
              <w:rStyle w:val="Hyperlink"/>
              <w:rPrChange w:id="348" w:author="Edward Leung" w:date="2017-01-10T12:35:00Z">
                <w:rPr>
                  <w:rStyle w:val="Hyperlink"/>
                  <w:noProof/>
                </w:rPr>
              </w:rPrChange>
            </w:rPr>
            <w:t>4.3</w:t>
          </w:r>
          <w:r w:rsidR="000C055F" w:rsidRPr="00184A3A">
            <w:rPr>
              <w:rFonts w:asciiTheme="minorHAnsi" w:hAnsiTheme="minorHAnsi"/>
              <w:sz w:val="22"/>
              <w:rPrChange w:id="349" w:author="Edward Leung" w:date="2017-01-10T12:35:00Z">
                <w:rPr>
                  <w:rFonts w:asciiTheme="minorHAnsi" w:hAnsiTheme="minorHAnsi"/>
                  <w:noProof/>
                  <w:sz w:val="22"/>
                </w:rPr>
              </w:rPrChange>
            </w:rPr>
            <w:tab/>
          </w:r>
          <w:r w:rsidR="000C055F" w:rsidRPr="00184A3A">
            <w:rPr>
              <w:rStyle w:val="Hyperlink"/>
              <w:rPrChange w:id="350" w:author="Edward Leung" w:date="2017-01-10T12:35:00Z">
                <w:rPr>
                  <w:rStyle w:val="Hyperlink"/>
                  <w:noProof/>
                </w:rPr>
              </w:rPrChange>
            </w:rPr>
            <w:t>Pricing/Master Data Model</w:t>
          </w:r>
          <w:r w:rsidR="000C055F" w:rsidRPr="00184A3A">
            <w:rPr>
              <w:webHidden/>
              <w:rPrChange w:id="351" w:author="Edward Leung" w:date="2017-01-10T12:35:00Z">
                <w:rPr>
                  <w:noProof/>
                  <w:webHidden/>
                </w:rPr>
              </w:rPrChange>
            </w:rPr>
            <w:tab/>
          </w:r>
          <w:r w:rsidR="000C055F" w:rsidRPr="00184A3A">
            <w:rPr>
              <w:webHidden/>
              <w:rPrChange w:id="352" w:author="Edward Leung" w:date="2017-01-10T12:35:00Z">
                <w:rPr>
                  <w:noProof/>
                  <w:webHidden/>
                </w:rPr>
              </w:rPrChange>
            </w:rPr>
            <w:fldChar w:fldCharType="begin"/>
          </w:r>
          <w:r w:rsidR="000C055F" w:rsidRPr="00184A3A">
            <w:rPr>
              <w:webHidden/>
              <w:rPrChange w:id="353" w:author="Edward Leung" w:date="2017-01-10T12:35:00Z">
                <w:rPr>
                  <w:noProof/>
                  <w:webHidden/>
                </w:rPr>
              </w:rPrChange>
            </w:rPr>
            <w:instrText xml:space="preserve"> PAGEREF _Toc471750746 \h </w:instrText>
          </w:r>
          <w:r w:rsidR="000C055F" w:rsidRPr="00184A3A">
            <w:rPr>
              <w:webHidden/>
              <w:rPrChange w:id="354" w:author="Edward Leung" w:date="2017-01-10T12:35:00Z">
                <w:rPr>
                  <w:noProof/>
                  <w:webHidden/>
                </w:rPr>
              </w:rPrChange>
            </w:rPr>
          </w:r>
          <w:r w:rsidR="000C055F" w:rsidRPr="00184A3A">
            <w:rPr>
              <w:webHidden/>
              <w:rPrChange w:id="355" w:author="Edward Leung" w:date="2017-01-10T12:35:00Z">
                <w:rPr>
                  <w:noProof/>
                  <w:webHidden/>
                </w:rPr>
              </w:rPrChange>
            </w:rPr>
            <w:fldChar w:fldCharType="separate"/>
          </w:r>
          <w:r w:rsidR="000C055F" w:rsidRPr="00184A3A">
            <w:rPr>
              <w:webHidden/>
              <w:rPrChange w:id="356" w:author="Edward Leung" w:date="2017-01-10T12:35:00Z">
                <w:rPr>
                  <w:noProof/>
                  <w:webHidden/>
                </w:rPr>
              </w:rPrChange>
            </w:rPr>
            <w:t>12</w:t>
          </w:r>
          <w:r w:rsidR="000C055F" w:rsidRPr="00184A3A">
            <w:rPr>
              <w:webHidden/>
              <w:rPrChange w:id="357" w:author="Edward Leung" w:date="2017-01-10T12:35:00Z">
                <w:rPr>
                  <w:noProof/>
                  <w:webHidden/>
                </w:rPr>
              </w:rPrChange>
            </w:rPr>
            <w:fldChar w:fldCharType="end"/>
          </w:r>
          <w:r w:rsidRPr="00184A3A">
            <w:rPr>
              <w:rPrChange w:id="358" w:author="Edward Leung" w:date="2017-01-10T12:35:00Z">
                <w:rPr>
                  <w:noProof/>
                </w:rPr>
              </w:rPrChange>
            </w:rPr>
            <w:fldChar w:fldCharType="end"/>
          </w:r>
        </w:p>
        <w:p w14:paraId="168A2864" w14:textId="77777777" w:rsidR="000C055F" w:rsidRPr="00184A3A" w:rsidRDefault="008C6C61">
          <w:pPr>
            <w:pStyle w:val="TOC2"/>
            <w:tabs>
              <w:tab w:val="left" w:pos="880"/>
              <w:tab w:val="right" w:leader="dot" w:pos="10790"/>
            </w:tabs>
            <w:rPr>
              <w:rFonts w:asciiTheme="minorHAnsi" w:hAnsiTheme="minorHAnsi"/>
              <w:sz w:val="22"/>
              <w:rPrChange w:id="359" w:author="Edward Leung" w:date="2017-01-10T12:35:00Z">
                <w:rPr>
                  <w:rFonts w:asciiTheme="minorHAnsi" w:hAnsiTheme="minorHAnsi"/>
                  <w:noProof/>
                  <w:sz w:val="22"/>
                </w:rPr>
              </w:rPrChange>
            </w:rPr>
          </w:pPr>
          <w:r w:rsidRPr="00184A3A">
            <w:rPr>
              <w:rPrChange w:id="360" w:author="Edward Leung" w:date="2017-01-10T12:35:00Z">
                <w:rPr/>
              </w:rPrChange>
            </w:rPr>
            <w:fldChar w:fldCharType="begin"/>
          </w:r>
          <w:r w:rsidRPr="00184A3A">
            <w:rPr>
              <w:rPrChange w:id="361" w:author="Edward Leung" w:date="2017-01-10T12:35:00Z">
                <w:rPr/>
              </w:rPrChange>
            </w:rPr>
            <w:instrText xml:space="preserve"> HYPERLINK \l "_Toc471750747" </w:instrText>
          </w:r>
          <w:r w:rsidRPr="00184A3A">
            <w:rPr>
              <w:rPrChange w:id="362" w:author="Edward Leung" w:date="2017-01-10T12:35:00Z">
                <w:rPr/>
              </w:rPrChange>
            </w:rPr>
            <w:fldChar w:fldCharType="separate"/>
          </w:r>
          <w:r w:rsidR="000C055F" w:rsidRPr="00184A3A">
            <w:rPr>
              <w:rStyle w:val="Hyperlink"/>
              <w:rPrChange w:id="363" w:author="Edward Leung" w:date="2017-01-10T12:35:00Z">
                <w:rPr>
                  <w:rStyle w:val="Hyperlink"/>
                  <w:noProof/>
                </w:rPr>
              </w:rPrChange>
            </w:rPr>
            <w:t>4.4</w:t>
          </w:r>
          <w:r w:rsidR="000C055F" w:rsidRPr="00184A3A">
            <w:rPr>
              <w:rFonts w:asciiTheme="minorHAnsi" w:hAnsiTheme="minorHAnsi"/>
              <w:sz w:val="22"/>
              <w:rPrChange w:id="364" w:author="Edward Leung" w:date="2017-01-10T12:35:00Z">
                <w:rPr>
                  <w:rFonts w:asciiTheme="minorHAnsi" w:hAnsiTheme="minorHAnsi"/>
                  <w:noProof/>
                  <w:sz w:val="22"/>
                </w:rPr>
              </w:rPrChange>
            </w:rPr>
            <w:tab/>
          </w:r>
          <w:r w:rsidR="000C055F" w:rsidRPr="00184A3A">
            <w:rPr>
              <w:rStyle w:val="Hyperlink"/>
              <w:rPrChange w:id="365" w:author="Edward Leung" w:date="2017-01-10T12:35:00Z">
                <w:rPr>
                  <w:rStyle w:val="Hyperlink"/>
                  <w:noProof/>
                </w:rPr>
              </w:rPrChange>
            </w:rPr>
            <w:t>Staging Table Data Model</w:t>
          </w:r>
          <w:r w:rsidR="000C055F" w:rsidRPr="00184A3A">
            <w:rPr>
              <w:webHidden/>
              <w:rPrChange w:id="366" w:author="Edward Leung" w:date="2017-01-10T12:35:00Z">
                <w:rPr>
                  <w:noProof/>
                  <w:webHidden/>
                </w:rPr>
              </w:rPrChange>
            </w:rPr>
            <w:tab/>
          </w:r>
          <w:r w:rsidR="000C055F" w:rsidRPr="00184A3A">
            <w:rPr>
              <w:webHidden/>
              <w:rPrChange w:id="367" w:author="Edward Leung" w:date="2017-01-10T12:35:00Z">
                <w:rPr>
                  <w:noProof/>
                  <w:webHidden/>
                </w:rPr>
              </w:rPrChange>
            </w:rPr>
            <w:fldChar w:fldCharType="begin"/>
          </w:r>
          <w:r w:rsidR="000C055F" w:rsidRPr="00184A3A">
            <w:rPr>
              <w:webHidden/>
              <w:rPrChange w:id="368" w:author="Edward Leung" w:date="2017-01-10T12:35:00Z">
                <w:rPr>
                  <w:noProof/>
                  <w:webHidden/>
                </w:rPr>
              </w:rPrChange>
            </w:rPr>
            <w:instrText xml:space="preserve"> PAGEREF _Toc471750747 \h </w:instrText>
          </w:r>
          <w:r w:rsidR="000C055F" w:rsidRPr="00184A3A">
            <w:rPr>
              <w:webHidden/>
              <w:rPrChange w:id="369" w:author="Edward Leung" w:date="2017-01-10T12:35:00Z">
                <w:rPr>
                  <w:noProof/>
                  <w:webHidden/>
                </w:rPr>
              </w:rPrChange>
            </w:rPr>
          </w:r>
          <w:r w:rsidR="000C055F" w:rsidRPr="00184A3A">
            <w:rPr>
              <w:webHidden/>
              <w:rPrChange w:id="370" w:author="Edward Leung" w:date="2017-01-10T12:35:00Z">
                <w:rPr>
                  <w:noProof/>
                  <w:webHidden/>
                </w:rPr>
              </w:rPrChange>
            </w:rPr>
            <w:fldChar w:fldCharType="separate"/>
          </w:r>
          <w:r w:rsidR="000C055F" w:rsidRPr="00184A3A">
            <w:rPr>
              <w:webHidden/>
              <w:rPrChange w:id="371" w:author="Edward Leung" w:date="2017-01-10T12:35:00Z">
                <w:rPr>
                  <w:noProof/>
                  <w:webHidden/>
                </w:rPr>
              </w:rPrChange>
            </w:rPr>
            <w:t>13</w:t>
          </w:r>
          <w:r w:rsidR="000C055F" w:rsidRPr="00184A3A">
            <w:rPr>
              <w:webHidden/>
              <w:rPrChange w:id="372" w:author="Edward Leung" w:date="2017-01-10T12:35:00Z">
                <w:rPr>
                  <w:noProof/>
                  <w:webHidden/>
                </w:rPr>
              </w:rPrChange>
            </w:rPr>
            <w:fldChar w:fldCharType="end"/>
          </w:r>
          <w:r w:rsidRPr="00184A3A">
            <w:rPr>
              <w:rPrChange w:id="373" w:author="Edward Leung" w:date="2017-01-10T12:35:00Z">
                <w:rPr>
                  <w:noProof/>
                </w:rPr>
              </w:rPrChange>
            </w:rPr>
            <w:fldChar w:fldCharType="end"/>
          </w:r>
        </w:p>
        <w:p w14:paraId="4D3C4631" w14:textId="77777777" w:rsidR="000C055F" w:rsidRPr="00184A3A" w:rsidRDefault="008C6C61">
          <w:pPr>
            <w:pStyle w:val="TOC2"/>
            <w:tabs>
              <w:tab w:val="left" w:pos="880"/>
              <w:tab w:val="right" w:leader="dot" w:pos="10790"/>
            </w:tabs>
            <w:rPr>
              <w:rFonts w:asciiTheme="minorHAnsi" w:hAnsiTheme="minorHAnsi"/>
              <w:sz w:val="22"/>
              <w:rPrChange w:id="374" w:author="Edward Leung" w:date="2017-01-10T12:35:00Z">
                <w:rPr>
                  <w:rFonts w:asciiTheme="minorHAnsi" w:hAnsiTheme="minorHAnsi"/>
                  <w:noProof/>
                  <w:sz w:val="22"/>
                </w:rPr>
              </w:rPrChange>
            </w:rPr>
          </w:pPr>
          <w:r w:rsidRPr="00184A3A">
            <w:rPr>
              <w:rPrChange w:id="375" w:author="Edward Leung" w:date="2017-01-10T12:35:00Z">
                <w:rPr/>
              </w:rPrChange>
            </w:rPr>
            <w:fldChar w:fldCharType="begin"/>
          </w:r>
          <w:r w:rsidRPr="00184A3A">
            <w:rPr>
              <w:rPrChange w:id="376" w:author="Edward Leung" w:date="2017-01-10T12:35:00Z">
                <w:rPr/>
              </w:rPrChange>
            </w:rPr>
            <w:instrText xml:space="preserve"> HYPERLINK \l "_Toc471750748" </w:instrText>
          </w:r>
          <w:r w:rsidRPr="00184A3A">
            <w:rPr>
              <w:rPrChange w:id="377" w:author="Edward Leung" w:date="2017-01-10T12:35:00Z">
                <w:rPr/>
              </w:rPrChange>
            </w:rPr>
            <w:fldChar w:fldCharType="separate"/>
          </w:r>
          <w:r w:rsidR="000C055F" w:rsidRPr="00184A3A">
            <w:rPr>
              <w:rStyle w:val="Hyperlink"/>
              <w:rPrChange w:id="378" w:author="Edward Leung" w:date="2017-01-10T12:35:00Z">
                <w:rPr>
                  <w:rStyle w:val="Hyperlink"/>
                  <w:noProof/>
                </w:rPr>
              </w:rPrChange>
            </w:rPr>
            <w:t>4.5</w:t>
          </w:r>
          <w:r w:rsidR="000C055F" w:rsidRPr="00184A3A">
            <w:rPr>
              <w:rFonts w:asciiTheme="minorHAnsi" w:hAnsiTheme="minorHAnsi"/>
              <w:sz w:val="22"/>
              <w:rPrChange w:id="379" w:author="Edward Leung" w:date="2017-01-10T12:35:00Z">
                <w:rPr>
                  <w:rFonts w:asciiTheme="minorHAnsi" w:hAnsiTheme="minorHAnsi"/>
                  <w:noProof/>
                  <w:sz w:val="22"/>
                </w:rPr>
              </w:rPrChange>
            </w:rPr>
            <w:tab/>
          </w:r>
          <w:r w:rsidR="000C055F" w:rsidRPr="00184A3A">
            <w:rPr>
              <w:rStyle w:val="Hyperlink"/>
              <w:rPrChange w:id="380" w:author="Edward Leung" w:date="2017-01-10T12:35:00Z">
                <w:rPr>
                  <w:rStyle w:val="Hyperlink"/>
                  <w:noProof/>
                </w:rPr>
              </w:rPrChange>
            </w:rPr>
            <w:t>Polling Application Work Tables</w:t>
          </w:r>
          <w:r w:rsidR="000C055F" w:rsidRPr="00184A3A">
            <w:rPr>
              <w:webHidden/>
              <w:rPrChange w:id="381" w:author="Edward Leung" w:date="2017-01-10T12:35:00Z">
                <w:rPr>
                  <w:noProof/>
                  <w:webHidden/>
                </w:rPr>
              </w:rPrChange>
            </w:rPr>
            <w:tab/>
          </w:r>
          <w:r w:rsidR="000C055F" w:rsidRPr="00184A3A">
            <w:rPr>
              <w:webHidden/>
              <w:rPrChange w:id="382" w:author="Edward Leung" w:date="2017-01-10T12:35:00Z">
                <w:rPr>
                  <w:noProof/>
                  <w:webHidden/>
                </w:rPr>
              </w:rPrChange>
            </w:rPr>
            <w:fldChar w:fldCharType="begin"/>
          </w:r>
          <w:r w:rsidR="000C055F" w:rsidRPr="00184A3A">
            <w:rPr>
              <w:webHidden/>
              <w:rPrChange w:id="383" w:author="Edward Leung" w:date="2017-01-10T12:35:00Z">
                <w:rPr>
                  <w:noProof/>
                  <w:webHidden/>
                </w:rPr>
              </w:rPrChange>
            </w:rPr>
            <w:instrText xml:space="preserve"> PAGEREF _Toc471750748 \h </w:instrText>
          </w:r>
          <w:r w:rsidR="000C055F" w:rsidRPr="00184A3A">
            <w:rPr>
              <w:webHidden/>
              <w:rPrChange w:id="384" w:author="Edward Leung" w:date="2017-01-10T12:35:00Z">
                <w:rPr>
                  <w:noProof/>
                  <w:webHidden/>
                </w:rPr>
              </w:rPrChange>
            </w:rPr>
          </w:r>
          <w:r w:rsidR="000C055F" w:rsidRPr="00184A3A">
            <w:rPr>
              <w:webHidden/>
              <w:rPrChange w:id="385" w:author="Edward Leung" w:date="2017-01-10T12:35:00Z">
                <w:rPr>
                  <w:noProof/>
                  <w:webHidden/>
                </w:rPr>
              </w:rPrChange>
            </w:rPr>
            <w:fldChar w:fldCharType="separate"/>
          </w:r>
          <w:r w:rsidR="000C055F" w:rsidRPr="00184A3A">
            <w:rPr>
              <w:webHidden/>
              <w:rPrChange w:id="386" w:author="Edward Leung" w:date="2017-01-10T12:35:00Z">
                <w:rPr>
                  <w:noProof/>
                  <w:webHidden/>
                </w:rPr>
              </w:rPrChange>
            </w:rPr>
            <w:t>15</w:t>
          </w:r>
          <w:r w:rsidR="000C055F" w:rsidRPr="00184A3A">
            <w:rPr>
              <w:webHidden/>
              <w:rPrChange w:id="387" w:author="Edward Leung" w:date="2017-01-10T12:35:00Z">
                <w:rPr>
                  <w:noProof/>
                  <w:webHidden/>
                </w:rPr>
              </w:rPrChange>
            </w:rPr>
            <w:fldChar w:fldCharType="end"/>
          </w:r>
          <w:r w:rsidRPr="00184A3A">
            <w:rPr>
              <w:rPrChange w:id="388" w:author="Edward Leung" w:date="2017-01-10T12:35:00Z">
                <w:rPr>
                  <w:noProof/>
                </w:rPr>
              </w:rPrChange>
            </w:rPr>
            <w:fldChar w:fldCharType="end"/>
          </w:r>
        </w:p>
        <w:p w14:paraId="1C5D92AE" w14:textId="77777777" w:rsidR="000C055F" w:rsidRPr="00184A3A" w:rsidRDefault="008C6C61">
          <w:pPr>
            <w:pStyle w:val="TOC1"/>
            <w:tabs>
              <w:tab w:val="left" w:pos="660"/>
              <w:tab w:val="right" w:leader="dot" w:pos="10790"/>
            </w:tabs>
            <w:rPr>
              <w:rFonts w:asciiTheme="minorHAnsi" w:hAnsiTheme="minorHAnsi"/>
              <w:sz w:val="22"/>
              <w:rPrChange w:id="389" w:author="Edward Leung" w:date="2017-01-10T12:35:00Z">
                <w:rPr>
                  <w:rFonts w:asciiTheme="minorHAnsi" w:hAnsiTheme="minorHAnsi"/>
                  <w:noProof/>
                  <w:sz w:val="22"/>
                </w:rPr>
              </w:rPrChange>
            </w:rPr>
          </w:pPr>
          <w:r w:rsidRPr="00184A3A">
            <w:rPr>
              <w:rPrChange w:id="390" w:author="Edward Leung" w:date="2017-01-10T12:35:00Z">
                <w:rPr/>
              </w:rPrChange>
            </w:rPr>
            <w:fldChar w:fldCharType="begin"/>
          </w:r>
          <w:r w:rsidRPr="00184A3A">
            <w:rPr>
              <w:rPrChange w:id="391" w:author="Edward Leung" w:date="2017-01-10T12:35:00Z">
                <w:rPr/>
              </w:rPrChange>
            </w:rPr>
            <w:instrText xml:space="preserve"> HYPERLINK \l "_Toc471750749" </w:instrText>
          </w:r>
          <w:r w:rsidRPr="00184A3A">
            <w:rPr>
              <w:rPrChange w:id="392" w:author="Edward Leung" w:date="2017-01-10T12:35:00Z">
                <w:rPr/>
              </w:rPrChange>
            </w:rPr>
            <w:fldChar w:fldCharType="separate"/>
          </w:r>
          <w:r w:rsidR="000C055F" w:rsidRPr="00184A3A">
            <w:rPr>
              <w:rStyle w:val="Hyperlink"/>
              <w:rPrChange w:id="393" w:author="Edward Leung" w:date="2017-01-10T12:35:00Z">
                <w:rPr>
                  <w:rStyle w:val="Hyperlink"/>
                  <w:noProof/>
                </w:rPr>
              </w:rPrChange>
            </w:rPr>
            <w:t>5</w:t>
          </w:r>
          <w:r w:rsidR="000C055F" w:rsidRPr="00184A3A">
            <w:rPr>
              <w:rFonts w:asciiTheme="minorHAnsi" w:hAnsiTheme="minorHAnsi"/>
              <w:sz w:val="22"/>
              <w:rPrChange w:id="394" w:author="Edward Leung" w:date="2017-01-10T12:35:00Z">
                <w:rPr>
                  <w:rFonts w:asciiTheme="minorHAnsi" w:hAnsiTheme="minorHAnsi"/>
                  <w:noProof/>
                  <w:sz w:val="22"/>
                </w:rPr>
              </w:rPrChange>
            </w:rPr>
            <w:tab/>
          </w:r>
          <w:r w:rsidR="000C055F" w:rsidRPr="00184A3A">
            <w:rPr>
              <w:rStyle w:val="Hyperlink"/>
              <w:rPrChange w:id="395" w:author="Edward Leung" w:date="2017-01-10T12:35:00Z">
                <w:rPr>
                  <w:rStyle w:val="Hyperlink"/>
                  <w:noProof/>
                </w:rPr>
              </w:rPrChange>
            </w:rPr>
            <w:t>High Level Interface Design</w:t>
          </w:r>
          <w:r w:rsidR="000C055F" w:rsidRPr="00184A3A">
            <w:rPr>
              <w:webHidden/>
              <w:rPrChange w:id="396" w:author="Edward Leung" w:date="2017-01-10T12:35:00Z">
                <w:rPr>
                  <w:noProof/>
                  <w:webHidden/>
                </w:rPr>
              </w:rPrChange>
            </w:rPr>
            <w:tab/>
          </w:r>
          <w:r w:rsidR="000C055F" w:rsidRPr="00184A3A">
            <w:rPr>
              <w:webHidden/>
              <w:rPrChange w:id="397" w:author="Edward Leung" w:date="2017-01-10T12:35:00Z">
                <w:rPr>
                  <w:noProof/>
                  <w:webHidden/>
                </w:rPr>
              </w:rPrChange>
            </w:rPr>
            <w:fldChar w:fldCharType="begin"/>
          </w:r>
          <w:r w:rsidR="000C055F" w:rsidRPr="00184A3A">
            <w:rPr>
              <w:webHidden/>
              <w:rPrChange w:id="398" w:author="Edward Leung" w:date="2017-01-10T12:35:00Z">
                <w:rPr>
                  <w:noProof/>
                  <w:webHidden/>
                </w:rPr>
              </w:rPrChange>
            </w:rPr>
            <w:instrText xml:space="preserve"> PAGEREF _Toc471750749 \h </w:instrText>
          </w:r>
          <w:r w:rsidR="000C055F" w:rsidRPr="00184A3A">
            <w:rPr>
              <w:webHidden/>
              <w:rPrChange w:id="399" w:author="Edward Leung" w:date="2017-01-10T12:35:00Z">
                <w:rPr>
                  <w:noProof/>
                  <w:webHidden/>
                </w:rPr>
              </w:rPrChange>
            </w:rPr>
          </w:r>
          <w:r w:rsidR="000C055F" w:rsidRPr="00184A3A">
            <w:rPr>
              <w:webHidden/>
              <w:rPrChange w:id="400" w:author="Edward Leung" w:date="2017-01-10T12:35:00Z">
                <w:rPr>
                  <w:noProof/>
                  <w:webHidden/>
                </w:rPr>
              </w:rPrChange>
            </w:rPr>
            <w:fldChar w:fldCharType="separate"/>
          </w:r>
          <w:r w:rsidR="000C055F" w:rsidRPr="00184A3A">
            <w:rPr>
              <w:webHidden/>
              <w:rPrChange w:id="401" w:author="Edward Leung" w:date="2017-01-10T12:35:00Z">
                <w:rPr>
                  <w:noProof/>
                  <w:webHidden/>
                </w:rPr>
              </w:rPrChange>
            </w:rPr>
            <w:t>17</w:t>
          </w:r>
          <w:r w:rsidR="000C055F" w:rsidRPr="00184A3A">
            <w:rPr>
              <w:webHidden/>
              <w:rPrChange w:id="402" w:author="Edward Leung" w:date="2017-01-10T12:35:00Z">
                <w:rPr>
                  <w:noProof/>
                  <w:webHidden/>
                </w:rPr>
              </w:rPrChange>
            </w:rPr>
            <w:fldChar w:fldCharType="end"/>
          </w:r>
          <w:r w:rsidRPr="00184A3A">
            <w:rPr>
              <w:rPrChange w:id="403" w:author="Edward Leung" w:date="2017-01-10T12:35:00Z">
                <w:rPr>
                  <w:noProof/>
                </w:rPr>
              </w:rPrChange>
            </w:rPr>
            <w:fldChar w:fldCharType="end"/>
          </w:r>
        </w:p>
        <w:p w14:paraId="4CD0DE9F" w14:textId="77777777" w:rsidR="000C055F" w:rsidRPr="00184A3A" w:rsidRDefault="008C6C61">
          <w:pPr>
            <w:pStyle w:val="TOC1"/>
            <w:tabs>
              <w:tab w:val="left" w:pos="660"/>
              <w:tab w:val="right" w:leader="dot" w:pos="10790"/>
            </w:tabs>
            <w:rPr>
              <w:rFonts w:asciiTheme="minorHAnsi" w:hAnsiTheme="minorHAnsi"/>
              <w:sz w:val="22"/>
              <w:rPrChange w:id="404" w:author="Edward Leung" w:date="2017-01-10T12:35:00Z">
                <w:rPr>
                  <w:rFonts w:asciiTheme="minorHAnsi" w:hAnsiTheme="minorHAnsi"/>
                  <w:noProof/>
                  <w:sz w:val="22"/>
                </w:rPr>
              </w:rPrChange>
            </w:rPr>
          </w:pPr>
          <w:r w:rsidRPr="00184A3A">
            <w:rPr>
              <w:rPrChange w:id="405" w:author="Edward Leung" w:date="2017-01-10T12:35:00Z">
                <w:rPr/>
              </w:rPrChange>
            </w:rPr>
            <w:fldChar w:fldCharType="begin"/>
          </w:r>
          <w:r w:rsidRPr="00184A3A">
            <w:rPr>
              <w:rPrChange w:id="406" w:author="Edward Leung" w:date="2017-01-10T12:35:00Z">
                <w:rPr/>
              </w:rPrChange>
            </w:rPr>
            <w:instrText xml:space="preserve"> HYPERLINK \l "_Toc471750750" </w:instrText>
          </w:r>
          <w:r w:rsidRPr="00184A3A">
            <w:rPr>
              <w:rPrChange w:id="407" w:author="Edward Leung" w:date="2017-01-10T12:35:00Z">
                <w:rPr/>
              </w:rPrChange>
            </w:rPr>
            <w:fldChar w:fldCharType="separate"/>
          </w:r>
          <w:r w:rsidR="000C055F" w:rsidRPr="00184A3A">
            <w:rPr>
              <w:rStyle w:val="Hyperlink"/>
              <w:rPrChange w:id="408" w:author="Edward Leung" w:date="2017-01-10T12:35:00Z">
                <w:rPr>
                  <w:rStyle w:val="Hyperlink"/>
                  <w:noProof/>
                </w:rPr>
              </w:rPrChange>
            </w:rPr>
            <w:t>6</w:t>
          </w:r>
          <w:r w:rsidR="000C055F" w:rsidRPr="00184A3A">
            <w:rPr>
              <w:rFonts w:asciiTheme="minorHAnsi" w:hAnsiTheme="minorHAnsi"/>
              <w:sz w:val="22"/>
              <w:rPrChange w:id="409" w:author="Edward Leung" w:date="2017-01-10T12:35:00Z">
                <w:rPr>
                  <w:rFonts w:asciiTheme="minorHAnsi" w:hAnsiTheme="minorHAnsi"/>
                  <w:noProof/>
                  <w:sz w:val="22"/>
                </w:rPr>
              </w:rPrChange>
            </w:rPr>
            <w:tab/>
          </w:r>
          <w:r w:rsidR="000C055F" w:rsidRPr="00184A3A">
            <w:rPr>
              <w:rStyle w:val="Hyperlink"/>
              <w:rPrChange w:id="410" w:author="Edward Leung" w:date="2017-01-10T12:35:00Z">
                <w:rPr>
                  <w:rStyle w:val="Hyperlink"/>
                  <w:noProof/>
                </w:rPr>
              </w:rPrChange>
            </w:rPr>
            <w:t>Functional Design</w:t>
          </w:r>
          <w:r w:rsidR="000C055F" w:rsidRPr="00184A3A">
            <w:rPr>
              <w:webHidden/>
              <w:rPrChange w:id="411" w:author="Edward Leung" w:date="2017-01-10T12:35:00Z">
                <w:rPr>
                  <w:noProof/>
                  <w:webHidden/>
                </w:rPr>
              </w:rPrChange>
            </w:rPr>
            <w:tab/>
          </w:r>
          <w:r w:rsidR="000C055F" w:rsidRPr="00184A3A">
            <w:rPr>
              <w:webHidden/>
              <w:rPrChange w:id="412" w:author="Edward Leung" w:date="2017-01-10T12:35:00Z">
                <w:rPr>
                  <w:noProof/>
                  <w:webHidden/>
                </w:rPr>
              </w:rPrChange>
            </w:rPr>
            <w:fldChar w:fldCharType="begin"/>
          </w:r>
          <w:r w:rsidR="000C055F" w:rsidRPr="00184A3A">
            <w:rPr>
              <w:webHidden/>
              <w:rPrChange w:id="413" w:author="Edward Leung" w:date="2017-01-10T12:35:00Z">
                <w:rPr>
                  <w:noProof/>
                  <w:webHidden/>
                </w:rPr>
              </w:rPrChange>
            </w:rPr>
            <w:instrText xml:space="preserve"> PAGEREF _Toc471750750 \h </w:instrText>
          </w:r>
          <w:r w:rsidR="000C055F" w:rsidRPr="00184A3A">
            <w:rPr>
              <w:webHidden/>
              <w:rPrChange w:id="414" w:author="Edward Leung" w:date="2017-01-10T12:35:00Z">
                <w:rPr>
                  <w:noProof/>
                  <w:webHidden/>
                </w:rPr>
              </w:rPrChange>
            </w:rPr>
          </w:r>
          <w:r w:rsidR="000C055F" w:rsidRPr="00184A3A">
            <w:rPr>
              <w:webHidden/>
              <w:rPrChange w:id="415" w:author="Edward Leung" w:date="2017-01-10T12:35:00Z">
                <w:rPr>
                  <w:noProof/>
                  <w:webHidden/>
                </w:rPr>
              </w:rPrChange>
            </w:rPr>
            <w:fldChar w:fldCharType="separate"/>
          </w:r>
          <w:r w:rsidR="000C055F" w:rsidRPr="00184A3A">
            <w:rPr>
              <w:webHidden/>
              <w:rPrChange w:id="416" w:author="Edward Leung" w:date="2017-01-10T12:35:00Z">
                <w:rPr>
                  <w:noProof/>
                  <w:webHidden/>
                </w:rPr>
              </w:rPrChange>
            </w:rPr>
            <w:t>18</w:t>
          </w:r>
          <w:r w:rsidR="000C055F" w:rsidRPr="00184A3A">
            <w:rPr>
              <w:webHidden/>
              <w:rPrChange w:id="417" w:author="Edward Leung" w:date="2017-01-10T12:35:00Z">
                <w:rPr>
                  <w:noProof/>
                  <w:webHidden/>
                </w:rPr>
              </w:rPrChange>
            </w:rPr>
            <w:fldChar w:fldCharType="end"/>
          </w:r>
          <w:r w:rsidRPr="00184A3A">
            <w:rPr>
              <w:rPrChange w:id="418" w:author="Edward Leung" w:date="2017-01-10T12:35:00Z">
                <w:rPr>
                  <w:noProof/>
                </w:rPr>
              </w:rPrChange>
            </w:rPr>
            <w:fldChar w:fldCharType="end"/>
          </w:r>
        </w:p>
        <w:p w14:paraId="03F9698F" w14:textId="77777777" w:rsidR="000C055F" w:rsidRPr="00184A3A" w:rsidRDefault="008C6C61">
          <w:pPr>
            <w:pStyle w:val="TOC2"/>
            <w:tabs>
              <w:tab w:val="left" w:pos="880"/>
              <w:tab w:val="right" w:leader="dot" w:pos="10790"/>
            </w:tabs>
            <w:rPr>
              <w:rFonts w:asciiTheme="minorHAnsi" w:hAnsiTheme="minorHAnsi"/>
              <w:sz w:val="22"/>
              <w:rPrChange w:id="419" w:author="Edward Leung" w:date="2017-01-10T12:35:00Z">
                <w:rPr>
                  <w:rFonts w:asciiTheme="minorHAnsi" w:hAnsiTheme="minorHAnsi"/>
                  <w:noProof/>
                  <w:sz w:val="22"/>
                </w:rPr>
              </w:rPrChange>
            </w:rPr>
          </w:pPr>
          <w:r w:rsidRPr="00184A3A">
            <w:rPr>
              <w:rPrChange w:id="420" w:author="Edward Leung" w:date="2017-01-10T12:35:00Z">
                <w:rPr/>
              </w:rPrChange>
            </w:rPr>
            <w:fldChar w:fldCharType="begin"/>
          </w:r>
          <w:r w:rsidRPr="00184A3A">
            <w:rPr>
              <w:rPrChange w:id="421" w:author="Edward Leung" w:date="2017-01-10T12:35:00Z">
                <w:rPr/>
              </w:rPrChange>
            </w:rPr>
            <w:instrText xml:space="preserve"> HYPERLINK \l "_Toc471750751" </w:instrText>
          </w:r>
          <w:r w:rsidRPr="00184A3A">
            <w:rPr>
              <w:rPrChange w:id="422" w:author="Edward Leung" w:date="2017-01-10T12:35:00Z">
                <w:rPr/>
              </w:rPrChange>
            </w:rPr>
            <w:fldChar w:fldCharType="separate"/>
          </w:r>
          <w:r w:rsidR="000C055F" w:rsidRPr="00184A3A">
            <w:rPr>
              <w:rStyle w:val="Hyperlink"/>
              <w:rPrChange w:id="423" w:author="Edward Leung" w:date="2017-01-10T12:35:00Z">
                <w:rPr>
                  <w:rStyle w:val="Hyperlink"/>
                  <w:noProof/>
                </w:rPr>
              </w:rPrChange>
            </w:rPr>
            <w:t>6.1</w:t>
          </w:r>
          <w:r w:rsidR="000C055F" w:rsidRPr="00184A3A">
            <w:rPr>
              <w:rFonts w:asciiTheme="minorHAnsi" w:hAnsiTheme="minorHAnsi"/>
              <w:sz w:val="22"/>
              <w:rPrChange w:id="424" w:author="Edward Leung" w:date="2017-01-10T12:35:00Z">
                <w:rPr>
                  <w:rFonts w:asciiTheme="minorHAnsi" w:hAnsiTheme="minorHAnsi"/>
                  <w:noProof/>
                  <w:sz w:val="22"/>
                </w:rPr>
              </w:rPrChange>
            </w:rPr>
            <w:tab/>
          </w:r>
          <w:r w:rsidR="000C055F" w:rsidRPr="00184A3A">
            <w:rPr>
              <w:rStyle w:val="Hyperlink"/>
              <w:rPrChange w:id="425" w:author="Edward Leung" w:date="2017-01-10T12:35:00Z">
                <w:rPr>
                  <w:rStyle w:val="Hyperlink"/>
                  <w:noProof/>
                </w:rPr>
              </w:rPrChange>
            </w:rPr>
            <w:t>System Functional Overview</w:t>
          </w:r>
          <w:r w:rsidR="000C055F" w:rsidRPr="00184A3A">
            <w:rPr>
              <w:webHidden/>
              <w:rPrChange w:id="426" w:author="Edward Leung" w:date="2017-01-10T12:35:00Z">
                <w:rPr>
                  <w:noProof/>
                  <w:webHidden/>
                </w:rPr>
              </w:rPrChange>
            </w:rPr>
            <w:tab/>
          </w:r>
          <w:r w:rsidR="000C055F" w:rsidRPr="00184A3A">
            <w:rPr>
              <w:webHidden/>
              <w:rPrChange w:id="427" w:author="Edward Leung" w:date="2017-01-10T12:35:00Z">
                <w:rPr>
                  <w:noProof/>
                  <w:webHidden/>
                </w:rPr>
              </w:rPrChange>
            </w:rPr>
            <w:fldChar w:fldCharType="begin"/>
          </w:r>
          <w:r w:rsidR="000C055F" w:rsidRPr="00184A3A">
            <w:rPr>
              <w:webHidden/>
              <w:rPrChange w:id="428" w:author="Edward Leung" w:date="2017-01-10T12:35:00Z">
                <w:rPr>
                  <w:noProof/>
                  <w:webHidden/>
                </w:rPr>
              </w:rPrChange>
            </w:rPr>
            <w:instrText xml:space="preserve"> PAGEREF _Toc471750751 \h </w:instrText>
          </w:r>
          <w:r w:rsidR="000C055F" w:rsidRPr="00184A3A">
            <w:rPr>
              <w:webHidden/>
              <w:rPrChange w:id="429" w:author="Edward Leung" w:date="2017-01-10T12:35:00Z">
                <w:rPr>
                  <w:noProof/>
                  <w:webHidden/>
                </w:rPr>
              </w:rPrChange>
            </w:rPr>
          </w:r>
          <w:r w:rsidR="000C055F" w:rsidRPr="00184A3A">
            <w:rPr>
              <w:webHidden/>
              <w:rPrChange w:id="430" w:author="Edward Leung" w:date="2017-01-10T12:35:00Z">
                <w:rPr>
                  <w:noProof/>
                  <w:webHidden/>
                </w:rPr>
              </w:rPrChange>
            </w:rPr>
            <w:fldChar w:fldCharType="separate"/>
          </w:r>
          <w:r w:rsidR="000C055F" w:rsidRPr="00184A3A">
            <w:rPr>
              <w:webHidden/>
              <w:rPrChange w:id="431" w:author="Edward Leung" w:date="2017-01-10T12:35:00Z">
                <w:rPr>
                  <w:noProof/>
                  <w:webHidden/>
                </w:rPr>
              </w:rPrChange>
            </w:rPr>
            <w:t>18</w:t>
          </w:r>
          <w:r w:rsidR="000C055F" w:rsidRPr="00184A3A">
            <w:rPr>
              <w:webHidden/>
              <w:rPrChange w:id="432" w:author="Edward Leung" w:date="2017-01-10T12:35:00Z">
                <w:rPr>
                  <w:noProof/>
                  <w:webHidden/>
                </w:rPr>
              </w:rPrChange>
            </w:rPr>
            <w:fldChar w:fldCharType="end"/>
          </w:r>
          <w:r w:rsidRPr="00184A3A">
            <w:rPr>
              <w:rPrChange w:id="433" w:author="Edward Leung" w:date="2017-01-10T12:35:00Z">
                <w:rPr>
                  <w:noProof/>
                </w:rPr>
              </w:rPrChange>
            </w:rPr>
            <w:fldChar w:fldCharType="end"/>
          </w:r>
        </w:p>
        <w:p w14:paraId="125346BA" w14:textId="77777777" w:rsidR="000C055F" w:rsidRPr="00184A3A" w:rsidRDefault="008C6C61">
          <w:pPr>
            <w:pStyle w:val="TOC2"/>
            <w:tabs>
              <w:tab w:val="left" w:pos="880"/>
              <w:tab w:val="right" w:leader="dot" w:pos="10790"/>
            </w:tabs>
            <w:rPr>
              <w:rFonts w:asciiTheme="minorHAnsi" w:hAnsiTheme="minorHAnsi"/>
              <w:sz w:val="22"/>
              <w:rPrChange w:id="434" w:author="Edward Leung" w:date="2017-01-10T12:35:00Z">
                <w:rPr>
                  <w:rFonts w:asciiTheme="minorHAnsi" w:hAnsiTheme="minorHAnsi"/>
                  <w:noProof/>
                  <w:sz w:val="22"/>
                </w:rPr>
              </w:rPrChange>
            </w:rPr>
          </w:pPr>
          <w:r w:rsidRPr="00184A3A">
            <w:rPr>
              <w:rPrChange w:id="435" w:author="Edward Leung" w:date="2017-01-10T12:35:00Z">
                <w:rPr/>
              </w:rPrChange>
            </w:rPr>
            <w:fldChar w:fldCharType="begin"/>
          </w:r>
          <w:r w:rsidRPr="00184A3A">
            <w:rPr>
              <w:rPrChange w:id="436" w:author="Edward Leung" w:date="2017-01-10T12:35:00Z">
                <w:rPr/>
              </w:rPrChange>
            </w:rPr>
            <w:instrText xml:space="preserve"> HYPERLINK \l "_Toc471750752" </w:instrText>
          </w:r>
          <w:r w:rsidRPr="00184A3A">
            <w:rPr>
              <w:rPrChange w:id="437" w:author="Edward Leung" w:date="2017-01-10T12:35:00Z">
                <w:rPr/>
              </w:rPrChange>
            </w:rPr>
            <w:fldChar w:fldCharType="separate"/>
          </w:r>
          <w:r w:rsidR="000C055F" w:rsidRPr="00184A3A">
            <w:rPr>
              <w:rStyle w:val="Hyperlink"/>
              <w:rPrChange w:id="438" w:author="Edward Leung" w:date="2017-01-10T12:35:00Z">
                <w:rPr>
                  <w:rStyle w:val="Hyperlink"/>
                  <w:noProof/>
                </w:rPr>
              </w:rPrChange>
            </w:rPr>
            <w:t>6.2</w:t>
          </w:r>
          <w:r w:rsidR="000C055F" w:rsidRPr="00184A3A">
            <w:rPr>
              <w:rFonts w:asciiTheme="minorHAnsi" w:hAnsiTheme="minorHAnsi"/>
              <w:sz w:val="22"/>
              <w:rPrChange w:id="439" w:author="Edward Leung" w:date="2017-01-10T12:35:00Z">
                <w:rPr>
                  <w:rFonts w:asciiTheme="minorHAnsi" w:hAnsiTheme="minorHAnsi"/>
                  <w:noProof/>
                  <w:sz w:val="22"/>
                </w:rPr>
              </w:rPrChange>
            </w:rPr>
            <w:tab/>
          </w:r>
          <w:r w:rsidR="000C055F" w:rsidRPr="00184A3A">
            <w:rPr>
              <w:rStyle w:val="Hyperlink"/>
              <w:rPrChange w:id="440" w:author="Edward Leung" w:date="2017-01-10T12:35:00Z">
                <w:rPr>
                  <w:rStyle w:val="Hyperlink"/>
                  <w:noProof/>
                </w:rPr>
              </w:rPrChange>
            </w:rPr>
            <w:t>Branch Info Maintenance</w:t>
          </w:r>
          <w:r w:rsidR="000C055F" w:rsidRPr="00184A3A">
            <w:rPr>
              <w:webHidden/>
              <w:rPrChange w:id="441" w:author="Edward Leung" w:date="2017-01-10T12:35:00Z">
                <w:rPr>
                  <w:noProof/>
                  <w:webHidden/>
                </w:rPr>
              </w:rPrChange>
            </w:rPr>
            <w:tab/>
          </w:r>
          <w:r w:rsidR="000C055F" w:rsidRPr="00184A3A">
            <w:rPr>
              <w:webHidden/>
              <w:rPrChange w:id="442" w:author="Edward Leung" w:date="2017-01-10T12:35:00Z">
                <w:rPr>
                  <w:noProof/>
                  <w:webHidden/>
                </w:rPr>
              </w:rPrChange>
            </w:rPr>
            <w:fldChar w:fldCharType="begin"/>
          </w:r>
          <w:r w:rsidR="000C055F" w:rsidRPr="00184A3A">
            <w:rPr>
              <w:webHidden/>
              <w:rPrChange w:id="443" w:author="Edward Leung" w:date="2017-01-10T12:35:00Z">
                <w:rPr>
                  <w:noProof/>
                  <w:webHidden/>
                </w:rPr>
              </w:rPrChange>
            </w:rPr>
            <w:instrText xml:space="preserve"> PAGEREF _Toc471750752 \h </w:instrText>
          </w:r>
          <w:r w:rsidR="000C055F" w:rsidRPr="00184A3A">
            <w:rPr>
              <w:webHidden/>
              <w:rPrChange w:id="444" w:author="Edward Leung" w:date="2017-01-10T12:35:00Z">
                <w:rPr>
                  <w:noProof/>
                  <w:webHidden/>
                </w:rPr>
              </w:rPrChange>
            </w:rPr>
          </w:r>
          <w:r w:rsidR="000C055F" w:rsidRPr="00184A3A">
            <w:rPr>
              <w:webHidden/>
              <w:rPrChange w:id="445" w:author="Edward Leung" w:date="2017-01-10T12:35:00Z">
                <w:rPr>
                  <w:noProof/>
                  <w:webHidden/>
                </w:rPr>
              </w:rPrChange>
            </w:rPr>
            <w:fldChar w:fldCharType="separate"/>
          </w:r>
          <w:r w:rsidR="000C055F" w:rsidRPr="00184A3A">
            <w:rPr>
              <w:webHidden/>
              <w:rPrChange w:id="446" w:author="Edward Leung" w:date="2017-01-10T12:35:00Z">
                <w:rPr>
                  <w:noProof/>
                  <w:webHidden/>
                </w:rPr>
              </w:rPrChange>
            </w:rPr>
            <w:t>22</w:t>
          </w:r>
          <w:r w:rsidR="000C055F" w:rsidRPr="00184A3A">
            <w:rPr>
              <w:webHidden/>
              <w:rPrChange w:id="447" w:author="Edward Leung" w:date="2017-01-10T12:35:00Z">
                <w:rPr>
                  <w:noProof/>
                  <w:webHidden/>
                </w:rPr>
              </w:rPrChange>
            </w:rPr>
            <w:fldChar w:fldCharType="end"/>
          </w:r>
          <w:r w:rsidRPr="00184A3A">
            <w:rPr>
              <w:rPrChange w:id="448" w:author="Edward Leung" w:date="2017-01-10T12:35:00Z">
                <w:rPr>
                  <w:noProof/>
                </w:rPr>
              </w:rPrChange>
            </w:rPr>
            <w:fldChar w:fldCharType="end"/>
          </w:r>
        </w:p>
        <w:p w14:paraId="1FCD14C1" w14:textId="77777777" w:rsidR="000C055F" w:rsidRPr="00184A3A" w:rsidRDefault="008C6C61">
          <w:pPr>
            <w:pStyle w:val="TOC2"/>
            <w:tabs>
              <w:tab w:val="left" w:pos="880"/>
              <w:tab w:val="right" w:leader="dot" w:pos="10790"/>
            </w:tabs>
            <w:rPr>
              <w:rFonts w:asciiTheme="minorHAnsi" w:hAnsiTheme="minorHAnsi"/>
              <w:sz w:val="22"/>
              <w:rPrChange w:id="449" w:author="Edward Leung" w:date="2017-01-10T12:35:00Z">
                <w:rPr>
                  <w:rFonts w:asciiTheme="minorHAnsi" w:hAnsiTheme="minorHAnsi"/>
                  <w:noProof/>
                  <w:sz w:val="22"/>
                </w:rPr>
              </w:rPrChange>
            </w:rPr>
          </w:pPr>
          <w:r w:rsidRPr="00184A3A">
            <w:rPr>
              <w:rPrChange w:id="450" w:author="Edward Leung" w:date="2017-01-10T12:35:00Z">
                <w:rPr/>
              </w:rPrChange>
            </w:rPr>
            <w:fldChar w:fldCharType="begin"/>
          </w:r>
          <w:r w:rsidRPr="00184A3A">
            <w:rPr>
              <w:rPrChange w:id="451" w:author="Edward Leung" w:date="2017-01-10T12:35:00Z">
                <w:rPr/>
              </w:rPrChange>
            </w:rPr>
            <w:instrText xml:space="preserve"> HYPERLINK \l "_Toc471750753" </w:instrText>
          </w:r>
          <w:r w:rsidRPr="00184A3A">
            <w:rPr>
              <w:rPrChange w:id="452" w:author="Edward Leung" w:date="2017-01-10T12:35:00Z">
                <w:rPr/>
              </w:rPrChange>
            </w:rPr>
            <w:fldChar w:fldCharType="separate"/>
          </w:r>
          <w:r w:rsidR="000C055F" w:rsidRPr="00184A3A">
            <w:rPr>
              <w:rStyle w:val="Hyperlink"/>
              <w:rPrChange w:id="453" w:author="Edward Leung" w:date="2017-01-10T12:35:00Z">
                <w:rPr>
                  <w:rStyle w:val="Hyperlink"/>
                  <w:noProof/>
                </w:rPr>
              </w:rPrChange>
            </w:rPr>
            <w:t>6.3</w:t>
          </w:r>
          <w:r w:rsidR="000C055F" w:rsidRPr="00184A3A">
            <w:rPr>
              <w:rFonts w:asciiTheme="minorHAnsi" w:hAnsiTheme="minorHAnsi"/>
              <w:sz w:val="22"/>
              <w:rPrChange w:id="454" w:author="Edward Leung" w:date="2017-01-10T12:35:00Z">
                <w:rPr>
                  <w:rFonts w:asciiTheme="minorHAnsi" w:hAnsiTheme="minorHAnsi"/>
                  <w:noProof/>
                  <w:sz w:val="22"/>
                </w:rPr>
              </w:rPrChange>
            </w:rPr>
            <w:tab/>
          </w:r>
          <w:r w:rsidR="000C055F" w:rsidRPr="00184A3A">
            <w:rPr>
              <w:rStyle w:val="Hyperlink"/>
              <w:rPrChange w:id="455" w:author="Edward Leung" w:date="2017-01-10T12:35:00Z">
                <w:rPr>
                  <w:rStyle w:val="Hyperlink"/>
                  <w:noProof/>
                </w:rPr>
              </w:rPrChange>
            </w:rPr>
            <w:t>Scheduler Jobs Maintenance</w:t>
          </w:r>
          <w:r w:rsidR="000C055F" w:rsidRPr="00184A3A">
            <w:rPr>
              <w:webHidden/>
              <w:rPrChange w:id="456" w:author="Edward Leung" w:date="2017-01-10T12:35:00Z">
                <w:rPr>
                  <w:noProof/>
                  <w:webHidden/>
                </w:rPr>
              </w:rPrChange>
            </w:rPr>
            <w:tab/>
          </w:r>
          <w:r w:rsidR="000C055F" w:rsidRPr="00184A3A">
            <w:rPr>
              <w:webHidden/>
              <w:rPrChange w:id="457" w:author="Edward Leung" w:date="2017-01-10T12:35:00Z">
                <w:rPr>
                  <w:noProof/>
                  <w:webHidden/>
                </w:rPr>
              </w:rPrChange>
            </w:rPr>
            <w:fldChar w:fldCharType="begin"/>
          </w:r>
          <w:r w:rsidR="000C055F" w:rsidRPr="00184A3A">
            <w:rPr>
              <w:webHidden/>
              <w:rPrChange w:id="458" w:author="Edward Leung" w:date="2017-01-10T12:35:00Z">
                <w:rPr>
                  <w:noProof/>
                  <w:webHidden/>
                </w:rPr>
              </w:rPrChange>
            </w:rPr>
            <w:instrText xml:space="preserve"> PAGEREF _Toc471750753 \h </w:instrText>
          </w:r>
          <w:r w:rsidR="000C055F" w:rsidRPr="00184A3A">
            <w:rPr>
              <w:webHidden/>
              <w:rPrChange w:id="459" w:author="Edward Leung" w:date="2017-01-10T12:35:00Z">
                <w:rPr>
                  <w:noProof/>
                  <w:webHidden/>
                </w:rPr>
              </w:rPrChange>
            </w:rPr>
          </w:r>
          <w:r w:rsidR="000C055F" w:rsidRPr="00184A3A">
            <w:rPr>
              <w:webHidden/>
              <w:rPrChange w:id="460" w:author="Edward Leung" w:date="2017-01-10T12:35:00Z">
                <w:rPr>
                  <w:noProof/>
                  <w:webHidden/>
                </w:rPr>
              </w:rPrChange>
            </w:rPr>
            <w:fldChar w:fldCharType="separate"/>
          </w:r>
          <w:r w:rsidR="000C055F" w:rsidRPr="00184A3A">
            <w:rPr>
              <w:webHidden/>
              <w:rPrChange w:id="461" w:author="Edward Leung" w:date="2017-01-10T12:35:00Z">
                <w:rPr>
                  <w:noProof/>
                  <w:webHidden/>
                </w:rPr>
              </w:rPrChange>
            </w:rPr>
            <w:t>29</w:t>
          </w:r>
          <w:r w:rsidR="000C055F" w:rsidRPr="00184A3A">
            <w:rPr>
              <w:webHidden/>
              <w:rPrChange w:id="462" w:author="Edward Leung" w:date="2017-01-10T12:35:00Z">
                <w:rPr>
                  <w:noProof/>
                  <w:webHidden/>
                </w:rPr>
              </w:rPrChange>
            </w:rPr>
            <w:fldChar w:fldCharType="end"/>
          </w:r>
          <w:r w:rsidRPr="00184A3A">
            <w:rPr>
              <w:rPrChange w:id="463" w:author="Edward Leung" w:date="2017-01-10T12:35:00Z">
                <w:rPr>
                  <w:noProof/>
                </w:rPr>
              </w:rPrChange>
            </w:rPr>
            <w:fldChar w:fldCharType="end"/>
          </w:r>
        </w:p>
        <w:p w14:paraId="19A1F905" w14:textId="77777777" w:rsidR="000C055F" w:rsidRPr="00184A3A" w:rsidRDefault="008C6C61">
          <w:pPr>
            <w:pStyle w:val="TOC2"/>
            <w:tabs>
              <w:tab w:val="left" w:pos="880"/>
              <w:tab w:val="right" w:leader="dot" w:pos="10790"/>
            </w:tabs>
            <w:rPr>
              <w:rFonts w:asciiTheme="minorHAnsi" w:hAnsiTheme="minorHAnsi"/>
              <w:sz w:val="22"/>
              <w:rPrChange w:id="464" w:author="Edward Leung" w:date="2017-01-10T12:35:00Z">
                <w:rPr>
                  <w:rFonts w:asciiTheme="minorHAnsi" w:hAnsiTheme="minorHAnsi"/>
                  <w:noProof/>
                  <w:sz w:val="22"/>
                </w:rPr>
              </w:rPrChange>
            </w:rPr>
          </w:pPr>
          <w:r w:rsidRPr="00184A3A">
            <w:rPr>
              <w:rPrChange w:id="465" w:author="Edward Leung" w:date="2017-01-10T12:35:00Z">
                <w:rPr/>
              </w:rPrChange>
            </w:rPr>
            <w:fldChar w:fldCharType="begin"/>
          </w:r>
          <w:r w:rsidRPr="00184A3A">
            <w:rPr>
              <w:rPrChange w:id="466" w:author="Edward Leung" w:date="2017-01-10T12:35:00Z">
                <w:rPr/>
              </w:rPrChange>
            </w:rPr>
            <w:instrText xml:space="preserve"> HYPERLINK \l "_Toc471750754" </w:instrText>
          </w:r>
          <w:r w:rsidRPr="00184A3A">
            <w:rPr>
              <w:rPrChange w:id="467" w:author="Edward Leung" w:date="2017-01-10T12:35:00Z">
                <w:rPr/>
              </w:rPrChange>
            </w:rPr>
            <w:fldChar w:fldCharType="separate"/>
          </w:r>
          <w:r w:rsidR="000C055F" w:rsidRPr="00184A3A">
            <w:rPr>
              <w:rStyle w:val="Hyperlink"/>
              <w:rPrChange w:id="468" w:author="Edward Leung" w:date="2017-01-10T12:35:00Z">
                <w:rPr>
                  <w:rStyle w:val="Hyperlink"/>
                  <w:noProof/>
                </w:rPr>
              </w:rPrChange>
            </w:rPr>
            <w:t>6.4</w:t>
          </w:r>
          <w:r w:rsidR="000C055F" w:rsidRPr="00184A3A">
            <w:rPr>
              <w:rFonts w:asciiTheme="minorHAnsi" w:hAnsiTheme="minorHAnsi"/>
              <w:sz w:val="22"/>
              <w:rPrChange w:id="469" w:author="Edward Leung" w:date="2017-01-10T12:35:00Z">
                <w:rPr>
                  <w:rFonts w:asciiTheme="minorHAnsi" w:hAnsiTheme="minorHAnsi"/>
                  <w:noProof/>
                  <w:sz w:val="22"/>
                </w:rPr>
              </w:rPrChange>
            </w:rPr>
            <w:tab/>
          </w:r>
          <w:r w:rsidR="000C055F" w:rsidRPr="00184A3A">
            <w:rPr>
              <w:rStyle w:val="Hyperlink"/>
              <w:rPrChange w:id="470" w:author="Edward Leung" w:date="2017-01-10T12:35:00Z">
                <w:rPr>
                  <w:rStyle w:val="Hyperlink"/>
                  <w:noProof/>
                </w:rPr>
              </w:rPrChange>
            </w:rPr>
            <w:t>Branch Scheme Maintenance</w:t>
          </w:r>
          <w:r w:rsidR="000C055F" w:rsidRPr="00184A3A">
            <w:rPr>
              <w:webHidden/>
              <w:rPrChange w:id="471" w:author="Edward Leung" w:date="2017-01-10T12:35:00Z">
                <w:rPr>
                  <w:noProof/>
                  <w:webHidden/>
                </w:rPr>
              </w:rPrChange>
            </w:rPr>
            <w:tab/>
          </w:r>
          <w:r w:rsidR="000C055F" w:rsidRPr="00184A3A">
            <w:rPr>
              <w:webHidden/>
              <w:rPrChange w:id="472" w:author="Edward Leung" w:date="2017-01-10T12:35:00Z">
                <w:rPr>
                  <w:noProof/>
                  <w:webHidden/>
                </w:rPr>
              </w:rPrChange>
            </w:rPr>
            <w:fldChar w:fldCharType="begin"/>
          </w:r>
          <w:r w:rsidR="000C055F" w:rsidRPr="00184A3A">
            <w:rPr>
              <w:webHidden/>
              <w:rPrChange w:id="473" w:author="Edward Leung" w:date="2017-01-10T12:35:00Z">
                <w:rPr>
                  <w:noProof/>
                  <w:webHidden/>
                </w:rPr>
              </w:rPrChange>
            </w:rPr>
            <w:instrText xml:space="preserve"> PAGEREF _Toc471750754 \h </w:instrText>
          </w:r>
          <w:r w:rsidR="000C055F" w:rsidRPr="00184A3A">
            <w:rPr>
              <w:webHidden/>
              <w:rPrChange w:id="474" w:author="Edward Leung" w:date="2017-01-10T12:35:00Z">
                <w:rPr>
                  <w:noProof/>
                  <w:webHidden/>
                </w:rPr>
              </w:rPrChange>
            </w:rPr>
          </w:r>
          <w:r w:rsidR="000C055F" w:rsidRPr="00184A3A">
            <w:rPr>
              <w:webHidden/>
              <w:rPrChange w:id="475" w:author="Edward Leung" w:date="2017-01-10T12:35:00Z">
                <w:rPr>
                  <w:noProof/>
                  <w:webHidden/>
                </w:rPr>
              </w:rPrChange>
            </w:rPr>
            <w:fldChar w:fldCharType="separate"/>
          </w:r>
          <w:r w:rsidR="000C055F" w:rsidRPr="00184A3A">
            <w:rPr>
              <w:webHidden/>
              <w:rPrChange w:id="476" w:author="Edward Leung" w:date="2017-01-10T12:35:00Z">
                <w:rPr>
                  <w:noProof/>
                  <w:webHidden/>
                </w:rPr>
              </w:rPrChange>
            </w:rPr>
            <w:t>34</w:t>
          </w:r>
          <w:r w:rsidR="000C055F" w:rsidRPr="00184A3A">
            <w:rPr>
              <w:webHidden/>
              <w:rPrChange w:id="477" w:author="Edward Leung" w:date="2017-01-10T12:35:00Z">
                <w:rPr>
                  <w:noProof/>
                  <w:webHidden/>
                </w:rPr>
              </w:rPrChange>
            </w:rPr>
            <w:fldChar w:fldCharType="end"/>
          </w:r>
          <w:r w:rsidRPr="00184A3A">
            <w:rPr>
              <w:rPrChange w:id="478" w:author="Edward Leung" w:date="2017-01-10T12:35:00Z">
                <w:rPr>
                  <w:noProof/>
                </w:rPr>
              </w:rPrChange>
            </w:rPr>
            <w:fldChar w:fldCharType="end"/>
          </w:r>
        </w:p>
        <w:p w14:paraId="75DB048A" w14:textId="77777777" w:rsidR="000C055F" w:rsidRPr="00184A3A" w:rsidRDefault="008C6C61">
          <w:pPr>
            <w:pStyle w:val="TOC2"/>
            <w:tabs>
              <w:tab w:val="left" w:pos="880"/>
              <w:tab w:val="right" w:leader="dot" w:pos="10790"/>
            </w:tabs>
            <w:rPr>
              <w:rFonts w:asciiTheme="minorHAnsi" w:hAnsiTheme="minorHAnsi"/>
              <w:sz w:val="22"/>
              <w:rPrChange w:id="479" w:author="Edward Leung" w:date="2017-01-10T12:35:00Z">
                <w:rPr>
                  <w:rFonts w:asciiTheme="minorHAnsi" w:hAnsiTheme="minorHAnsi"/>
                  <w:noProof/>
                  <w:sz w:val="22"/>
                </w:rPr>
              </w:rPrChange>
            </w:rPr>
          </w:pPr>
          <w:r w:rsidRPr="00184A3A">
            <w:rPr>
              <w:rPrChange w:id="480" w:author="Edward Leung" w:date="2017-01-10T12:35:00Z">
                <w:rPr/>
              </w:rPrChange>
            </w:rPr>
            <w:fldChar w:fldCharType="begin"/>
          </w:r>
          <w:r w:rsidRPr="00184A3A">
            <w:rPr>
              <w:rPrChange w:id="481" w:author="Edward Leung" w:date="2017-01-10T12:35:00Z">
                <w:rPr/>
              </w:rPrChange>
            </w:rPr>
            <w:instrText xml:space="preserve"> HYPERLINK \l "_Toc471750755" </w:instrText>
          </w:r>
          <w:r w:rsidRPr="00184A3A">
            <w:rPr>
              <w:rPrChange w:id="482" w:author="Edward Leung" w:date="2017-01-10T12:35:00Z">
                <w:rPr/>
              </w:rPrChange>
            </w:rPr>
            <w:fldChar w:fldCharType="separate"/>
          </w:r>
          <w:r w:rsidR="000C055F" w:rsidRPr="00184A3A">
            <w:rPr>
              <w:rStyle w:val="Hyperlink"/>
              <w:rPrChange w:id="483" w:author="Edward Leung" w:date="2017-01-10T12:35:00Z">
                <w:rPr>
                  <w:rStyle w:val="Hyperlink"/>
                  <w:noProof/>
                </w:rPr>
              </w:rPrChange>
            </w:rPr>
            <w:t>6.5</w:t>
          </w:r>
          <w:r w:rsidR="000C055F" w:rsidRPr="00184A3A">
            <w:rPr>
              <w:rFonts w:asciiTheme="minorHAnsi" w:hAnsiTheme="minorHAnsi"/>
              <w:sz w:val="22"/>
              <w:rPrChange w:id="484" w:author="Edward Leung" w:date="2017-01-10T12:35:00Z">
                <w:rPr>
                  <w:rFonts w:asciiTheme="minorHAnsi" w:hAnsiTheme="minorHAnsi"/>
                  <w:noProof/>
                  <w:sz w:val="22"/>
                </w:rPr>
              </w:rPrChange>
            </w:rPr>
            <w:tab/>
          </w:r>
          <w:r w:rsidR="000C055F" w:rsidRPr="00184A3A">
            <w:rPr>
              <w:rStyle w:val="Hyperlink"/>
              <w:rPrChange w:id="485" w:author="Edward Leung" w:date="2017-01-10T12:35:00Z">
                <w:rPr>
                  <w:rStyle w:val="Hyperlink"/>
                  <w:noProof/>
                </w:rPr>
              </w:rPrChange>
            </w:rPr>
            <w:t>Job Logs View</w:t>
          </w:r>
          <w:r w:rsidR="000C055F" w:rsidRPr="00184A3A">
            <w:rPr>
              <w:webHidden/>
              <w:rPrChange w:id="486" w:author="Edward Leung" w:date="2017-01-10T12:35:00Z">
                <w:rPr>
                  <w:noProof/>
                  <w:webHidden/>
                </w:rPr>
              </w:rPrChange>
            </w:rPr>
            <w:tab/>
          </w:r>
          <w:r w:rsidR="000C055F" w:rsidRPr="00184A3A">
            <w:rPr>
              <w:webHidden/>
              <w:rPrChange w:id="487" w:author="Edward Leung" w:date="2017-01-10T12:35:00Z">
                <w:rPr>
                  <w:noProof/>
                  <w:webHidden/>
                </w:rPr>
              </w:rPrChange>
            </w:rPr>
            <w:fldChar w:fldCharType="begin"/>
          </w:r>
          <w:r w:rsidR="000C055F" w:rsidRPr="00184A3A">
            <w:rPr>
              <w:webHidden/>
              <w:rPrChange w:id="488" w:author="Edward Leung" w:date="2017-01-10T12:35:00Z">
                <w:rPr>
                  <w:noProof/>
                  <w:webHidden/>
                </w:rPr>
              </w:rPrChange>
            </w:rPr>
            <w:instrText xml:space="preserve"> PAGEREF _Toc471750755 \h </w:instrText>
          </w:r>
          <w:r w:rsidR="000C055F" w:rsidRPr="00184A3A">
            <w:rPr>
              <w:webHidden/>
              <w:rPrChange w:id="489" w:author="Edward Leung" w:date="2017-01-10T12:35:00Z">
                <w:rPr>
                  <w:noProof/>
                  <w:webHidden/>
                </w:rPr>
              </w:rPrChange>
            </w:rPr>
          </w:r>
          <w:r w:rsidR="000C055F" w:rsidRPr="00184A3A">
            <w:rPr>
              <w:webHidden/>
              <w:rPrChange w:id="490" w:author="Edward Leung" w:date="2017-01-10T12:35:00Z">
                <w:rPr>
                  <w:noProof/>
                  <w:webHidden/>
                </w:rPr>
              </w:rPrChange>
            </w:rPr>
            <w:fldChar w:fldCharType="separate"/>
          </w:r>
          <w:r w:rsidR="000C055F" w:rsidRPr="00184A3A">
            <w:rPr>
              <w:webHidden/>
              <w:rPrChange w:id="491" w:author="Edward Leung" w:date="2017-01-10T12:35:00Z">
                <w:rPr>
                  <w:noProof/>
                  <w:webHidden/>
                </w:rPr>
              </w:rPrChange>
            </w:rPr>
            <w:t>47</w:t>
          </w:r>
          <w:r w:rsidR="000C055F" w:rsidRPr="00184A3A">
            <w:rPr>
              <w:webHidden/>
              <w:rPrChange w:id="492" w:author="Edward Leung" w:date="2017-01-10T12:35:00Z">
                <w:rPr>
                  <w:noProof/>
                  <w:webHidden/>
                </w:rPr>
              </w:rPrChange>
            </w:rPr>
            <w:fldChar w:fldCharType="end"/>
          </w:r>
          <w:r w:rsidRPr="00184A3A">
            <w:rPr>
              <w:rPrChange w:id="493" w:author="Edward Leung" w:date="2017-01-10T12:35:00Z">
                <w:rPr>
                  <w:noProof/>
                </w:rPr>
              </w:rPrChange>
            </w:rPr>
            <w:fldChar w:fldCharType="end"/>
          </w:r>
        </w:p>
        <w:p w14:paraId="6E4A0629" w14:textId="77777777" w:rsidR="000C055F" w:rsidRPr="00184A3A" w:rsidRDefault="008C6C61">
          <w:pPr>
            <w:pStyle w:val="TOC2"/>
            <w:tabs>
              <w:tab w:val="left" w:pos="880"/>
              <w:tab w:val="right" w:leader="dot" w:pos="10790"/>
            </w:tabs>
            <w:rPr>
              <w:rFonts w:asciiTheme="minorHAnsi" w:hAnsiTheme="minorHAnsi"/>
              <w:sz w:val="22"/>
              <w:rPrChange w:id="494" w:author="Edward Leung" w:date="2017-01-10T12:35:00Z">
                <w:rPr>
                  <w:rFonts w:asciiTheme="minorHAnsi" w:hAnsiTheme="minorHAnsi"/>
                  <w:noProof/>
                  <w:sz w:val="22"/>
                </w:rPr>
              </w:rPrChange>
            </w:rPr>
          </w:pPr>
          <w:r w:rsidRPr="00184A3A">
            <w:rPr>
              <w:rPrChange w:id="495" w:author="Edward Leung" w:date="2017-01-10T12:35:00Z">
                <w:rPr/>
              </w:rPrChange>
            </w:rPr>
            <w:fldChar w:fldCharType="begin"/>
          </w:r>
          <w:r w:rsidRPr="00184A3A">
            <w:rPr>
              <w:rPrChange w:id="496" w:author="Edward Leung" w:date="2017-01-10T12:35:00Z">
                <w:rPr/>
              </w:rPrChange>
            </w:rPr>
            <w:instrText xml:space="preserve"> HYPERLINK \l "_Toc471750756" </w:instrText>
          </w:r>
          <w:r w:rsidRPr="00184A3A">
            <w:rPr>
              <w:rPrChange w:id="497" w:author="Edward Leung" w:date="2017-01-10T12:35:00Z">
                <w:rPr/>
              </w:rPrChange>
            </w:rPr>
            <w:fldChar w:fldCharType="separate"/>
          </w:r>
          <w:r w:rsidR="000C055F" w:rsidRPr="00184A3A">
            <w:rPr>
              <w:rStyle w:val="Hyperlink"/>
              <w:rPrChange w:id="498" w:author="Edward Leung" w:date="2017-01-10T12:35:00Z">
                <w:rPr>
                  <w:rStyle w:val="Hyperlink"/>
                  <w:noProof/>
                </w:rPr>
              </w:rPrChange>
            </w:rPr>
            <w:t>6.6</w:t>
          </w:r>
          <w:r w:rsidR="000C055F" w:rsidRPr="00184A3A">
            <w:rPr>
              <w:rFonts w:asciiTheme="minorHAnsi" w:hAnsiTheme="minorHAnsi"/>
              <w:sz w:val="22"/>
              <w:rPrChange w:id="499" w:author="Edward Leung" w:date="2017-01-10T12:35:00Z">
                <w:rPr>
                  <w:rFonts w:asciiTheme="minorHAnsi" w:hAnsiTheme="minorHAnsi"/>
                  <w:noProof/>
                  <w:sz w:val="22"/>
                </w:rPr>
              </w:rPrChange>
            </w:rPr>
            <w:tab/>
          </w:r>
          <w:r w:rsidR="000C055F" w:rsidRPr="00184A3A">
            <w:rPr>
              <w:rStyle w:val="Hyperlink"/>
              <w:rPrChange w:id="500" w:author="Edward Leung" w:date="2017-01-10T12:35:00Z">
                <w:rPr>
                  <w:rStyle w:val="Hyperlink"/>
                  <w:noProof/>
                </w:rPr>
              </w:rPrChange>
            </w:rPr>
            <w:t>Sales Data Real Time Polling Batch Job</w:t>
          </w:r>
          <w:r w:rsidR="000C055F" w:rsidRPr="00184A3A">
            <w:rPr>
              <w:webHidden/>
              <w:rPrChange w:id="501" w:author="Edward Leung" w:date="2017-01-10T12:35:00Z">
                <w:rPr>
                  <w:noProof/>
                  <w:webHidden/>
                </w:rPr>
              </w:rPrChange>
            </w:rPr>
            <w:tab/>
          </w:r>
          <w:r w:rsidR="000C055F" w:rsidRPr="00184A3A">
            <w:rPr>
              <w:webHidden/>
              <w:rPrChange w:id="502" w:author="Edward Leung" w:date="2017-01-10T12:35:00Z">
                <w:rPr>
                  <w:noProof/>
                  <w:webHidden/>
                </w:rPr>
              </w:rPrChange>
            </w:rPr>
            <w:fldChar w:fldCharType="begin"/>
          </w:r>
          <w:r w:rsidR="000C055F" w:rsidRPr="00184A3A">
            <w:rPr>
              <w:webHidden/>
              <w:rPrChange w:id="503" w:author="Edward Leung" w:date="2017-01-10T12:35:00Z">
                <w:rPr>
                  <w:noProof/>
                  <w:webHidden/>
                </w:rPr>
              </w:rPrChange>
            </w:rPr>
            <w:instrText xml:space="preserve"> PAGEREF _Toc471750756 \h </w:instrText>
          </w:r>
          <w:r w:rsidR="000C055F" w:rsidRPr="00184A3A">
            <w:rPr>
              <w:webHidden/>
              <w:rPrChange w:id="504" w:author="Edward Leung" w:date="2017-01-10T12:35:00Z">
                <w:rPr>
                  <w:noProof/>
                  <w:webHidden/>
                </w:rPr>
              </w:rPrChange>
            </w:rPr>
          </w:r>
          <w:r w:rsidR="000C055F" w:rsidRPr="00184A3A">
            <w:rPr>
              <w:webHidden/>
              <w:rPrChange w:id="505" w:author="Edward Leung" w:date="2017-01-10T12:35:00Z">
                <w:rPr>
                  <w:noProof/>
                  <w:webHidden/>
                </w:rPr>
              </w:rPrChange>
            </w:rPr>
            <w:fldChar w:fldCharType="separate"/>
          </w:r>
          <w:r w:rsidR="000C055F" w:rsidRPr="00184A3A">
            <w:rPr>
              <w:webHidden/>
              <w:rPrChange w:id="506" w:author="Edward Leung" w:date="2017-01-10T12:35:00Z">
                <w:rPr>
                  <w:noProof/>
                  <w:webHidden/>
                </w:rPr>
              </w:rPrChange>
            </w:rPr>
            <w:t>48</w:t>
          </w:r>
          <w:r w:rsidR="000C055F" w:rsidRPr="00184A3A">
            <w:rPr>
              <w:webHidden/>
              <w:rPrChange w:id="507" w:author="Edward Leung" w:date="2017-01-10T12:35:00Z">
                <w:rPr>
                  <w:noProof/>
                  <w:webHidden/>
                </w:rPr>
              </w:rPrChange>
            </w:rPr>
            <w:fldChar w:fldCharType="end"/>
          </w:r>
          <w:r w:rsidRPr="00184A3A">
            <w:rPr>
              <w:rPrChange w:id="508" w:author="Edward Leung" w:date="2017-01-10T12:35:00Z">
                <w:rPr>
                  <w:noProof/>
                </w:rPr>
              </w:rPrChange>
            </w:rPr>
            <w:fldChar w:fldCharType="end"/>
          </w:r>
        </w:p>
        <w:p w14:paraId="28DB3F9E" w14:textId="77777777" w:rsidR="000C055F" w:rsidRPr="00184A3A" w:rsidRDefault="008C6C61">
          <w:pPr>
            <w:pStyle w:val="TOC2"/>
            <w:tabs>
              <w:tab w:val="left" w:pos="880"/>
              <w:tab w:val="right" w:leader="dot" w:pos="10790"/>
            </w:tabs>
            <w:rPr>
              <w:rFonts w:asciiTheme="minorHAnsi" w:hAnsiTheme="minorHAnsi"/>
              <w:sz w:val="22"/>
              <w:rPrChange w:id="509" w:author="Edward Leung" w:date="2017-01-10T12:35:00Z">
                <w:rPr>
                  <w:rFonts w:asciiTheme="minorHAnsi" w:hAnsiTheme="minorHAnsi"/>
                  <w:noProof/>
                  <w:sz w:val="22"/>
                </w:rPr>
              </w:rPrChange>
            </w:rPr>
          </w:pPr>
          <w:r w:rsidRPr="00184A3A">
            <w:rPr>
              <w:rPrChange w:id="510" w:author="Edward Leung" w:date="2017-01-10T12:35:00Z">
                <w:rPr/>
              </w:rPrChange>
            </w:rPr>
            <w:fldChar w:fldCharType="begin"/>
          </w:r>
          <w:r w:rsidRPr="00184A3A">
            <w:rPr>
              <w:rPrChange w:id="511" w:author="Edward Leung" w:date="2017-01-10T12:35:00Z">
                <w:rPr/>
              </w:rPrChange>
            </w:rPr>
            <w:instrText xml:space="preserve"> HYPERLINK \l "_Toc471750757" </w:instrText>
          </w:r>
          <w:r w:rsidRPr="00184A3A">
            <w:rPr>
              <w:rPrChange w:id="512" w:author="Edward Leung" w:date="2017-01-10T12:35:00Z">
                <w:rPr/>
              </w:rPrChange>
            </w:rPr>
            <w:fldChar w:fldCharType="separate"/>
          </w:r>
          <w:r w:rsidR="000C055F" w:rsidRPr="00184A3A">
            <w:rPr>
              <w:rStyle w:val="Hyperlink"/>
              <w:rPrChange w:id="513" w:author="Edward Leung" w:date="2017-01-10T12:35:00Z">
                <w:rPr>
                  <w:rStyle w:val="Hyperlink"/>
                  <w:noProof/>
                </w:rPr>
              </w:rPrChange>
            </w:rPr>
            <w:t>6.7</w:t>
          </w:r>
          <w:r w:rsidR="000C055F" w:rsidRPr="00184A3A">
            <w:rPr>
              <w:rFonts w:asciiTheme="minorHAnsi" w:hAnsiTheme="minorHAnsi"/>
              <w:sz w:val="22"/>
              <w:rPrChange w:id="514" w:author="Edward Leung" w:date="2017-01-10T12:35:00Z">
                <w:rPr>
                  <w:rFonts w:asciiTheme="minorHAnsi" w:hAnsiTheme="minorHAnsi"/>
                  <w:noProof/>
                  <w:sz w:val="22"/>
                </w:rPr>
              </w:rPrChange>
            </w:rPr>
            <w:tab/>
          </w:r>
          <w:r w:rsidR="000C055F" w:rsidRPr="00184A3A">
            <w:rPr>
              <w:rStyle w:val="Hyperlink"/>
              <w:rPrChange w:id="515" w:author="Edward Leung" w:date="2017-01-10T12:35:00Z">
                <w:rPr>
                  <w:rStyle w:val="Hyperlink"/>
                  <w:noProof/>
                </w:rPr>
              </w:rPrChange>
            </w:rPr>
            <w:t>Sales Data EOD Polling Batch Job (POS-Staging)</w:t>
          </w:r>
          <w:r w:rsidR="000C055F" w:rsidRPr="00184A3A">
            <w:rPr>
              <w:webHidden/>
              <w:rPrChange w:id="516" w:author="Edward Leung" w:date="2017-01-10T12:35:00Z">
                <w:rPr>
                  <w:noProof/>
                  <w:webHidden/>
                </w:rPr>
              </w:rPrChange>
            </w:rPr>
            <w:tab/>
          </w:r>
          <w:r w:rsidR="000C055F" w:rsidRPr="00184A3A">
            <w:rPr>
              <w:webHidden/>
              <w:rPrChange w:id="517" w:author="Edward Leung" w:date="2017-01-10T12:35:00Z">
                <w:rPr>
                  <w:noProof/>
                  <w:webHidden/>
                </w:rPr>
              </w:rPrChange>
            </w:rPr>
            <w:fldChar w:fldCharType="begin"/>
          </w:r>
          <w:r w:rsidR="000C055F" w:rsidRPr="00184A3A">
            <w:rPr>
              <w:webHidden/>
              <w:rPrChange w:id="518" w:author="Edward Leung" w:date="2017-01-10T12:35:00Z">
                <w:rPr>
                  <w:noProof/>
                  <w:webHidden/>
                </w:rPr>
              </w:rPrChange>
            </w:rPr>
            <w:instrText xml:space="preserve"> PAGEREF _Toc471750757 \h </w:instrText>
          </w:r>
          <w:r w:rsidR="000C055F" w:rsidRPr="00184A3A">
            <w:rPr>
              <w:webHidden/>
              <w:rPrChange w:id="519" w:author="Edward Leung" w:date="2017-01-10T12:35:00Z">
                <w:rPr>
                  <w:noProof/>
                  <w:webHidden/>
                </w:rPr>
              </w:rPrChange>
            </w:rPr>
          </w:r>
          <w:r w:rsidR="000C055F" w:rsidRPr="00184A3A">
            <w:rPr>
              <w:webHidden/>
              <w:rPrChange w:id="520" w:author="Edward Leung" w:date="2017-01-10T12:35:00Z">
                <w:rPr>
                  <w:noProof/>
                  <w:webHidden/>
                </w:rPr>
              </w:rPrChange>
            </w:rPr>
            <w:fldChar w:fldCharType="separate"/>
          </w:r>
          <w:r w:rsidR="000C055F" w:rsidRPr="00184A3A">
            <w:rPr>
              <w:webHidden/>
              <w:rPrChange w:id="521" w:author="Edward Leung" w:date="2017-01-10T12:35:00Z">
                <w:rPr>
                  <w:noProof/>
                  <w:webHidden/>
                </w:rPr>
              </w:rPrChange>
            </w:rPr>
            <w:t>53</w:t>
          </w:r>
          <w:r w:rsidR="000C055F" w:rsidRPr="00184A3A">
            <w:rPr>
              <w:webHidden/>
              <w:rPrChange w:id="522" w:author="Edward Leung" w:date="2017-01-10T12:35:00Z">
                <w:rPr>
                  <w:noProof/>
                  <w:webHidden/>
                </w:rPr>
              </w:rPrChange>
            </w:rPr>
            <w:fldChar w:fldCharType="end"/>
          </w:r>
          <w:r w:rsidRPr="00184A3A">
            <w:rPr>
              <w:rPrChange w:id="523" w:author="Edward Leung" w:date="2017-01-10T12:35:00Z">
                <w:rPr>
                  <w:noProof/>
                </w:rPr>
              </w:rPrChange>
            </w:rPr>
            <w:fldChar w:fldCharType="end"/>
          </w:r>
        </w:p>
        <w:p w14:paraId="7E245973" w14:textId="77777777" w:rsidR="000C055F" w:rsidRPr="00184A3A" w:rsidRDefault="008C6C61">
          <w:pPr>
            <w:pStyle w:val="TOC2"/>
            <w:tabs>
              <w:tab w:val="left" w:pos="880"/>
              <w:tab w:val="right" w:leader="dot" w:pos="10790"/>
            </w:tabs>
            <w:rPr>
              <w:rFonts w:asciiTheme="minorHAnsi" w:hAnsiTheme="minorHAnsi"/>
              <w:sz w:val="22"/>
              <w:rPrChange w:id="524" w:author="Edward Leung" w:date="2017-01-10T12:35:00Z">
                <w:rPr>
                  <w:rFonts w:asciiTheme="minorHAnsi" w:hAnsiTheme="minorHAnsi"/>
                  <w:noProof/>
                  <w:sz w:val="22"/>
                </w:rPr>
              </w:rPrChange>
            </w:rPr>
          </w:pPr>
          <w:r w:rsidRPr="00184A3A">
            <w:rPr>
              <w:rPrChange w:id="525" w:author="Edward Leung" w:date="2017-01-10T12:35:00Z">
                <w:rPr/>
              </w:rPrChange>
            </w:rPr>
            <w:fldChar w:fldCharType="begin"/>
          </w:r>
          <w:r w:rsidRPr="00184A3A">
            <w:rPr>
              <w:rPrChange w:id="526" w:author="Edward Leung" w:date="2017-01-10T12:35:00Z">
                <w:rPr/>
              </w:rPrChange>
            </w:rPr>
            <w:instrText xml:space="preserve"> HYPERLINK \l "_Toc471750758" </w:instrText>
          </w:r>
          <w:r w:rsidRPr="00184A3A">
            <w:rPr>
              <w:rPrChange w:id="527" w:author="Edward Leung" w:date="2017-01-10T12:35:00Z">
                <w:rPr/>
              </w:rPrChange>
            </w:rPr>
            <w:fldChar w:fldCharType="separate"/>
          </w:r>
          <w:r w:rsidR="000C055F" w:rsidRPr="00184A3A">
            <w:rPr>
              <w:rStyle w:val="Hyperlink"/>
              <w:rPrChange w:id="528" w:author="Edward Leung" w:date="2017-01-10T12:35:00Z">
                <w:rPr>
                  <w:rStyle w:val="Hyperlink"/>
                  <w:noProof/>
                </w:rPr>
              </w:rPrChange>
            </w:rPr>
            <w:t>6.8</w:t>
          </w:r>
          <w:r w:rsidR="000C055F" w:rsidRPr="00184A3A">
            <w:rPr>
              <w:rFonts w:asciiTheme="minorHAnsi" w:hAnsiTheme="minorHAnsi"/>
              <w:sz w:val="22"/>
              <w:rPrChange w:id="529" w:author="Edward Leung" w:date="2017-01-10T12:35:00Z">
                <w:rPr>
                  <w:rFonts w:asciiTheme="minorHAnsi" w:hAnsiTheme="minorHAnsi"/>
                  <w:noProof/>
                  <w:sz w:val="22"/>
                </w:rPr>
              </w:rPrChange>
            </w:rPr>
            <w:tab/>
          </w:r>
          <w:r w:rsidR="000C055F" w:rsidRPr="00184A3A">
            <w:rPr>
              <w:rStyle w:val="Hyperlink"/>
              <w:rPrChange w:id="530" w:author="Edward Leung" w:date="2017-01-10T12:35:00Z">
                <w:rPr>
                  <w:rStyle w:val="Hyperlink"/>
                  <w:noProof/>
                </w:rPr>
              </w:rPrChange>
            </w:rPr>
            <w:t>Pricing/Master Data Generation Batch Job (Pricing Server - Staging)</w:t>
          </w:r>
          <w:r w:rsidR="000C055F" w:rsidRPr="00184A3A">
            <w:rPr>
              <w:webHidden/>
              <w:rPrChange w:id="531" w:author="Edward Leung" w:date="2017-01-10T12:35:00Z">
                <w:rPr>
                  <w:noProof/>
                  <w:webHidden/>
                </w:rPr>
              </w:rPrChange>
            </w:rPr>
            <w:tab/>
          </w:r>
          <w:r w:rsidR="000C055F" w:rsidRPr="00184A3A">
            <w:rPr>
              <w:webHidden/>
              <w:rPrChange w:id="532" w:author="Edward Leung" w:date="2017-01-10T12:35:00Z">
                <w:rPr>
                  <w:noProof/>
                  <w:webHidden/>
                </w:rPr>
              </w:rPrChange>
            </w:rPr>
            <w:fldChar w:fldCharType="begin"/>
          </w:r>
          <w:r w:rsidR="000C055F" w:rsidRPr="00184A3A">
            <w:rPr>
              <w:webHidden/>
              <w:rPrChange w:id="533" w:author="Edward Leung" w:date="2017-01-10T12:35:00Z">
                <w:rPr>
                  <w:noProof/>
                  <w:webHidden/>
                </w:rPr>
              </w:rPrChange>
            </w:rPr>
            <w:instrText xml:space="preserve"> PAGEREF _Toc471750758 \h </w:instrText>
          </w:r>
          <w:r w:rsidR="000C055F" w:rsidRPr="00184A3A">
            <w:rPr>
              <w:webHidden/>
              <w:rPrChange w:id="534" w:author="Edward Leung" w:date="2017-01-10T12:35:00Z">
                <w:rPr>
                  <w:noProof/>
                  <w:webHidden/>
                </w:rPr>
              </w:rPrChange>
            </w:rPr>
          </w:r>
          <w:r w:rsidR="000C055F" w:rsidRPr="00184A3A">
            <w:rPr>
              <w:webHidden/>
              <w:rPrChange w:id="535" w:author="Edward Leung" w:date="2017-01-10T12:35:00Z">
                <w:rPr>
                  <w:noProof/>
                  <w:webHidden/>
                </w:rPr>
              </w:rPrChange>
            </w:rPr>
            <w:fldChar w:fldCharType="separate"/>
          </w:r>
          <w:r w:rsidR="000C055F" w:rsidRPr="00184A3A">
            <w:rPr>
              <w:webHidden/>
              <w:rPrChange w:id="536" w:author="Edward Leung" w:date="2017-01-10T12:35:00Z">
                <w:rPr>
                  <w:noProof/>
                  <w:webHidden/>
                </w:rPr>
              </w:rPrChange>
            </w:rPr>
            <w:t>56</w:t>
          </w:r>
          <w:r w:rsidR="000C055F" w:rsidRPr="00184A3A">
            <w:rPr>
              <w:webHidden/>
              <w:rPrChange w:id="537" w:author="Edward Leung" w:date="2017-01-10T12:35:00Z">
                <w:rPr>
                  <w:noProof/>
                  <w:webHidden/>
                </w:rPr>
              </w:rPrChange>
            </w:rPr>
            <w:fldChar w:fldCharType="end"/>
          </w:r>
          <w:r w:rsidRPr="00184A3A">
            <w:rPr>
              <w:rPrChange w:id="538" w:author="Edward Leung" w:date="2017-01-10T12:35:00Z">
                <w:rPr>
                  <w:noProof/>
                </w:rPr>
              </w:rPrChange>
            </w:rPr>
            <w:fldChar w:fldCharType="end"/>
          </w:r>
        </w:p>
        <w:p w14:paraId="538894CD" w14:textId="77777777" w:rsidR="000C055F" w:rsidRPr="00184A3A" w:rsidRDefault="008C6C61">
          <w:pPr>
            <w:pStyle w:val="TOC2"/>
            <w:tabs>
              <w:tab w:val="left" w:pos="880"/>
              <w:tab w:val="right" w:leader="dot" w:pos="10790"/>
            </w:tabs>
            <w:rPr>
              <w:rFonts w:asciiTheme="minorHAnsi" w:hAnsiTheme="minorHAnsi"/>
              <w:sz w:val="22"/>
              <w:rPrChange w:id="539" w:author="Edward Leung" w:date="2017-01-10T12:35:00Z">
                <w:rPr>
                  <w:rFonts w:asciiTheme="minorHAnsi" w:hAnsiTheme="minorHAnsi"/>
                  <w:noProof/>
                  <w:sz w:val="22"/>
                </w:rPr>
              </w:rPrChange>
            </w:rPr>
          </w:pPr>
          <w:r w:rsidRPr="00184A3A">
            <w:rPr>
              <w:rPrChange w:id="540" w:author="Edward Leung" w:date="2017-01-10T12:35:00Z">
                <w:rPr/>
              </w:rPrChange>
            </w:rPr>
            <w:fldChar w:fldCharType="begin"/>
          </w:r>
          <w:r w:rsidRPr="00184A3A">
            <w:rPr>
              <w:rPrChange w:id="541" w:author="Edward Leung" w:date="2017-01-10T12:35:00Z">
                <w:rPr/>
              </w:rPrChange>
            </w:rPr>
            <w:instrText xml:space="preserve"> HYPERLINK \l "_Toc471750759" </w:instrText>
          </w:r>
          <w:r w:rsidRPr="00184A3A">
            <w:rPr>
              <w:rPrChange w:id="542" w:author="Edward Leung" w:date="2017-01-10T12:35:00Z">
                <w:rPr/>
              </w:rPrChange>
            </w:rPr>
            <w:fldChar w:fldCharType="separate"/>
          </w:r>
          <w:r w:rsidR="000C055F" w:rsidRPr="00184A3A">
            <w:rPr>
              <w:rStyle w:val="Hyperlink"/>
              <w:rPrChange w:id="543" w:author="Edward Leung" w:date="2017-01-10T12:35:00Z">
                <w:rPr>
                  <w:rStyle w:val="Hyperlink"/>
                  <w:noProof/>
                </w:rPr>
              </w:rPrChange>
            </w:rPr>
            <w:t>6.9</w:t>
          </w:r>
          <w:r w:rsidR="000C055F" w:rsidRPr="00184A3A">
            <w:rPr>
              <w:rFonts w:asciiTheme="minorHAnsi" w:hAnsiTheme="minorHAnsi"/>
              <w:sz w:val="22"/>
              <w:rPrChange w:id="544" w:author="Edward Leung" w:date="2017-01-10T12:35:00Z">
                <w:rPr>
                  <w:rFonts w:asciiTheme="minorHAnsi" w:hAnsiTheme="minorHAnsi"/>
                  <w:noProof/>
                  <w:sz w:val="22"/>
                </w:rPr>
              </w:rPrChange>
            </w:rPr>
            <w:tab/>
          </w:r>
          <w:r w:rsidR="000C055F" w:rsidRPr="00184A3A">
            <w:rPr>
              <w:rStyle w:val="Hyperlink"/>
              <w:rPrChange w:id="545" w:author="Edward Leung" w:date="2017-01-10T12:35:00Z">
                <w:rPr>
                  <w:rStyle w:val="Hyperlink"/>
                  <w:noProof/>
                </w:rPr>
              </w:rPrChange>
            </w:rPr>
            <w:t>Pricing/Master Data Distribution Batch Job (Staging-POS)</w:t>
          </w:r>
          <w:r w:rsidR="000C055F" w:rsidRPr="00184A3A">
            <w:rPr>
              <w:webHidden/>
              <w:rPrChange w:id="546" w:author="Edward Leung" w:date="2017-01-10T12:35:00Z">
                <w:rPr>
                  <w:noProof/>
                  <w:webHidden/>
                </w:rPr>
              </w:rPrChange>
            </w:rPr>
            <w:tab/>
          </w:r>
          <w:r w:rsidR="000C055F" w:rsidRPr="00184A3A">
            <w:rPr>
              <w:webHidden/>
              <w:rPrChange w:id="547" w:author="Edward Leung" w:date="2017-01-10T12:35:00Z">
                <w:rPr>
                  <w:noProof/>
                  <w:webHidden/>
                </w:rPr>
              </w:rPrChange>
            </w:rPr>
            <w:fldChar w:fldCharType="begin"/>
          </w:r>
          <w:r w:rsidR="000C055F" w:rsidRPr="00184A3A">
            <w:rPr>
              <w:webHidden/>
              <w:rPrChange w:id="548" w:author="Edward Leung" w:date="2017-01-10T12:35:00Z">
                <w:rPr>
                  <w:noProof/>
                  <w:webHidden/>
                </w:rPr>
              </w:rPrChange>
            </w:rPr>
            <w:instrText xml:space="preserve"> PAGEREF _Toc471750759 \h </w:instrText>
          </w:r>
          <w:r w:rsidR="000C055F" w:rsidRPr="00184A3A">
            <w:rPr>
              <w:webHidden/>
              <w:rPrChange w:id="549" w:author="Edward Leung" w:date="2017-01-10T12:35:00Z">
                <w:rPr>
                  <w:noProof/>
                  <w:webHidden/>
                </w:rPr>
              </w:rPrChange>
            </w:rPr>
          </w:r>
          <w:r w:rsidR="000C055F" w:rsidRPr="00184A3A">
            <w:rPr>
              <w:webHidden/>
              <w:rPrChange w:id="550" w:author="Edward Leung" w:date="2017-01-10T12:35:00Z">
                <w:rPr>
                  <w:noProof/>
                  <w:webHidden/>
                </w:rPr>
              </w:rPrChange>
            </w:rPr>
            <w:fldChar w:fldCharType="separate"/>
          </w:r>
          <w:r w:rsidR="000C055F" w:rsidRPr="00184A3A">
            <w:rPr>
              <w:webHidden/>
              <w:rPrChange w:id="551" w:author="Edward Leung" w:date="2017-01-10T12:35:00Z">
                <w:rPr>
                  <w:noProof/>
                  <w:webHidden/>
                </w:rPr>
              </w:rPrChange>
            </w:rPr>
            <w:t>5</w:t>
          </w:r>
          <w:r w:rsidR="000C055F" w:rsidRPr="00184A3A">
            <w:rPr>
              <w:webHidden/>
              <w:rPrChange w:id="552" w:author="Edward Leung" w:date="2017-01-10T12:35:00Z">
                <w:rPr>
                  <w:noProof/>
                  <w:webHidden/>
                </w:rPr>
              </w:rPrChange>
            </w:rPr>
            <w:t>8</w:t>
          </w:r>
          <w:r w:rsidR="000C055F" w:rsidRPr="00184A3A">
            <w:rPr>
              <w:webHidden/>
              <w:rPrChange w:id="553" w:author="Edward Leung" w:date="2017-01-10T12:35:00Z">
                <w:rPr>
                  <w:noProof/>
                  <w:webHidden/>
                </w:rPr>
              </w:rPrChange>
            </w:rPr>
            <w:fldChar w:fldCharType="end"/>
          </w:r>
          <w:r w:rsidRPr="00184A3A">
            <w:rPr>
              <w:rPrChange w:id="554" w:author="Edward Leung" w:date="2017-01-10T12:35:00Z">
                <w:rPr>
                  <w:noProof/>
                </w:rPr>
              </w:rPrChange>
            </w:rPr>
            <w:fldChar w:fldCharType="end"/>
          </w:r>
        </w:p>
        <w:p w14:paraId="39C15869" w14:textId="77777777" w:rsidR="000C055F" w:rsidRPr="00184A3A" w:rsidRDefault="008C6C61">
          <w:pPr>
            <w:pStyle w:val="TOC1"/>
            <w:tabs>
              <w:tab w:val="left" w:pos="660"/>
              <w:tab w:val="right" w:leader="dot" w:pos="10790"/>
            </w:tabs>
            <w:rPr>
              <w:rFonts w:asciiTheme="minorHAnsi" w:hAnsiTheme="minorHAnsi"/>
              <w:sz w:val="22"/>
              <w:rPrChange w:id="555" w:author="Edward Leung" w:date="2017-01-10T12:35:00Z">
                <w:rPr>
                  <w:rFonts w:asciiTheme="minorHAnsi" w:hAnsiTheme="minorHAnsi"/>
                  <w:noProof/>
                  <w:sz w:val="22"/>
                </w:rPr>
              </w:rPrChange>
            </w:rPr>
          </w:pPr>
          <w:r w:rsidRPr="00184A3A">
            <w:rPr>
              <w:rPrChange w:id="556" w:author="Edward Leung" w:date="2017-01-10T12:35:00Z">
                <w:rPr/>
              </w:rPrChange>
            </w:rPr>
            <w:fldChar w:fldCharType="begin"/>
          </w:r>
          <w:r w:rsidRPr="00184A3A">
            <w:rPr>
              <w:rPrChange w:id="557" w:author="Edward Leung" w:date="2017-01-10T12:35:00Z">
                <w:rPr/>
              </w:rPrChange>
            </w:rPr>
            <w:instrText xml:space="preserve"> HYPERLINK \l "_Toc471750760" </w:instrText>
          </w:r>
          <w:r w:rsidRPr="00184A3A">
            <w:rPr>
              <w:rPrChange w:id="558" w:author="Edward Leung" w:date="2017-01-10T12:35:00Z">
                <w:rPr/>
              </w:rPrChange>
            </w:rPr>
            <w:fldChar w:fldCharType="separate"/>
          </w:r>
          <w:r w:rsidR="000C055F" w:rsidRPr="00184A3A">
            <w:rPr>
              <w:rStyle w:val="Hyperlink"/>
              <w:rPrChange w:id="559" w:author="Edward Leung" w:date="2017-01-10T12:35:00Z">
                <w:rPr>
                  <w:rStyle w:val="Hyperlink"/>
                  <w:noProof/>
                </w:rPr>
              </w:rPrChange>
            </w:rPr>
            <w:t>7</w:t>
          </w:r>
          <w:r w:rsidR="000C055F" w:rsidRPr="00184A3A">
            <w:rPr>
              <w:rFonts w:asciiTheme="minorHAnsi" w:hAnsiTheme="minorHAnsi"/>
              <w:sz w:val="22"/>
              <w:rPrChange w:id="560" w:author="Edward Leung" w:date="2017-01-10T12:35:00Z">
                <w:rPr>
                  <w:rFonts w:asciiTheme="minorHAnsi" w:hAnsiTheme="minorHAnsi"/>
                  <w:noProof/>
                  <w:sz w:val="22"/>
                </w:rPr>
              </w:rPrChange>
            </w:rPr>
            <w:tab/>
          </w:r>
          <w:r w:rsidR="000C055F" w:rsidRPr="00184A3A">
            <w:rPr>
              <w:rStyle w:val="Hyperlink"/>
              <w:rPrChange w:id="561" w:author="Edward Leung" w:date="2017-01-10T12:35:00Z">
                <w:rPr>
                  <w:rStyle w:val="Hyperlink"/>
                  <w:noProof/>
                </w:rPr>
              </w:rPrChange>
            </w:rPr>
            <w:t>Interface Design</w:t>
          </w:r>
          <w:r w:rsidR="000C055F" w:rsidRPr="00184A3A">
            <w:rPr>
              <w:webHidden/>
              <w:rPrChange w:id="562" w:author="Edward Leung" w:date="2017-01-10T12:35:00Z">
                <w:rPr>
                  <w:noProof/>
                  <w:webHidden/>
                </w:rPr>
              </w:rPrChange>
            </w:rPr>
            <w:tab/>
          </w:r>
          <w:r w:rsidR="000C055F" w:rsidRPr="00184A3A">
            <w:rPr>
              <w:webHidden/>
              <w:rPrChange w:id="563" w:author="Edward Leung" w:date="2017-01-10T12:35:00Z">
                <w:rPr>
                  <w:noProof/>
                  <w:webHidden/>
                </w:rPr>
              </w:rPrChange>
            </w:rPr>
            <w:fldChar w:fldCharType="begin"/>
          </w:r>
          <w:r w:rsidR="000C055F" w:rsidRPr="00184A3A">
            <w:rPr>
              <w:webHidden/>
              <w:rPrChange w:id="564" w:author="Edward Leung" w:date="2017-01-10T12:35:00Z">
                <w:rPr>
                  <w:noProof/>
                  <w:webHidden/>
                </w:rPr>
              </w:rPrChange>
            </w:rPr>
            <w:instrText xml:space="preserve"> PAGEREF _Toc471750760 \h </w:instrText>
          </w:r>
          <w:r w:rsidR="000C055F" w:rsidRPr="00184A3A">
            <w:rPr>
              <w:webHidden/>
              <w:rPrChange w:id="565" w:author="Edward Leung" w:date="2017-01-10T12:35:00Z">
                <w:rPr>
                  <w:noProof/>
                  <w:webHidden/>
                </w:rPr>
              </w:rPrChange>
            </w:rPr>
          </w:r>
          <w:r w:rsidR="000C055F" w:rsidRPr="00184A3A">
            <w:rPr>
              <w:webHidden/>
              <w:rPrChange w:id="566" w:author="Edward Leung" w:date="2017-01-10T12:35:00Z">
                <w:rPr>
                  <w:noProof/>
                  <w:webHidden/>
                </w:rPr>
              </w:rPrChange>
            </w:rPr>
            <w:fldChar w:fldCharType="separate"/>
          </w:r>
          <w:r w:rsidR="000C055F" w:rsidRPr="00184A3A">
            <w:rPr>
              <w:webHidden/>
              <w:rPrChange w:id="567" w:author="Edward Leung" w:date="2017-01-10T12:35:00Z">
                <w:rPr>
                  <w:noProof/>
                  <w:webHidden/>
                </w:rPr>
              </w:rPrChange>
            </w:rPr>
            <w:t>60</w:t>
          </w:r>
          <w:r w:rsidR="000C055F" w:rsidRPr="00184A3A">
            <w:rPr>
              <w:webHidden/>
              <w:rPrChange w:id="568" w:author="Edward Leung" w:date="2017-01-10T12:35:00Z">
                <w:rPr>
                  <w:noProof/>
                  <w:webHidden/>
                </w:rPr>
              </w:rPrChange>
            </w:rPr>
            <w:fldChar w:fldCharType="end"/>
          </w:r>
          <w:r w:rsidRPr="00184A3A">
            <w:rPr>
              <w:rPrChange w:id="569" w:author="Edward Leung" w:date="2017-01-10T12:35:00Z">
                <w:rPr>
                  <w:noProof/>
                </w:rPr>
              </w:rPrChange>
            </w:rPr>
            <w:fldChar w:fldCharType="end"/>
          </w:r>
        </w:p>
        <w:p w14:paraId="4969891D" w14:textId="77777777" w:rsidR="000C055F" w:rsidRPr="00184A3A" w:rsidRDefault="008C6C61">
          <w:pPr>
            <w:pStyle w:val="TOC2"/>
            <w:tabs>
              <w:tab w:val="left" w:pos="880"/>
              <w:tab w:val="right" w:leader="dot" w:pos="10790"/>
            </w:tabs>
            <w:rPr>
              <w:rFonts w:asciiTheme="minorHAnsi" w:hAnsiTheme="minorHAnsi"/>
              <w:sz w:val="22"/>
              <w:rPrChange w:id="570" w:author="Edward Leung" w:date="2017-01-10T12:35:00Z">
                <w:rPr>
                  <w:rFonts w:asciiTheme="minorHAnsi" w:hAnsiTheme="minorHAnsi"/>
                  <w:noProof/>
                  <w:sz w:val="22"/>
                </w:rPr>
              </w:rPrChange>
            </w:rPr>
          </w:pPr>
          <w:r w:rsidRPr="00184A3A">
            <w:rPr>
              <w:rPrChange w:id="571" w:author="Edward Leung" w:date="2017-01-10T12:35:00Z">
                <w:rPr/>
              </w:rPrChange>
            </w:rPr>
            <w:fldChar w:fldCharType="begin"/>
          </w:r>
          <w:r w:rsidRPr="00184A3A">
            <w:rPr>
              <w:rPrChange w:id="572" w:author="Edward Leung" w:date="2017-01-10T12:35:00Z">
                <w:rPr/>
              </w:rPrChange>
            </w:rPr>
            <w:instrText xml:space="preserve"> HYPERLINK \l "_Toc471750761" </w:instrText>
          </w:r>
          <w:r w:rsidRPr="00184A3A">
            <w:rPr>
              <w:rPrChange w:id="573" w:author="Edward Leung" w:date="2017-01-10T12:35:00Z">
                <w:rPr/>
              </w:rPrChange>
            </w:rPr>
            <w:fldChar w:fldCharType="separate"/>
          </w:r>
          <w:r w:rsidR="000C055F" w:rsidRPr="00184A3A">
            <w:rPr>
              <w:rStyle w:val="Hyperlink"/>
              <w:rPrChange w:id="574" w:author="Edward Leung" w:date="2017-01-10T12:35:00Z">
                <w:rPr>
                  <w:rStyle w:val="Hyperlink"/>
                  <w:noProof/>
                </w:rPr>
              </w:rPrChange>
            </w:rPr>
            <w:t>7.1</w:t>
          </w:r>
          <w:r w:rsidR="000C055F" w:rsidRPr="00184A3A">
            <w:rPr>
              <w:rFonts w:asciiTheme="minorHAnsi" w:hAnsiTheme="minorHAnsi"/>
              <w:sz w:val="22"/>
              <w:rPrChange w:id="575" w:author="Edward Leung" w:date="2017-01-10T12:35:00Z">
                <w:rPr>
                  <w:rFonts w:asciiTheme="minorHAnsi" w:hAnsiTheme="minorHAnsi"/>
                  <w:noProof/>
                  <w:sz w:val="22"/>
                </w:rPr>
              </w:rPrChange>
            </w:rPr>
            <w:tab/>
          </w:r>
          <w:r w:rsidR="000C055F" w:rsidRPr="00184A3A">
            <w:rPr>
              <w:rStyle w:val="Hyperlink"/>
              <w:rPrChange w:id="576" w:author="Edward Leung" w:date="2017-01-10T12:35:00Z">
                <w:rPr>
                  <w:rStyle w:val="Hyperlink"/>
                  <w:noProof/>
                </w:rPr>
              </w:rPrChange>
            </w:rPr>
            <w:t>Sales Data Web Service</w:t>
          </w:r>
          <w:r w:rsidR="000C055F" w:rsidRPr="00184A3A">
            <w:rPr>
              <w:webHidden/>
              <w:rPrChange w:id="577" w:author="Edward Leung" w:date="2017-01-10T12:35:00Z">
                <w:rPr>
                  <w:noProof/>
                  <w:webHidden/>
                </w:rPr>
              </w:rPrChange>
            </w:rPr>
            <w:tab/>
          </w:r>
          <w:r w:rsidR="000C055F" w:rsidRPr="00184A3A">
            <w:rPr>
              <w:webHidden/>
              <w:rPrChange w:id="578" w:author="Edward Leung" w:date="2017-01-10T12:35:00Z">
                <w:rPr>
                  <w:noProof/>
                  <w:webHidden/>
                </w:rPr>
              </w:rPrChange>
            </w:rPr>
            <w:fldChar w:fldCharType="begin"/>
          </w:r>
          <w:r w:rsidR="000C055F" w:rsidRPr="00184A3A">
            <w:rPr>
              <w:webHidden/>
              <w:rPrChange w:id="579" w:author="Edward Leung" w:date="2017-01-10T12:35:00Z">
                <w:rPr>
                  <w:noProof/>
                  <w:webHidden/>
                </w:rPr>
              </w:rPrChange>
            </w:rPr>
            <w:instrText xml:space="preserve"> PAGEREF _Toc471750761 \h </w:instrText>
          </w:r>
          <w:r w:rsidR="000C055F" w:rsidRPr="00184A3A">
            <w:rPr>
              <w:webHidden/>
              <w:rPrChange w:id="580" w:author="Edward Leung" w:date="2017-01-10T12:35:00Z">
                <w:rPr>
                  <w:noProof/>
                  <w:webHidden/>
                </w:rPr>
              </w:rPrChange>
            </w:rPr>
          </w:r>
          <w:r w:rsidR="000C055F" w:rsidRPr="00184A3A">
            <w:rPr>
              <w:webHidden/>
              <w:rPrChange w:id="581" w:author="Edward Leung" w:date="2017-01-10T12:35:00Z">
                <w:rPr>
                  <w:noProof/>
                  <w:webHidden/>
                </w:rPr>
              </w:rPrChange>
            </w:rPr>
            <w:fldChar w:fldCharType="separate"/>
          </w:r>
          <w:r w:rsidR="000C055F" w:rsidRPr="00184A3A">
            <w:rPr>
              <w:webHidden/>
              <w:rPrChange w:id="582" w:author="Edward Leung" w:date="2017-01-10T12:35:00Z">
                <w:rPr>
                  <w:noProof/>
                  <w:webHidden/>
                </w:rPr>
              </w:rPrChange>
            </w:rPr>
            <w:t>60</w:t>
          </w:r>
          <w:r w:rsidR="000C055F" w:rsidRPr="00184A3A">
            <w:rPr>
              <w:webHidden/>
              <w:rPrChange w:id="583" w:author="Edward Leung" w:date="2017-01-10T12:35:00Z">
                <w:rPr>
                  <w:noProof/>
                  <w:webHidden/>
                </w:rPr>
              </w:rPrChange>
            </w:rPr>
            <w:fldChar w:fldCharType="end"/>
          </w:r>
          <w:r w:rsidRPr="00184A3A">
            <w:rPr>
              <w:rPrChange w:id="584" w:author="Edward Leung" w:date="2017-01-10T12:35:00Z">
                <w:rPr>
                  <w:noProof/>
                </w:rPr>
              </w:rPrChange>
            </w:rPr>
            <w:fldChar w:fldCharType="end"/>
          </w:r>
        </w:p>
        <w:p w14:paraId="70BDF69F" w14:textId="77777777" w:rsidR="000C055F" w:rsidRPr="00184A3A" w:rsidRDefault="008C6C61">
          <w:pPr>
            <w:pStyle w:val="TOC2"/>
            <w:tabs>
              <w:tab w:val="left" w:pos="880"/>
              <w:tab w:val="right" w:leader="dot" w:pos="10790"/>
            </w:tabs>
            <w:rPr>
              <w:rFonts w:asciiTheme="minorHAnsi" w:hAnsiTheme="minorHAnsi"/>
              <w:sz w:val="22"/>
              <w:rPrChange w:id="585" w:author="Edward Leung" w:date="2017-01-10T12:35:00Z">
                <w:rPr>
                  <w:rFonts w:asciiTheme="minorHAnsi" w:hAnsiTheme="minorHAnsi"/>
                  <w:noProof/>
                  <w:sz w:val="22"/>
                </w:rPr>
              </w:rPrChange>
            </w:rPr>
          </w:pPr>
          <w:r w:rsidRPr="00184A3A">
            <w:rPr>
              <w:rPrChange w:id="586" w:author="Edward Leung" w:date="2017-01-10T12:35:00Z">
                <w:rPr/>
              </w:rPrChange>
            </w:rPr>
            <w:lastRenderedPageBreak/>
            <w:fldChar w:fldCharType="begin"/>
          </w:r>
          <w:r w:rsidRPr="00184A3A">
            <w:rPr>
              <w:rPrChange w:id="587" w:author="Edward Leung" w:date="2017-01-10T12:35:00Z">
                <w:rPr/>
              </w:rPrChange>
            </w:rPr>
            <w:instrText xml:space="preserve"> HYPERLINK \l "_Toc471750762" </w:instrText>
          </w:r>
          <w:r w:rsidRPr="00184A3A">
            <w:rPr>
              <w:rPrChange w:id="588" w:author="Edward Leung" w:date="2017-01-10T12:35:00Z">
                <w:rPr/>
              </w:rPrChange>
            </w:rPr>
            <w:fldChar w:fldCharType="separate"/>
          </w:r>
          <w:r w:rsidR="000C055F" w:rsidRPr="00184A3A">
            <w:rPr>
              <w:rStyle w:val="Hyperlink"/>
              <w:rPrChange w:id="589" w:author="Edward Leung" w:date="2017-01-10T12:35:00Z">
                <w:rPr>
                  <w:rStyle w:val="Hyperlink"/>
                  <w:noProof/>
                </w:rPr>
              </w:rPrChange>
            </w:rPr>
            <w:t>7.2</w:t>
          </w:r>
          <w:r w:rsidR="000C055F" w:rsidRPr="00184A3A">
            <w:rPr>
              <w:rFonts w:asciiTheme="minorHAnsi" w:hAnsiTheme="minorHAnsi"/>
              <w:sz w:val="22"/>
              <w:rPrChange w:id="590" w:author="Edward Leung" w:date="2017-01-10T12:35:00Z">
                <w:rPr>
                  <w:rFonts w:asciiTheme="minorHAnsi" w:hAnsiTheme="minorHAnsi"/>
                  <w:noProof/>
                  <w:sz w:val="22"/>
                </w:rPr>
              </w:rPrChange>
            </w:rPr>
            <w:tab/>
          </w:r>
          <w:r w:rsidR="000C055F" w:rsidRPr="00184A3A">
            <w:rPr>
              <w:rStyle w:val="Hyperlink"/>
              <w:rPrChange w:id="591" w:author="Edward Leung" w:date="2017-01-10T12:35:00Z">
                <w:rPr>
                  <w:rStyle w:val="Hyperlink"/>
                  <w:noProof/>
                </w:rPr>
              </w:rPrChange>
            </w:rPr>
            <w:t>Pricing Data Web Service</w:t>
          </w:r>
          <w:r w:rsidR="000C055F" w:rsidRPr="00184A3A">
            <w:rPr>
              <w:webHidden/>
              <w:rPrChange w:id="592" w:author="Edward Leung" w:date="2017-01-10T12:35:00Z">
                <w:rPr>
                  <w:noProof/>
                  <w:webHidden/>
                </w:rPr>
              </w:rPrChange>
            </w:rPr>
            <w:tab/>
          </w:r>
          <w:r w:rsidR="000C055F" w:rsidRPr="00184A3A">
            <w:rPr>
              <w:webHidden/>
              <w:rPrChange w:id="593" w:author="Edward Leung" w:date="2017-01-10T12:35:00Z">
                <w:rPr>
                  <w:noProof/>
                  <w:webHidden/>
                </w:rPr>
              </w:rPrChange>
            </w:rPr>
            <w:fldChar w:fldCharType="begin"/>
          </w:r>
          <w:r w:rsidR="000C055F" w:rsidRPr="00184A3A">
            <w:rPr>
              <w:webHidden/>
              <w:rPrChange w:id="594" w:author="Edward Leung" w:date="2017-01-10T12:35:00Z">
                <w:rPr>
                  <w:noProof/>
                  <w:webHidden/>
                </w:rPr>
              </w:rPrChange>
            </w:rPr>
            <w:instrText xml:space="preserve"> PAGEREF _Toc471750762 \h </w:instrText>
          </w:r>
          <w:r w:rsidR="000C055F" w:rsidRPr="00184A3A">
            <w:rPr>
              <w:webHidden/>
              <w:rPrChange w:id="595" w:author="Edward Leung" w:date="2017-01-10T12:35:00Z">
                <w:rPr>
                  <w:noProof/>
                  <w:webHidden/>
                </w:rPr>
              </w:rPrChange>
            </w:rPr>
          </w:r>
          <w:r w:rsidR="000C055F" w:rsidRPr="00184A3A">
            <w:rPr>
              <w:webHidden/>
              <w:rPrChange w:id="596" w:author="Edward Leung" w:date="2017-01-10T12:35:00Z">
                <w:rPr>
                  <w:noProof/>
                  <w:webHidden/>
                </w:rPr>
              </w:rPrChange>
            </w:rPr>
            <w:fldChar w:fldCharType="separate"/>
          </w:r>
          <w:r w:rsidR="000C055F" w:rsidRPr="00184A3A">
            <w:rPr>
              <w:webHidden/>
              <w:rPrChange w:id="597" w:author="Edward Leung" w:date="2017-01-10T12:35:00Z">
                <w:rPr>
                  <w:noProof/>
                  <w:webHidden/>
                </w:rPr>
              </w:rPrChange>
            </w:rPr>
            <w:t>72</w:t>
          </w:r>
          <w:r w:rsidR="000C055F" w:rsidRPr="00184A3A">
            <w:rPr>
              <w:webHidden/>
              <w:rPrChange w:id="598" w:author="Edward Leung" w:date="2017-01-10T12:35:00Z">
                <w:rPr>
                  <w:noProof/>
                  <w:webHidden/>
                </w:rPr>
              </w:rPrChange>
            </w:rPr>
            <w:fldChar w:fldCharType="end"/>
          </w:r>
          <w:r w:rsidRPr="00184A3A">
            <w:rPr>
              <w:rPrChange w:id="599" w:author="Edward Leung" w:date="2017-01-10T12:35:00Z">
                <w:rPr>
                  <w:noProof/>
                </w:rPr>
              </w:rPrChange>
            </w:rPr>
            <w:fldChar w:fldCharType="end"/>
          </w:r>
        </w:p>
        <w:p w14:paraId="42AB30D7" w14:textId="77777777" w:rsidR="000C055F" w:rsidRPr="00184A3A" w:rsidRDefault="008C6C61">
          <w:pPr>
            <w:pStyle w:val="TOC2"/>
            <w:tabs>
              <w:tab w:val="left" w:pos="880"/>
              <w:tab w:val="right" w:leader="dot" w:pos="10790"/>
            </w:tabs>
            <w:rPr>
              <w:rFonts w:asciiTheme="minorHAnsi" w:hAnsiTheme="minorHAnsi"/>
              <w:sz w:val="22"/>
              <w:rPrChange w:id="600" w:author="Edward Leung" w:date="2017-01-10T12:35:00Z">
                <w:rPr>
                  <w:rFonts w:asciiTheme="minorHAnsi" w:hAnsiTheme="minorHAnsi"/>
                  <w:noProof/>
                  <w:sz w:val="22"/>
                </w:rPr>
              </w:rPrChange>
            </w:rPr>
          </w:pPr>
          <w:r w:rsidRPr="00184A3A">
            <w:rPr>
              <w:rPrChange w:id="601" w:author="Edward Leung" w:date="2017-01-10T12:35:00Z">
                <w:rPr/>
              </w:rPrChange>
            </w:rPr>
            <w:fldChar w:fldCharType="begin"/>
          </w:r>
          <w:r w:rsidRPr="00184A3A">
            <w:rPr>
              <w:rPrChange w:id="602" w:author="Edward Leung" w:date="2017-01-10T12:35:00Z">
                <w:rPr/>
              </w:rPrChange>
            </w:rPr>
            <w:instrText xml:space="preserve"> HYPERLINK \l "_Toc471750763" </w:instrText>
          </w:r>
          <w:r w:rsidRPr="00184A3A">
            <w:rPr>
              <w:rPrChange w:id="603" w:author="Edward Leung" w:date="2017-01-10T12:35:00Z">
                <w:rPr/>
              </w:rPrChange>
            </w:rPr>
            <w:fldChar w:fldCharType="separate"/>
          </w:r>
          <w:r w:rsidR="000C055F" w:rsidRPr="00184A3A">
            <w:rPr>
              <w:rStyle w:val="Hyperlink"/>
              <w:rPrChange w:id="604" w:author="Edward Leung" w:date="2017-01-10T12:35:00Z">
                <w:rPr>
                  <w:rStyle w:val="Hyperlink"/>
                  <w:noProof/>
                </w:rPr>
              </w:rPrChange>
            </w:rPr>
            <w:t>7.3</w:t>
          </w:r>
          <w:r w:rsidR="000C055F" w:rsidRPr="00184A3A">
            <w:rPr>
              <w:rFonts w:asciiTheme="minorHAnsi" w:hAnsiTheme="minorHAnsi"/>
              <w:sz w:val="22"/>
              <w:rPrChange w:id="605" w:author="Edward Leung" w:date="2017-01-10T12:35:00Z">
                <w:rPr>
                  <w:rFonts w:asciiTheme="minorHAnsi" w:hAnsiTheme="minorHAnsi"/>
                  <w:noProof/>
                  <w:sz w:val="22"/>
                </w:rPr>
              </w:rPrChange>
            </w:rPr>
            <w:tab/>
          </w:r>
          <w:r w:rsidR="000C055F" w:rsidRPr="00184A3A">
            <w:rPr>
              <w:rStyle w:val="Hyperlink"/>
              <w:rPrChange w:id="606" w:author="Edward Leung" w:date="2017-01-10T12:35:00Z">
                <w:rPr>
                  <w:rStyle w:val="Hyperlink"/>
                  <w:noProof/>
                </w:rPr>
              </w:rPrChange>
            </w:rPr>
            <w:t>EDW Checksum Web Service</w:t>
          </w:r>
          <w:r w:rsidR="000C055F" w:rsidRPr="00184A3A">
            <w:rPr>
              <w:webHidden/>
              <w:rPrChange w:id="607" w:author="Edward Leung" w:date="2017-01-10T12:35:00Z">
                <w:rPr>
                  <w:noProof/>
                  <w:webHidden/>
                </w:rPr>
              </w:rPrChange>
            </w:rPr>
            <w:tab/>
          </w:r>
          <w:r w:rsidR="000C055F" w:rsidRPr="00184A3A">
            <w:rPr>
              <w:webHidden/>
              <w:rPrChange w:id="608" w:author="Edward Leung" w:date="2017-01-10T12:35:00Z">
                <w:rPr>
                  <w:noProof/>
                  <w:webHidden/>
                </w:rPr>
              </w:rPrChange>
            </w:rPr>
            <w:fldChar w:fldCharType="begin"/>
          </w:r>
          <w:r w:rsidR="000C055F" w:rsidRPr="00184A3A">
            <w:rPr>
              <w:webHidden/>
              <w:rPrChange w:id="609" w:author="Edward Leung" w:date="2017-01-10T12:35:00Z">
                <w:rPr>
                  <w:noProof/>
                  <w:webHidden/>
                </w:rPr>
              </w:rPrChange>
            </w:rPr>
            <w:instrText xml:space="preserve"> PAGEREF _Toc471750763 \h </w:instrText>
          </w:r>
          <w:r w:rsidR="000C055F" w:rsidRPr="00184A3A">
            <w:rPr>
              <w:webHidden/>
              <w:rPrChange w:id="610" w:author="Edward Leung" w:date="2017-01-10T12:35:00Z">
                <w:rPr>
                  <w:noProof/>
                  <w:webHidden/>
                </w:rPr>
              </w:rPrChange>
            </w:rPr>
          </w:r>
          <w:r w:rsidR="000C055F" w:rsidRPr="00184A3A">
            <w:rPr>
              <w:webHidden/>
              <w:rPrChange w:id="611" w:author="Edward Leung" w:date="2017-01-10T12:35:00Z">
                <w:rPr>
                  <w:noProof/>
                  <w:webHidden/>
                </w:rPr>
              </w:rPrChange>
            </w:rPr>
            <w:fldChar w:fldCharType="separate"/>
          </w:r>
          <w:r w:rsidR="000C055F" w:rsidRPr="00184A3A">
            <w:rPr>
              <w:webHidden/>
              <w:rPrChange w:id="612" w:author="Edward Leung" w:date="2017-01-10T12:35:00Z">
                <w:rPr>
                  <w:noProof/>
                  <w:webHidden/>
                </w:rPr>
              </w:rPrChange>
            </w:rPr>
            <w:t>74</w:t>
          </w:r>
          <w:r w:rsidR="000C055F" w:rsidRPr="00184A3A">
            <w:rPr>
              <w:webHidden/>
              <w:rPrChange w:id="613" w:author="Edward Leung" w:date="2017-01-10T12:35:00Z">
                <w:rPr>
                  <w:noProof/>
                  <w:webHidden/>
                </w:rPr>
              </w:rPrChange>
            </w:rPr>
            <w:fldChar w:fldCharType="end"/>
          </w:r>
          <w:r w:rsidRPr="00184A3A">
            <w:rPr>
              <w:rPrChange w:id="614" w:author="Edward Leung" w:date="2017-01-10T12:35:00Z">
                <w:rPr>
                  <w:noProof/>
                </w:rPr>
              </w:rPrChange>
            </w:rPr>
            <w:fldChar w:fldCharType="end"/>
          </w:r>
        </w:p>
        <w:p w14:paraId="124EB4D1" w14:textId="1FB8BC27" w:rsidR="00506802" w:rsidRPr="00184A3A" w:rsidRDefault="002643F7" w:rsidP="007306B9">
          <w:pPr>
            <w:spacing w:beforeLines="100" w:before="240" w:afterLines="100" w:after="240" w:line="240" w:lineRule="auto"/>
            <w:jc w:val="both"/>
            <w:rPr>
              <w:rFonts w:eastAsia="Microsoft YaHei"/>
              <w:rPrChange w:id="615" w:author="Edward Leung" w:date="2017-01-10T12:35:00Z">
                <w:rPr>
                  <w:rFonts w:eastAsia="Microsoft YaHei"/>
                </w:rPr>
              </w:rPrChange>
            </w:rPr>
          </w:pPr>
          <w:r w:rsidRPr="00184A3A">
            <w:rPr>
              <w:rFonts w:eastAsia="Microsoft YaHei"/>
              <w:szCs w:val="20"/>
              <w:rPrChange w:id="616" w:author="Edward Leung" w:date="2017-01-10T12:35:00Z">
                <w:rPr>
                  <w:rFonts w:eastAsia="Microsoft YaHei"/>
                  <w:szCs w:val="20"/>
                </w:rPr>
              </w:rPrChange>
            </w:rPr>
            <w:fldChar w:fldCharType="end"/>
          </w:r>
        </w:p>
      </w:sdtContent>
    </w:sdt>
    <w:p w14:paraId="707B8306" w14:textId="77777777" w:rsidR="00C103F0" w:rsidRPr="00184A3A" w:rsidRDefault="00C103F0" w:rsidP="007E6F0F">
      <w:pPr>
        <w:jc w:val="both"/>
        <w:rPr>
          <w:rFonts w:eastAsia="Microsoft YaHei"/>
          <w:rPrChange w:id="617" w:author="Edward Leung" w:date="2017-01-10T12:35:00Z">
            <w:rPr>
              <w:rFonts w:eastAsia="Microsoft YaHei"/>
            </w:rPr>
          </w:rPrChange>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Change w:id="618" w:author="Edward Leung" w:date="2017-01-10T12:35:00Z">
            <w:rPr>
              <w:rFonts w:eastAsia="Microsoft YaHei" w:cstheme="majorBidi"/>
              <w:b/>
              <w:bCs/>
              <w:color w:val="365F91" w:themeColor="accent1" w:themeShade="BF"/>
              <w:sz w:val="28"/>
              <w:szCs w:val="28"/>
              <w:lang w:eastAsia="zh-CN"/>
            </w:rPr>
          </w:rPrChange>
        </w:rPr>
      </w:pPr>
      <w:r w:rsidRPr="00184A3A">
        <w:rPr>
          <w:rFonts w:eastAsia="Microsoft YaHei"/>
          <w:lang w:eastAsia="zh-CN"/>
          <w:rPrChange w:id="619" w:author="Edward Leung" w:date="2017-01-10T12:35:00Z">
            <w:rPr>
              <w:rFonts w:eastAsia="Microsoft YaHei"/>
              <w:lang w:eastAsia="zh-CN"/>
            </w:rPr>
          </w:rPrChange>
        </w:rPr>
        <w:br w:type="page"/>
      </w:r>
    </w:p>
    <w:p w14:paraId="3C75D05A" w14:textId="77777777" w:rsidR="009706A7" w:rsidRPr="00184A3A" w:rsidRDefault="002265DC" w:rsidP="009D5EF3">
      <w:pPr>
        <w:pStyle w:val="Heading1"/>
        <w:rPr>
          <w:rPrChange w:id="620" w:author="Edward Leung" w:date="2017-01-10T12:35:00Z">
            <w:rPr/>
          </w:rPrChange>
        </w:rPr>
      </w:pPr>
      <w:bookmarkStart w:id="621" w:name="_Toc471750734"/>
      <w:r w:rsidRPr="00184A3A">
        <w:rPr>
          <w:rPrChange w:id="622" w:author="Edward Leung" w:date="2017-01-10T12:35:00Z">
            <w:rPr/>
          </w:rPrChange>
        </w:rPr>
        <w:lastRenderedPageBreak/>
        <w:t>Background</w:t>
      </w:r>
      <w:bookmarkEnd w:id="621"/>
    </w:p>
    <w:p w14:paraId="0EC6E7F6" w14:textId="77777777" w:rsidR="009706A7" w:rsidRPr="00184A3A" w:rsidRDefault="002265DC" w:rsidP="00D22FDC">
      <w:pPr>
        <w:pStyle w:val="Heading2"/>
        <w:rPr>
          <w:rPrChange w:id="623" w:author="Edward Leung" w:date="2017-01-10T12:35:00Z">
            <w:rPr/>
          </w:rPrChange>
        </w:rPr>
      </w:pPr>
      <w:bookmarkStart w:id="624" w:name="_Toc471750735"/>
      <w:r w:rsidRPr="00184A3A">
        <w:rPr>
          <w:rPrChange w:id="625" w:author="Edward Leung" w:date="2017-01-10T12:35:00Z">
            <w:rPr/>
          </w:rPrChange>
        </w:rPr>
        <w:t>Document Purpose</w:t>
      </w:r>
      <w:bookmarkEnd w:id="624"/>
    </w:p>
    <w:p w14:paraId="7FBD84FB" w14:textId="2F88E2A3" w:rsidR="00187054" w:rsidRPr="00184A3A" w:rsidRDefault="00187054" w:rsidP="007E6F0F">
      <w:pPr>
        <w:jc w:val="both"/>
        <w:rPr>
          <w:rPrChange w:id="626" w:author="Edward Leung" w:date="2017-01-10T12:35:00Z">
            <w:rPr/>
          </w:rPrChange>
        </w:rPr>
      </w:pPr>
      <w:r w:rsidRPr="00184A3A">
        <w:rPr>
          <w:rPrChange w:id="627" w:author="Edward Leung" w:date="2017-01-10T12:35:00Z">
            <w:rPr/>
          </w:rPrChange>
        </w:rPr>
        <w:t xml:space="preserve">The purpose of the </w:t>
      </w:r>
      <w:r w:rsidR="00AD54D9" w:rsidRPr="00184A3A">
        <w:rPr>
          <w:rPrChange w:id="628" w:author="Edward Leung" w:date="2017-01-10T12:35:00Z">
            <w:rPr/>
          </w:rPrChange>
        </w:rPr>
        <w:t>System Design Specification (SDS</w:t>
      </w:r>
      <w:r w:rsidRPr="00184A3A">
        <w:rPr>
          <w:rPrChange w:id="629" w:author="Edward Leung" w:date="2017-01-10T12:35:00Z">
            <w:rPr/>
          </w:rPrChange>
        </w:rPr>
        <w:t xml:space="preserve">) is to describe the detailed </w:t>
      </w:r>
      <w:r w:rsidR="00AD54D9" w:rsidRPr="00184A3A">
        <w:rPr>
          <w:rPrChange w:id="630" w:author="Edward Leung" w:date="2017-01-10T12:35:00Z">
            <w:rPr/>
          </w:rPrChange>
        </w:rPr>
        <w:t>system design specification</w:t>
      </w:r>
      <w:r w:rsidR="001A6C6D" w:rsidRPr="00184A3A">
        <w:rPr>
          <w:rPrChange w:id="631" w:author="Edward Leung" w:date="2017-01-10T12:35:00Z">
            <w:rPr/>
          </w:rPrChange>
        </w:rPr>
        <w:t xml:space="preserve"> for</w:t>
      </w:r>
      <w:r w:rsidRPr="00184A3A">
        <w:rPr>
          <w:rPrChange w:id="632" w:author="Edward Leung" w:date="2017-01-10T12:35:00Z">
            <w:rPr/>
          </w:rPrChange>
        </w:rPr>
        <w:t xml:space="preserve"> a project and its main aim is to provide </w:t>
      </w:r>
      <w:r w:rsidR="00AD54D9" w:rsidRPr="00184A3A">
        <w:rPr>
          <w:rPrChange w:id="633" w:author="Edward Leung" w:date="2017-01-10T12:35:00Z">
            <w:rPr/>
          </w:rPrChange>
        </w:rPr>
        <w:t>system design</w:t>
      </w:r>
      <w:r w:rsidRPr="00184A3A">
        <w:rPr>
          <w:rPrChange w:id="634" w:author="Edward Leung" w:date="2017-01-10T12:35:00Z">
            <w:rPr/>
          </w:rPrChange>
        </w:rPr>
        <w:t xml:space="preserve"> context </w:t>
      </w:r>
      <w:r w:rsidR="001A6C6D" w:rsidRPr="00184A3A">
        <w:rPr>
          <w:rPrChange w:id="635" w:author="Edward Leung" w:date="2017-01-10T12:35:00Z">
            <w:rPr/>
          </w:rPrChange>
        </w:rPr>
        <w:t>for</w:t>
      </w:r>
      <w:r w:rsidRPr="00184A3A">
        <w:rPr>
          <w:rPrChange w:id="636" w:author="Edward Leung" w:date="2017-01-10T12:35:00Z">
            <w:rPr/>
          </w:rPrChange>
        </w:rPr>
        <w:t xml:space="preserve"> the project and its objectives.  It will provide the input for </w:t>
      </w:r>
      <w:r w:rsidR="007A608F" w:rsidRPr="00184A3A">
        <w:rPr>
          <w:rPrChange w:id="637" w:author="Edward Leung" w:date="2017-01-10T12:35:00Z">
            <w:rPr/>
          </w:rPrChange>
        </w:rPr>
        <w:t>high-level</w:t>
      </w:r>
      <w:r w:rsidRPr="00184A3A">
        <w:rPr>
          <w:rPrChange w:id="638" w:author="Edward Leung" w:date="2017-01-10T12:35:00Z">
            <w:rPr/>
          </w:rPrChange>
        </w:rPr>
        <w:t xml:space="preserve"> </w:t>
      </w:r>
      <w:r w:rsidR="00AD54D9" w:rsidRPr="00184A3A">
        <w:rPr>
          <w:rPrChange w:id="639" w:author="Edward Leung" w:date="2017-01-10T12:35:00Z">
            <w:rPr/>
          </w:rPrChange>
        </w:rPr>
        <w:t>development</w:t>
      </w:r>
      <w:r w:rsidRPr="00184A3A">
        <w:rPr>
          <w:rPrChange w:id="640" w:author="Edward Leung" w:date="2017-01-10T12:35:00Z">
            <w:rPr/>
          </w:rPrChange>
        </w:rPr>
        <w:t xml:space="preserve"> activities</w:t>
      </w:r>
      <w:r w:rsidR="00AD54D9" w:rsidRPr="00184A3A">
        <w:rPr>
          <w:rPrChange w:id="641" w:author="Edward Leung" w:date="2017-01-10T12:35:00Z">
            <w:rPr/>
          </w:rPrChange>
        </w:rPr>
        <w:t>.</w:t>
      </w:r>
      <w:r w:rsidRPr="00184A3A">
        <w:rPr>
          <w:rPrChange w:id="642" w:author="Edward Leung" w:date="2017-01-10T12:35:00Z">
            <w:rPr/>
          </w:rPrChange>
        </w:rPr>
        <w:t xml:space="preserve"> </w:t>
      </w:r>
    </w:p>
    <w:p w14:paraId="31BFB821" w14:textId="599260BC" w:rsidR="00912794" w:rsidRPr="00184A3A" w:rsidRDefault="00187054" w:rsidP="007E6F0F">
      <w:pPr>
        <w:jc w:val="both"/>
        <w:rPr>
          <w:rPrChange w:id="643" w:author="Edward Leung" w:date="2017-01-10T12:35:00Z">
            <w:rPr/>
          </w:rPrChange>
        </w:rPr>
      </w:pPr>
      <w:r w:rsidRPr="00184A3A">
        <w:rPr>
          <w:rPrChange w:id="644" w:author="Edward Leung" w:date="2017-01-10T12:35:00Z">
            <w:rPr/>
          </w:rPrChange>
        </w:rPr>
        <w:t xml:space="preserve">The </w:t>
      </w:r>
      <w:r w:rsidR="00AD54D9" w:rsidRPr="00184A3A">
        <w:rPr>
          <w:rPrChange w:id="645" w:author="Edward Leung" w:date="2017-01-10T12:35:00Z">
            <w:rPr/>
          </w:rPrChange>
        </w:rPr>
        <w:t>System Design Specification</w:t>
      </w:r>
      <w:r w:rsidRPr="00184A3A">
        <w:rPr>
          <w:rPrChange w:id="646" w:author="Edward Leung" w:date="2017-01-10T12:35:00Z">
            <w:rPr/>
          </w:rPrChange>
        </w:rPr>
        <w:t xml:space="preserve"> is part of the </w:t>
      </w:r>
      <w:r w:rsidR="009A1CF4" w:rsidRPr="00184A3A">
        <w:rPr>
          <w:rPrChange w:id="647" w:author="Edward Leung" w:date="2017-01-10T12:35:00Z">
            <w:rPr/>
          </w:rPrChange>
        </w:rPr>
        <w:t xml:space="preserve">deliverables </w:t>
      </w:r>
      <w:r w:rsidR="006F1A85" w:rsidRPr="00184A3A">
        <w:rPr>
          <w:rPrChange w:id="648" w:author="Edward Leung" w:date="2017-01-10T12:35:00Z">
            <w:rPr/>
          </w:rPrChange>
        </w:rPr>
        <w:t xml:space="preserve">in the </w:t>
      </w:r>
      <w:r w:rsidRPr="00184A3A">
        <w:rPr>
          <w:rPrChange w:id="649" w:author="Edward Leung" w:date="2017-01-10T12:35:00Z">
            <w:rPr/>
          </w:rPrChange>
        </w:rPr>
        <w:t>Business Case Development phase of Project Delivery Lifecycle</w:t>
      </w:r>
      <w:r w:rsidR="00A86042" w:rsidRPr="00184A3A">
        <w:rPr>
          <w:rPrChange w:id="650" w:author="Edward Leung" w:date="2017-01-10T12:35:00Z">
            <w:rPr/>
          </w:rPrChange>
        </w:rPr>
        <w:t>.</w:t>
      </w:r>
    </w:p>
    <w:p w14:paraId="7680F50E" w14:textId="77777777" w:rsidR="00D21579" w:rsidRPr="00184A3A" w:rsidRDefault="002265DC" w:rsidP="00D22FDC">
      <w:pPr>
        <w:pStyle w:val="Heading2"/>
        <w:rPr>
          <w:rPrChange w:id="651" w:author="Edward Leung" w:date="2017-01-10T12:35:00Z">
            <w:rPr/>
          </w:rPrChange>
        </w:rPr>
      </w:pPr>
      <w:bookmarkStart w:id="652" w:name="_Toc471750736"/>
      <w:r w:rsidRPr="00184A3A">
        <w:rPr>
          <w:rPrChange w:id="653" w:author="Edward Leung" w:date="2017-01-10T12:35:00Z">
            <w:rPr/>
          </w:rPrChange>
        </w:rPr>
        <w:t>Document Scope</w:t>
      </w:r>
      <w:bookmarkEnd w:id="652"/>
    </w:p>
    <w:p w14:paraId="4C461E8F" w14:textId="04045BB6" w:rsidR="00EF78F2" w:rsidRPr="00184A3A" w:rsidRDefault="00EF78F2" w:rsidP="007E6F0F">
      <w:pPr>
        <w:jc w:val="both"/>
        <w:rPr>
          <w:rPrChange w:id="654" w:author="Edward Leung" w:date="2017-01-10T12:35:00Z">
            <w:rPr/>
          </w:rPrChange>
        </w:rPr>
      </w:pPr>
      <w:r w:rsidRPr="00184A3A">
        <w:rPr>
          <w:rPrChange w:id="655" w:author="Edward Leung" w:date="2017-01-10T12:35:00Z">
            <w:rPr/>
          </w:rPrChange>
        </w:rPr>
        <w:t xml:space="preserve">The scope of the </w:t>
      </w:r>
      <w:r w:rsidR="00AD54D9" w:rsidRPr="00184A3A">
        <w:rPr>
          <w:rPrChange w:id="656" w:author="Edward Leung" w:date="2017-01-10T12:35:00Z">
            <w:rPr/>
          </w:rPrChange>
        </w:rPr>
        <w:t xml:space="preserve">System Design Specification </w:t>
      </w:r>
      <w:r w:rsidRPr="00184A3A">
        <w:rPr>
          <w:rPrChange w:id="657" w:author="Edward Leung" w:date="2017-01-10T12:35:00Z">
            <w:rPr/>
          </w:rPrChange>
        </w:rPr>
        <w:t>(</w:t>
      </w:r>
      <w:r w:rsidR="00AD54D9" w:rsidRPr="00184A3A">
        <w:rPr>
          <w:rPrChange w:id="658" w:author="Edward Leung" w:date="2017-01-10T12:35:00Z">
            <w:rPr/>
          </w:rPrChange>
        </w:rPr>
        <w:t>SDS</w:t>
      </w:r>
      <w:r w:rsidRPr="00184A3A">
        <w:rPr>
          <w:rPrChange w:id="659" w:author="Edward Leung" w:date="2017-01-10T12:35:00Z">
            <w:rPr/>
          </w:rPrChange>
        </w:rPr>
        <w:t xml:space="preserve">) is to describe the </w:t>
      </w:r>
      <w:r w:rsidR="00D22FDC" w:rsidRPr="00184A3A">
        <w:rPr>
          <w:rPrChange w:id="660" w:author="Edward Leung" w:date="2017-01-10T12:35:00Z">
            <w:rPr/>
          </w:rPrChange>
        </w:rPr>
        <w:t>architectural view of the</w:t>
      </w:r>
      <w:r w:rsidR="00AD54D9" w:rsidRPr="00184A3A">
        <w:rPr>
          <w:rPrChange w:id="661" w:author="Edward Leung" w:date="2017-01-10T12:35:00Z">
            <w:rPr/>
          </w:rPrChange>
        </w:rPr>
        <w:t xml:space="preserve"> </w:t>
      </w:r>
      <w:r w:rsidR="00D22FDC" w:rsidRPr="00184A3A">
        <w:rPr>
          <w:rPrChange w:id="662" w:author="Edward Leung" w:date="2017-01-10T12:35:00Z">
            <w:rPr/>
          </w:rPrChange>
        </w:rPr>
        <w:t>system. It has section such as architecture design, data model design, high-level interface design, report design, etc</w:t>
      </w:r>
      <w:r w:rsidRPr="00184A3A">
        <w:rPr>
          <w:rPrChange w:id="663" w:author="Edward Leung" w:date="2017-01-10T12:35:00Z">
            <w:rPr/>
          </w:rPrChange>
        </w:rPr>
        <w:t xml:space="preserve">.  The technical designs </w:t>
      </w:r>
      <w:r w:rsidR="00CC1ACF" w:rsidRPr="00184A3A">
        <w:rPr>
          <w:rPrChange w:id="664" w:author="Edward Leung" w:date="2017-01-10T12:35:00Z">
            <w:rPr/>
          </w:rPrChange>
        </w:rPr>
        <w:t>and</w:t>
      </w:r>
      <w:r w:rsidRPr="00184A3A">
        <w:rPr>
          <w:rPrChange w:id="665" w:author="Edward Leung" w:date="2017-01-10T12:35:00Z">
            <w:rPr/>
          </w:rPrChange>
        </w:rPr>
        <w:t xml:space="preserve"> specifications of the impacted applications</w:t>
      </w:r>
      <w:r w:rsidR="00CC1ACF" w:rsidRPr="00184A3A">
        <w:rPr>
          <w:rPrChange w:id="666" w:author="Edward Leung" w:date="2017-01-10T12:35:00Z">
            <w:rPr/>
          </w:rPrChange>
        </w:rPr>
        <w:t xml:space="preserve"> are not included in </w:t>
      </w:r>
      <w:r w:rsidR="0014239B" w:rsidRPr="00184A3A">
        <w:rPr>
          <w:rPrChange w:id="667" w:author="Edward Leung" w:date="2017-01-10T12:35:00Z">
            <w:rPr/>
          </w:rPrChange>
        </w:rPr>
        <w:t>this document</w:t>
      </w:r>
      <w:r w:rsidRPr="00184A3A">
        <w:rPr>
          <w:rPrChange w:id="668" w:author="Edward Leung" w:date="2017-01-10T12:35:00Z">
            <w:rPr/>
          </w:rPrChange>
        </w:rPr>
        <w:t>.</w:t>
      </w:r>
    </w:p>
    <w:p w14:paraId="390F332F" w14:textId="2A309C6F" w:rsidR="00912794" w:rsidRPr="00184A3A" w:rsidRDefault="00912794" w:rsidP="00D22FDC">
      <w:pPr>
        <w:pStyle w:val="Heading2"/>
        <w:rPr>
          <w:rPrChange w:id="669" w:author="Edward Leung" w:date="2017-01-10T12:35:00Z">
            <w:rPr/>
          </w:rPrChange>
        </w:rPr>
      </w:pPr>
      <w:bookmarkStart w:id="670" w:name="_Toc471750737"/>
      <w:r w:rsidRPr="00184A3A">
        <w:rPr>
          <w:rPrChange w:id="671" w:author="Edward Leung" w:date="2017-01-10T12:35:00Z">
            <w:rPr/>
          </w:rPrChange>
        </w:rPr>
        <w:t>Document Audience</w:t>
      </w:r>
      <w:bookmarkEnd w:id="670"/>
    </w:p>
    <w:p w14:paraId="172B66BF" w14:textId="0682D285" w:rsidR="00FD0EA3" w:rsidRPr="00184A3A" w:rsidRDefault="00FD0EA3" w:rsidP="00FD0EA3">
      <w:pPr>
        <w:rPr>
          <w:szCs w:val="20"/>
          <w:rPrChange w:id="672" w:author="Edward Leung" w:date="2017-01-10T12:35:00Z">
            <w:rPr>
              <w:szCs w:val="20"/>
            </w:rPr>
          </w:rPrChange>
        </w:rPr>
      </w:pPr>
      <w:r w:rsidRPr="00184A3A">
        <w:rPr>
          <w:rPrChange w:id="673" w:author="Edward Leung" w:date="2017-01-10T12:35:00Z">
            <w:rPr/>
          </w:rPrChange>
        </w:rPr>
        <w:t>The audience of th</w:t>
      </w:r>
      <w:r w:rsidR="0014239B" w:rsidRPr="00184A3A">
        <w:rPr>
          <w:rPrChange w:id="674" w:author="Edward Leung" w:date="2017-01-10T12:35:00Z">
            <w:rPr/>
          </w:rPrChange>
        </w:rPr>
        <w:t>is</w:t>
      </w:r>
      <w:r w:rsidRPr="00184A3A">
        <w:rPr>
          <w:rPrChange w:id="675" w:author="Edward Leung" w:date="2017-01-10T12:35:00Z">
            <w:rPr/>
          </w:rPrChange>
        </w:rPr>
        <w:t xml:space="preserve"> </w:t>
      </w:r>
      <w:r w:rsidR="00AD54D9" w:rsidRPr="00184A3A">
        <w:rPr>
          <w:rPrChange w:id="676" w:author="Edward Leung" w:date="2017-01-10T12:35:00Z">
            <w:rPr/>
          </w:rPrChange>
        </w:rPr>
        <w:t xml:space="preserve">System Design Specification </w:t>
      </w:r>
      <w:r w:rsidRPr="00184A3A">
        <w:rPr>
          <w:rPrChange w:id="677" w:author="Edward Leung" w:date="2017-01-10T12:35:00Z">
            <w:rPr/>
          </w:rPrChange>
        </w:rPr>
        <w:t>(</w:t>
      </w:r>
      <w:r w:rsidR="00AD54D9" w:rsidRPr="00184A3A">
        <w:rPr>
          <w:rPrChange w:id="678" w:author="Edward Leung" w:date="2017-01-10T12:35:00Z">
            <w:rPr/>
          </w:rPrChange>
        </w:rPr>
        <w:t>SDS</w:t>
      </w:r>
      <w:r w:rsidRPr="00184A3A">
        <w:rPr>
          <w:rPrChange w:id="679" w:author="Edward Leung" w:date="2017-01-10T12:35:00Z">
            <w:rPr/>
          </w:rPrChange>
        </w:rPr>
        <w:t xml:space="preserve">) is </w:t>
      </w:r>
      <w:r w:rsidR="00AD54D9" w:rsidRPr="00184A3A">
        <w:rPr>
          <w:rPrChange w:id="680" w:author="Edward Leung" w:date="2017-01-10T12:35:00Z">
            <w:rPr/>
          </w:rPrChange>
        </w:rPr>
        <w:t>the technical staff of the IT department of the project owner</w:t>
      </w:r>
      <w:r w:rsidRPr="00184A3A">
        <w:rPr>
          <w:rPrChange w:id="681" w:author="Edward Leung" w:date="2017-01-10T12:35:00Z">
            <w:rPr/>
          </w:rPrChange>
        </w:rPr>
        <w:t>.</w:t>
      </w:r>
      <w:r w:rsidR="00AD54D9" w:rsidRPr="00184A3A">
        <w:rPr>
          <w:rPrChange w:id="682" w:author="Edward Leung" w:date="2017-01-10T12:35:00Z">
            <w:rPr/>
          </w:rPrChange>
        </w:rPr>
        <w:t xml:space="preserve"> </w:t>
      </w:r>
    </w:p>
    <w:p w14:paraId="72337F24" w14:textId="77777777" w:rsidR="00FD0EA3" w:rsidRPr="00184A3A" w:rsidRDefault="00FD0EA3">
      <w:pPr>
        <w:rPr>
          <w:rFonts w:eastAsia="Microsoft YaHei" w:cs="Microsoft YaHei"/>
          <w:b/>
          <w:bCs/>
          <w:color w:val="4F81BD" w:themeColor="accent1"/>
          <w:sz w:val="26"/>
          <w:szCs w:val="26"/>
          <w:lang w:eastAsia="zh-CN"/>
          <w:rPrChange w:id="683" w:author="Edward Leung" w:date="2017-01-10T12:35:00Z">
            <w:rPr>
              <w:rFonts w:eastAsia="Microsoft YaHei" w:cs="Microsoft YaHei"/>
              <w:b/>
              <w:bCs/>
              <w:color w:val="4F81BD" w:themeColor="accent1"/>
              <w:sz w:val="26"/>
              <w:szCs w:val="26"/>
              <w:lang w:eastAsia="zh-CN"/>
            </w:rPr>
          </w:rPrChange>
        </w:rPr>
      </w:pPr>
      <w:r w:rsidRPr="00184A3A">
        <w:rPr>
          <w:rFonts w:eastAsia="Microsoft YaHei" w:cs="Microsoft YaHei"/>
          <w:lang w:eastAsia="zh-CN"/>
          <w:rPrChange w:id="684" w:author="Edward Leung" w:date="2017-01-10T12:35:00Z">
            <w:rPr>
              <w:rFonts w:eastAsia="Microsoft YaHei" w:cs="Microsoft YaHei"/>
              <w:lang w:eastAsia="zh-CN"/>
            </w:rPr>
          </w:rPrChange>
        </w:rPr>
        <w:br w:type="page"/>
      </w:r>
    </w:p>
    <w:p w14:paraId="3CA1892E" w14:textId="4E2F378A" w:rsidR="009706A7" w:rsidRPr="00184A3A" w:rsidRDefault="002265DC" w:rsidP="00D22FDC">
      <w:pPr>
        <w:pStyle w:val="Heading2"/>
        <w:rPr>
          <w:rPrChange w:id="685" w:author="Edward Leung" w:date="2017-01-10T12:35:00Z">
            <w:rPr/>
          </w:rPrChange>
        </w:rPr>
      </w:pPr>
      <w:bookmarkStart w:id="686" w:name="_Toc471750738"/>
      <w:r w:rsidRPr="00184A3A">
        <w:rPr>
          <w:rPrChange w:id="687" w:author="Edward Leung" w:date="2017-01-10T12:35:00Z">
            <w:rPr/>
          </w:rPrChange>
        </w:rPr>
        <w:lastRenderedPageBreak/>
        <w:t>Terms &amp; Abbreviation</w:t>
      </w:r>
      <w:r w:rsidR="00611DDF" w:rsidRPr="00184A3A">
        <w:rPr>
          <w:rPrChange w:id="688" w:author="Edward Leung" w:date="2017-01-10T12:35:00Z">
            <w:rPr/>
          </w:rPrChange>
        </w:rPr>
        <w:t>s</w:t>
      </w:r>
      <w:bookmarkEnd w:id="686"/>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A00C1A">
        <w:tc>
          <w:tcPr>
            <w:tcW w:w="1561" w:type="dxa"/>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Change w:id="689" w:author="Edward Leung" w:date="2017-01-10T12:35:00Z">
                  <w:rPr>
                    <w:rFonts w:eastAsia="Microsoft YaHei"/>
                    <w:b/>
                    <w:color w:val="FFFFFF"/>
                    <w:szCs w:val="20"/>
                    <w:lang w:eastAsia="zh-CN"/>
                  </w:rPr>
                </w:rPrChange>
              </w:rPr>
            </w:pPr>
            <w:r w:rsidRPr="00184A3A">
              <w:rPr>
                <w:rFonts w:eastAsia="Microsoft YaHei"/>
                <w:b/>
                <w:color w:val="FFFFFF"/>
                <w:szCs w:val="20"/>
                <w:lang w:eastAsia="zh-CN"/>
                <w:rPrChange w:id="690" w:author="Edward Leung" w:date="2017-01-10T12:35:00Z">
                  <w:rPr>
                    <w:rFonts w:eastAsia="Microsoft YaHei"/>
                    <w:b/>
                    <w:color w:val="FFFFFF"/>
                    <w:szCs w:val="20"/>
                    <w:lang w:eastAsia="zh-CN"/>
                  </w:rPr>
                </w:rPrChange>
              </w:rPr>
              <w:t>Abbreviation</w:t>
            </w:r>
          </w:p>
        </w:tc>
        <w:tc>
          <w:tcPr>
            <w:tcW w:w="9121" w:type="dxa"/>
            <w:shd w:val="clear" w:color="auto" w:fill="1F497D" w:themeFill="text2"/>
          </w:tcPr>
          <w:p w14:paraId="734D8BF6" w14:textId="77777777" w:rsidR="00A73CE8" w:rsidRPr="00184A3A" w:rsidRDefault="002265DC" w:rsidP="007E6F0F">
            <w:pPr>
              <w:jc w:val="both"/>
              <w:rPr>
                <w:b/>
                <w:rPrChange w:id="691" w:author="Edward Leung" w:date="2017-01-10T12:35:00Z">
                  <w:rPr>
                    <w:b/>
                  </w:rPr>
                </w:rPrChange>
              </w:rPr>
            </w:pPr>
            <w:r w:rsidRPr="00184A3A">
              <w:rPr>
                <w:rFonts w:eastAsia="Microsoft YaHei"/>
                <w:b/>
                <w:color w:val="FFFFFF"/>
                <w:szCs w:val="20"/>
                <w:lang w:eastAsia="zh-CN"/>
                <w:rPrChange w:id="692" w:author="Edward Leung" w:date="2017-01-10T12:35:00Z">
                  <w:rPr>
                    <w:rFonts w:eastAsia="Microsoft YaHei"/>
                    <w:b/>
                    <w:color w:val="FFFFFF"/>
                    <w:szCs w:val="20"/>
                    <w:lang w:eastAsia="zh-CN"/>
                  </w:rPr>
                </w:rPrChange>
              </w:rPr>
              <w:t>Description</w:t>
            </w:r>
          </w:p>
        </w:tc>
      </w:tr>
      <w:tr w:rsidR="00D21579" w:rsidRPr="00184A3A" w14:paraId="7F619163" w14:textId="77777777" w:rsidTr="00A00C1A">
        <w:tc>
          <w:tcPr>
            <w:tcW w:w="1561" w:type="dxa"/>
          </w:tcPr>
          <w:p w14:paraId="5DDFF22F" w14:textId="77777777" w:rsidR="00D21579" w:rsidRPr="00184A3A" w:rsidRDefault="008B0458" w:rsidP="007E6F0F">
            <w:pPr>
              <w:jc w:val="both"/>
              <w:rPr>
                <w:rFonts w:eastAsia="SimSun"/>
                <w:lang w:eastAsia="zh-CN"/>
                <w:rPrChange w:id="693" w:author="Edward Leung" w:date="2017-01-10T12:35:00Z">
                  <w:rPr>
                    <w:rFonts w:eastAsia="SimSun"/>
                    <w:lang w:eastAsia="zh-CN"/>
                  </w:rPr>
                </w:rPrChange>
              </w:rPr>
            </w:pPr>
            <w:r w:rsidRPr="00184A3A">
              <w:rPr>
                <w:rFonts w:eastAsia="SimSun"/>
                <w:lang w:eastAsia="zh-CN"/>
                <w:rPrChange w:id="694" w:author="Edward Leung" w:date="2017-01-10T12:35:00Z">
                  <w:rPr>
                    <w:rFonts w:eastAsia="SimSun"/>
                    <w:lang w:eastAsia="zh-CN"/>
                  </w:rPr>
                </w:rPrChange>
              </w:rPr>
              <w:t>ESB</w:t>
            </w:r>
          </w:p>
        </w:tc>
        <w:tc>
          <w:tcPr>
            <w:tcW w:w="9121" w:type="dxa"/>
          </w:tcPr>
          <w:p w14:paraId="735AD9C7" w14:textId="77777777" w:rsidR="00D21579" w:rsidRPr="00184A3A" w:rsidRDefault="008B0458" w:rsidP="007E6F0F">
            <w:pPr>
              <w:jc w:val="both"/>
              <w:rPr>
                <w:rFonts w:eastAsia="SimSun"/>
                <w:lang w:eastAsia="zh-CN"/>
                <w:rPrChange w:id="695" w:author="Edward Leung" w:date="2017-01-10T12:35:00Z">
                  <w:rPr>
                    <w:rFonts w:eastAsia="SimSun"/>
                    <w:lang w:eastAsia="zh-CN"/>
                  </w:rPr>
                </w:rPrChange>
              </w:rPr>
            </w:pPr>
            <w:r w:rsidRPr="00184A3A">
              <w:rPr>
                <w:rFonts w:eastAsia="SimSun"/>
                <w:lang w:eastAsia="zh-CN"/>
                <w:rPrChange w:id="696" w:author="Edward Leung" w:date="2017-01-10T12:35:00Z">
                  <w:rPr>
                    <w:rFonts w:eastAsia="SimSun"/>
                    <w:lang w:eastAsia="zh-CN"/>
                  </w:rPr>
                </w:rPrChange>
              </w:rPr>
              <w:t>Enterprise Service Bus</w:t>
            </w:r>
          </w:p>
        </w:tc>
      </w:tr>
      <w:tr w:rsidR="00D21579" w:rsidRPr="00184A3A" w14:paraId="52B02D22" w14:textId="77777777" w:rsidTr="00A00C1A">
        <w:tc>
          <w:tcPr>
            <w:tcW w:w="1561" w:type="dxa"/>
          </w:tcPr>
          <w:p w14:paraId="5D138AF5" w14:textId="77777777" w:rsidR="00D21579" w:rsidRPr="00184A3A" w:rsidRDefault="008B0458" w:rsidP="007E6F0F">
            <w:pPr>
              <w:jc w:val="both"/>
              <w:rPr>
                <w:rFonts w:eastAsia="Microsoft YaHei"/>
                <w:lang w:eastAsia="zh-CN"/>
                <w:rPrChange w:id="697" w:author="Edward Leung" w:date="2017-01-10T12:35:00Z">
                  <w:rPr>
                    <w:rFonts w:eastAsia="Microsoft YaHei"/>
                    <w:lang w:eastAsia="zh-CN"/>
                  </w:rPr>
                </w:rPrChange>
              </w:rPr>
            </w:pPr>
            <w:r w:rsidRPr="00184A3A">
              <w:rPr>
                <w:rFonts w:eastAsia="Microsoft YaHei"/>
                <w:lang w:eastAsia="zh-CN"/>
                <w:rPrChange w:id="698" w:author="Edward Leung" w:date="2017-01-10T12:35:00Z">
                  <w:rPr>
                    <w:rFonts w:eastAsia="Microsoft YaHei"/>
                    <w:lang w:eastAsia="zh-CN"/>
                  </w:rPr>
                </w:rPrChange>
              </w:rPr>
              <w:t>API</w:t>
            </w:r>
          </w:p>
        </w:tc>
        <w:tc>
          <w:tcPr>
            <w:tcW w:w="9121" w:type="dxa"/>
          </w:tcPr>
          <w:p w14:paraId="51C6CCEB" w14:textId="77777777" w:rsidR="00D21579" w:rsidRPr="00184A3A" w:rsidRDefault="008B0458" w:rsidP="007E6F0F">
            <w:pPr>
              <w:jc w:val="both"/>
              <w:rPr>
                <w:rFonts w:eastAsia="Microsoft YaHei"/>
                <w:lang w:eastAsia="zh-CN"/>
                <w:rPrChange w:id="699" w:author="Edward Leung" w:date="2017-01-10T12:35:00Z">
                  <w:rPr>
                    <w:rFonts w:eastAsia="Microsoft YaHei"/>
                    <w:lang w:eastAsia="zh-CN"/>
                  </w:rPr>
                </w:rPrChange>
              </w:rPr>
            </w:pPr>
            <w:r w:rsidRPr="00184A3A">
              <w:rPr>
                <w:rFonts w:eastAsia="Microsoft YaHei"/>
                <w:lang w:eastAsia="zh-CN"/>
                <w:rPrChange w:id="700" w:author="Edward Leung" w:date="2017-01-10T12:35:00Z">
                  <w:rPr>
                    <w:rFonts w:eastAsia="Microsoft YaHei"/>
                    <w:lang w:eastAsia="zh-CN"/>
                  </w:rPr>
                </w:rPrChange>
              </w:rPr>
              <w:t>Application Programming Interface</w:t>
            </w:r>
          </w:p>
        </w:tc>
      </w:tr>
      <w:tr w:rsidR="00D21579" w:rsidRPr="00184A3A" w14:paraId="5F25FD73" w14:textId="77777777" w:rsidTr="00A00C1A">
        <w:tc>
          <w:tcPr>
            <w:tcW w:w="1561" w:type="dxa"/>
          </w:tcPr>
          <w:p w14:paraId="4BC0626B" w14:textId="77777777" w:rsidR="00D21579" w:rsidRPr="00184A3A" w:rsidRDefault="00556B07" w:rsidP="007E6F0F">
            <w:pPr>
              <w:jc w:val="both"/>
              <w:rPr>
                <w:rPrChange w:id="701" w:author="Edward Leung" w:date="2017-01-10T12:35:00Z">
                  <w:rPr/>
                </w:rPrChange>
              </w:rPr>
            </w:pPr>
            <w:r w:rsidRPr="00184A3A">
              <w:rPr>
                <w:rPrChange w:id="702" w:author="Edward Leung" w:date="2017-01-10T12:35:00Z">
                  <w:rPr/>
                </w:rPrChange>
              </w:rPr>
              <w:t>EDW</w:t>
            </w:r>
          </w:p>
        </w:tc>
        <w:tc>
          <w:tcPr>
            <w:tcW w:w="9121" w:type="dxa"/>
          </w:tcPr>
          <w:p w14:paraId="2E8C8062" w14:textId="77777777" w:rsidR="00D21579" w:rsidRPr="00184A3A" w:rsidRDefault="00556B07" w:rsidP="007E6F0F">
            <w:pPr>
              <w:jc w:val="both"/>
              <w:rPr>
                <w:rPrChange w:id="703" w:author="Edward Leung" w:date="2017-01-10T12:35:00Z">
                  <w:rPr/>
                </w:rPrChange>
              </w:rPr>
            </w:pPr>
            <w:r w:rsidRPr="00184A3A">
              <w:rPr>
                <w:rPrChange w:id="704" w:author="Edward Leung" w:date="2017-01-10T12:35:00Z">
                  <w:rPr/>
                </w:rPrChange>
              </w:rPr>
              <w:t>Enterprise Data Warehouse</w:t>
            </w:r>
          </w:p>
        </w:tc>
      </w:tr>
      <w:tr w:rsidR="00D21579" w:rsidRPr="00184A3A" w14:paraId="6DBC925D" w14:textId="77777777" w:rsidTr="00A00C1A">
        <w:tc>
          <w:tcPr>
            <w:tcW w:w="1561" w:type="dxa"/>
          </w:tcPr>
          <w:p w14:paraId="4F791A6A" w14:textId="77777777" w:rsidR="00D21579" w:rsidRPr="00184A3A" w:rsidRDefault="004666E3" w:rsidP="007E6F0F">
            <w:pPr>
              <w:jc w:val="both"/>
              <w:rPr>
                <w:rFonts w:eastAsia="SimSun"/>
                <w:lang w:eastAsia="zh-CN"/>
                <w:rPrChange w:id="705" w:author="Edward Leung" w:date="2017-01-10T12:35:00Z">
                  <w:rPr>
                    <w:rFonts w:eastAsia="SimSun"/>
                    <w:lang w:eastAsia="zh-CN"/>
                  </w:rPr>
                </w:rPrChange>
              </w:rPr>
            </w:pPr>
            <w:r w:rsidRPr="00184A3A">
              <w:rPr>
                <w:rFonts w:eastAsia="SimSun"/>
                <w:lang w:eastAsia="zh-CN"/>
                <w:rPrChange w:id="706" w:author="Edward Leung" w:date="2017-01-10T12:35:00Z">
                  <w:rPr>
                    <w:rFonts w:eastAsia="SimSun"/>
                    <w:lang w:eastAsia="zh-CN"/>
                  </w:rPr>
                </w:rPrChange>
              </w:rPr>
              <w:t>EOD</w:t>
            </w:r>
          </w:p>
        </w:tc>
        <w:tc>
          <w:tcPr>
            <w:tcW w:w="9121" w:type="dxa"/>
          </w:tcPr>
          <w:p w14:paraId="73F73516" w14:textId="1E00C891" w:rsidR="00D21579" w:rsidRPr="00184A3A" w:rsidRDefault="004666E3" w:rsidP="007306B9">
            <w:pPr>
              <w:jc w:val="both"/>
              <w:rPr>
                <w:rFonts w:eastAsia="SimSun"/>
                <w:lang w:eastAsia="zh-CN"/>
                <w:rPrChange w:id="707" w:author="Edward Leung" w:date="2017-01-10T12:35:00Z">
                  <w:rPr>
                    <w:rFonts w:eastAsia="SimSun"/>
                    <w:lang w:eastAsia="zh-CN"/>
                  </w:rPr>
                </w:rPrChange>
              </w:rPr>
            </w:pPr>
            <w:r w:rsidRPr="00184A3A">
              <w:rPr>
                <w:rFonts w:eastAsia="SimSun"/>
                <w:lang w:eastAsia="zh-CN"/>
                <w:rPrChange w:id="708" w:author="Edward Leung" w:date="2017-01-10T12:35:00Z">
                  <w:rPr>
                    <w:rFonts w:eastAsia="SimSun"/>
                    <w:lang w:eastAsia="zh-CN"/>
                  </w:rPr>
                </w:rPrChange>
              </w:rPr>
              <w:t xml:space="preserve">End of </w:t>
            </w:r>
            <w:r w:rsidR="007306B9" w:rsidRPr="00184A3A">
              <w:rPr>
                <w:rFonts w:eastAsia="SimSun"/>
                <w:lang w:eastAsia="zh-CN"/>
                <w:rPrChange w:id="709" w:author="Edward Leung" w:date="2017-01-10T12:35:00Z">
                  <w:rPr>
                    <w:rFonts w:eastAsia="SimSun"/>
                    <w:lang w:eastAsia="zh-CN"/>
                  </w:rPr>
                </w:rPrChange>
              </w:rPr>
              <w:t>D</w:t>
            </w:r>
            <w:r w:rsidRPr="00184A3A">
              <w:rPr>
                <w:rFonts w:eastAsia="SimSun"/>
                <w:lang w:eastAsia="zh-CN"/>
                <w:rPrChange w:id="710" w:author="Edward Leung" w:date="2017-01-10T12:35:00Z">
                  <w:rPr>
                    <w:rFonts w:eastAsia="SimSun"/>
                    <w:lang w:eastAsia="zh-CN"/>
                  </w:rPr>
                </w:rPrChange>
              </w:rPr>
              <w:t>ay</w:t>
            </w:r>
          </w:p>
        </w:tc>
      </w:tr>
      <w:tr w:rsidR="00D21579" w:rsidRPr="00184A3A" w14:paraId="64F58B83" w14:textId="77777777" w:rsidTr="00A00C1A">
        <w:tc>
          <w:tcPr>
            <w:tcW w:w="1561" w:type="dxa"/>
          </w:tcPr>
          <w:p w14:paraId="7647DFE9" w14:textId="77777777" w:rsidR="00D21579" w:rsidRPr="00184A3A" w:rsidRDefault="00B549E4" w:rsidP="007E6F0F">
            <w:pPr>
              <w:jc w:val="both"/>
              <w:rPr>
                <w:rFonts w:eastAsia="SimSun"/>
                <w:lang w:eastAsia="zh-CN"/>
                <w:rPrChange w:id="711" w:author="Edward Leung" w:date="2017-01-10T12:35:00Z">
                  <w:rPr>
                    <w:rFonts w:eastAsia="SimSun"/>
                    <w:lang w:eastAsia="zh-CN"/>
                  </w:rPr>
                </w:rPrChange>
              </w:rPr>
            </w:pPr>
            <w:r w:rsidRPr="00184A3A">
              <w:rPr>
                <w:rFonts w:eastAsia="SimSun"/>
                <w:lang w:eastAsia="zh-CN"/>
                <w:rPrChange w:id="712" w:author="Edward Leung" w:date="2017-01-10T12:35:00Z">
                  <w:rPr>
                    <w:rFonts w:eastAsia="SimSun"/>
                    <w:lang w:eastAsia="zh-CN"/>
                  </w:rPr>
                </w:rPrChange>
              </w:rPr>
              <w:t>POS Client</w:t>
            </w:r>
          </w:p>
        </w:tc>
        <w:tc>
          <w:tcPr>
            <w:tcW w:w="9121" w:type="dxa"/>
          </w:tcPr>
          <w:p w14:paraId="3E65DDAA" w14:textId="6BD43915" w:rsidR="00D21579" w:rsidRPr="00184A3A" w:rsidRDefault="004666E3" w:rsidP="007306B9">
            <w:pPr>
              <w:jc w:val="both"/>
              <w:rPr>
                <w:rPrChange w:id="713" w:author="Edward Leung" w:date="2017-01-10T12:35:00Z">
                  <w:rPr/>
                </w:rPrChange>
              </w:rPr>
            </w:pPr>
            <w:r w:rsidRPr="00184A3A">
              <w:rPr>
                <w:rFonts w:eastAsia="SimSun"/>
                <w:lang w:eastAsia="zh-CN"/>
                <w:rPrChange w:id="714" w:author="Edward Leung" w:date="2017-01-10T12:35:00Z">
                  <w:rPr>
                    <w:rFonts w:eastAsia="SimSun"/>
                    <w:lang w:eastAsia="zh-CN"/>
                  </w:rPr>
                </w:rPrChange>
              </w:rPr>
              <w:t xml:space="preserve">One </w:t>
            </w:r>
            <w:r w:rsidR="007306B9" w:rsidRPr="00184A3A">
              <w:rPr>
                <w:rFonts w:eastAsia="SimSun"/>
                <w:lang w:eastAsia="zh-CN"/>
                <w:rPrChange w:id="715" w:author="Edward Leung" w:date="2017-01-10T12:35:00Z">
                  <w:rPr>
                    <w:rFonts w:eastAsia="SimSun"/>
                    <w:lang w:eastAsia="zh-CN"/>
                  </w:rPr>
                </w:rPrChange>
              </w:rPr>
              <w:t>D</w:t>
            </w:r>
            <w:r w:rsidRPr="00184A3A">
              <w:rPr>
                <w:rFonts w:eastAsia="SimSun"/>
                <w:lang w:eastAsia="zh-CN"/>
                <w:rPrChange w:id="716" w:author="Edward Leung" w:date="2017-01-10T12:35:00Z">
                  <w:rPr>
                    <w:rFonts w:eastAsia="SimSun"/>
                    <w:lang w:eastAsia="zh-CN"/>
                  </w:rPr>
                </w:rPrChange>
              </w:rPr>
              <w:t xml:space="preserve">atabase </w:t>
            </w:r>
            <w:r w:rsidR="007306B9" w:rsidRPr="00184A3A">
              <w:rPr>
                <w:rFonts w:eastAsia="SimSun"/>
                <w:lang w:eastAsia="zh-CN"/>
                <w:rPrChange w:id="717" w:author="Edward Leung" w:date="2017-01-10T12:35:00Z">
                  <w:rPr>
                    <w:rFonts w:eastAsia="SimSun"/>
                    <w:lang w:eastAsia="zh-CN"/>
                  </w:rPr>
                </w:rPrChange>
              </w:rPr>
              <w:t>O</w:t>
            </w:r>
            <w:r w:rsidRPr="00184A3A">
              <w:rPr>
                <w:rFonts w:eastAsia="SimSun"/>
                <w:lang w:eastAsia="zh-CN"/>
                <w:rPrChange w:id="718" w:author="Edward Leung" w:date="2017-01-10T12:35:00Z">
                  <w:rPr>
                    <w:rFonts w:eastAsia="SimSun"/>
                    <w:lang w:eastAsia="zh-CN"/>
                  </w:rPr>
                </w:rPrChange>
              </w:rPr>
              <w:t xml:space="preserve">wner on the </w:t>
            </w:r>
            <w:r w:rsidR="007306B9" w:rsidRPr="00184A3A">
              <w:rPr>
                <w:rFonts w:eastAsia="SimSun"/>
                <w:lang w:eastAsia="zh-CN"/>
                <w:rPrChange w:id="719" w:author="Edward Leung" w:date="2017-01-10T12:35:00Z">
                  <w:rPr>
                    <w:rFonts w:eastAsia="SimSun"/>
                    <w:lang w:eastAsia="zh-CN"/>
                  </w:rPr>
                </w:rPrChange>
              </w:rPr>
              <w:t>S</w:t>
            </w:r>
            <w:r w:rsidRPr="00184A3A">
              <w:rPr>
                <w:rFonts w:eastAsia="SimSun"/>
                <w:lang w:eastAsia="zh-CN"/>
                <w:rPrChange w:id="720" w:author="Edward Leung" w:date="2017-01-10T12:35:00Z">
                  <w:rPr>
                    <w:rFonts w:eastAsia="SimSun"/>
                    <w:lang w:eastAsia="zh-CN"/>
                  </w:rPr>
                </w:rPrChange>
              </w:rPr>
              <w:t xml:space="preserve">ales side, provided by the POS machine vendor/manufacturer </w:t>
            </w:r>
          </w:p>
        </w:tc>
      </w:tr>
      <w:tr w:rsidR="00D21579" w:rsidRPr="00184A3A" w14:paraId="7F74645B" w14:textId="77777777" w:rsidTr="00A00C1A">
        <w:tc>
          <w:tcPr>
            <w:tcW w:w="1561" w:type="dxa"/>
          </w:tcPr>
          <w:p w14:paraId="3AF608BE" w14:textId="77777777" w:rsidR="00D21579" w:rsidRPr="00184A3A" w:rsidRDefault="004666E3" w:rsidP="007E6F0F">
            <w:pPr>
              <w:jc w:val="both"/>
              <w:rPr>
                <w:rPrChange w:id="721" w:author="Edward Leung" w:date="2017-01-10T12:35:00Z">
                  <w:rPr/>
                </w:rPrChange>
              </w:rPr>
            </w:pPr>
            <w:r w:rsidRPr="00184A3A">
              <w:rPr>
                <w:rPrChange w:id="722" w:author="Edward Leung" w:date="2017-01-10T12:35:00Z">
                  <w:rPr/>
                </w:rPrChange>
              </w:rPr>
              <w:t>DB</w:t>
            </w:r>
          </w:p>
        </w:tc>
        <w:tc>
          <w:tcPr>
            <w:tcW w:w="9121" w:type="dxa"/>
          </w:tcPr>
          <w:p w14:paraId="0BBA26EF" w14:textId="77777777" w:rsidR="00D21579" w:rsidRPr="00184A3A" w:rsidRDefault="004666E3" w:rsidP="007E6F0F">
            <w:pPr>
              <w:jc w:val="both"/>
              <w:rPr>
                <w:rPrChange w:id="723" w:author="Edward Leung" w:date="2017-01-10T12:35:00Z">
                  <w:rPr/>
                </w:rPrChange>
              </w:rPr>
            </w:pPr>
            <w:r w:rsidRPr="00184A3A">
              <w:rPr>
                <w:rPrChange w:id="724" w:author="Edward Leung" w:date="2017-01-10T12:35:00Z">
                  <w:rPr/>
                </w:rPrChange>
              </w:rPr>
              <w:t>Database</w:t>
            </w:r>
          </w:p>
        </w:tc>
      </w:tr>
      <w:tr w:rsidR="00D21579" w:rsidRPr="00184A3A" w14:paraId="40105FD7" w14:textId="77777777" w:rsidTr="00A00C1A">
        <w:tc>
          <w:tcPr>
            <w:tcW w:w="1561" w:type="dxa"/>
          </w:tcPr>
          <w:p w14:paraId="2F3AE67A" w14:textId="77777777" w:rsidR="00D21579" w:rsidRPr="00184A3A" w:rsidRDefault="00B549E4" w:rsidP="007E6F0F">
            <w:pPr>
              <w:jc w:val="both"/>
              <w:rPr>
                <w:rPrChange w:id="725" w:author="Edward Leung" w:date="2017-01-10T12:35:00Z">
                  <w:rPr/>
                </w:rPrChange>
              </w:rPr>
            </w:pPr>
            <w:r w:rsidRPr="00184A3A">
              <w:rPr>
                <w:rPrChange w:id="726" w:author="Edward Leung" w:date="2017-01-10T12:35:00Z">
                  <w:rPr/>
                </w:rPrChange>
              </w:rPr>
              <w:t>POS</w:t>
            </w:r>
          </w:p>
        </w:tc>
        <w:tc>
          <w:tcPr>
            <w:tcW w:w="9121" w:type="dxa"/>
          </w:tcPr>
          <w:p w14:paraId="01A8B40F" w14:textId="77777777" w:rsidR="00D21579" w:rsidRPr="00184A3A" w:rsidRDefault="00B549E4" w:rsidP="007E6F0F">
            <w:pPr>
              <w:jc w:val="both"/>
              <w:rPr>
                <w:rFonts w:cs="Calibri"/>
                <w:rPrChange w:id="727" w:author="Edward Leung" w:date="2017-01-10T12:35:00Z">
                  <w:rPr>
                    <w:rFonts w:cs="Calibri"/>
                  </w:rPr>
                </w:rPrChange>
              </w:rPr>
            </w:pPr>
            <w:r w:rsidRPr="00184A3A">
              <w:rPr>
                <w:rFonts w:cs="Calibri"/>
                <w:rPrChange w:id="728" w:author="Edward Leung" w:date="2017-01-10T12:35:00Z">
                  <w:rPr>
                    <w:rFonts w:cs="Calibri"/>
                  </w:rPr>
                </w:rPrChange>
              </w:rPr>
              <w:t>Point of Sales</w:t>
            </w:r>
          </w:p>
        </w:tc>
      </w:tr>
      <w:tr w:rsidR="00501756" w:rsidRPr="00184A3A" w14:paraId="15C28E3E" w14:textId="77777777" w:rsidTr="00A00C1A">
        <w:tc>
          <w:tcPr>
            <w:tcW w:w="1561" w:type="dxa"/>
          </w:tcPr>
          <w:p w14:paraId="4EBFA072" w14:textId="05CAC6ED" w:rsidR="00501756" w:rsidRPr="00184A3A" w:rsidRDefault="00501756" w:rsidP="007E6F0F">
            <w:pPr>
              <w:jc w:val="both"/>
              <w:rPr>
                <w:rPrChange w:id="729" w:author="Edward Leung" w:date="2017-01-10T12:35:00Z">
                  <w:rPr/>
                </w:rPrChange>
              </w:rPr>
            </w:pPr>
            <w:r w:rsidRPr="00184A3A">
              <w:rPr>
                <w:rPrChange w:id="730" w:author="Edward Leung" w:date="2017-01-10T12:35:00Z">
                  <w:rPr/>
                </w:rPrChange>
              </w:rPr>
              <w:t>Staging DB</w:t>
            </w:r>
          </w:p>
        </w:tc>
        <w:tc>
          <w:tcPr>
            <w:tcW w:w="9121" w:type="dxa"/>
          </w:tcPr>
          <w:p w14:paraId="287B1ADE" w14:textId="6E33F512" w:rsidR="00501756" w:rsidRPr="00184A3A" w:rsidRDefault="00501756" w:rsidP="007E6F0F">
            <w:pPr>
              <w:jc w:val="both"/>
              <w:rPr>
                <w:rFonts w:cs="Calibri"/>
                <w:rPrChange w:id="731" w:author="Edward Leung" w:date="2017-01-10T12:35:00Z">
                  <w:rPr>
                    <w:rFonts w:cs="Calibri"/>
                  </w:rPr>
                </w:rPrChange>
              </w:rPr>
            </w:pPr>
            <w:r w:rsidRPr="00184A3A">
              <w:rPr>
                <w:rFonts w:cs="Calibri"/>
                <w:rPrChange w:id="732" w:author="Edward Leung" w:date="2017-01-10T12:35:00Z">
                  <w:rPr>
                    <w:rFonts w:cs="Calibri"/>
                  </w:rPr>
                </w:rPrChange>
              </w:rPr>
              <w:t>The service bus database to stage the polling data</w:t>
            </w:r>
          </w:p>
        </w:tc>
      </w:tr>
    </w:tbl>
    <w:p w14:paraId="4F39A461" w14:textId="77777777" w:rsidR="00D21579" w:rsidRPr="00184A3A" w:rsidRDefault="00D21579" w:rsidP="007E6F0F">
      <w:pPr>
        <w:jc w:val="both"/>
        <w:rPr>
          <w:rPrChange w:id="733" w:author="Edward Leung" w:date="2017-01-10T12:35:00Z">
            <w:rPr/>
          </w:rPrChange>
        </w:rPr>
      </w:pPr>
    </w:p>
    <w:p w14:paraId="71640A68" w14:textId="77777777" w:rsidR="009706A7" w:rsidRPr="00184A3A" w:rsidRDefault="002265DC" w:rsidP="00D22FDC">
      <w:pPr>
        <w:pStyle w:val="Heading2"/>
        <w:rPr>
          <w:rPrChange w:id="734" w:author="Edward Leung" w:date="2017-01-10T12:35:00Z">
            <w:rPr/>
          </w:rPrChange>
        </w:rPr>
      </w:pPr>
      <w:bookmarkStart w:id="735" w:name="_Toc471750739"/>
      <w:r w:rsidRPr="00184A3A">
        <w:rPr>
          <w:rPrChange w:id="736" w:author="Edward Leung" w:date="2017-01-10T12:35:00Z">
            <w:rPr/>
          </w:rPrChange>
        </w:rPr>
        <w:t>Reference Materials</w:t>
      </w:r>
      <w:bookmarkEnd w:id="735"/>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Change w:id="737" w:author="Edward Leung" w:date="2017-01-10T12:35:00Z">
                  <w:rPr>
                    <w:rFonts w:eastAsia="Microsoft YaHei"/>
                    <w:color w:val="FFFFFF"/>
                    <w:szCs w:val="20"/>
                  </w:rPr>
                </w:rPrChange>
              </w:rPr>
            </w:pPr>
            <w:r w:rsidRPr="00184A3A">
              <w:rPr>
                <w:rFonts w:eastAsia="Microsoft YaHei"/>
                <w:color w:val="FFFFFF"/>
                <w:szCs w:val="20"/>
                <w:lang w:eastAsia="zh-CN"/>
                <w:rPrChange w:id="738" w:author="Edward Leung" w:date="2017-01-10T12:35:00Z">
                  <w:rPr>
                    <w:rFonts w:eastAsia="Microsoft YaHei"/>
                    <w:color w:val="FFFFFF"/>
                    <w:szCs w:val="20"/>
                    <w:lang w:eastAsia="zh-CN"/>
                  </w:rPr>
                </w:rPrChange>
              </w:rPr>
              <w:t>Document Names</w:t>
            </w:r>
          </w:p>
        </w:tc>
      </w:tr>
      <w:tr w:rsidR="009A3EE4" w:rsidRPr="00184A3A"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184A3A" w:rsidRDefault="00C92AEC" w:rsidP="007E6F0F">
            <w:pPr>
              <w:spacing w:after="0"/>
              <w:jc w:val="both"/>
              <w:rPr>
                <w:szCs w:val="20"/>
                <w:rPrChange w:id="739" w:author="Edward Leung" w:date="2017-01-10T12:35:00Z">
                  <w:rPr>
                    <w:szCs w:val="20"/>
                  </w:rPr>
                </w:rPrChange>
              </w:rPr>
            </w:pPr>
            <w:r w:rsidRPr="00184A3A">
              <w:rPr>
                <w:szCs w:val="20"/>
                <w:rPrChange w:id="740" w:author="Edward Leung" w:date="2017-01-10T12:35:00Z">
                  <w:rPr>
                    <w:szCs w:val="20"/>
                  </w:rPr>
                </w:rPrChange>
              </w:rPr>
              <w:t>Maxim’s</w:t>
            </w:r>
            <w:r w:rsidR="00B549E4" w:rsidRPr="00184A3A">
              <w:rPr>
                <w:szCs w:val="20"/>
                <w:rPrChange w:id="741" w:author="Edward Leung" w:date="2017-01-10T12:35:00Z">
                  <w:rPr>
                    <w:szCs w:val="20"/>
                  </w:rPr>
                </w:rPrChange>
              </w:rPr>
              <w:t xml:space="preserve"> POS Polling ESB Implementation Service Proposal EL-FY16-902-v3.docx</w:t>
            </w:r>
          </w:p>
        </w:tc>
      </w:tr>
      <w:tr w:rsidR="009A3EE4" w:rsidRPr="00184A3A"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184A3A" w:rsidRDefault="0010707D" w:rsidP="007E6F0F">
            <w:pPr>
              <w:spacing w:after="0"/>
              <w:jc w:val="both"/>
              <w:rPr>
                <w:rFonts w:eastAsia="Microsoft YaHei"/>
                <w:szCs w:val="20"/>
                <w:rPrChange w:id="742" w:author="Edward Leung" w:date="2017-01-10T12:35:00Z">
                  <w:rPr>
                    <w:rFonts w:eastAsia="Microsoft YaHei"/>
                    <w:szCs w:val="20"/>
                  </w:rPr>
                </w:rPrChange>
              </w:rPr>
            </w:pPr>
            <w:r w:rsidRPr="00184A3A">
              <w:rPr>
                <w:rFonts w:eastAsia="Microsoft YaHei"/>
                <w:szCs w:val="20"/>
                <w:rPrChange w:id="743" w:author="Edward Leung" w:date="2017-01-10T12:35:00Z">
                  <w:rPr>
                    <w:rFonts w:eastAsia="Microsoft YaHei"/>
                    <w:szCs w:val="20"/>
                  </w:rPr>
                </w:rPrChange>
              </w:rPr>
              <w:t>POS Polling User Requirement Confirmation-20161121-Discussion Note.xlsx</w:t>
            </w:r>
          </w:p>
        </w:tc>
      </w:tr>
    </w:tbl>
    <w:p w14:paraId="642EE435" w14:textId="77777777" w:rsidR="009A3EE4" w:rsidRPr="00184A3A" w:rsidRDefault="009A3EE4" w:rsidP="007E6F0F">
      <w:pPr>
        <w:jc w:val="both"/>
        <w:rPr>
          <w:rFonts w:eastAsia="Microsoft YaHei"/>
          <w:rPrChange w:id="744" w:author="Edward Leung" w:date="2017-01-10T12:35:00Z">
            <w:rPr>
              <w:rFonts w:eastAsia="Microsoft YaHei"/>
            </w:rPr>
          </w:rPrChange>
        </w:rPr>
      </w:pPr>
    </w:p>
    <w:p w14:paraId="75F59FD7" w14:textId="77777777" w:rsidR="002265DC" w:rsidRPr="00184A3A" w:rsidRDefault="002265DC" w:rsidP="007E6F0F">
      <w:pPr>
        <w:jc w:val="both"/>
        <w:rPr>
          <w:rFonts w:eastAsia="Microsoft YaHei" w:cs="Microsoft YaHei"/>
          <w:b/>
          <w:bCs/>
          <w:color w:val="365F91" w:themeColor="accent1" w:themeShade="BF"/>
          <w:sz w:val="28"/>
          <w:szCs w:val="28"/>
          <w:rPrChange w:id="745" w:author="Edward Leung" w:date="2017-01-10T12:35:00Z">
            <w:rPr>
              <w:rFonts w:eastAsia="Microsoft YaHei" w:cs="Microsoft YaHei"/>
              <w:b/>
              <w:bCs/>
              <w:color w:val="365F91" w:themeColor="accent1" w:themeShade="BF"/>
              <w:sz w:val="28"/>
              <w:szCs w:val="28"/>
            </w:rPr>
          </w:rPrChange>
        </w:rPr>
      </w:pPr>
      <w:r w:rsidRPr="00184A3A">
        <w:rPr>
          <w:rFonts w:eastAsia="Microsoft YaHei" w:cs="Microsoft YaHei"/>
          <w:rPrChange w:id="746" w:author="Edward Leung" w:date="2017-01-10T12:35:00Z">
            <w:rPr>
              <w:rFonts w:eastAsia="Microsoft YaHei" w:cs="Microsoft YaHei"/>
            </w:rPr>
          </w:rPrChange>
        </w:rPr>
        <w:br w:type="page"/>
      </w:r>
    </w:p>
    <w:p w14:paraId="6B01EC18" w14:textId="77777777" w:rsidR="004E1819" w:rsidRPr="00184A3A" w:rsidRDefault="004E1819" w:rsidP="009D5EF3">
      <w:pPr>
        <w:pStyle w:val="Heading1"/>
        <w:rPr>
          <w:rPrChange w:id="747" w:author="Edward Leung" w:date="2017-01-10T12:35:00Z">
            <w:rPr/>
          </w:rPrChange>
        </w:rPr>
      </w:pPr>
      <w:bookmarkStart w:id="748" w:name="_Toc471750740"/>
      <w:r w:rsidRPr="00184A3A">
        <w:rPr>
          <w:rPrChange w:id="749" w:author="Edward Leung" w:date="2017-01-10T12:35:00Z">
            <w:rPr/>
          </w:rPrChange>
        </w:rPr>
        <w:lastRenderedPageBreak/>
        <w:t>Executive Summary</w:t>
      </w:r>
      <w:bookmarkEnd w:id="748"/>
    </w:p>
    <w:p w14:paraId="43CB51A0" w14:textId="5E3C977D" w:rsidR="007C7962" w:rsidRPr="00184A3A" w:rsidRDefault="00F41F74" w:rsidP="00A00C1A">
      <w:pPr>
        <w:jc w:val="both"/>
        <w:rPr>
          <w:lang w:eastAsia="zh-CN"/>
          <w:rPrChange w:id="750" w:author="Edward Leung" w:date="2017-01-10T12:35:00Z">
            <w:rPr>
              <w:lang w:eastAsia="zh-CN"/>
            </w:rPr>
          </w:rPrChange>
        </w:rPr>
      </w:pPr>
      <w:r w:rsidRPr="00184A3A">
        <w:rPr>
          <w:lang w:eastAsia="zh-CN"/>
          <w:rPrChange w:id="751" w:author="Edward Leung" w:date="2017-01-10T12:35:00Z">
            <w:rPr>
              <w:lang w:eastAsia="zh-CN"/>
            </w:rPr>
          </w:rPrChange>
        </w:rPr>
        <w:t xml:space="preserve">The aim of the ESB project </w:t>
      </w:r>
      <w:r w:rsidR="001F0E39" w:rsidRPr="00184A3A">
        <w:rPr>
          <w:lang w:eastAsia="zh-CN"/>
          <w:rPrChange w:id="752" w:author="Edward Leung" w:date="2017-01-10T12:35:00Z">
            <w:rPr>
              <w:lang w:eastAsia="zh-CN"/>
            </w:rPr>
          </w:rPrChange>
        </w:rPr>
        <w:t xml:space="preserve">is </w:t>
      </w:r>
      <w:r w:rsidRPr="00184A3A">
        <w:rPr>
          <w:lang w:eastAsia="zh-CN"/>
          <w:rPrChange w:id="753" w:author="Edward Leung" w:date="2017-01-10T12:35:00Z">
            <w:rPr>
              <w:lang w:eastAsia="zh-CN"/>
            </w:rPr>
          </w:rPrChange>
        </w:rPr>
        <w:t xml:space="preserve">to </w:t>
      </w:r>
      <w:r w:rsidR="001F0E39" w:rsidRPr="00184A3A">
        <w:rPr>
          <w:lang w:eastAsia="zh-CN"/>
          <w:rPrChange w:id="754" w:author="Edward Leung" w:date="2017-01-10T12:35:00Z">
            <w:rPr>
              <w:lang w:eastAsia="zh-CN"/>
            </w:rPr>
          </w:rPrChange>
        </w:rPr>
        <w:t xml:space="preserve">migrate </w:t>
      </w:r>
      <w:r w:rsidRPr="00184A3A">
        <w:rPr>
          <w:lang w:eastAsia="zh-CN"/>
          <w:rPrChange w:id="755" w:author="Edward Leung" w:date="2017-01-10T12:35:00Z">
            <w:rPr>
              <w:lang w:eastAsia="zh-CN"/>
            </w:rPr>
          </w:rPrChange>
        </w:rPr>
        <w:t xml:space="preserve">three data processing flows in Maxim’s current enterprise </w:t>
      </w:r>
      <w:r w:rsidR="00E57C5D" w:rsidRPr="00184A3A">
        <w:rPr>
          <w:lang w:eastAsia="zh-CN"/>
          <w:rPrChange w:id="756" w:author="Edward Leung" w:date="2017-01-10T12:35:00Z">
            <w:rPr>
              <w:lang w:eastAsia="zh-CN"/>
            </w:rPr>
          </w:rPrChange>
        </w:rPr>
        <w:t xml:space="preserve">architecture </w:t>
      </w:r>
      <w:r w:rsidR="001F0E39" w:rsidRPr="00184A3A">
        <w:rPr>
          <w:lang w:eastAsia="zh-CN"/>
          <w:rPrChange w:id="757" w:author="Edward Leung" w:date="2017-01-10T12:35:00Z">
            <w:rPr>
              <w:lang w:eastAsia="zh-CN"/>
            </w:rPr>
          </w:rPrChange>
        </w:rPr>
        <w:t xml:space="preserve">using </w:t>
      </w:r>
      <w:r w:rsidR="000812BA" w:rsidRPr="00184A3A">
        <w:rPr>
          <w:lang w:eastAsia="zh-CN"/>
          <w:rPrChange w:id="758" w:author="Edward Leung" w:date="2017-01-10T12:35:00Z">
            <w:rPr>
              <w:lang w:eastAsia="zh-CN"/>
            </w:rPr>
          </w:rPrChange>
        </w:rPr>
        <w:t xml:space="preserve">database provided </w:t>
      </w:r>
      <w:r w:rsidR="00E57C5D" w:rsidRPr="00184A3A">
        <w:rPr>
          <w:lang w:eastAsia="zh-CN"/>
          <w:rPrChange w:id="759" w:author="Edward Leung" w:date="2017-01-10T12:35:00Z">
            <w:rPr>
              <w:lang w:eastAsia="zh-CN"/>
            </w:rPr>
          </w:rPrChange>
        </w:rPr>
        <w:t>technologies</w:t>
      </w:r>
      <w:r w:rsidR="000812BA" w:rsidRPr="00184A3A">
        <w:rPr>
          <w:lang w:eastAsia="zh-CN"/>
          <w:rPrChange w:id="760" w:author="Edward Leung" w:date="2017-01-10T12:35:00Z">
            <w:rPr>
              <w:lang w:eastAsia="zh-CN"/>
            </w:rPr>
          </w:rPrChange>
        </w:rPr>
        <w:t xml:space="preserve"> (linked server</w:t>
      </w:r>
      <w:r w:rsidR="004B58AC" w:rsidRPr="00184A3A">
        <w:rPr>
          <w:lang w:eastAsia="zh-CN"/>
          <w:rPrChange w:id="761" w:author="Edward Leung" w:date="2017-01-10T12:35:00Z">
            <w:rPr>
              <w:lang w:eastAsia="zh-CN"/>
            </w:rPr>
          </w:rPrChange>
        </w:rPr>
        <w:t xml:space="preserve"> &amp;</w:t>
      </w:r>
      <w:r w:rsidR="000812BA" w:rsidRPr="00184A3A">
        <w:rPr>
          <w:lang w:eastAsia="zh-CN"/>
          <w:rPrChange w:id="762" w:author="Edward Leung" w:date="2017-01-10T12:35:00Z">
            <w:rPr>
              <w:lang w:eastAsia="zh-CN"/>
            </w:rPr>
          </w:rPrChange>
        </w:rPr>
        <w:t xml:space="preserve"> stored procedure) to </w:t>
      </w:r>
      <w:r w:rsidR="00CC1ACF" w:rsidRPr="00184A3A">
        <w:rPr>
          <w:lang w:eastAsia="zh-CN"/>
          <w:rPrChange w:id="763" w:author="Edward Leung" w:date="2017-01-10T12:35:00Z">
            <w:rPr>
              <w:lang w:eastAsia="zh-CN"/>
            </w:rPr>
          </w:rPrChange>
        </w:rPr>
        <w:t>a new</w:t>
      </w:r>
      <w:r w:rsidR="000812BA" w:rsidRPr="00184A3A">
        <w:rPr>
          <w:lang w:eastAsia="zh-CN"/>
          <w:rPrChange w:id="764" w:author="Edward Leung" w:date="2017-01-10T12:35:00Z">
            <w:rPr>
              <w:lang w:eastAsia="zh-CN"/>
            </w:rPr>
          </w:rPrChange>
        </w:rPr>
        <w:t xml:space="preserve"> platform using </w:t>
      </w:r>
      <w:r w:rsidR="00CC1ACF" w:rsidRPr="00184A3A">
        <w:rPr>
          <w:lang w:eastAsia="zh-CN"/>
          <w:rPrChange w:id="765" w:author="Edward Leung" w:date="2017-01-10T12:35:00Z">
            <w:rPr>
              <w:lang w:eastAsia="zh-CN"/>
            </w:rPr>
          </w:rPrChange>
        </w:rPr>
        <w:t xml:space="preserve">Oracle </w:t>
      </w:r>
      <w:r w:rsidR="00C92AEC" w:rsidRPr="00184A3A">
        <w:rPr>
          <w:lang w:eastAsia="zh-CN"/>
          <w:rPrChange w:id="766" w:author="Edward Leung" w:date="2017-01-10T12:35:00Z">
            <w:rPr>
              <w:lang w:eastAsia="zh-CN"/>
            </w:rPr>
          </w:rPrChange>
        </w:rPr>
        <w:t>E</w:t>
      </w:r>
      <w:r w:rsidR="000812BA" w:rsidRPr="00184A3A">
        <w:rPr>
          <w:lang w:eastAsia="zh-CN"/>
          <w:rPrChange w:id="767" w:author="Edward Leung" w:date="2017-01-10T12:35:00Z">
            <w:rPr>
              <w:lang w:eastAsia="zh-CN"/>
            </w:rPr>
          </w:rPrChange>
        </w:rPr>
        <w:t xml:space="preserve">nterprise </w:t>
      </w:r>
      <w:r w:rsidR="00C92AEC" w:rsidRPr="00184A3A">
        <w:rPr>
          <w:lang w:eastAsia="zh-CN"/>
          <w:rPrChange w:id="768" w:author="Edward Leung" w:date="2017-01-10T12:35:00Z">
            <w:rPr>
              <w:lang w:eastAsia="zh-CN"/>
            </w:rPr>
          </w:rPrChange>
        </w:rPr>
        <w:t>S</w:t>
      </w:r>
      <w:r w:rsidR="000812BA" w:rsidRPr="00184A3A">
        <w:rPr>
          <w:lang w:eastAsia="zh-CN"/>
          <w:rPrChange w:id="769" w:author="Edward Leung" w:date="2017-01-10T12:35:00Z">
            <w:rPr>
              <w:lang w:eastAsia="zh-CN"/>
            </w:rPr>
          </w:rPrChange>
        </w:rPr>
        <w:t xml:space="preserve">ervices </w:t>
      </w:r>
      <w:r w:rsidR="004808FB" w:rsidRPr="00184A3A">
        <w:rPr>
          <w:lang w:eastAsia="zh-CN"/>
          <w:rPrChange w:id="770" w:author="Edward Leung" w:date="2017-01-10T12:35:00Z">
            <w:rPr>
              <w:lang w:eastAsia="zh-CN"/>
            </w:rPr>
          </w:rPrChange>
        </w:rPr>
        <w:t>Bus</w:t>
      </w:r>
      <w:r w:rsidR="000812BA" w:rsidRPr="00184A3A">
        <w:rPr>
          <w:lang w:eastAsia="zh-CN"/>
          <w:rPrChange w:id="771" w:author="Edward Leung" w:date="2017-01-10T12:35:00Z">
            <w:rPr>
              <w:lang w:eastAsia="zh-CN"/>
            </w:rPr>
          </w:rPrChange>
        </w:rPr>
        <w:t xml:space="preserve"> technology</w:t>
      </w:r>
      <w:r w:rsidR="007C7962" w:rsidRPr="00184A3A">
        <w:rPr>
          <w:lang w:eastAsia="zh-CN"/>
          <w:rPrChange w:id="772" w:author="Edward Leung" w:date="2017-01-10T12:35:00Z">
            <w:rPr>
              <w:lang w:eastAsia="zh-CN"/>
            </w:rPr>
          </w:rPrChange>
        </w:rPr>
        <w:t xml:space="preserve">. </w:t>
      </w:r>
      <w:r w:rsidR="000812BA" w:rsidRPr="00184A3A">
        <w:rPr>
          <w:lang w:eastAsia="zh-CN"/>
          <w:rPrChange w:id="773" w:author="Edward Leung" w:date="2017-01-10T12:35:00Z">
            <w:rPr>
              <w:lang w:eastAsia="zh-CN"/>
            </w:rPr>
          </w:rPrChange>
        </w:rPr>
        <w:t xml:space="preserve">In the new </w:t>
      </w:r>
      <w:r w:rsidR="00831E13" w:rsidRPr="00184A3A">
        <w:rPr>
          <w:lang w:eastAsia="zh-CN"/>
          <w:rPrChange w:id="774" w:author="Edward Leung" w:date="2017-01-10T12:35:00Z">
            <w:rPr>
              <w:lang w:eastAsia="zh-CN"/>
            </w:rPr>
          </w:rPrChange>
        </w:rPr>
        <w:t xml:space="preserve">ESB polling </w:t>
      </w:r>
      <w:r w:rsidR="00445748" w:rsidRPr="00184A3A">
        <w:rPr>
          <w:lang w:eastAsia="zh-CN"/>
          <w:rPrChange w:id="775" w:author="Edward Leung" w:date="2017-01-10T12:35:00Z">
            <w:rPr>
              <w:lang w:eastAsia="zh-CN"/>
            </w:rPr>
          </w:rPrChange>
        </w:rPr>
        <w:t>system</w:t>
      </w:r>
      <w:r w:rsidR="00831E13" w:rsidRPr="00184A3A">
        <w:rPr>
          <w:lang w:eastAsia="zh-CN"/>
          <w:rPrChange w:id="776" w:author="Edward Leung" w:date="2017-01-10T12:35:00Z">
            <w:rPr>
              <w:lang w:eastAsia="zh-CN"/>
            </w:rPr>
          </w:rPrChange>
        </w:rPr>
        <w:t xml:space="preserve"> (</w:t>
      </w:r>
      <w:r w:rsidR="00952401" w:rsidRPr="00184A3A">
        <w:rPr>
          <w:lang w:eastAsia="zh-CN"/>
          <w:rPrChange w:id="777" w:author="Edward Leung" w:date="2017-01-10T12:35:00Z">
            <w:rPr>
              <w:lang w:eastAsia="zh-CN"/>
            </w:rPr>
          </w:rPrChange>
        </w:rPr>
        <w:t>ESB system</w:t>
      </w:r>
      <w:r w:rsidR="00831E13" w:rsidRPr="00184A3A">
        <w:rPr>
          <w:lang w:eastAsia="zh-CN"/>
          <w:rPrChange w:id="778" w:author="Edward Leung" w:date="2017-01-10T12:35:00Z">
            <w:rPr>
              <w:lang w:eastAsia="zh-CN"/>
            </w:rPr>
          </w:rPrChange>
        </w:rPr>
        <w:t>)</w:t>
      </w:r>
      <w:r w:rsidR="000812BA" w:rsidRPr="00184A3A">
        <w:rPr>
          <w:lang w:eastAsia="zh-CN"/>
          <w:rPrChange w:id="779" w:author="Edward Leung" w:date="2017-01-10T12:35:00Z">
            <w:rPr>
              <w:lang w:eastAsia="zh-CN"/>
            </w:rPr>
          </w:rPrChange>
        </w:rPr>
        <w:t xml:space="preserve">, </w:t>
      </w:r>
      <w:r w:rsidR="000C0EBC" w:rsidRPr="00184A3A">
        <w:rPr>
          <w:lang w:eastAsia="zh-CN"/>
          <w:rPrChange w:id="780" w:author="Edward Leung" w:date="2017-01-10T12:35:00Z">
            <w:rPr>
              <w:lang w:eastAsia="zh-CN"/>
            </w:rPr>
          </w:rPrChange>
        </w:rPr>
        <w:t xml:space="preserve">it will have </w:t>
      </w:r>
      <w:r w:rsidR="00C92AEC" w:rsidRPr="00184A3A">
        <w:rPr>
          <w:lang w:eastAsia="zh-CN"/>
          <w:rPrChange w:id="781" w:author="Edward Leung" w:date="2017-01-10T12:35:00Z">
            <w:rPr>
              <w:lang w:eastAsia="zh-CN"/>
            </w:rPr>
          </w:rPrChange>
        </w:rPr>
        <w:t>three</w:t>
      </w:r>
      <w:r w:rsidR="000812BA" w:rsidRPr="00184A3A">
        <w:rPr>
          <w:lang w:eastAsia="zh-CN"/>
          <w:rPrChange w:id="782" w:author="Edward Leung" w:date="2017-01-10T12:35:00Z">
            <w:rPr>
              <w:lang w:eastAsia="zh-CN"/>
            </w:rPr>
          </w:rPrChange>
        </w:rPr>
        <w:t xml:space="preserve"> </w:t>
      </w:r>
      <w:r w:rsidR="007C7962" w:rsidRPr="00184A3A">
        <w:rPr>
          <w:lang w:eastAsia="zh-CN"/>
          <w:rPrChange w:id="783" w:author="Edward Leung" w:date="2017-01-10T12:35:00Z">
            <w:rPr>
              <w:lang w:eastAsia="zh-CN"/>
            </w:rPr>
          </w:rPrChange>
        </w:rPr>
        <w:t xml:space="preserve">data processing flows </w:t>
      </w:r>
      <w:r w:rsidR="001A6C6D" w:rsidRPr="00184A3A">
        <w:rPr>
          <w:lang w:eastAsia="zh-CN"/>
          <w:rPrChange w:id="784" w:author="Edward Leung" w:date="2017-01-10T12:35:00Z">
            <w:rPr>
              <w:lang w:eastAsia="zh-CN"/>
            </w:rPr>
          </w:rPrChange>
        </w:rPr>
        <w:t>implemented</w:t>
      </w:r>
      <w:r w:rsidR="000C0EBC" w:rsidRPr="00184A3A">
        <w:rPr>
          <w:lang w:eastAsia="zh-CN"/>
          <w:rPrChange w:id="785" w:author="Edward Leung" w:date="2017-01-10T12:35:00Z">
            <w:rPr>
              <w:lang w:eastAsia="zh-CN"/>
            </w:rPr>
          </w:rPrChange>
        </w:rPr>
        <w:t xml:space="preserve">. </w:t>
      </w:r>
      <w:r w:rsidR="000812BA" w:rsidRPr="00184A3A">
        <w:rPr>
          <w:lang w:eastAsia="zh-CN"/>
          <w:rPrChange w:id="786" w:author="Edward Leung" w:date="2017-01-10T12:35:00Z">
            <w:rPr>
              <w:lang w:eastAsia="zh-CN"/>
            </w:rPr>
          </w:rPrChange>
        </w:rPr>
        <w:t xml:space="preserve"> </w:t>
      </w:r>
    </w:p>
    <w:p w14:paraId="6A07392B" w14:textId="77777777" w:rsidR="007C7962" w:rsidRPr="00184A3A" w:rsidRDefault="007C7962" w:rsidP="00DF002A">
      <w:pPr>
        <w:pStyle w:val="TOC1"/>
        <w:numPr>
          <w:ilvl w:val="0"/>
          <w:numId w:val="3"/>
        </w:numPr>
        <w:rPr>
          <w:lang w:eastAsia="zh-CN"/>
          <w:rPrChange w:id="787" w:author="Edward Leung" w:date="2017-01-10T12:35:00Z">
            <w:rPr>
              <w:lang w:eastAsia="zh-CN"/>
            </w:rPr>
          </w:rPrChange>
        </w:rPr>
      </w:pPr>
      <w:r w:rsidRPr="00184A3A">
        <w:rPr>
          <w:lang w:eastAsia="zh-CN"/>
          <w:rPrChange w:id="788" w:author="Edward Leung" w:date="2017-01-10T12:35:00Z">
            <w:rPr>
              <w:lang w:eastAsia="zh-CN"/>
            </w:rPr>
          </w:rPrChange>
        </w:rPr>
        <w:t>Sales data real time processing to EDW</w:t>
      </w:r>
    </w:p>
    <w:p w14:paraId="322922DA" w14:textId="77777777" w:rsidR="007C7962" w:rsidRPr="00184A3A" w:rsidRDefault="007C7962" w:rsidP="00DF002A">
      <w:pPr>
        <w:pStyle w:val="TOC1"/>
        <w:numPr>
          <w:ilvl w:val="0"/>
          <w:numId w:val="3"/>
        </w:numPr>
        <w:rPr>
          <w:lang w:eastAsia="zh-CN"/>
          <w:rPrChange w:id="789" w:author="Edward Leung" w:date="2017-01-10T12:35:00Z">
            <w:rPr>
              <w:lang w:eastAsia="zh-CN"/>
            </w:rPr>
          </w:rPrChange>
        </w:rPr>
      </w:pPr>
      <w:r w:rsidRPr="00184A3A">
        <w:rPr>
          <w:lang w:eastAsia="zh-CN"/>
          <w:rPrChange w:id="790" w:author="Edward Leung" w:date="2017-01-10T12:35:00Z">
            <w:rPr>
              <w:lang w:eastAsia="zh-CN"/>
            </w:rPr>
          </w:rPrChange>
        </w:rPr>
        <w:t>Sales data EOD processing to EDW</w:t>
      </w:r>
    </w:p>
    <w:p w14:paraId="65AFD6E1" w14:textId="3DAE4111" w:rsidR="009D5EF3" w:rsidRPr="00184A3A" w:rsidRDefault="00C92AEC" w:rsidP="00DF002A">
      <w:pPr>
        <w:pStyle w:val="TOC1"/>
        <w:numPr>
          <w:ilvl w:val="0"/>
          <w:numId w:val="3"/>
        </w:numPr>
        <w:rPr>
          <w:lang w:eastAsia="zh-CN"/>
          <w:rPrChange w:id="791" w:author="Edward Leung" w:date="2017-01-10T12:35:00Z">
            <w:rPr>
              <w:lang w:eastAsia="zh-CN"/>
            </w:rPr>
          </w:rPrChange>
        </w:rPr>
      </w:pPr>
      <w:r w:rsidRPr="00184A3A">
        <w:rPr>
          <w:lang w:eastAsia="zh-CN"/>
          <w:rPrChange w:id="792" w:author="Edward Leung" w:date="2017-01-10T12:35:00Z">
            <w:rPr>
              <w:lang w:eastAsia="zh-CN"/>
            </w:rPr>
          </w:rPrChange>
        </w:rPr>
        <w:t>Synchronize</w:t>
      </w:r>
      <w:r w:rsidR="0007169F" w:rsidRPr="00184A3A">
        <w:rPr>
          <w:lang w:eastAsia="zh-CN"/>
          <w:rPrChange w:id="793" w:author="Edward Leung" w:date="2017-01-10T12:35:00Z">
            <w:rPr>
              <w:lang w:eastAsia="zh-CN"/>
            </w:rPr>
          </w:rPrChange>
        </w:rPr>
        <w:t xml:space="preserve"> master d</w:t>
      </w:r>
      <w:r w:rsidR="00D16331" w:rsidRPr="00184A3A">
        <w:rPr>
          <w:lang w:eastAsia="zh-CN"/>
          <w:rPrChange w:id="794" w:author="Edward Leung" w:date="2017-01-10T12:35:00Z">
            <w:rPr>
              <w:lang w:eastAsia="zh-CN"/>
            </w:rPr>
          </w:rPrChange>
        </w:rPr>
        <w:t>ata to PO</w:t>
      </w:r>
      <w:r w:rsidR="00F14F99" w:rsidRPr="00184A3A">
        <w:rPr>
          <w:lang w:eastAsia="zh-CN"/>
          <w:rPrChange w:id="795" w:author="Edward Leung" w:date="2017-01-10T12:35:00Z">
            <w:rPr>
              <w:lang w:eastAsia="zh-CN"/>
            </w:rPr>
          </w:rPrChange>
        </w:rPr>
        <w:t>S clients (e.g. Pricing/Master)</w:t>
      </w:r>
    </w:p>
    <w:p w14:paraId="53B064F3" w14:textId="1C5E6339" w:rsidR="0014239B" w:rsidRPr="00184A3A" w:rsidRDefault="00A33D4B" w:rsidP="00F14F99">
      <w:pPr>
        <w:spacing w:before="240"/>
        <w:jc w:val="both"/>
        <w:rPr>
          <w:lang w:eastAsia="zh-CN"/>
          <w:rPrChange w:id="796" w:author="Edward Leung" w:date="2017-01-10T12:35:00Z">
            <w:rPr>
              <w:lang w:eastAsia="zh-CN"/>
            </w:rPr>
          </w:rPrChange>
        </w:rPr>
      </w:pPr>
      <w:r w:rsidRPr="00184A3A">
        <w:rPr>
          <w:lang w:eastAsia="zh-CN"/>
          <w:rPrChange w:id="797" w:author="Edward Leung" w:date="2017-01-10T12:35:00Z">
            <w:rPr>
              <w:lang w:eastAsia="zh-CN"/>
            </w:rPr>
          </w:rPrChange>
        </w:rPr>
        <w:t>T</w:t>
      </w:r>
      <w:r w:rsidR="00445748" w:rsidRPr="00184A3A">
        <w:rPr>
          <w:lang w:eastAsia="zh-CN"/>
          <w:rPrChange w:id="798" w:author="Edward Leung" w:date="2017-01-10T12:35:00Z">
            <w:rPr>
              <w:lang w:eastAsia="zh-CN"/>
            </w:rPr>
          </w:rPrChange>
        </w:rPr>
        <w:t xml:space="preserve">he </w:t>
      </w:r>
      <w:r w:rsidR="00952401" w:rsidRPr="00184A3A">
        <w:rPr>
          <w:lang w:eastAsia="zh-CN"/>
          <w:rPrChange w:id="799" w:author="Edward Leung" w:date="2017-01-10T12:35:00Z">
            <w:rPr>
              <w:lang w:eastAsia="zh-CN"/>
            </w:rPr>
          </w:rPrChange>
        </w:rPr>
        <w:t>ESB</w:t>
      </w:r>
      <w:r w:rsidR="00445748" w:rsidRPr="00184A3A">
        <w:rPr>
          <w:lang w:eastAsia="zh-CN"/>
          <w:rPrChange w:id="800" w:author="Edward Leung" w:date="2017-01-10T12:35:00Z">
            <w:rPr>
              <w:lang w:eastAsia="zh-CN"/>
            </w:rPr>
          </w:rPrChange>
        </w:rPr>
        <w:t xml:space="preserve"> system </w:t>
      </w:r>
      <w:r w:rsidR="000812BA" w:rsidRPr="00184A3A">
        <w:rPr>
          <w:lang w:eastAsia="zh-CN"/>
          <w:rPrChange w:id="801" w:author="Edward Leung" w:date="2017-01-10T12:35:00Z">
            <w:rPr>
              <w:lang w:eastAsia="zh-CN"/>
            </w:rPr>
          </w:rPrChange>
        </w:rPr>
        <w:t>will use JDBC to connect</w:t>
      </w:r>
      <w:r w:rsidR="0014239B" w:rsidRPr="00184A3A">
        <w:rPr>
          <w:lang w:eastAsia="zh-CN"/>
          <w:rPrChange w:id="802" w:author="Edward Leung" w:date="2017-01-10T12:35:00Z">
            <w:rPr>
              <w:lang w:eastAsia="zh-CN"/>
            </w:rPr>
          </w:rPrChange>
        </w:rPr>
        <w:t xml:space="preserve"> to</w:t>
      </w:r>
      <w:r w:rsidR="000812BA" w:rsidRPr="00184A3A">
        <w:rPr>
          <w:lang w:eastAsia="zh-CN"/>
          <w:rPrChange w:id="803" w:author="Edward Leung" w:date="2017-01-10T12:35:00Z">
            <w:rPr>
              <w:lang w:eastAsia="zh-CN"/>
            </w:rPr>
          </w:rPrChange>
        </w:rPr>
        <w:t xml:space="preserve"> the database</w:t>
      </w:r>
      <w:r w:rsidR="0014239B" w:rsidRPr="00184A3A">
        <w:rPr>
          <w:lang w:eastAsia="zh-CN"/>
          <w:rPrChange w:id="804" w:author="Edward Leung" w:date="2017-01-10T12:35:00Z">
            <w:rPr>
              <w:lang w:eastAsia="zh-CN"/>
            </w:rPr>
          </w:rPrChange>
        </w:rPr>
        <w:t>s</w:t>
      </w:r>
      <w:r w:rsidR="000812BA" w:rsidRPr="00184A3A">
        <w:rPr>
          <w:lang w:eastAsia="zh-CN"/>
          <w:rPrChange w:id="805" w:author="Edward Leung" w:date="2017-01-10T12:35:00Z">
            <w:rPr>
              <w:lang w:eastAsia="zh-CN"/>
            </w:rPr>
          </w:rPrChange>
        </w:rPr>
        <w:t xml:space="preserve"> of </w:t>
      </w:r>
      <w:r w:rsidR="00445748" w:rsidRPr="00184A3A">
        <w:rPr>
          <w:lang w:eastAsia="zh-CN"/>
          <w:rPrChange w:id="806" w:author="Edward Leung" w:date="2017-01-10T12:35:00Z">
            <w:rPr>
              <w:lang w:eastAsia="zh-CN"/>
            </w:rPr>
          </w:rPrChange>
        </w:rPr>
        <w:t xml:space="preserve">existing </w:t>
      </w:r>
      <w:r w:rsidR="000812BA" w:rsidRPr="00184A3A">
        <w:rPr>
          <w:lang w:eastAsia="zh-CN"/>
          <w:rPrChange w:id="807" w:author="Edward Leung" w:date="2017-01-10T12:35:00Z">
            <w:rPr>
              <w:lang w:eastAsia="zh-CN"/>
            </w:rPr>
          </w:rPrChange>
        </w:rPr>
        <w:t xml:space="preserve">POS </w:t>
      </w:r>
      <w:r w:rsidR="006F647B" w:rsidRPr="00184A3A">
        <w:rPr>
          <w:lang w:eastAsia="zh-CN"/>
          <w:rPrChange w:id="808" w:author="Edward Leung" w:date="2017-01-10T12:35:00Z">
            <w:rPr>
              <w:lang w:eastAsia="zh-CN"/>
            </w:rPr>
          </w:rPrChange>
        </w:rPr>
        <w:t>clients</w:t>
      </w:r>
      <w:r w:rsidR="000812BA" w:rsidRPr="00184A3A">
        <w:rPr>
          <w:lang w:eastAsia="zh-CN"/>
          <w:rPrChange w:id="809" w:author="Edward Leung" w:date="2017-01-10T12:35:00Z">
            <w:rPr>
              <w:lang w:eastAsia="zh-CN"/>
            </w:rPr>
          </w:rPrChange>
        </w:rPr>
        <w:t xml:space="preserve"> in</w:t>
      </w:r>
      <w:r w:rsidR="00B30C10" w:rsidRPr="00184A3A">
        <w:rPr>
          <w:lang w:eastAsia="zh-CN"/>
          <w:rPrChange w:id="810" w:author="Edward Leung" w:date="2017-01-10T12:35:00Z">
            <w:rPr>
              <w:lang w:eastAsia="zh-CN"/>
            </w:rPr>
          </w:rPrChange>
        </w:rPr>
        <w:t xml:space="preserve"> outlets by pre-configured connection information in order to collect </w:t>
      </w:r>
      <w:r w:rsidR="008D5A79" w:rsidRPr="00184A3A">
        <w:rPr>
          <w:lang w:eastAsia="zh-CN"/>
          <w:rPrChange w:id="811" w:author="Edward Leung" w:date="2017-01-10T12:35:00Z">
            <w:rPr>
              <w:lang w:eastAsia="zh-CN"/>
            </w:rPr>
          </w:rPrChange>
        </w:rPr>
        <w:t>s</w:t>
      </w:r>
      <w:r w:rsidR="000812BA" w:rsidRPr="00184A3A">
        <w:rPr>
          <w:lang w:eastAsia="zh-CN"/>
          <w:rPrChange w:id="812" w:author="Edward Leung" w:date="2017-01-10T12:35:00Z">
            <w:rPr>
              <w:lang w:eastAsia="zh-CN"/>
            </w:rPr>
          </w:rPrChange>
        </w:rPr>
        <w:t xml:space="preserve">ales data </w:t>
      </w:r>
      <w:r w:rsidR="00CC1ACF" w:rsidRPr="00184A3A">
        <w:rPr>
          <w:lang w:eastAsia="zh-CN"/>
          <w:rPrChange w:id="813" w:author="Edward Leung" w:date="2017-01-10T12:35:00Z">
            <w:rPr>
              <w:lang w:eastAsia="zh-CN"/>
            </w:rPr>
          </w:rPrChange>
        </w:rPr>
        <w:t xml:space="preserve">from </w:t>
      </w:r>
      <w:r w:rsidR="006F647B" w:rsidRPr="00184A3A">
        <w:rPr>
          <w:lang w:eastAsia="zh-CN"/>
          <w:rPrChange w:id="814" w:author="Edward Leung" w:date="2017-01-10T12:35:00Z">
            <w:rPr>
              <w:lang w:eastAsia="zh-CN"/>
            </w:rPr>
          </w:rPrChange>
        </w:rPr>
        <w:t>the existing</w:t>
      </w:r>
      <w:r w:rsidR="00CC1ACF" w:rsidRPr="00184A3A">
        <w:rPr>
          <w:lang w:eastAsia="zh-CN"/>
          <w:rPrChange w:id="815" w:author="Edward Leung" w:date="2017-01-10T12:35:00Z">
            <w:rPr>
              <w:lang w:eastAsia="zh-CN"/>
            </w:rPr>
          </w:rPrChange>
        </w:rPr>
        <w:t xml:space="preserve"> POS</w:t>
      </w:r>
      <w:r w:rsidR="006F647B" w:rsidRPr="00184A3A">
        <w:rPr>
          <w:lang w:eastAsia="zh-CN"/>
          <w:rPrChange w:id="816" w:author="Edward Leung" w:date="2017-01-10T12:35:00Z">
            <w:rPr>
              <w:lang w:eastAsia="zh-CN"/>
            </w:rPr>
          </w:rPrChange>
        </w:rPr>
        <w:t xml:space="preserve"> systems</w:t>
      </w:r>
      <w:r w:rsidR="00CC1ACF" w:rsidRPr="00184A3A">
        <w:rPr>
          <w:lang w:eastAsia="zh-CN"/>
          <w:rPrChange w:id="817" w:author="Edward Leung" w:date="2017-01-10T12:35:00Z">
            <w:rPr>
              <w:lang w:eastAsia="zh-CN"/>
            </w:rPr>
          </w:rPrChange>
        </w:rPr>
        <w:t xml:space="preserve"> and update</w:t>
      </w:r>
      <w:r w:rsidR="000812BA" w:rsidRPr="00184A3A">
        <w:rPr>
          <w:lang w:eastAsia="zh-CN"/>
          <w:rPrChange w:id="818" w:author="Edward Leung" w:date="2017-01-10T12:35:00Z">
            <w:rPr>
              <w:lang w:eastAsia="zh-CN"/>
            </w:rPr>
          </w:rPrChange>
        </w:rPr>
        <w:t xml:space="preserve"> </w:t>
      </w:r>
      <w:r w:rsidR="006F647B" w:rsidRPr="00184A3A">
        <w:rPr>
          <w:lang w:eastAsia="zh-CN"/>
          <w:rPrChange w:id="819" w:author="Edward Leung" w:date="2017-01-10T12:35:00Z">
            <w:rPr>
              <w:lang w:eastAsia="zh-CN"/>
            </w:rPr>
          </w:rPrChange>
        </w:rPr>
        <w:t xml:space="preserve">the </w:t>
      </w:r>
      <w:r w:rsidR="008D5A79" w:rsidRPr="00184A3A">
        <w:rPr>
          <w:lang w:eastAsia="zh-CN"/>
          <w:rPrChange w:id="820" w:author="Edward Leung" w:date="2017-01-10T12:35:00Z">
            <w:rPr>
              <w:lang w:eastAsia="zh-CN"/>
            </w:rPr>
          </w:rPrChange>
        </w:rPr>
        <w:t>p</w:t>
      </w:r>
      <w:r w:rsidR="000812BA" w:rsidRPr="00184A3A">
        <w:rPr>
          <w:lang w:eastAsia="zh-CN"/>
          <w:rPrChange w:id="821" w:author="Edward Leung" w:date="2017-01-10T12:35:00Z">
            <w:rPr>
              <w:lang w:eastAsia="zh-CN"/>
            </w:rPr>
          </w:rPrChange>
        </w:rPr>
        <w:t>ricing</w:t>
      </w:r>
      <w:r w:rsidR="00CC1ACF" w:rsidRPr="00184A3A">
        <w:rPr>
          <w:lang w:eastAsia="zh-CN"/>
          <w:rPrChange w:id="822" w:author="Edward Leung" w:date="2017-01-10T12:35:00Z">
            <w:rPr>
              <w:lang w:eastAsia="zh-CN"/>
            </w:rPr>
          </w:rPrChange>
        </w:rPr>
        <w:t>/</w:t>
      </w:r>
      <w:r w:rsidR="008D5A79" w:rsidRPr="00184A3A">
        <w:rPr>
          <w:lang w:eastAsia="zh-CN"/>
          <w:rPrChange w:id="823" w:author="Edward Leung" w:date="2017-01-10T12:35:00Z">
            <w:rPr>
              <w:lang w:eastAsia="zh-CN"/>
            </w:rPr>
          </w:rPrChange>
        </w:rPr>
        <w:t>m</w:t>
      </w:r>
      <w:r w:rsidR="000812BA" w:rsidRPr="00184A3A">
        <w:rPr>
          <w:lang w:eastAsia="zh-CN"/>
          <w:rPrChange w:id="824" w:author="Edward Leung" w:date="2017-01-10T12:35:00Z">
            <w:rPr>
              <w:lang w:eastAsia="zh-CN"/>
            </w:rPr>
          </w:rPrChange>
        </w:rPr>
        <w:t>aster data</w:t>
      </w:r>
      <w:r w:rsidR="00CC1ACF" w:rsidRPr="00184A3A">
        <w:rPr>
          <w:lang w:eastAsia="zh-CN"/>
          <w:rPrChange w:id="825" w:author="Edward Leung" w:date="2017-01-10T12:35:00Z">
            <w:rPr>
              <w:lang w:eastAsia="zh-CN"/>
            </w:rPr>
          </w:rPrChange>
        </w:rPr>
        <w:t xml:space="preserve"> back to the </w:t>
      </w:r>
      <w:r w:rsidR="00445748" w:rsidRPr="00184A3A">
        <w:rPr>
          <w:lang w:eastAsia="zh-CN"/>
          <w:rPrChange w:id="826" w:author="Edward Leung" w:date="2017-01-10T12:35:00Z">
            <w:rPr>
              <w:lang w:eastAsia="zh-CN"/>
            </w:rPr>
          </w:rPrChange>
        </w:rPr>
        <w:t xml:space="preserve">existing </w:t>
      </w:r>
      <w:r w:rsidR="00CC1ACF" w:rsidRPr="00184A3A">
        <w:rPr>
          <w:lang w:eastAsia="zh-CN"/>
          <w:rPrChange w:id="827" w:author="Edward Leung" w:date="2017-01-10T12:35:00Z">
            <w:rPr>
              <w:lang w:eastAsia="zh-CN"/>
            </w:rPr>
          </w:rPrChange>
        </w:rPr>
        <w:t xml:space="preserve">POS </w:t>
      </w:r>
      <w:r w:rsidR="006F647B" w:rsidRPr="00184A3A">
        <w:rPr>
          <w:lang w:eastAsia="zh-CN"/>
          <w:rPrChange w:id="828" w:author="Edward Leung" w:date="2017-01-10T12:35:00Z">
            <w:rPr>
              <w:lang w:eastAsia="zh-CN"/>
            </w:rPr>
          </w:rPrChange>
        </w:rPr>
        <w:t>clients</w:t>
      </w:r>
      <w:r w:rsidR="000812BA" w:rsidRPr="00184A3A">
        <w:rPr>
          <w:lang w:eastAsia="zh-CN"/>
          <w:rPrChange w:id="829" w:author="Edward Leung" w:date="2017-01-10T12:35:00Z">
            <w:rPr>
              <w:lang w:eastAsia="zh-CN"/>
            </w:rPr>
          </w:rPrChange>
        </w:rPr>
        <w:t xml:space="preserve">. </w:t>
      </w:r>
      <w:r w:rsidR="000311B3" w:rsidRPr="00184A3A">
        <w:rPr>
          <w:lang w:eastAsia="zh-CN"/>
          <w:rPrChange w:id="830" w:author="Edward Leung" w:date="2017-01-10T12:35:00Z">
            <w:rPr>
              <w:lang w:eastAsia="zh-CN"/>
            </w:rPr>
          </w:rPrChange>
        </w:rPr>
        <w:t>Referring</w:t>
      </w:r>
      <w:r w:rsidR="000812BA" w:rsidRPr="00184A3A">
        <w:rPr>
          <w:lang w:eastAsia="zh-CN"/>
          <w:rPrChange w:id="831" w:author="Edward Leung" w:date="2017-01-10T12:35:00Z">
            <w:rPr>
              <w:lang w:eastAsia="zh-CN"/>
            </w:rPr>
          </w:rPrChange>
        </w:rPr>
        <w:t xml:space="preserve"> to the polling logic found in </w:t>
      </w:r>
      <w:r w:rsidR="00445748" w:rsidRPr="00184A3A">
        <w:rPr>
          <w:lang w:eastAsia="zh-CN"/>
          <w:rPrChange w:id="832" w:author="Edward Leung" w:date="2017-01-10T12:35:00Z">
            <w:rPr>
              <w:lang w:eastAsia="zh-CN"/>
            </w:rPr>
          </w:rPrChange>
        </w:rPr>
        <w:t xml:space="preserve">the production </w:t>
      </w:r>
      <w:r w:rsidR="000812BA" w:rsidRPr="00184A3A">
        <w:rPr>
          <w:lang w:eastAsia="zh-CN"/>
          <w:rPrChange w:id="833" w:author="Edward Leung" w:date="2017-01-10T12:35:00Z">
            <w:rPr>
              <w:lang w:eastAsia="zh-CN"/>
            </w:rPr>
          </w:rPrChange>
        </w:rPr>
        <w:t xml:space="preserve">IT51 server, </w:t>
      </w:r>
      <w:r w:rsidR="00CC1ACF" w:rsidRPr="00184A3A">
        <w:rPr>
          <w:lang w:eastAsia="zh-CN"/>
          <w:rPrChange w:id="834" w:author="Edward Leung" w:date="2017-01-10T12:35:00Z">
            <w:rPr>
              <w:lang w:eastAsia="zh-CN"/>
            </w:rPr>
          </w:rPrChange>
        </w:rPr>
        <w:t xml:space="preserve">for </w:t>
      </w:r>
      <w:r w:rsidR="000812BA" w:rsidRPr="00184A3A">
        <w:rPr>
          <w:lang w:eastAsia="zh-CN"/>
          <w:rPrChange w:id="835" w:author="Edward Leung" w:date="2017-01-10T12:35:00Z">
            <w:rPr>
              <w:lang w:eastAsia="zh-CN"/>
            </w:rPr>
          </w:rPrChange>
        </w:rPr>
        <w:t xml:space="preserve">any connection error, </w:t>
      </w:r>
      <w:r w:rsidR="00445748" w:rsidRPr="00184A3A">
        <w:rPr>
          <w:lang w:eastAsia="zh-CN"/>
          <w:rPrChange w:id="836" w:author="Edward Leung" w:date="2017-01-10T12:35:00Z">
            <w:rPr>
              <w:lang w:eastAsia="zh-CN"/>
            </w:rPr>
          </w:rPrChange>
        </w:rPr>
        <w:t xml:space="preserve">the </w:t>
      </w:r>
      <w:r w:rsidR="00952401" w:rsidRPr="00184A3A">
        <w:rPr>
          <w:lang w:eastAsia="zh-CN"/>
          <w:rPrChange w:id="837" w:author="Edward Leung" w:date="2017-01-10T12:35:00Z">
            <w:rPr>
              <w:lang w:eastAsia="zh-CN"/>
            </w:rPr>
          </w:rPrChange>
        </w:rPr>
        <w:t>ESB</w:t>
      </w:r>
      <w:r w:rsidRPr="00184A3A">
        <w:rPr>
          <w:lang w:eastAsia="zh-CN"/>
          <w:rPrChange w:id="838" w:author="Edward Leung" w:date="2017-01-10T12:35:00Z">
            <w:rPr>
              <w:lang w:eastAsia="zh-CN"/>
            </w:rPr>
          </w:rPrChange>
        </w:rPr>
        <w:t xml:space="preserve"> </w:t>
      </w:r>
      <w:r w:rsidR="00445748" w:rsidRPr="00184A3A">
        <w:rPr>
          <w:lang w:eastAsia="zh-CN"/>
          <w:rPrChange w:id="839" w:author="Edward Leung" w:date="2017-01-10T12:35:00Z">
            <w:rPr>
              <w:lang w:eastAsia="zh-CN"/>
            </w:rPr>
          </w:rPrChange>
        </w:rPr>
        <w:t>system</w:t>
      </w:r>
      <w:r w:rsidR="000812BA" w:rsidRPr="00184A3A">
        <w:rPr>
          <w:lang w:eastAsia="zh-CN"/>
          <w:rPrChange w:id="840" w:author="Edward Leung" w:date="2017-01-10T12:35:00Z">
            <w:rPr>
              <w:lang w:eastAsia="zh-CN"/>
            </w:rPr>
          </w:rPrChange>
        </w:rPr>
        <w:t xml:space="preserve"> will log </w:t>
      </w:r>
      <w:r w:rsidR="000311B3" w:rsidRPr="00184A3A">
        <w:rPr>
          <w:lang w:eastAsia="zh-CN"/>
          <w:rPrChange w:id="841" w:author="Edward Leung" w:date="2017-01-10T12:35:00Z">
            <w:rPr>
              <w:lang w:eastAsia="zh-CN"/>
            </w:rPr>
          </w:rPrChange>
        </w:rPr>
        <w:t>down</w:t>
      </w:r>
      <w:r w:rsidR="000812BA" w:rsidRPr="00184A3A">
        <w:rPr>
          <w:lang w:eastAsia="zh-CN"/>
          <w:rPrChange w:id="842" w:author="Edward Leung" w:date="2017-01-10T12:35:00Z">
            <w:rPr>
              <w:lang w:eastAsia="zh-CN"/>
            </w:rPr>
          </w:rPrChange>
        </w:rPr>
        <w:t xml:space="preserve"> </w:t>
      </w:r>
      <w:r w:rsidR="006F647B" w:rsidRPr="00184A3A">
        <w:rPr>
          <w:lang w:eastAsia="zh-CN"/>
          <w:rPrChange w:id="843" w:author="Edward Leung" w:date="2017-01-10T12:35:00Z">
            <w:rPr>
              <w:lang w:eastAsia="zh-CN"/>
            </w:rPr>
          </w:rPrChange>
        </w:rPr>
        <w:t xml:space="preserve">the </w:t>
      </w:r>
      <w:r w:rsidR="000812BA" w:rsidRPr="00184A3A">
        <w:rPr>
          <w:lang w:eastAsia="zh-CN"/>
          <w:rPrChange w:id="844" w:author="Edward Leung" w:date="2017-01-10T12:35:00Z">
            <w:rPr>
              <w:lang w:eastAsia="zh-CN"/>
            </w:rPr>
          </w:rPrChange>
        </w:rPr>
        <w:t>error and retry data synchronizati</w:t>
      </w:r>
      <w:r w:rsidR="000311B3" w:rsidRPr="00184A3A">
        <w:rPr>
          <w:lang w:eastAsia="zh-CN"/>
          <w:rPrChange w:id="845" w:author="Edward Leung" w:date="2017-01-10T12:35:00Z">
            <w:rPr>
              <w:lang w:eastAsia="zh-CN"/>
            </w:rPr>
          </w:rPrChange>
        </w:rPr>
        <w:t xml:space="preserve">on. </w:t>
      </w:r>
      <w:r w:rsidR="006F647B" w:rsidRPr="00184A3A">
        <w:rPr>
          <w:lang w:eastAsia="zh-CN"/>
          <w:rPrChange w:id="846" w:author="Edward Leung" w:date="2017-01-10T12:35:00Z">
            <w:rPr>
              <w:lang w:eastAsia="zh-CN"/>
            </w:rPr>
          </w:rPrChange>
        </w:rPr>
        <w:t>After reaching maximum retry count, the ESB system will halt the synchronization for that particular POS client and generate alert to related parties for follow up</w:t>
      </w:r>
      <w:r w:rsidR="000812BA" w:rsidRPr="00184A3A">
        <w:rPr>
          <w:lang w:eastAsia="zh-CN"/>
          <w:rPrChange w:id="847" w:author="Edward Leung" w:date="2017-01-10T12:35:00Z">
            <w:rPr>
              <w:lang w:eastAsia="zh-CN"/>
            </w:rPr>
          </w:rPrChange>
        </w:rPr>
        <w:t>.</w:t>
      </w:r>
      <w:r w:rsidR="000311B3" w:rsidRPr="00184A3A">
        <w:rPr>
          <w:lang w:eastAsia="zh-CN"/>
          <w:rPrChange w:id="848" w:author="Edward Leung" w:date="2017-01-10T12:35:00Z">
            <w:rPr>
              <w:lang w:eastAsia="zh-CN"/>
            </w:rPr>
          </w:rPrChange>
        </w:rPr>
        <w:t xml:space="preserve"> </w:t>
      </w:r>
    </w:p>
    <w:p w14:paraId="2C6C3AFA" w14:textId="11302217" w:rsidR="000812BA" w:rsidRPr="00184A3A" w:rsidRDefault="00445748" w:rsidP="00F14F99">
      <w:pPr>
        <w:spacing w:before="240"/>
        <w:jc w:val="both"/>
        <w:rPr>
          <w:lang w:eastAsia="zh-CN"/>
          <w:rPrChange w:id="849" w:author="Edward Leung" w:date="2017-01-10T12:35:00Z">
            <w:rPr>
              <w:lang w:eastAsia="zh-CN"/>
            </w:rPr>
          </w:rPrChange>
        </w:rPr>
      </w:pPr>
      <w:r w:rsidRPr="00184A3A">
        <w:rPr>
          <w:lang w:eastAsia="zh-CN"/>
          <w:rPrChange w:id="850" w:author="Edward Leung" w:date="2017-01-10T12:35:00Z">
            <w:rPr>
              <w:lang w:eastAsia="zh-CN"/>
            </w:rPr>
          </w:rPrChange>
        </w:rPr>
        <w:t>All</w:t>
      </w:r>
      <w:r w:rsidR="000311B3" w:rsidRPr="00184A3A">
        <w:rPr>
          <w:lang w:eastAsia="zh-CN"/>
          <w:rPrChange w:id="851" w:author="Edward Leung" w:date="2017-01-10T12:35:00Z">
            <w:rPr>
              <w:lang w:eastAsia="zh-CN"/>
            </w:rPr>
          </w:rPrChange>
        </w:rPr>
        <w:t xml:space="preserve"> POS </w:t>
      </w:r>
      <w:r w:rsidR="008D5A79" w:rsidRPr="00184A3A">
        <w:rPr>
          <w:lang w:eastAsia="zh-CN"/>
          <w:rPrChange w:id="852" w:author="Edward Leung" w:date="2017-01-10T12:35:00Z">
            <w:rPr>
              <w:lang w:eastAsia="zh-CN"/>
            </w:rPr>
          </w:rPrChange>
        </w:rPr>
        <w:t>client</w:t>
      </w:r>
      <w:r w:rsidR="00375475" w:rsidRPr="00184A3A">
        <w:rPr>
          <w:lang w:eastAsia="zh-CN"/>
          <w:rPrChange w:id="853" w:author="Edward Leung" w:date="2017-01-10T12:35:00Z">
            <w:rPr>
              <w:lang w:eastAsia="zh-CN"/>
            </w:rPr>
          </w:rPrChange>
        </w:rPr>
        <w:t>s’</w:t>
      </w:r>
      <w:r w:rsidR="008D5A79" w:rsidRPr="00184A3A">
        <w:rPr>
          <w:lang w:eastAsia="zh-CN"/>
          <w:rPrChange w:id="854" w:author="Edward Leung" w:date="2017-01-10T12:35:00Z">
            <w:rPr>
              <w:lang w:eastAsia="zh-CN"/>
            </w:rPr>
          </w:rPrChange>
        </w:rPr>
        <w:t xml:space="preserve"> </w:t>
      </w:r>
      <w:r w:rsidR="000311B3" w:rsidRPr="00184A3A">
        <w:rPr>
          <w:lang w:eastAsia="zh-CN"/>
          <w:rPrChange w:id="855" w:author="Edward Leung" w:date="2017-01-10T12:35:00Z">
            <w:rPr>
              <w:lang w:eastAsia="zh-CN"/>
            </w:rPr>
          </w:rPrChange>
        </w:rPr>
        <w:t xml:space="preserve">connection settings are </w:t>
      </w:r>
      <w:r w:rsidR="000812BA" w:rsidRPr="00184A3A">
        <w:rPr>
          <w:lang w:eastAsia="zh-CN"/>
          <w:rPrChange w:id="856" w:author="Edward Leung" w:date="2017-01-10T12:35:00Z">
            <w:rPr>
              <w:lang w:eastAsia="zh-CN"/>
            </w:rPr>
          </w:rPrChange>
        </w:rPr>
        <w:t>configur</w:t>
      </w:r>
      <w:r w:rsidR="000311B3" w:rsidRPr="00184A3A">
        <w:rPr>
          <w:lang w:eastAsia="zh-CN"/>
          <w:rPrChange w:id="857" w:author="Edward Leung" w:date="2017-01-10T12:35:00Z">
            <w:rPr>
              <w:lang w:eastAsia="zh-CN"/>
            </w:rPr>
          </w:rPrChange>
        </w:rPr>
        <w:t>able</w:t>
      </w:r>
      <w:r w:rsidR="000812BA" w:rsidRPr="00184A3A">
        <w:rPr>
          <w:lang w:eastAsia="zh-CN"/>
          <w:rPrChange w:id="858" w:author="Edward Leung" w:date="2017-01-10T12:35:00Z">
            <w:rPr>
              <w:lang w:eastAsia="zh-CN"/>
            </w:rPr>
          </w:rPrChange>
        </w:rPr>
        <w:t xml:space="preserve"> and </w:t>
      </w:r>
      <w:r w:rsidR="000311B3" w:rsidRPr="00184A3A">
        <w:rPr>
          <w:lang w:eastAsia="zh-CN"/>
          <w:rPrChange w:id="859" w:author="Edward Leung" w:date="2017-01-10T12:35:00Z">
            <w:rPr>
              <w:lang w:eastAsia="zh-CN"/>
            </w:rPr>
          </w:rPrChange>
        </w:rPr>
        <w:t>maintainable</w:t>
      </w:r>
      <w:r w:rsidR="000812BA" w:rsidRPr="00184A3A">
        <w:rPr>
          <w:lang w:eastAsia="zh-CN"/>
          <w:rPrChange w:id="860" w:author="Edward Leung" w:date="2017-01-10T12:35:00Z">
            <w:rPr>
              <w:lang w:eastAsia="zh-CN"/>
            </w:rPr>
          </w:rPrChange>
        </w:rPr>
        <w:t xml:space="preserve"> by </w:t>
      </w:r>
      <w:r w:rsidR="00C92AEC" w:rsidRPr="00184A3A">
        <w:rPr>
          <w:lang w:eastAsia="zh-CN"/>
          <w:rPrChange w:id="861" w:author="Edward Leung" w:date="2017-01-10T12:35:00Z">
            <w:rPr>
              <w:lang w:eastAsia="zh-CN"/>
            </w:rPr>
          </w:rPrChange>
        </w:rPr>
        <w:t>Maxim’s</w:t>
      </w:r>
      <w:r w:rsidR="000812BA" w:rsidRPr="00184A3A">
        <w:rPr>
          <w:lang w:eastAsia="zh-CN"/>
          <w:rPrChange w:id="862" w:author="Edward Leung" w:date="2017-01-10T12:35:00Z">
            <w:rPr>
              <w:lang w:eastAsia="zh-CN"/>
            </w:rPr>
          </w:rPrChange>
        </w:rPr>
        <w:t xml:space="preserve"> IT.</w:t>
      </w:r>
      <w:r w:rsidRPr="00184A3A">
        <w:rPr>
          <w:lang w:eastAsia="zh-CN"/>
          <w:rPrChange w:id="863" w:author="Edward Leung" w:date="2017-01-10T12:35:00Z">
            <w:rPr>
              <w:lang w:eastAsia="zh-CN"/>
            </w:rPr>
          </w:rPrChange>
        </w:rPr>
        <w:t xml:space="preserve"> It make</w:t>
      </w:r>
      <w:r w:rsidR="001A6C6D" w:rsidRPr="00184A3A">
        <w:rPr>
          <w:lang w:eastAsia="zh-CN"/>
          <w:rPrChange w:id="864" w:author="Edward Leung" w:date="2017-01-10T12:35:00Z">
            <w:rPr>
              <w:lang w:eastAsia="zh-CN"/>
            </w:rPr>
          </w:rPrChange>
        </w:rPr>
        <w:t>s</w:t>
      </w:r>
      <w:r w:rsidRPr="00184A3A">
        <w:rPr>
          <w:lang w:eastAsia="zh-CN"/>
          <w:rPrChange w:id="865" w:author="Edward Leung" w:date="2017-01-10T12:35:00Z">
            <w:rPr>
              <w:lang w:eastAsia="zh-CN"/>
            </w:rPr>
          </w:rPrChange>
        </w:rPr>
        <w:t xml:space="preserve"> the adding o</w:t>
      </w:r>
      <w:r w:rsidR="009757B4" w:rsidRPr="00184A3A">
        <w:rPr>
          <w:lang w:eastAsia="zh-CN"/>
          <w:rPrChange w:id="866" w:author="Edward Leung" w:date="2017-01-10T12:35:00Z">
            <w:rPr>
              <w:lang w:eastAsia="zh-CN"/>
            </w:rPr>
          </w:rPrChange>
        </w:rPr>
        <w:t>f</w:t>
      </w:r>
      <w:r w:rsidRPr="00184A3A">
        <w:rPr>
          <w:lang w:eastAsia="zh-CN"/>
          <w:rPrChange w:id="867" w:author="Edward Leung" w:date="2017-01-10T12:35:00Z">
            <w:rPr>
              <w:lang w:eastAsia="zh-CN"/>
            </w:rPr>
          </w:rPrChange>
        </w:rPr>
        <w:t xml:space="preserve"> new POS client easy</w:t>
      </w:r>
      <w:r w:rsidR="00831E13" w:rsidRPr="00184A3A">
        <w:rPr>
          <w:lang w:eastAsia="zh-CN"/>
          <w:rPrChange w:id="868" w:author="Edward Leung" w:date="2017-01-10T12:35:00Z">
            <w:rPr>
              <w:lang w:eastAsia="zh-CN"/>
            </w:rPr>
          </w:rPrChange>
        </w:rPr>
        <w:t xml:space="preserve"> and no alteration of programming code </w:t>
      </w:r>
      <w:r w:rsidR="006F647B" w:rsidRPr="00184A3A">
        <w:rPr>
          <w:lang w:eastAsia="zh-CN"/>
          <w:rPrChange w:id="869" w:author="Edward Leung" w:date="2017-01-10T12:35:00Z">
            <w:rPr>
              <w:lang w:eastAsia="zh-CN"/>
            </w:rPr>
          </w:rPrChange>
        </w:rPr>
        <w:t xml:space="preserve">is </w:t>
      </w:r>
      <w:r w:rsidR="00831E13" w:rsidRPr="00184A3A">
        <w:rPr>
          <w:lang w:eastAsia="zh-CN"/>
          <w:rPrChange w:id="870" w:author="Edward Leung" w:date="2017-01-10T12:35:00Z">
            <w:rPr>
              <w:lang w:eastAsia="zh-CN"/>
            </w:rPr>
          </w:rPrChange>
        </w:rPr>
        <w:t>required</w:t>
      </w:r>
      <w:r w:rsidRPr="00184A3A">
        <w:rPr>
          <w:lang w:eastAsia="zh-CN"/>
          <w:rPrChange w:id="871" w:author="Edward Leung" w:date="2017-01-10T12:35:00Z">
            <w:rPr>
              <w:lang w:eastAsia="zh-CN"/>
            </w:rPr>
          </w:rPrChange>
        </w:rPr>
        <w:t xml:space="preserve">. </w:t>
      </w:r>
      <w:r w:rsidR="007B3E48" w:rsidRPr="00184A3A">
        <w:rPr>
          <w:lang w:eastAsia="zh-CN"/>
          <w:rPrChange w:id="872" w:author="Edward Leung" w:date="2017-01-10T12:35:00Z">
            <w:rPr>
              <w:lang w:eastAsia="zh-CN"/>
            </w:rPr>
          </w:rPrChange>
        </w:rPr>
        <w:t>T</w:t>
      </w:r>
      <w:r w:rsidR="000812BA" w:rsidRPr="00184A3A">
        <w:rPr>
          <w:lang w:eastAsia="zh-CN"/>
          <w:rPrChange w:id="873" w:author="Edward Leung" w:date="2017-01-10T12:35:00Z">
            <w:rPr>
              <w:lang w:eastAsia="zh-CN"/>
            </w:rPr>
          </w:rPrChange>
        </w:rPr>
        <w:t xml:space="preserve">he </w:t>
      </w:r>
      <w:r w:rsidR="006F647B" w:rsidRPr="00184A3A">
        <w:rPr>
          <w:lang w:eastAsia="zh-CN"/>
          <w:rPrChange w:id="874" w:author="Edward Leung" w:date="2017-01-10T12:35:00Z">
            <w:rPr>
              <w:lang w:eastAsia="zh-CN"/>
            </w:rPr>
          </w:rPrChange>
        </w:rPr>
        <w:t>ESB</w:t>
      </w:r>
      <w:r w:rsidR="000812BA" w:rsidRPr="00184A3A">
        <w:rPr>
          <w:lang w:eastAsia="zh-CN"/>
          <w:rPrChange w:id="875" w:author="Edward Leung" w:date="2017-01-10T12:35:00Z">
            <w:rPr>
              <w:lang w:eastAsia="zh-CN"/>
            </w:rPr>
          </w:rPrChange>
        </w:rPr>
        <w:t xml:space="preserve"> </w:t>
      </w:r>
      <w:r w:rsidR="004B58AC" w:rsidRPr="00184A3A">
        <w:rPr>
          <w:lang w:eastAsia="zh-CN"/>
          <w:rPrChange w:id="876" w:author="Edward Leung" w:date="2017-01-10T12:35:00Z">
            <w:rPr>
              <w:lang w:eastAsia="zh-CN"/>
            </w:rPr>
          </w:rPrChange>
        </w:rPr>
        <w:t xml:space="preserve">system </w:t>
      </w:r>
      <w:r w:rsidR="000311B3" w:rsidRPr="00184A3A">
        <w:rPr>
          <w:lang w:eastAsia="zh-CN"/>
          <w:rPrChange w:id="877" w:author="Edward Leung" w:date="2017-01-10T12:35:00Z">
            <w:rPr>
              <w:lang w:eastAsia="zh-CN"/>
            </w:rPr>
          </w:rPrChange>
        </w:rPr>
        <w:t>can invoke several</w:t>
      </w:r>
      <w:r w:rsidR="009757B4" w:rsidRPr="00184A3A">
        <w:rPr>
          <w:lang w:eastAsia="zh-CN"/>
          <w:rPrChange w:id="878" w:author="Edward Leung" w:date="2017-01-10T12:35:00Z">
            <w:rPr>
              <w:lang w:eastAsia="zh-CN"/>
            </w:rPr>
          </w:rPrChange>
        </w:rPr>
        <w:t xml:space="preserve"> configurable</w:t>
      </w:r>
      <w:r w:rsidR="004B58AC" w:rsidRPr="00184A3A">
        <w:rPr>
          <w:lang w:eastAsia="zh-CN"/>
          <w:rPrChange w:id="879" w:author="Edward Leung" w:date="2017-01-10T12:35:00Z">
            <w:rPr>
              <w:lang w:eastAsia="zh-CN"/>
            </w:rPr>
          </w:rPrChange>
        </w:rPr>
        <w:t xml:space="preserve"> </w:t>
      </w:r>
      <w:r w:rsidRPr="00184A3A">
        <w:rPr>
          <w:lang w:eastAsia="zh-CN"/>
          <w:rPrChange w:id="880" w:author="Edward Leung" w:date="2017-01-10T12:35:00Z">
            <w:rPr>
              <w:lang w:eastAsia="zh-CN"/>
            </w:rPr>
          </w:rPrChange>
        </w:rPr>
        <w:t xml:space="preserve">concurrent </w:t>
      </w:r>
      <w:r w:rsidR="009757B4" w:rsidRPr="00184A3A">
        <w:rPr>
          <w:lang w:eastAsia="zh-CN"/>
          <w:rPrChange w:id="881" w:author="Edward Leung" w:date="2017-01-10T12:35:00Z">
            <w:rPr>
              <w:lang w:eastAsia="zh-CN"/>
            </w:rPr>
          </w:rPrChange>
        </w:rPr>
        <w:t xml:space="preserve">threads </w:t>
      </w:r>
      <w:r w:rsidR="000812BA" w:rsidRPr="00184A3A">
        <w:rPr>
          <w:lang w:eastAsia="zh-CN"/>
          <w:rPrChange w:id="882" w:author="Edward Leung" w:date="2017-01-10T12:35:00Z">
            <w:rPr>
              <w:lang w:eastAsia="zh-CN"/>
            </w:rPr>
          </w:rPrChange>
        </w:rPr>
        <w:t>to poll/push the data to</w:t>
      </w:r>
      <w:r w:rsidR="004B58AC" w:rsidRPr="00184A3A">
        <w:rPr>
          <w:lang w:eastAsia="zh-CN"/>
          <w:rPrChange w:id="883" w:author="Edward Leung" w:date="2017-01-10T12:35:00Z">
            <w:rPr>
              <w:lang w:eastAsia="zh-CN"/>
            </w:rPr>
          </w:rPrChange>
        </w:rPr>
        <w:t xml:space="preserve">/from </w:t>
      </w:r>
      <w:r w:rsidR="000812BA" w:rsidRPr="00184A3A">
        <w:rPr>
          <w:lang w:eastAsia="zh-CN"/>
          <w:rPrChange w:id="884" w:author="Edward Leung" w:date="2017-01-10T12:35:00Z">
            <w:rPr>
              <w:lang w:eastAsia="zh-CN"/>
            </w:rPr>
          </w:rPrChange>
        </w:rPr>
        <w:t xml:space="preserve">POS </w:t>
      </w:r>
      <w:r w:rsidR="006F647B" w:rsidRPr="00184A3A">
        <w:rPr>
          <w:lang w:eastAsia="zh-CN"/>
          <w:rPrChange w:id="885" w:author="Edward Leung" w:date="2017-01-10T12:35:00Z">
            <w:rPr>
              <w:lang w:eastAsia="zh-CN"/>
            </w:rPr>
          </w:rPrChange>
        </w:rPr>
        <w:t>clients</w:t>
      </w:r>
      <w:r w:rsidR="000812BA" w:rsidRPr="00184A3A">
        <w:rPr>
          <w:lang w:eastAsia="zh-CN"/>
          <w:rPrChange w:id="886" w:author="Edward Leung" w:date="2017-01-10T12:35:00Z">
            <w:rPr>
              <w:lang w:eastAsia="zh-CN"/>
            </w:rPr>
          </w:rPrChange>
        </w:rPr>
        <w:t xml:space="preserve"> concurrently for maximizing </w:t>
      </w:r>
      <w:r w:rsidR="00C60EDF" w:rsidRPr="00184A3A">
        <w:rPr>
          <w:lang w:eastAsia="zh-CN"/>
          <w:rPrChange w:id="887" w:author="Edward Leung" w:date="2017-01-10T12:35:00Z">
            <w:rPr>
              <w:lang w:eastAsia="zh-CN"/>
            </w:rPr>
          </w:rPrChange>
        </w:rPr>
        <w:t xml:space="preserve">system </w:t>
      </w:r>
      <w:r w:rsidR="000812BA" w:rsidRPr="00184A3A">
        <w:rPr>
          <w:lang w:eastAsia="zh-CN"/>
          <w:rPrChange w:id="888" w:author="Edward Leung" w:date="2017-01-10T12:35:00Z">
            <w:rPr>
              <w:lang w:eastAsia="zh-CN"/>
            </w:rPr>
          </w:rPrChange>
        </w:rPr>
        <w:t>performance.</w:t>
      </w:r>
    </w:p>
    <w:p w14:paraId="4F1F4F67" w14:textId="77777777" w:rsidR="000812BA" w:rsidRPr="00184A3A" w:rsidRDefault="000812BA" w:rsidP="00A00C1A">
      <w:pPr>
        <w:rPr>
          <w:lang w:eastAsia="zh-CN"/>
          <w:rPrChange w:id="889" w:author="Edward Leung" w:date="2017-01-10T12:35:00Z">
            <w:rPr>
              <w:lang w:eastAsia="zh-CN"/>
            </w:rPr>
          </w:rPrChange>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Change w:id="890" w:author="Edward Leung" w:date="2017-01-10T12:35:00Z">
            <w:rPr>
              <w:rFonts w:eastAsia="Microsoft YaHei" w:cs="Microsoft YaHei"/>
              <w:b/>
              <w:bCs/>
              <w:color w:val="365F91" w:themeColor="accent1" w:themeShade="BF"/>
              <w:sz w:val="28"/>
              <w:szCs w:val="28"/>
            </w:rPr>
          </w:rPrChange>
        </w:rPr>
      </w:pPr>
      <w:r w:rsidRPr="00184A3A">
        <w:rPr>
          <w:rFonts w:eastAsia="Microsoft YaHei" w:cs="Microsoft YaHei"/>
          <w:rPrChange w:id="891" w:author="Edward Leung" w:date="2017-01-10T12:35:00Z">
            <w:rPr>
              <w:rFonts w:eastAsia="Microsoft YaHei" w:cs="Microsoft YaHei"/>
            </w:rPr>
          </w:rPrChange>
        </w:rPr>
        <w:br w:type="page"/>
      </w:r>
    </w:p>
    <w:p w14:paraId="3D0EC3AB" w14:textId="386B321A" w:rsidR="00D22FDC" w:rsidRPr="00184A3A" w:rsidRDefault="00D22FDC" w:rsidP="00D22FDC">
      <w:pPr>
        <w:pStyle w:val="Heading1"/>
        <w:rPr>
          <w:rPrChange w:id="892" w:author="Edward Leung" w:date="2017-01-10T12:35:00Z">
            <w:rPr/>
          </w:rPrChange>
        </w:rPr>
      </w:pPr>
      <w:bookmarkStart w:id="893" w:name="_Toc471750741"/>
      <w:r w:rsidRPr="00184A3A">
        <w:rPr>
          <w:rPrChange w:id="894" w:author="Edward Leung" w:date="2017-01-10T12:35:00Z">
            <w:rPr/>
          </w:rPrChange>
        </w:rPr>
        <w:lastRenderedPageBreak/>
        <w:t>Architecture Design</w:t>
      </w:r>
      <w:bookmarkEnd w:id="893"/>
    </w:p>
    <w:p w14:paraId="6F9EEDB9" w14:textId="28E60E51" w:rsidR="00B64BE6" w:rsidRPr="00184A3A" w:rsidRDefault="00D22FDC" w:rsidP="00B64BE6">
      <w:pPr>
        <w:pStyle w:val="Heading2"/>
        <w:rPr>
          <w:rPrChange w:id="895" w:author="Edward Leung" w:date="2017-01-10T12:35:00Z">
            <w:rPr/>
          </w:rPrChange>
        </w:rPr>
      </w:pPr>
      <w:bookmarkStart w:id="896" w:name="_Toc471750742"/>
      <w:r w:rsidRPr="00184A3A">
        <w:rPr>
          <w:rPrChange w:id="897" w:author="Edward Leung" w:date="2017-01-10T12:35:00Z">
            <w:rPr/>
          </w:rPrChange>
        </w:rPr>
        <w:t>Overall Architecture</w:t>
      </w:r>
      <w:bookmarkEnd w:id="896"/>
    </w:p>
    <w:p w14:paraId="33FF8E2A" w14:textId="77007A25" w:rsidR="00333876" w:rsidRPr="00184A3A" w:rsidRDefault="008C6C61" w:rsidP="006D1CCB">
      <w:pPr>
        <w:jc w:val="center"/>
        <w:rPr>
          <w:ins w:id="898" w:author="Dick Chan" w:date="2017-01-10T09:09:00Z"/>
          <w:lang w:eastAsia="zh-HK"/>
          <w:rPrChange w:id="899" w:author="Edward Leung" w:date="2017-01-10T12:35:00Z">
            <w:rPr>
              <w:ins w:id="900" w:author="Dick Chan" w:date="2017-01-10T09:09:00Z"/>
              <w:lang w:eastAsia="zh-HK"/>
            </w:rPr>
          </w:rPrChange>
        </w:rPr>
      </w:pPr>
      <w:ins w:id="901" w:author="Edward Leung" w:date="2017-01-10T11:42:00Z">
        <w:r w:rsidRPr="00184A3A">
          <w:rPr>
            <w:rPrChange w:id="902" w:author="Edward Leung" w:date="2017-01-10T12:35:00Z">
              <w:rPr>
                <w:noProof/>
              </w:rPr>
            </w:rPrChange>
          </w:rPr>
          <mc:AlternateContent>
            <mc:Choice Requires="wps">
              <w:drawing>
                <wp:anchor distT="0" distB="0" distL="114300" distR="114300" simplePos="0" relativeHeight="251696128" behindDoc="0" locked="0" layoutInCell="1" allowOverlap="1" wp14:anchorId="685ADC11" wp14:editId="7ACE54AC">
                  <wp:simplePos x="0" y="0"/>
                  <wp:positionH relativeFrom="column">
                    <wp:posOffset>4520281</wp:posOffset>
                  </wp:positionH>
                  <wp:positionV relativeFrom="paragraph">
                    <wp:posOffset>1503462</wp:posOffset>
                  </wp:positionV>
                  <wp:extent cx="901987" cy="587188"/>
                  <wp:effectExtent l="57150" t="38100" r="69850" b="99060"/>
                  <wp:wrapNone/>
                  <wp:docPr id="43" name="Straight Connector 43"/>
                  <wp:cNvGraphicFramePr/>
                  <a:graphic xmlns:a="http://schemas.openxmlformats.org/drawingml/2006/main">
                    <a:graphicData uri="http://schemas.microsoft.com/office/word/2010/wordprocessingShape">
                      <wps:wsp>
                        <wps:cNvCnPr/>
                        <wps:spPr>
                          <a:xfrm>
                            <a:off x="0" y="0"/>
                            <a:ext cx="901987" cy="58718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258063" id="Straight Connector 4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55.95pt,118.4pt" to="426.95pt,1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" strokecolor="#c0504d [3205]" strokeweight="3pt">
                  <v:shadow on="t" color="black" opacity="22937f" origin=",.5" offset="0,.63889mm"/>
                </v:line>
              </w:pict>
            </mc:Fallback>
          </mc:AlternateContent>
        </w:r>
      </w:ins>
      <w:ins w:id="903" w:author="Edward Leung" w:date="2017-01-10T11:41:00Z">
        <w:r w:rsidRPr="00184A3A">
          <w:rPr>
            <w:rPrChange w:id="904" w:author="Edward Leung" w:date="2017-01-10T12:35:00Z">
              <w:rPr>
                <w:noProof/>
              </w:rPr>
            </w:rPrChange>
          </w:rPr>
          <mc:AlternateContent>
            <mc:Choice Requires="wps">
              <w:drawing>
                <wp:anchor distT="0" distB="0" distL="114300" distR="114300" simplePos="0" relativeHeight="251695104" behindDoc="0" locked="0" layoutInCell="1" allowOverlap="1" wp14:anchorId="09CDA284" wp14:editId="73B7B9F9">
                  <wp:simplePos x="0" y="0"/>
                  <wp:positionH relativeFrom="column">
                    <wp:posOffset>4408567</wp:posOffset>
                  </wp:positionH>
                  <wp:positionV relativeFrom="paragraph">
                    <wp:posOffset>1557250</wp:posOffset>
                  </wp:positionV>
                  <wp:extent cx="1241266" cy="533745"/>
                  <wp:effectExtent l="0" t="0" r="16510" b="19050"/>
                  <wp:wrapNone/>
                  <wp:docPr id="41" name="Rectangle 41"/>
                  <wp:cNvGraphicFramePr/>
                  <a:graphic xmlns:a="http://schemas.openxmlformats.org/drawingml/2006/main">
                    <a:graphicData uri="http://schemas.microsoft.com/office/word/2010/wordprocessingShape">
                      <wps:wsp>
                        <wps:cNvSpPr/>
                        <wps:spPr>
                          <a:xfrm>
                            <a:off x="0" y="0"/>
                            <a:ext cx="1241266" cy="53374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E384A" id="Rectangle 41" o:spid="_x0000_s1026" style="position:absolute;margin-left:347.15pt;margin-top:122.6pt;width:97.75pt;height:42.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" filled="f" strokecolor="#f79646 [3209]" strokeweight="2pt"/>
              </w:pict>
            </mc:Fallback>
          </mc:AlternateContent>
        </w:r>
      </w:ins>
      <w:r w:rsidR="006D1CCB" w:rsidRPr="00184A3A">
        <w:rPr>
          <w:rPrChange w:id="905" w:author="Edward Leung" w:date="2017-01-10T12:35:00Z">
            <w:rPr>
              <w:noProof/>
            </w:rPr>
          </w:rPrChange>
        </w:rPr>
        <w:drawing>
          <wp:inline distT="0" distB="0" distL="0" distR="0" wp14:anchorId="6BA5E335" wp14:editId="26C1CB16">
            <wp:extent cx="6177516" cy="381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311" cy="3817967"/>
                    </a:xfrm>
                    <a:prstGeom prst="rect">
                      <a:avLst/>
                    </a:prstGeom>
                  </pic:spPr>
                </pic:pic>
              </a:graphicData>
            </a:graphic>
          </wp:inline>
        </w:drawing>
      </w:r>
    </w:p>
    <w:p w14:paraId="1E51929D" w14:textId="77777777" w:rsidR="00FB6D1F" w:rsidRPr="00184A3A" w:rsidRDefault="00FB6D1F">
      <w:pPr>
        <w:rPr>
          <w:ins w:id="906" w:author="Dick Chan" w:date="2017-01-10T09:10:00Z"/>
          <w:lang w:eastAsia="zh-HK"/>
          <w:rPrChange w:id="907" w:author="Edward Leung" w:date="2017-01-10T12:35:00Z">
            <w:rPr>
              <w:ins w:id="908" w:author="Dick Chan" w:date="2017-01-10T09:10:00Z"/>
              <w:lang w:eastAsia="zh-HK"/>
            </w:rPr>
          </w:rPrChange>
        </w:rPr>
        <w:pPrChange w:id="909" w:author="Dick Chan" w:date="2017-01-10T09:10:00Z">
          <w:pPr>
            <w:jc w:val="center"/>
          </w:pPr>
        </w:pPrChange>
      </w:pPr>
      <w:ins w:id="910" w:author="Dick Chan" w:date="2017-01-10T09:09:00Z">
        <w:r w:rsidRPr="00184A3A">
          <w:rPr>
            <w:lang w:eastAsia="zh-HK"/>
            <w:rPrChange w:id="911" w:author="Edward Leung" w:date="2017-01-10T12:35:00Z">
              <w:rPr>
                <w:lang w:eastAsia="zh-HK"/>
              </w:rPr>
            </w:rPrChange>
          </w:rPr>
          <w:t xml:space="preserve">Dick: </w:t>
        </w:r>
      </w:ins>
    </w:p>
    <w:p w14:paraId="68FCA862" w14:textId="10D4A533" w:rsidR="00FB6D1F" w:rsidRPr="00184A3A" w:rsidRDefault="00FB6D1F">
      <w:pPr>
        <w:pStyle w:val="ListParagraph"/>
        <w:numPr>
          <w:ilvl w:val="0"/>
          <w:numId w:val="47"/>
        </w:numPr>
        <w:rPr>
          <w:ins w:id="912" w:author="Dick Chan" w:date="2017-01-10T09:10:00Z"/>
          <w:rPrChange w:id="913" w:author="Edward Leung" w:date="2017-01-10T12:35:00Z">
            <w:rPr>
              <w:ins w:id="914" w:author="Dick Chan" w:date="2017-01-10T09:10:00Z"/>
            </w:rPr>
          </w:rPrChange>
        </w:rPr>
        <w:pPrChange w:id="915" w:author="Dick Chan" w:date="2017-01-10T09:10:00Z">
          <w:pPr>
            <w:jc w:val="center"/>
          </w:pPr>
        </w:pPrChange>
      </w:pPr>
      <w:ins w:id="916" w:author="Dick Chan" w:date="2017-01-10T09:10:00Z">
        <w:r w:rsidRPr="00184A3A">
          <w:rPr>
            <w:lang w:eastAsia="zh-HK"/>
            <w:rPrChange w:id="917" w:author="Edward Leung" w:date="2017-01-10T12:35:00Z">
              <w:rPr>
                <w:lang w:eastAsia="zh-HK"/>
              </w:rPr>
            </w:rPrChange>
          </w:rPr>
          <w:t>any interface to synchronize the data between staging DB to existing POS</w:t>
        </w:r>
        <w:r w:rsidRPr="00184A3A">
          <w:rPr>
            <w:rPrChange w:id="918" w:author="Edward Leung" w:date="2017-01-10T12:35:00Z">
              <w:rPr/>
            </w:rPrChange>
          </w:rPr>
          <w:t xml:space="preserve"> Polling server?</w:t>
        </w:r>
      </w:ins>
    </w:p>
    <w:p w14:paraId="603C44BC" w14:textId="3F756368" w:rsidR="00FB6D1F" w:rsidRPr="00184A3A" w:rsidRDefault="00FB6D1F">
      <w:pPr>
        <w:pStyle w:val="ListParagraph"/>
        <w:numPr>
          <w:ilvl w:val="0"/>
          <w:numId w:val="47"/>
        </w:numPr>
        <w:rPr>
          <w:ins w:id="919" w:author="Dick Chan" w:date="2017-01-10T09:11:00Z"/>
          <w:rPrChange w:id="920" w:author="Edward Leung" w:date="2017-01-10T12:35:00Z">
            <w:rPr>
              <w:ins w:id="921" w:author="Dick Chan" w:date="2017-01-10T09:11:00Z"/>
            </w:rPr>
          </w:rPrChange>
        </w:rPr>
        <w:pPrChange w:id="922" w:author="Dick Chan" w:date="2017-01-10T09:13:00Z">
          <w:pPr>
            <w:jc w:val="center"/>
          </w:pPr>
        </w:pPrChange>
      </w:pPr>
      <w:ins w:id="923" w:author="Dick Chan" w:date="2017-01-10T09:13:00Z">
        <w:r w:rsidRPr="00184A3A">
          <w:rPr>
            <w:rPrChange w:id="924" w:author="Edward Leung" w:date="2017-01-10T12:35:00Z">
              <w:rPr/>
            </w:rPrChange>
          </w:rPr>
          <w:t>For pricing/master data, w</w:t>
        </w:r>
      </w:ins>
      <w:ins w:id="925" w:author="Dick Chan" w:date="2017-01-10T09:11:00Z">
        <w:r w:rsidRPr="00184A3A">
          <w:rPr>
            <w:rPrChange w:id="926" w:author="Edward Leung" w:date="2017-01-10T12:35:00Z">
              <w:rPr/>
            </w:rPrChange>
          </w:rPr>
          <w:t>hat is DB adaptor trigger preparation and why it is triggered by REST service wrapper?</w:t>
        </w:r>
      </w:ins>
    </w:p>
    <w:p w14:paraId="15736559" w14:textId="41EEF295" w:rsidR="00FB6D1F" w:rsidRPr="00184A3A" w:rsidRDefault="00FB6D1F">
      <w:pPr>
        <w:pStyle w:val="ListParagraph"/>
        <w:numPr>
          <w:ilvl w:val="0"/>
          <w:numId w:val="47"/>
        </w:numPr>
        <w:rPr>
          <w:ins w:id="927" w:author="Dick Chan" w:date="2017-01-10T09:12:00Z"/>
          <w:rPrChange w:id="928" w:author="Edward Leung" w:date="2017-01-10T12:35:00Z">
            <w:rPr>
              <w:ins w:id="929" w:author="Dick Chan" w:date="2017-01-10T09:12:00Z"/>
            </w:rPr>
          </w:rPrChange>
        </w:rPr>
        <w:pPrChange w:id="930" w:author="Dick Chan" w:date="2017-01-10T09:13:00Z">
          <w:pPr>
            <w:jc w:val="center"/>
          </w:pPr>
        </w:pPrChange>
      </w:pPr>
      <w:ins w:id="931" w:author="Dick Chan" w:date="2017-01-10T09:14:00Z">
        <w:r w:rsidRPr="00184A3A">
          <w:rPr>
            <w:rPrChange w:id="932" w:author="Edward Leung" w:date="2017-01-10T12:35:00Z">
              <w:rPr/>
            </w:rPrChange>
          </w:rPr>
          <w:t xml:space="preserve">Is it too complicate to use DB Adaptor to write the staging DB, especially for </w:t>
        </w:r>
        <w:r w:rsidRPr="00184A3A">
          <w:rPr>
            <w:b/>
            <w:u w:val="single"/>
            <w:rPrChange w:id="933" w:author="Edward Leung" w:date="2017-01-10T12:35:00Z">
              <w:rPr/>
            </w:rPrChange>
          </w:rPr>
          <w:t>employee</w:t>
        </w:r>
        <w:r w:rsidRPr="00184A3A">
          <w:rPr>
            <w:rPrChange w:id="934" w:author="Edward Leung" w:date="2017-01-10T12:35:00Z">
              <w:rPr/>
            </w:rPrChange>
          </w:rPr>
          <w:t xml:space="preserve"> table [</w:t>
        </w:r>
      </w:ins>
      <w:ins w:id="935" w:author="Dick Chan" w:date="2017-01-10T09:15:00Z">
        <w:r w:rsidRPr="00184A3A">
          <w:rPr>
            <w:rPrChange w:id="936" w:author="Edward Leung" w:date="2017-01-10T12:35:00Z">
              <w:rPr/>
            </w:rPrChange>
          </w:rPr>
          <w:t>w/o</w:t>
        </w:r>
      </w:ins>
      <w:ins w:id="937" w:author="Dick Chan" w:date="2017-01-10T09:14:00Z">
        <w:r w:rsidRPr="00184A3A">
          <w:rPr>
            <w:rPrChange w:id="938" w:author="Edward Leung" w:date="2017-01-10T12:35:00Z">
              <w:rPr/>
            </w:rPrChange>
          </w:rPr>
          <w:t xml:space="preserve"> delta flag]?</w:t>
        </w:r>
      </w:ins>
    </w:p>
    <w:p w14:paraId="10B487F4" w14:textId="1476AC0A" w:rsidR="00FB6D1F" w:rsidRPr="00184A3A" w:rsidRDefault="00FB6D1F">
      <w:pPr>
        <w:pStyle w:val="ListParagraph"/>
        <w:numPr>
          <w:ilvl w:val="0"/>
          <w:numId w:val="47"/>
        </w:numPr>
        <w:rPr>
          <w:rPrChange w:id="939" w:author="Edward Leung" w:date="2017-01-10T12:35:00Z">
            <w:rPr>
              <w:lang w:eastAsia="zh-HK"/>
            </w:rPr>
          </w:rPrChange>
        </w:rPr>
        <w:pPrChange w:id="940" w:author="Dick Chan" w:date="2017-01-10T09:10:00Z">
          <w:pPr>
            <w:jc w:val="center"/>
          </w:pPr>
        </w:pPrChange>
      </w:pPr>
      <w:ins w:id="941" w:author="Dick Chan" w:date="2017-01-10T09:12:00Z">
        <w:r w:rsidRPr="00184A3A">
          <w:rPr>
            <w:rPrChange w:id="942" w:author="Edward Leung" w:date="2017-01-10T12:35:00Z">
              <w:rPr/>
            </w:rPrChange>
          </w:rPr>
          <w:t>What is the scheduler used to trigger the process? Weblogic library or crontab?</w:t>
        </w:r>
      </w:ins>
    </w:p>
    <w:p w14:paraId="4450FCCD" w14:textId="77777777" w:rsidR="002A4B5A" w:rsidRPr="00184A3A" w:rsidRDefault="002A4B5A" w:rsidP="002A4B5A">
      <w:pPr>
        <w:spacing w:line="240" w:lineRule="auto"/>
        <w:rPr>
          <w:b/>
          <w:u w:val="single"/>
          <w:rPrChange w:id="943" w:author="Edward Leung" w:date="2017-01-10T12:35:00Z">
            <w:rPr>
              <w:b/>
              <w:u w:val="single"/>
            </w:rPr>
          </w:rPrChange>
        </w:rPr>
      </w:pPr>
      <w:r w:rsidRPr="00184A3A">
        <w:rPr>
          <w:b/>
          <w:u w:val="single"/>
          <w:rPrChange w:id="944" w:author="Edward Leung" w:date="2017-01-10T12:35:00Z">
            <w:rPr>
              <w:b/>
              <w:u w:val="single"/>
            </w:rPr>
          </w:rPrChange>
        </w:rPr>
        <w:t>Key Data Sources</w:t>
      </w:r>
    </w:p>
    <w:p w14:paraId="71FF2F65" w14:textId="2D78CCA9" w:rsidR="002A4B5A" w:rsidRPr="00184A3A" w:rsidRDefault="00712C66" w:rsidP="00DF002A">
      <w:pPr>
        <w:pStyle w:val="ListParagraph"/>
        <w:numPr>
          <w:ilvl w:val="0"/>
          <w:numId w:val="7"/>
        </w:numPr>
        <w:spacing w:after="0" w:line="240" w:lineRule="auto"/>
        <w:contextualSpacing w:val="0"/>
        <w:rPr>
          <w:rPrChange w:id="945" w:author="Edward Leung" w:date="2017-01-10T12:35:00Z">
            <w:rPr/>
          </w:rPrChange>
        </w:rPr>
      </w:pPr>
      <w:r w:rsidRPr="00184A3A">
        <w:rPr>
          <w:rPrChange w:id="946" w:author="Edward Leung" w:date="2017-01-10T12:35:00Z">
            <w:rPr/>
          </w:rPrChange>
        </w:rPr>
        <w:t>Sales Data t</w:t>
      </w:r>
      <w:r w:rsidR="002A4B5A" w:rsidRPr="00184A3A">
        <w:rPr>
          <w:rPrChange w:id="947" w:author="Edward Leung" w:date="2017-01-10T12:35:00Z">
            <w:rPr/>
          </w:rPrChange>
        </w:rPr>
        <w:t>ext File</w:t>
      </w:r>
    </w:p>
    <w:p w14:paraId="65CA173F" w14:textId="1B2145B2" w:rsidR="002A4B5A" w:rsidRPr="00184A3A" w:rsidRDefault="00712C66" w:rsidP="00DF002A">
      <w:pPr>
        <w:pStyle w:val="ListParagraph"/>
        <w:numPr>
          <w:ilvl w:val="0"/>
          <w:numId w:val="7"/>
        </w:numPr>
        <w:spacing w:after="0" w:line="240" w:lineRule="auto"/>
        <w:contextualSpacing w:val="0"/>
        <w:rPr>
          <w:rPrChange w:id="948" w:author="Edward Leung" w:date="2017-01-10T12:35:00Z">
            <w:rPr/>
          </w:rPrChange>
        </w:rPr>
      </w:pPr>
      <w:r w:rsidRPr="00184A3A">
        <w:rPr>
          <w:rPrChange w:id="949" w:author="Edward Leung" w:date="2017-01-10T12:35:00Z">
            <w:rPr/>
          </w:rPrChange>
        </w:rPr>
        <w:t xml:space="preserve">Sales Data </w:t>
      </w:r>
      <w:r w:rsidR="002A4B5A" w:rsidRPr="00184A3A">
        <w:rPr>
          <w:rPrChange w:id="950" w:author="Edward Leung" w:date="2017-01-10T12:35:00Z">
            <w:rPr/>
          </w:rPrChange>
        </w:rPr>
        <w:t>DBF files</w:t>
      </w:r>
    </w:p>
    <w:p w14:paraId="45C57FD0" w14:textId="6AE035C7" w:rsidR="00712C66" w:rsidRPr="00184A3A" w:rsidRDefault="00712C66" w:rsidP="00DF002A">
      <w:pPr>
        <w:pStyle w:val="ListParagraph"/>
        <w:numPr>
          <w:ilvl w:val="0"/>
          <w:numId w:val="7"/>
        </w:numPr>
        <w:spacing w:after="0" w:line="240" w:lineRule="auto"/>
        <w:contextualSpacing w:val="0"/>
        <w:rPr>
          <w:rPrChange w:id="951" w:author="Edward Leung" w:date="2017-01-10T12:35:00Z">
            <w:rPr/>
          </w:rPrChange>
        </w:rPr>
      </w:pPr>
      <w:r w:rsidRPr="00184A3A">
        <w:rPr>
          <w:rPrChange w:id="952" w:author="Edward Leung" w:date="2017-01-10T12:35:00Z">
            <w:rPr/>
          </w:rPrChange>
        </w:rPr>
        <w:t>Sales Data POS Client</w:t>
      </w:r>
      <w:r w:rsidR="002A4B5A" w:rsidRPr="00184A3A">
        <w:rPr>
          <w:rPrChange w:id="953" w:author="Edward Leung" w:date="2017-01-10T12:35:00Z">
            <w:rPr/>
          </w:rPrChange>
        </w:rPr>
        <w:t xml:space="preserve"> SQL Server</w:t>
      </w:r>
      <w:r w:rsidRPr="00184A3A">
        <w:rPr>
          <w:rPrChange w:id="954" w:author="Edward Leung" w:date="2017-01-10T12:35:00Z">
            <w:rPr/>
          </w:rPrChange>
        </w:rPr>
        <w:t xml:space="preserve"> Database</w:t>
      </w:r>
    </w:p>
    <w:p w14:paraId="301F89FE" w14:textId="1810529B" w:rsidR="00712C66" w:rsidRPr="00184A3A" w:rsidRDefault="00712C66" w:rsidP="00712C66">
      <w:pPr>
        <w:spacing w:after="0" w:line="240" w:lineRule="auto"/>
        <w:ind w:left="360"/>
        <w:rPr>
          <w:rPrChange w:id="955" w:author="Edward Leung" w:date="2017-01-10T12:35:00Z">
            <w:rPr/>
          </w:rPrChange>
        </w:rPr>
      </w:pPr>
      <w:r w:rsidRPr="00184A3A">
        <w:rPr>
          <w:rPrChange w:id="956" w:author="Edward Leung" w:date="2017-01-10T12:35:00Z">
            <w:rPr/>
          </w:rPrChange>
        </w:rPr>
        <w:t>13.  EDW Database</w:t>
      </w:r>
    </w:p>
    <w:p w14:paraId="2FEB65C2" w14:textId="420A168F" w:rsidR="00712C66" w:rsidRPr="00184A3A" w:rsidRDefault="00712C66" w:rsidP="00712C66">
      <w:pPr>
        <w:spacing w:after="0" w:line="240" w:lineRule="auto"/>
        <w:ind w:left="360"/>
        <w:rPr>
          <w:rPrChange w:id="957" w:author="Edward Leung" w:date="2017-01-10T12:35:00Z">
            <w:rPr/>
          </w:rPrChange>
        </w:rPr>
      </w:pPr>
      <w:r w:rsidRPr="00184A3A">
        <w:rPr>
          <w:rPrChange w:id="958" w:author="Edward Leung" w:date="2017-01-10T12:35:00Z">
            <w:rPr/>
          </w:rPrChange>
        </w:rPr>
        <w:t>14.  Pricing/Master Database</w:t>
      </w:r>
    </w:p>
    <w:p w14:paraId="449F12C4" w14:textId="12305281" w:rsidR="00712C66" w:rsidRPr="00184A3A" w:rsidRDefault="00712C66" w:rsidP="00712C66">
      <w:pPr>
        <w:spacing w:after="0" w:line="240" w:lineRule="auto"/>
        <w:ind w:left="360"/>
        <w:rPr>
          <w:ins w:id="959" w:author="Dick Chan" w:date="2017-01-10T09:15:00Z"/>
          <w:rPrChange w:id="960" w:author="Edward Leung" w:date="2017-01-10T12:35:00Z">
            <w:rPr>
              <w:ins w:id="961" w:author="Dick Chan" w:date="2017-01-10T09:15:00Z"/>
            </w:rPr>
          </w:rPrChange>
        </w:rPr>
      </w:pPr>
      <w:r w:rsidRPr="00184A3A">
        <w:rPr>
          <w:rPrChange w:id="962" w:author="Edward Leung" w:date="2017-01-10T12:35:00Z">
            <w:rPr/>
          </w:rPrChange>
        </w:rPr>
        <w:t>15.  Staging Database</w:t>
      </w:r>
    </w:p>
    <w:p w14:paraId="62D9E2AC" w14:textId="24C5154E" w:rsidR="00FB6D1F" w:rsidRPr="00184A3A" w:rsidRDefault="00FB6D1F" w:rsidP="00712C66">
      <w:pPr>
        <w:spacing w:after="0" w:line="240" w:lineRule="auto"/>
        <w:ind w:left="360"/>
        <w:rPr>
          <w:rPrChange w:id="963" w:author="Edward Leung" w:date="2017-01-10T12:35:00Z">
            <w:rPr/>
          </w:rPrChange>
        </w:rPr>
      </w:pPr>
      <w:ins w:id="964" w:author="Dick Chan" w:date="2017-01-10T09:16:00Z">
        <w:r w:rsidRPr="00184A3A">
          <w:rPr>
            <w:rPrChange w:id="965" w:author="Edward Leung" w:date="2017-01-10T12:35:00Z">
              <w:rPr/>
            </w:rPrChange>
          </w:rPr>
          <w:t>Dick</w:t>
        </w:r>
      </w:ins>
      <w:ins w:id="966" w:author="Dick Chan" w:date="2017-01-10T09:15:00Z">
        <w:r w:rsidRPr="00184A3A">
          <w:rPr>
            <w:rPrChange w:id="967" w:author="Edward Leung" w:date="2017-01-10T12:35:00Z">
              <w:rPr/>
            </w:rPrChange>
          </w:rPr>
          <w:t>??? Existing POS Polling DB (for sales data synchronization)</w:t>
        </w:r>
      </w:ins>
    </w:p>
    <w:p w14:paraId="0BC48123" w14:textId="77777777" w:rsidR="002A4B5A" w:rsidRPr="00184A3A" w:rsidRDefault="002A4B5A" w:rsidP="002A4B5A">
      <w:pPr>
        <w:spacing w:line="240" w:lineRule="auto"/>
        <w:rPr>
          <w:b/>
          <w:u w:val="single"/>
          <w:rPrChange w:id="968" w:author="Edward Leung" w:date="2017-01-10T12:35:00Z">
            <w:rPr>
              <w:b/>
              <w:u w:val="single"/>
            </w:rPr>
          </w:rPrChange>
        </w:rPr>
      </w:pPr>
      <w:r w:rsidRPr="00184A3A">
        <w:rPr>
          <w:b/>
          <w:u w:val="single"/>
          <w:rPrChange w:id="969" w:author="Edward Leung" w:date="2017-01-10T12:35:00Z">
            <w:rPr>
              <w:b/>
              <w:u w:val="single"/>
            </w:rPr>
          </w:rPrChange>
        </w:rPr>
        <w:t>Key Process</w:t>
      </w:r>
    </w:p>
    <w:p w14:paraId="0C9AE1ED" w14:textId="77777777" w:rsidR="002A4B5A" w:rsidRPr="00184A3A" w:rsidRDefault="002A4B5A" w:rsidP="00DF002A">
      <w:pPr>
        <w:pStyle w:val="ListParagraph"/>
        <w:numPr>
          <w:ilvl w:val="0"/>
          <w:numId w:val="7"/>
        </w:numPr>
        <w:spacing w:after="0" w:line="240" w:lineRule="auto"/>
        <w:contextualSpacing w:val="0"/>
        <w:rPr>
          <w:rPrChange w:id="970" w:author="Edward Leung" w:date="2017-01-10T12:35:00Z">
            <w:rPr/>
          </w:rPrChange>
        </w:rPr>
      </w:pPr>
      <w:r w:rsidRPr="00184A3A">
        <w:rPr>
          <w:rPrChange w:id="971" w:author="Edward Leung" w:date="2017-01-10T12:35:00Z">
            <w:rPr/>
          </w:rPrChange>
        </w:rPr>
        <w:t>Sale 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rPr>
          <w:rPrChange w:id="972" w:author="Edward Leung" w:date="2017-01-10T12:35:00Z">
            <w:rPr/>
          </w:rPrChange>
        </w:rPr>
      </w:pPr>
      <w:r w:rsidRPr="00184A3A">
        <w:rPr>
          <w:rPrChange w:id="973" w:author="Edward Leung" w:date="2017-01-10T12:35:00Z">
            <w:rPr/>
          </w:rPrChange>
        </w:rPr>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rPr>
          <w:rPrChange w:id="974" w:author="Edward Leung" w:date="2017-01-10T12:35:00Z">
            <w:rPr/>
          </w:rPrChange>
        </w:rPr>
      </w:pPr>
      <w:r w:rsidRPr="00184A3A">
        <w:rPr>
          <w:rPrChange w:id="975" w:author="Edward Leung" w:date="2017-01-10T12:35:00Z">
            <w:rPr/>
          </w:rPrChange>
        </w:rPr>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rPr>
          <w:rPrChange w:id="976" w:author="Edward Leung" w:date="2017-01-10T12:35:00Z">
            <w:rPr/>
          </w:rPrChange>
        </w:rPr>
      </w:pPr>
      <w:r w:rsidRPr="00184A3A">
        <w:rPr>
          <w:rPrChange w:id="977" w:author="Edward Leung" w:date="2017-01-10T12:35:00Z">
            <w:rPr/>
          </w:rPrChange>
        </w:rPr>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rPr>
          <w:rPrChange w:id="978" w:author="Edward Leung" w:date="2017-01-10T12:35:00Z">
            <w:rPr/>
          </w:rPrChange>
        </w:rPr>
      </w:pPr>
      <w:r w:rsidRPr="00184A3A">
        <w:rPr>
          <w:rPrChange w:id="979" w:author="Edward Leung" w:date="2017-01-10T12:35:00Z">
            <w:rPr/>
          </w:rPrChange>
        </w:rPr>
        <w:lastRenderedPageBreak/>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rPr>
          <w:ins w:id="980" w:author="Dick Chan" w:date="2017-01-10T09:16:00Z"/>
          <w:rPrChange w:id="981" w:author="Edward Leung" w:date="2017-01-10T12:35:00Z">
            <w:rPr>
              <w:ins w:id="982" w:author="Dick Chan" w:date="2017-01-10T09:16:00Z"/>
            </w:rPr>
          </w:rPrChange>
        </w:rPr>
      </w:pPr>
      <w:r w:rsidRPr="00184A3A">
        <w:rPr>
          <w:rPrChange w:id="983" w:author="Edward Leung" w:date="2017-01-10T12:35:00Z">
            <w:rPr/>
          </w:rPrChange>
        </w:rPr>
        <w:t>Pricing/Master Distribution (Staging –&gt; POS clients, depending on #8 completion)</w:t>
      </w:r>
    </w:p>
    <w:p w14:paraId="138B9A59" w14:textId="74458DF7" w:rsidR="00FB6D1F" w:rsidRPr="00184A3A" w:rsidRDefault="00FB6D1F">
      <w:pPr>
        <w:pStyle w:val="ListParagraph"/>
        <w:spacing w:after="0" w:line="240" w:lineRule="auto"/>
        <w:contextualSpacing w:val="0"/>
        <w:rPr>
          <w:rPrChange w:id="984" w:author="Edward Leung" w:date="2017-01-10T12:35:00Z">
            <w:rPr/>
          </w:rPrChange>
        </w:rPr>
        <w:pPrChange w:id="985" w:author="Dick Chan" w:date="2017-01-10T09:16:00Z">
          <w:pPr>
            <w:pStyle w:val="ListParagraph"/>
            <w:numPr>
              <w:numId w:val="7"/>
            </w:numPr>
            <w:spacing w:after="0" w:line="240" w:lineRule="auto"/>
            <w:ind w:hanging="360"/>
            <w:contextualSpacing w:val="0"/>
          </w:pPr>
        </w:pPrChange>
      </w:pPr>
      <w:ins w:id="986" w:author="Dick Chan" w:date="2017-01-10T09:16:00Z">
        <w:r w:rsidRPr="00184A3A">
          <w:rPr>
            <w:rPrChange w:id="987" w:author="Edward Leung" w:date="2017-01-10T12:35:00Z">
              <w:rPr/>
            </w:rPrChange>
          </w:rPr>
          <w:t>Dick??? Staging DB to existing POS Polling servers (IT5x) for interim data synchronization</w:t>
        </w:r>
      </w:ins>
    </w:p>
    <w:p w14:paraId="1201BAA6" w14:textId="11627448" w:rsidR="002A4B5A" w:rsidRPr="00184A3A" w:rsidRDefault="006D1CCB" w:rsidP="002A4B5A">
      <w:pPr>
        <w:spacing w:line="240" w:lineRule="auto"/>
        <w:rPr>
          <w:b/>
          <w:u w:val="single"/>
          <w:rPrChange w:id="988" w:author="Edward Leung" w:date="2017-01-10T12:35:00Z">
            <w:rPr>
              <w:b/>
              <w:u w:val="single"/>
            </w:rPr>
          </w:rPrChange>
        </w:rPr>
      </w:pPr>
      <w:r w:rsidRPr="00184A3A">
        <w:rPr>
          <w:b/>
          <w:u w:val="single"/>
          <w:rPrChange w:id="989" w:author="Edward Leung" w:date="2017-01-10T12:35:00Z">
            <w:rPr>
              <w:b/>
              <w:u w:val="single"/>
            </w:rPr>
          </w:rPrChang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rPr>
          <w:rPrChange w:id="990" w:author="Edward Leung" w:date="2017-01-10T12:35:00Z">
            <w:rPr/>
          </w:rPrChange>
        </w:rPr>
      </w:pPr>
      <w:r w:rsidRPr="00184A3A">
        <w:rPr>
          <w:rPrChange w:id="991" w:author="Edward Leung" w:date="2017-01-10T12:35:00Z">
            <w:rPr/>
          </w:rPrChange>
        </w:rPr>
        <w:t>Write EDW tables service (Virtual Branch Sales Inbound tables)</w:t>
      </w:r>
    </w:p>
    <w:p w14:paraId="3BF9D3B3" w14:textId="77777777" w:rsidR="002A4B5A" w:rsidRPr="00184A3A" w:rsidRDefault="002A4B5A" w:rsidP="00DF002A">
      <w:pPr>
        <w:pStyle w:val="ListParagraph"/>
        <w:numPr>
          <w:ilvl w:val="0"/>
          <w:numId w:val="7"/>
        </w:numPr>
        <w:spacing w:after="0" w:line="240" w:lineRule="auto"/>
        <w:contextualSpacing w:val="0"/>
        <w:rPr>
          <w:rPrChange w:id="992" w:author="Edward Leung" w:date="2017-01-10T12:35:00Z">
            <w:rPr/>
          </w:rPrChange>
        </w:rPr>
      </w:pPr>
      <w:r w:rsidRPr="00184A3A">
        <w:rPr>
          <w:rPrChange w:id="993" w:author="Edward Leung" w:date="2017-01-10T12:35:00Z">
            <w:rPr/>
          </w:rPrChange>
        </w:rPr>
        <w:t>Pricing generation service (trigger SP udsp_gen_pricing_group)</w:t>
      </w:r>
    </w:p>
    <w:p w14:paraId="7A3B4673" w14:textId="77777777" w:rsidR="002A4B5A" w:rsidRPr="00184A3A" w:rsidRDefault="002A4B5A" w:rsidP="00DF002A">
      <w:pPr>
        <w:pStyle w:val="ListParagraph"/>
        <w:numPr>
          <w:ilvl w:val="0"/>
          <w:numId w:val="7"/>
        </w:numPr>
        <w:spacing w:after="0" w:line="240" w:lineRule="auto"/>
        <w:contextualSpacing w:val="0"/>
        <w:rPr>
          <w:rPrChange w:id="994" w:author="Edward Leung" w:date="2017-01-10T12:35:00Z">
            <w:rPr/>
          </w:rPrChange>
        </w:rPr>
      </w:pPr>
      <w:r w:rsidRPr="00184A3A">
        <w:rPr>
          <w:rPrChange w:id="995" w:author="Edward Leung" w:date="2017-01-10T12:35:00Z">
            <w:rPr/>
          </w:rPrChange>
        </w:rPr>
        <w:t>DB Adapter monitoring pricing/master tables delta</w:t>
      </w:r>
    </w:p>
    <w:p w14:paraId="4F0AB478" w14:textId="77777777" w:rsidR="002A4B5A" w:rsidRPr="00184A3A" w:rsidRDefault="002A4B5A" w:rsidP="00DF002A">
      <w:pPr>
        <w:pStyle w:val="ListParagraph"/>
        <w:numPr>
          <w:ilvl w:val="0"/>
          <w:numId w:val="7"/>
        </w:numPr>
        <w:spacing w:after="0" w:line="240" w:lineRule="auto"/>
        <w:contextualSpacing w:val="0"/>
        <w:rPr>
          <w:rPrChange w:id="996" w:author="Edward Leung" w:date="2017-01-10T12:35:00Z">
            <w:rPr/>
          </w:rPrChange>
        </w:rPr>
      </w:pPr>
      <w:r w:rsidRPr="00184A3A">
        <w:rPr>
          <w:rPrChange w:id="997" w:author="Edward Leung" w:date="2017-01-10T12:35:00Z">
            <w:rPr/>
          </w:rPrChange>
        </w:rPr>
        <w:t>DB Adapter write Pricing/Master data to staging (triggered by #12)</w:t>
      </w:r>
    </w:p>
    <w:p w14:paraId="03B527C4" w14:textId="10609E16" w:rsidR="00D22FDC" w:rsidRPr="00184A3A" w:rsidRDefault="00D22FDC" w:rsidP="00D22FDC">
      <w:pPr>
        <w:pStyle w:val="Heading1"/>
        <w:rPr>
          <w:rPrChange w:id="998" w:author="Edward Leung" w:date="2017-01-10T12:35:00Z">
            <w:rPr/>
          </w:rPrChange>
        </w:rPr>
      </w:pPr>
      <w:bookmarkStart w:id="999" w:name="_Toc471750743"/>
      <w:r w:rsidRPr="00184A3A">
        <w:rPr>
          <w:rPrChange w:id="1000" w:author="Edward Leung" w:date="2017-01-10T12:35:00Z">
            <w:rPr/>
          </w:rPrChange>
        </w:rPr>
        <w:t>Data Model Design</w:t>
      </w:r>
      <w:bookmarkEnd w:id="999"/>
    </w:p>
    <w:p w14:paraId="51E618AA" w14:textId="08697EA1" w:rsidR="00D22FDC" w:rsidRPr="00184A3A" w:rsidRDefault="00B64BE6" w:rsidP="00D22FDC">
      <w:pPr>
        <w:pStyle w:val="Heading2"/>
        <w:rPr>
          <w:rPrChange w:id="1001" w:author="Edward Leung" w:date="2017-01-10T12:35:00Z">
            <w:rPr/>
          </w:rPrChange>
        </w:rPr>
      </w:pPr>
      <w:bookmarkStart w:id="1002" w:name="_Toc471750744"/>
      <w:r w:rsidRPr="00184A3A">
        <w:rPr>
          <w:rPrChange w:id="1003" w:author="Edward Leung" w:date="2017-01-10T12:35:00Z">
            <w:rPr/>
          </w:rPrChange>
        </w:rPr>
        <w:t>POS Client Data Source Data Model</w:t>
      </w:r>
      <w:bookmarkEnd w:id="1002"/>
    </w:p>
    <w:p w14:paraId="34FCAAC4" w14:textId="7E939C99" w:rsidR="0090729B" w:rsidRPr="00184A3A" w:rsidRDefault="000C0EBC" w:rsidP="0090729B">
      <w:pPr>
        <w:rPr>
          <w:lang w:eastAsia="zh-HK"/>
          <w:rPrChange w:id="1004" w:author="Edward Leung" w:date="2017-01-10T12:35:00Z">
            <w:rPr>
              <w:lang w:eastAsia="zh-HK"/>
            </w:rPr>
          </w:rPrChange>
        </w:rPr>
      </w:pPr>
      <w:r w:rsidRPr="00184A3A">
        <w:rPr>
          <w:lang w:eastAsia="zh-HK"/>
          <w:rPrChange w:id="1005" w:author="Edward Leung" w:date="2017-01-10T12:35:00Z">
            <w:rPr>
              <w:lang w:eastAsia="zh-HK"/>
            </w:rPr>
          </w:rPrChange>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Change w:id="1006" w:author="Edward Leung" w:date="2017-01-10T12:35:00Z">
                  <w:rPr>
                    <w:rFonts w:eastAsia="Times New Roman" w:cs="Calibri"/>
                    <w:b/>
                    <w:bCs/>
                    <w:iCs/>
                    <w:color w:val="000000"/>
                    <w:sz w:val="22"/>
                    <w:szCs w:val="24"/>
                    <w:lang w:eastAsia="zh-CN"/>
                  </w:rPr>
                </w:rPrChange>
              </w:rPr>
            </w:pPr>
            <w:bookmarkStart w:id="1007" w:name="OLE_LINK1"/>
            <w:r w:rsidRPr="00184A3A">
              <w:rPr>
                <w:rFonts w:eastAsia="Times New Roman" w:cs="Calibri"/>
                <w:b/>
                <w:bCs/>
                <w:iCs/>
                <w:color w:val="000000"/>
                <w:sz w:val="22"/>
                <w:szCs w:val="24"/>
                <w:lang w:eastAsia="zh-CN"/>
                <w:rPrChange w:id="1008" w:author="Edward Leung" w:date="2017-01-10T12:35:00Z">
                  <w:rPr>
                    <w:rFonts w:eastAsia="Times New Roman" w:cs="Calibri"/>
                    <w:b/>
                    <w:bCs/>
                    <w:iCs/>
                    <w:color w:val="000000"/>
                    <w:sz w:val="22"/>
                    <w:szCs w:val="24"/>
                    <w:lang w:eastAsia="zh-CN"/>
                  </w:rPr>
                </w:rPrChange>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Change w:id="1009"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1010" w:author="Edward Leung" w:date="2017-01-10T12:35:00Z">
                  <w:rPr>
                    <w:rFonts w:eastAsia="Times New Roman" w:cs="Calibri"/>
                    <w:b/>
                    <w:bCs/>
                    <w:iCs/>
                    <w:color w:val="000000"/>
                    <w:sz w:val="22"/>
                    <w:szCs w:val="24"/>
                    <w:lang w:eastAsia="zh-CN"/>
                  </w:rPr>
                </w:rPrChange>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Change w:id="1011"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1012" w:author="Edward Leung" w:date="2017-01-10T12:35:00Z">
                  <w:rPr>
                    <w:rFonts w:eastAsia="Times New Roman" w:cs="Calibri"/>
                    <w:b/>
                    <w:bCs/>
                    <w:iCs/>
                    <w:color w:val="000000"/>
                    <w:sz w:val="22"/>
                    <w:szCs w:val="24"/>
                    <w:lang w:eastAsia="zh-CN"/>
                  </w:rPr>
                </w:rPrChange>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Change w:id="1013"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1014" w:author="Edward Leung" w:date="2017-01-10T12:35:00Z">
                  <w:rPr>
                    <w:rFonts w:eastAsia="Times New Roman" w:cs="Calibri"/>
                    <w:b/>
                    <w:bCs/>
                    <w:iCs/>
                    <w:color w:val="000000"/>
                    <w:sz w:val="22"/>
                    <w:szCs w:val="24"/>
                    <w:lang w:eastAsia="zh-CN"/>
                  </w:rPr>
                </w:rPrChange>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Change w:id="1015"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1016" w:author="Edward Leung" w:date="2017-01-10T12:35:00Z">
                  <w:rPr>
                    <w:rFonts w:eastAsia="Times New Roman" w:cs="Calibri"/>
                    <w:b/>
                    <w:bCs/>
                    <w:iCs/>
                    <w:color w:val="000000"/>
                    <w:sz w:val="22"/>
                    <w:szCs w:val="24"/>
                    <w:lang w:eastAsia="zh-CN"/>
                  </w:rPr>
                </w:rPrChange>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Change w:id="10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18" w:author="Edward Leung" w:date="2017-01-10T12:35:00Z">
                  <w:rPr>
                    <w:rFonts w:eastAsia="Times New Roman" w:cs="Calibri"/>
                    <w:color w:val="000000"/>
                    <w:sz w:val="22"/>
                    <w:szCs w:val="24"/>
                    <w:lang w:eastAsia="zh-CN"/>
                  </w:rPr>
                </w:rPrChange>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Change w:id="10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2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Change w:id="10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2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Change w:id="10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2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Change w:id="10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26" w:author="Edward Leung" w:date="2017-01-10T12:35:00Z">
                  <w:rPr>
                    <w:rFonts w:eastAsia="Times New Roman" w:cs="Calibri"/>
                    <w:color w:val="000000"/>
                    <w:sz w:val="22"/>
                    <w:szCs w:val="24"/>
                    <w:lang w:eastAsia="zh-CN"/>
                  </w:rPr>
                </w:rPrChange>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Change w:id="10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28" w:author="Edward Leung" w:date="2017-01-10T12:35:00Z">
                  <w:rPr>
                    <w:rFonts w:eastAsia="Times New Roman" w:cs="Calibri"/>
                    <w:color w:val="000000"/>
                    <w:sz w:val="22"/>
                    <w:szCs w:val="24"/>
                    <w:lang w:eastAsia="zh-CN"/>
                  </w:rPr>
                </w:rPrChange>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Change w:id="10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3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Change w:id="10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3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Change w:id="10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3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Change w:id="10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36" w:author="Edward Leung" w:date="2017-01-10T12:35:00Z">
                  <w:rPr>
                    <w:rFonts w:eastAsia="Times New Roman" w:cs="Calibri"/>
                    <w:color w:val="000000"/>
                    <w:sz w:val="22"/>
                    <w:szCs w:val="24"/>
                    <w:lang w:eastAsia="zh-CN"/>
                  </w:rPr>
                </w:rPrChange>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Change w:id="10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38" w:author="Edward Leung" w:date="2017-01-10T12:35:00Z">
                  <w:rPr>
                    <w:rFonts w:eastAsia="Times New Roman" w:cs="Calibri"/>
                    <w:color w:val="000000"/>
                    <w:sz w:val="22"/>
                    <w:szCs w:val="24"/>
                    <w:lang w:eastAsia="zh-CN"/>
                  </w:rPr>
                </w:rPrChange>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Change w:id="10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4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Change w:id="10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4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Change w:id="10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4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Change w:id="10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46" w:author="Edward Leung" w:date="2017-01-10T12:35:00Z">
                  <w:rPr>
                    <w:rFonts w:eastAsia="Times New Roman" w:cs="Calibri"/>
                    <w:color w:val="000000"/>
                    <w:sz w:val="22"/>
                    <w:szCs w:val="24"/>
                    <w:lang w:eastAsia="zh-CN"/>
                  </w:rPr>
                </w:rPrChange>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Change w:id="10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48" w:author="Edward Leung" w:date="2017-01-10T12:35:00Z">
                  <w:rPr>
                    <w:rFonts w:eastAsia="Times New Roman" w:cs="Calibri"/>
                    <w:color w:val="000000"/>
                    <w:sz w:val="22"/>
                    <w:szCs w:val="24"/>
                    <w:lang w:eastAsia="zh-CN"/>
                  </w:rPr>
                </w:rPrChange>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Change w:id="10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5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Change w:id="10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5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Change w:id="10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5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Change w:id="10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56" w:author="Edward Leung" w:date="2017-01-10T12:35:00Z">
                  <w:rPr>
                    <w:rFonts w:eastAsia="Times New Roman" w:cs="Calibri"/>
                    <w:color w:val="000000"/>
                    <w:sz w:val="22"/>
                    <w:szCs w:val="24"/>
                    <w:lang w:eastAsia="zh-CN"/>
                  </w:rPr>
                </w:rPrChange>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Change w:id="10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58" w:author="Edward Leung" w:date="2017-01-10T12:35:00Z">
                  <w:rPr>
                    <w:rFonts w:eastAsia="Times New Roman" w:cs="Calibri"/>
                    <w:color w:val="000000"/>
                    <w:sz w:val="22"/>
                    <w:szCs w:val="24"/>
                    <w:lang w:eastAsia="zh-CN"/>
                  </w:rPr>
                </w:rPrChange>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Change w:id="10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6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Change w:id="10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6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Change w:id="10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6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Change w:id="10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66" w:author="Edward Leung" w:date="2017-01-10T12:35:00Z">
                  <w:rPr>
                    <w:rFonts w:eastAsia="Times New Roman" w:cs="Calibri"/>
                    <w:color w:val="000000"/>
                    <w:sz w:val="22"/>
                    <w:szCs w:val="24"/>
                    <w:lang w:eastAsia="zh-CN"/>
                  </w:rPr>
                </w:rPrChange>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Change w:id="10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68" w:author="Edward Leung" w:date="2017-01-10T12:35:00Z">
                  <w:rPr>
                    <w:rFonts w:eastAsia="Times New Roman" w:cs="Calibri"/>
                    <w:color w:val="000000"/>
                    <w:sz w:val="22"/>
                    <w:szCs w:val="24"/>
                    <w:lang w:eastAsia="zh-CN"/>
                  </w:rPr>
                </w:rPrChange>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Change w:id="10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7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Change w:id="10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7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Change w:id="10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7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Change w:id="10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76" w:author="Edward Leung" w:date="2017-01-10T12:35:00Z">
                  <w:rPr>
                    <w:rFonts w:eastAsia="Times New Roman" w:cs="Calibri"/>
                    <w:color w:val="000000"/>
                    <w:sz w:val="22"/>
                    <w:szCs w:val="24"/>
                    <w:lang w:eastAsia="zh-CN"/>
                  </w:rPr>
                </w:rPrChange>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Change w:id="10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78" w:author="Edward Leung" w:date="2017-01-10T12:35:00Z">
                  <w:rPr>
                    <w:rFonts w:eastAsia="Times New Roman" w:cs="Calibri"/>
                    <w:color w:val="000000"/>
                    <w:sz w:val="22"/>
                    <w:szCs w:val="24"/>
                    <w:lang w:eastAsia="zh-CN"/>
                  </w:rPr>
                </w:rPrChange>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Change w:id="10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8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Change w:id="10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8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Change w:id="10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8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Change w:id="10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86" w:author="Edward Leung" w:date="2017-01-10T12:35:00Z">
                  <w:rPr>
                    <w:rFonts w:eastAsia="Times New Roman" w:cs="Calibri"/>
                    <w:color w:val="000000"/>
                    <w:sz w:val="22"/>
                    <w:szCs w:val="24"/>
                    <w:lang w:eastAsia="zh-CN"/>
                  </w:rPr>
                </w:rPrChange>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Change w:id="10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88" w:author="Edward Leung" w:date="2017-01-10T12:35:00Z">
                  <w:rPr>
                    <w:rFonts w:eastAsia="Times New Roman" w:cs="Calibri"/>
                    <w:color w:val="000000"/>
                    <w:sz w:val="22"/>
                    <w:szCs w:val="24"/>
                    <w:lang w:eastAsia="zh-CN"/>
                  </w:rPr>
                </w:rPrChange>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Change w:id="10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9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Change w:id="10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9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Change w:id="10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9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Change w:id="10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96" w:author="Edward Leung" w:date="2017-01-10T12:35:00Z">
                  <w:rPr>
                    <w:rFonts w:eastAsia="Times New Roman" w:cs="Calibri"/>
                    <w:color w:val="000000"/>
                    <w:sz w:val="22"/>
                    <w:szCs w:val="24"/>
                    <w:lang w:eastAsia="zh-CN"/>
                  </w:rPr>
                </w:rPrChange>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Change w:id="10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098" w:author="Edward Leung" w:date="2017-01-10T12:35:00Z">
                  <w:rPr>
                    <w:rFonts w:eastAsia="Times New Roman" w:cs="Calibri"/>
                    <w:color w:val="000000"/>
                    <w:sz w:val="22"/>
                    <w:szCs w:val="24"/>
                    <w:lang w:eastAsia="zh-CN"/>
                  </w:rPr>
                </w:rPrChange>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Change w:id="10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0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Change w:id="11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0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Change w:id="11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0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Change w:id="11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06" w:author="Edward Leung" w:date="2017-01-10T12:35:00Z">
                  <w:rPr>
                    <w:rFonts w:eastAsia="Times New Roman" w:cs="Calibri"/>
                    <w:color w:val="000000"/>
                    <w:sz w:val="22"/>
                    <w:szCs w:val="24"/>
                    <w:lang w:eastAsia="zh-CN"/>
                  </w:rPr>
                </w:rPrChange>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Change w:id="11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08" w:author="Edward Leung" w:date="2017-01-10T12:35:00Z">
                  <w:rPr>
                    <w:rFonts w:eastAsia="Times New Roman" w:cs="Calibri"/>
                    <w:color w:val="000000"/>
                    <w:sz w:val="22"/>
                    <w:szCs w:val="24"/>
                    <w:lang w:eastAsia="zh-CN"/>
                  </w:rPr>
                </w:rPrChange>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Change w:id="11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1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Change w:id="11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1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Change w:id="11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1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Change w:id="11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16" w:author="Edward Leung" w:date="2017-01-10T12:35:00Z">
                  <w:rPr>
                    <w:rFonts w:eastAsia="Times New Roman" w:cs="Calibri"/>
                    <w:color w:val="000000"/>
                    <w:sz w:val="22"/>
                    <w:szCs w:val="24"/>
                    <w:lang w:eastAsia="zh-CN"/>
                  </w:rPr>
                </w:rPrChange>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Change w:id="11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18" w:author="Edward Leung" w:date="2017-01-10T12:35:00Z">
                  <w:rPr>
                    <w:rFonts w:eastAsia="Times New Roman" w:cs="Calibri"/>
                    <w:color w:val="000000"/>
                    <w:sz w:val="22"/>
                    <w:szCs w:val="24"/>
                    <w:lang w:eastAsia="zh-CN"/>
                  </w:rPr>
                </w:rPrChange>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Change w:id="11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2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Change w:id="11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2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Change w:id="11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2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Change w:id="11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26" w:author="Edward Leung" w:date="2017-01-10T12:35:00Z">
                  <w:rPr>
                    <w:rFonts w:eastAsia="Times New Roman" w:cs="Calibri"/>
                    <w:color w:val="000000"/>
                    <w:sz w:val="22"/>
                    <w:szCs w:val="24"/>
                    <w:lang w:eastAsia="zh-CN"/>
                  </w:rPr>
                </w:rPrChange>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Change w:id="11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28" w:author="Edward Leung" w:date="2017-01-10T12:35:00Z">
                  <w:rPr>
                    <w:rFonts w:eastAsia="Times New Roman" w:cs="Calibri"/>
                    <w:color w:val="000000"/>
                    <w:sz w:val="22"/>
                    <w:szCs w:val="24"/>
                    <w:lang w:eastAsia="zh-CN"/>
                  </w:rPr>
                </w:rPrChange>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Change w:id="11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3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Change w:id="11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3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Change w:id="11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3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Change w:id="11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36" w:author="Edward Leung" w:date="2017-01-10T12:35:00Z">
                  <w:rPr>
                    <w:rFonts w:eastAsia="Times New Roman" w:cs="Calibri"/>
                    <w:color w:val="000000"/>
                    <w:sz w:val="22"/>
                    <w:szCs w:val="24"/>
                    <w:lang w:eastAsia="zh-CN"/>
                  </w:rPr>
                </w:rPrChange>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Change w:id="11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38" w:author="Edward Leung" w:date="2017-01-10T12:35:00Z">
                  <w:rPr>
                    <w:rFonts w:eastAsia="Times New Roman" w:cs="Calibri"/>
                    <w:color w:val="000000"/>
                    <w:sz w:val="22"/>
                    <w:szCs w:val="24"/>
                    <w:lang w:eastAsia="zh-CN"/>
                  </w:rPr>
                </w:rPrChange>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Change w:id="11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4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Change w:id="11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4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Change w:id="11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4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Change w:id="11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46" w:author="Edward Leung" w:date="2017-01-10T12:35:00Z">
                  <w:rPr>
                    <w:rFonts w:eastAsia="Times New Roman" w:cs="Calibri"/>
                    <w:color w:val="000000"/>
                    <w:sz w:val="22"/>
                    <w:szCs w:val="24"/>
                    <w:lang w:eastAsia="zh-CN"/>
                  </w:rPr>
                </w:rPrChange>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Change w:id="11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48" w:author="Edward Leung" w:date="2017-01-10T12:35:00Z">
                  <w:rPr>
                    <w:rFonts w:eastAsia="Times New Roman" w:cs="Calibri"/>
                    <w:color w:val="000000"/>
                    <w:sz w:val="22"/>
                    <w:szCs w:val="24"/>
                    <w:lang w:eastAsia="zh-CN"/>
                  </w:rPr>
                </w:rPrChange>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Change w:id="11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5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Change w:id="11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5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Change w:id="11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5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Change w:id="11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56" w:author="Edward Leung" w:date="2017-01-10T12:35:00Z">
                  <w:rPr>
                    <w:rFonts w:eastAsia="Times New Roman" w:cs="Calibri"/>
                    <w:color w:val="000000"/>
                    <w:sz w:val="22"/>
                    <w:szCs w:val="24"/>
                    <w:lang w:eastAsia="zh-CN"/>
                  </w:rPr>
                </w:rPrChange>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Change w:id="11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58" w:author="Edward Leung" w:date="2017-01-10T12:35:00Z">
                  <w:rPr>
                    <w:rFonts w:eastAsia="Times New Roman" w:cs="Calibri"/>
                    <w:color w:val="000000"/>
                    <w:sz w:val="22"/>
                    <w:szCs w:val="24"/>
                    <w:lang w:eastAsia="zh-CN"/>
                  </w:rPr>
                </w:rPrChange>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Change w:id="11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6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Change w:id="11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6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Change w:id="11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6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Change w:id="11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66" w:author="Edward Leung" w:date="2017-01-10T12:35:00Z">
                  <w:rPr>
                    <w:rFonts w:eastAsia="Times New Roman" w:cs="Calibri"/>
                    <w:color w:val="000000"/>
                    <w:sz w:val="22"/>
                    <w:szCs w:val="24"/>
                    <w:lang w:eastAsia="zh-CN"/>
                  </w:rPr>
                </w:rPrChange>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Change w:id="11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68" w:author="Edward Leung" w:date="2017-01-10T12:35:00Z">
                  <w:rPr>
                    <w:rFonts w:eastAsia="Times New Roman" w:cs="Calibri"/>
                    <w:color w:val="000000"/>
                    <w:sz w:val="22"/>
                    <w:szCs w:val="24"/>
                    <w:lang w:eastAsia="zh-CN"/>
                  </w:rPr>
                </w:rPrChange>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Change w:id="11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7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Change w:id="11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7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Change w:id="11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7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Change w:id="11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76" w:author="Edward Leung" w:date="2017-01-10T12:35:00Z">
                  <w:rPr>
                    <w:rFonts w:eastAsia="Times New Roman" w:cs="Calibri"/>
                    <w:color w:val="000000"/>
                    <w:sz w:val="22"/>
                    <w:szCs w:val="24"/>
                    <w:lang w:eastAsia="zh-CN"/>
                  </w:rPr>
                </w:rPrChange>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Change w:id="11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78" w:author="Edward Leung" w:date="2017-01-10T12:35:00Z">
                  <w:rPr>
                    <w:rFonts w:eastAsia="Times New Roman" w:cs="Calibri"/>
                    <w:color w:val="000000"/>
                    <w:sz w:val="22"/>
                    <w:szCs w:val="24"/>
                    <w:lang w:eastAsia="zh-CN"/>
                  </w:rPr>
                </w:rPrChange>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Change w:id="11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8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Change w:id="11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8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Change w:id="11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8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Change w:id="11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86" w:author="Edward Leung" w:date="2017-01-10T12:35:00Z">
                  <w:rPr>
                    <w:rFonts w:eastAsia="Times New Roman" w:cs="Calibri"/>
                    <w:color w:val="000000"/>
                    <w:sz w:val="22"/>
                    <w:szCs w:val="24"/>
                    <w:lang w:eastAsia="zh-CN"/>
                  </w:rPr>
                </w:rPrChange>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Change w:id="11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88" w:author="Edward Leung" w:date="2017-01-10T12:35:00Z">
                  <w:rPr>
                    <w:rFonts w:eastAsia="Times New Roman" w:cs="Calibri"/>
                    <w:color w:val="000000"/>
                    <w:sz w:val="22"/>
                    <w:szCs w:val="24"/>
                    <w:lang w:eastAsia="zh-CN"/>
                  </w:rPr>
                </w:rPrChange>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Change w:id="11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9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Change w:id="11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9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Change w:id="11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9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Change w:id="11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96" w:author="Edward Leung" w:date="2017-01-10T12:35:00Z">
                  <w:rPr>
                    <w:rFonts w:eastAsia="Times New Roman" w:cs="Calibri"/>
                    <w:color w:val="000000"/>
                    <w:sz w:val="22"/>
                    <w:szCs w:val="24"/>
                    <w:lang w:eastAsia="zh-CN"/>
                  </w:rPr>
                </w:rPrChange>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Change w:id="11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198" w:author="Edward Leung" w:date="2017-01-10T12:35:00Z">
                  <w:rPr>
                    <w:rFonts w:eastAsia="Times New Roman" w:cs="Calibri"/>
                    <w:color w:val="000000"/>
                    <w:sz w:val="22"/>
                    <w:szCs w:val="24"/>
                    <w:lang w:eastAsia="zh-CN"/>
                  </w:rPr>
                </w:rPrChange>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Change w:id="11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0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Change w:id="12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0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Change w:id="12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0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Change w:id="12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06" w:author="Edward Leung" w:date="2017-01-10T12:35:00Z">
                  <w:rPr>
                    <w:rFonts w:eastAsia="Times New Roman" w:cs="Calibri"/>
                    <w:color w:val="000000"/>
                    <w:sz w:val="22"/>
                    <w:szCs w:val="24"/>
                    <w:lang w:eastAsia="zh-CN"/>
                  </w:rPr>
                </w:rPrChange>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Change w:id="12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08" w:author="Edward Leung" w:date="2017-01-10T12:35:00Z">
                  <w:rPr>
                    <w:rFonts w:eastAsia="Times New Roman" w:cs="Calibri"/>
                    <w:color w:val="000000"/>
                    <w:sz w:val="22"/>
                    <w:szCs w:val="24"/>
                    <w:lang w:eastAsia="zh-CN"/>
                  </w:rPr>
                </w:rPrChange>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Change w:id="12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1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Change w:id="12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1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Change w:id="12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1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Change w:id="12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16" w:author="Edward Leung" w:date="2017-01-10T12:35:00Z">
                  <w:rPr>
                    <w:rFonts w:eastAsia="Times New Roman" w:cs="Calibri"/>
                    <w:color w:val="000000"/>
                    <w:sz w:val="22"/>
                    <w:szCs w:val="24"/>
                    <w:lang w:eastAsia="zh-CN"/>
                  </w:rPr>
                </w:rPrChange>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Change w:id="12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18" w:author="Edward Leung" w:date="2017-01-10T12:35:00Z">
                  <w:rPr>
                    <w:rFonts w:eastAsia="Times New Roman" w:cs="Calibri"/>
                    <w:color w:val="000000"/>
                    <w:sz w:val="22"/>
                    <w:szCs w:val="24"/>
                    <w:lang w:eastAsia="zh-CN"/>
                  </w:rPr>
                </w:rPrChange>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Change w:id="12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2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Change w:id="12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2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Change w:id="12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2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Change w:id="12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26" w:author="Edward Leung" w:date="2017-01-10T12:35:00Z">
                  <w:rPr>
                    <w:rFonts w:eastAsia="Times New Roman" w:cs="Calibri"/>
                    <w:color w:val="000000"/>
                    <w:sz w:val="22"/>
                    <w:szCs w:val="24"/>
                    <w:lang w:eastAsia="zh-CN"/>
                  </w:rPr>
                </w:rPrChange>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Change w:id="12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28" w:author="Edward Leung" w:date="2017-01-10T12:35:00Z">
                  <w:rPr>
                    <w:rFonts w:eastAsia="Times New Roman" w:cs="Calibri"/>
                    <w:color w:val="000000"/>
                    <w:sz w:val="22"/>
                    <w:szCs w:val="24"/>
                    <w:lang w:eastAsia="zh-CN"/>
                  </w:rPr>
                </w:rPrChange>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Change w:id="12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3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Change w:id="12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3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Change w:id="12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3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Change w:id="12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36" w:author="Edward Leung" w:date="2017-01-10T12:35:00Z">
                  <w:rPr>
                    <w:rFonts w:eastAsia="Times New Roman" w:cs="Calibri"/>
                    <w:color w:val="000000"/>
                    <w:sz w:val="22"/>
                    <w:szCs w:val="24"/>
                    <w:lang w:eastAsia="zh-CN"/>
                  </w:rPr>
                </w:rPrChange>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Change w:id="12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38" w:author="Edward Leung" w:date="2017-01-10T12:35:00Z">
                  <w:rPr>
                    <w:rFonts w:eastAsia="Times New Roman" w:cs="Calibri"/>
                    <w:color w:val="000000"/>
                    <w:sz w:val="22"/>
                    <w:szCs w:val="24"/>
                    <w:lang w:eastAsia="zh-CN"/>
                  </w:rPr>
                </w:rPrChange>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Change w:id="12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4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Change w:id="12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4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Change w:id="12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4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Change w:id="12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46" w:author="Edward Leung" w:date="2017-01-10T12:35:00Z">
                  <w:rPr>
                    <w:rFonts w:eastAsia="Times New Roman" w:cs="Calibri"/>
                    <w:color w:val="000000"/>
                    <w:sz w:val="22"/>
                    <w:szCs w:val="24"/>
                    <w:lang w:eastAsia="zh-CN"/>
                  </w:rPr>
                </w:rPrChange>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Change w:id="12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48" w:author="Edward Leung" w:date="2017-01-10T12:35:00Z">
                  <w:rPr>
                    <w:rFonts w:eastAsia="Times New Roman" w:cs="Calibri"/>
                    <w:color w:val="000000"/>
                    <w:sz w:val="22"/>
                    <w:szCs w:val="24"/>
                    <w:lang w:eastAsia="zh-CN"/>
                  </w:rPr>
                </w:rPrChange>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Change w:id="12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5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Change w:id="12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5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Change w:id="12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5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Change w:id="12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56" w:author="Edward Leung" w:date="2017-01-10T12:35:00Z">
                  <w:rPr>
                    <w:rFonts w:eastAsia="Times New Roman" w:cs="Calibri"/>
                    <w:color w:val="000000"/>
                    <w:sz w:val="22"/>
                    <w:szCs w:val="24"/>
                    <w:lang w:eastAsia="zh-CN"/>
                  </w:rPr>
                </w:rPrChange>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Change w:id="12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58" w:author="Edward Leung" w:date="2017-01-10T12:35:00Z">
                  <w:rPr>
                    <w:rFonts w:eastAsia="Times New Roman" w:cs="Calibri"/>
                    <w:color w:val="000000"/>
                    <w:sz w:val="22"/>
                    <w:szCs w:val="24"/>
                    <w:lang w:eastAsia="zh-CN"/>
                  </w:rPr>
                </w:rPrChange>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Change w:id="12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6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Change w:id="12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6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Change w:id="12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6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Change w:id="12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66" w:author="Edward Leung" w:date="2017-01-10T12:35:00Z">
                  <w:rPr>
                    <w:rFonts w:eastAsia="Times New Roman" w:cs="Calibri"/>
                    <w:color w:val="000000"/>
                    <w:sz w:val="22"/>
                    <w:szCs w:val="24"/>
                    <w:lang w:eastAsia="zh-CN"/>
                  </w:rPr>
                </w:rPrChange>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Change w:id="12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68" w:author="Edward Leung" w:date="2017-01-10T12:35:00Z">
                  <w:rPr>
                    <w:rFonts w:eastAsia="Times New Roman" w:cs="Calibri"/>
                    <w:color w:val="000000"/>
                    <w:sz w:val="22"/>
                    <w:szCs w:val="24"/>
                    <w:lang w:eastAsia="zh-CN"/>
                  </w:rPr>
                </w:rPrChange>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Change w:id="12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7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Change w:id="12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7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Change w:id="12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7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Change w:id="12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76" w:author="Edward Leung" w:date="2017-01-10T12:35:00Z">
                  <w:rPr>
                    <w:rFonts w:eastAsia="Times New Roman" w:cs="Calibri"/>
                    <w:color w:val="000000"/>
                    <w:sz w:val="22"/>
                    <w:szCs w:val="24"/>
                    <w:lang w:eastAsia="zh-CN"/>
                  </w:rPr>
                </w:rPrChange>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Change w:id="12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78" w:author="Edward Leung" w:date="2017-01-10T12:35:00Z">
                  <w:rPr>
                    <w:rFonts w:eastAsia="Times New Roman" w:cs="Calibri"/>
                    <w:color w:val="000000"/>
                    <w:sz w:val="22"/>
                    <w:szCs w:val="24"/>
                    <w:lang w:eastAsia="zh-CN"/>
                  </w:rPr>
                </w:rPrChange>
              </w:rPr>
              <w:lastRenderedPageBreak/>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Change w:id="12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8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Change w:id="12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8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Change w:id="12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8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Change w:id="12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86" w:author="Edward Leung" w:date="2017-01-10T12:35:00Z">
                  <w:rPr>
                    <w:rFonts w:eastAsia="Times New Roman" w:cs="Calibri"/>
                    <w:color w:val="000000"/>
                    <w:sz w:val="22"/>
                    <w:szCs w:val="24"/>
                    <w:lang w:eastAsia="zh-CN"/>
                  </w:rPr>
                </w:rPrChange>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Change w:id="12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88" w:author="Edward Leung" w:date="2017-01-10T12:35:00Z">
                  <w:rPr>
                    <w:rFonts w:eastAsia="Times New Roman" w:cs="Calibri"/>
                    <w:color w:val="000000"/>
                    <w:sz w:val="22"/>
                    <w:szCs w:val="24"/>
                    <w:lang w:eastAsia="zh-CN"/>
                  </w:rPr>
                </w:rPrChange>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Change w:id="12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9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Change w:id="12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9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Change w:id="12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9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Change w:id="12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96" w:author="Edward Leung" w:date="2017-01-10T12:35:00Z">
                  <w:rPr>
                    <w:rFonts w:eastAsia="Times New Roman" w:cs="Calibri"/>
                    <w:color w:val="000000"/>
                    <w:sz w:val="22"/>
                    <w:szCs w:val="24"/>
                    <w:lang w:eastAsia="zh-CN"/>
                  </w:rPr>
                </w:rPrChange>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Change w:id="12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298" w:author="Edward Leung" w:date="2017-01-10T12:35:00Z">
                  <w:rPr>
                    <w:rFonts w:eastAsia="Times New Roman" w:cs="Calibri"/>
                    <w:color w:val="000000"/>
                    <w:sz w:val="22"/>
                    <w:szCs w:val="24"/>
                    <w:lang w:eastAsia="zh-CN"/>
                  </w:rPr>
                </w:rPrChange>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Change w:id="12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00"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Change w:id="13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02"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Change w:id="13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0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Change w:id="13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06" w:author="Edward Leung" w:date="2017-01-10T12:35:00Z">
                  <w:rPr>
                    <w:rFonts w:eastAsia="Times New Roman" w:cs="Calibri"/>
                    <w:color w:val="000000"/>
                    <w:sz w:val="22"/>
                    <w:szCs w:val="24"/>
                    <w:lang w:eastAsia="zh-CN"/>
                  </w:rPr>
                </w:rPrChange>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Change w:id="13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08" w:author="Edward Leung" w:date="2017-01-10T12:35:00Z">
                  <w:rPr>
                    <w:rFonts w:eastAsia="Times New Roman" w:cs="Calibri"/>
                    <w:color w:val="000000"/>
                    <w:sz w:val="22"/>
                    <w:szCs w:val="24"/>
                    <w:lang w:eastAsia="zh-CN"/>
                  </w:rPr>
                </w:rPrChange>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Change w:id="13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1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Change w:id="13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1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Change w:id="13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1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Change w:id="13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16" w:author="Edward Leung" w:date="2017-01-10T12:35:00Z">
                  <w:rPr>
                    <w:rFonts w:eastAsia="Times New Roman" w:cs="Calibri"/>
                    <w:color w:val="000000"/>
                    <w:sz w:val="22"/>
                    <w:szCs w:val="24"/>
                    <w:lang w:eastAsia="zh-CN"/>
                  </w:rPr>
                </w:rPrChange>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Change w:id="13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18" w:author="Edward Leung" w:date="2017-01-10T12:35:00Z">
                  <w:rPr>
                    <w:rFonts w:eastAsia="Times New Roman" w:cs="Calibri"/>
                    <w:color w:val="000000"/>
                    <w:sz w:val="22"/>
                    <w:szCs w:val="24"/>
                    <w:lang w:eastAsia="zh-CN"/>
                  </w:rPr>
                </w:rPrChange>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Change w:id="13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2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Change w:id="13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2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Change w:id="13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2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Change w:id="13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26" w:author="Edward Leung" w:date="2017-01-10T12:35:00Z">
                  <w:rPr>
                    <w:rFonts w:eastAsia="Times New Roman" w:cs="Calibri"/>
                    <w:color w:val="000000"/>
                    <w:sz w:val="22"/>
                    <w:szCs w:val="24"/>
                    <w:lang w:eastAsia="zh-CN"/>
                  </w:rPr>
                </w:rPrChange>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Change w:id="13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28" w:author="Edward Leung" w:date="2017-01-10T12:35:00Z">
                  <w:rPr>
                    <w:rFonts w:eastAsia="Times New Roman" w:cs="Calibri"/>
                    <w:color w:val="000000"/>
                    <w:sz w:val="22"/>
                    <w:szCs w:val="24"/>
                    <w:lang w:eastAsia="zh-CN"/>
                  </w:rPr>
                </w:rPrChange>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Change w:id="13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3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Change w:id="13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3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Change w:id="13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3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Change w:id="13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36" w:author="Edward Leung" w:date="2017-01-10T12:35:00Z">
                  <w:rPr>
                    <w:rFonts w:eastAsia="Times New Roman" w:cs="Calibri"/>
                    <w:color w:val="000000"/>
                    <w:sz w:val="22"/>
                    <w:szCs w:val="24"/>
                    <w:lang w:eastAsia="zh-CN"/>
                  </w:rPr>
                </w:rPrChange>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Change w:id="13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38" w:author="Edward Leung" w:date="2017-01-10T12:35:00Z">
                  <w:rPr>
                    <w:rFonts w:eastAsia="Times New Roman" w:cs="Calibri"/>
                    <w:color w:val="000000"/>
                    <w:sz w:val="22"/>
                    <w:szCs w:val="24"/>
                    <w:lang w:eastAsia="zh-CN"/>
                  </w:rPr>
                </w:rPrChange>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Change w:id="13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4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Change w:id="13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4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Change w:id="13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4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Change w:id="13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46" w:author="Edward Leung" w:date="2017-01-10T12:35:00Z">
                  <w:rPr>
                    <w:rFonts w:eastAsia="Times New Roman" w:cs="Calibri"/>
                    <w:color w:val="000000"/>
                    <w:sz w:val="22"/>
                    <w:szCs w:val="24"/>
                    <w:lang w:eastAsia="zh-CN"/>
                  </w:rPr>
                </w:rPrChange>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Change w:id="13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48" w:author="Edward Leung" w:date="2017-01-10T12:35:00Z">
                  <w:rPr>
                    <w:rFonts w:eastAsia="Times New Roman" w:cs="Calibri"/>
                    <w:color w:val="000000"/>
                    <w:sz w:val="22"/>
                    <w:szCs w:val="24"/>
                    <w:lang w:eastAsia="zh-CN"/>
                  </w:rPr>
                </w:rPrChange>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Change w:id="13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5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Change w:id="13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5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Change w:id="13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5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Change w:id="13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56" w:author="Edward Leung" w:date="2017-01-10T12:35:00Z">
                  <w:rPr>
                    <w:rFonts w:eastAsia="Times New Roman" w:cs="Calibri"/>
                    <w:color w:val="000000"/>
                    <w:sz w:val="22"/>
                    <w:szCs w:val="24"/>
                    <w:lang w:eastAsia="zh-CN"/>
                  </w:rPr>
                </w:rPrChange>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Change w:id="13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58" w:author="Edward Leung" w:date="2017-01-10T12:35:00Z">
                  <w:rPr>
                    <w:rFonts w:eastAsia="Times New Roman" w:cs="Calibri"/>
                    <w:color w:val="000000"/>
                    <w:sz w:val="22"/>
                    <w:szCs w:val="24"/>
                    <w:lang w:eastAsia="zh-CN"/>
                  </w:rPr>
                </w:rPrChange>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Change w:id="13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6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Change w:id="13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6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Change w:id="13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6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Change w:id="13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66" w:author="Edward Leung" w:date="2017-01-10T12:35:00Z">
                  <w:rPr>
                    <w:rFonts w:eastAsia="Times New Roman" w:cs="Calibri"/>
                    <w:color w:val="000000"/>
                    <w:sz w:val="22"/>
                    <w:szCs w:val="24"/>
                    <w:lang w:eastAsia="zh-CN"/>
                  </w:rPr>
                </w:rPrChange>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Change w:id="13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68" w:author="Edward Leung" w:date="2017-01-10T12:35:00Z">
                  <w:rPr>
                    <w:rFonts w:eastAsia="Times New Roman" w:cs="Calibri"/>
                    <w:color w:val="000000"/>
                    <w:sz w:val="22"/>
                    <w:szCs w:val="24"/>
                    <w:lang w:eastAsia="zh-CN"/>
                  </w:rPr>
                </w:rPrChange>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Change w:id="13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7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Change w:id="13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7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Change w:id="13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7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Change w:id="13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76" w:author="Edward Leung" w:date="2017-01-10T12:35:00Z">
                  <w:rPr>
                    <w:rFonts w:eastAsia="Times New Roman" w:cs="Calibri"/>
                    <w:color w:val="000000"/>
                    <w:sz w:val="22"/>
                    <w:szCs w:val="24"/>
                    <w:lang w:eastAsia="zh-CN"/>
                  </w:rPr>
                </w:rPrChange>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Change w:id="13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78" w:author="Edward Leung" w:date="2017-01-10T12:35:00Z">
                  <w:rPr>
                    <w:rFonts w:eastAsia="Times New Roman" w:cs="Calibri"/>
                    <w:color w:val="000000"/>
                    <w:sz w:val="22"/>
                    <w:szCs w:val="24"/>
                    <w:lang w:eastAsia="zh-CN"/>
                  </w:rPr>
                </w:rPrChange>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Change w:id="13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8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Change w:id="13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8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Change w:id="13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8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Change w:id="13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86" w:author="Edward Leung" w:date="2017-01-10T12:35:00Z">
                  <w:rPr>
                    <w:rFonts w:eastAsia="Times New Roman" w:cs="Calibri"/>
                    <w:color w:val="000000"/>
                    <w:sz w:val="22"/>
                    <w:szCs w:val="24"/>
                    <w:lang w:eastAsia="zh-CN"/>
                  </w:rPr>
                </w:rPrChange>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Change w:id="13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88" w:author="Edward Leung" w:date="2017-01-10T12:35:00Z">
                  <w:rPr>
                    <w:rFonts w:eastAsia="Times New Roman" w:cs="Calibri"/>
                    <w:color w:val="000000"/>
                    <w:sz w:val="22"/>
                    <w:szCs w:val="24"/>
                    <w:lang w:eastAsia="zh-CN"/>
                  </w:rPr>
                </w:rPrChange>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Change w:id="13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9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Change w:id="13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9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Change w:id="13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9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Change w:id="13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96" w:author="Edward Leung" w:date="2017-01-10T12:35:00Z">
                  <w:rPr>
                    <w:rFonts w:eastAsia="Times New Roman" w:cs="Calibri"/>
                    <w:color w:val="000000"/>
                    <w:sz w:val="22"/>
                    <w:szCs w:val="24"/>
                    <w:lang w:eastAsia="zh-CN"/>
                  </w:rPr>
                </w:rPrChange>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Change w:id="13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398" w:author="Edward Leung" w:date="2017-01-10T12:35:00Z">
                  <w:rPr>
                    <w:rFonts w:eastAsia="Times New Roman" w:cs="Calibri"/>
                    <w:color w:val="000000"/>
                    <w:sz w:val="22"/>
                    <w:szCs w:val="24"/>
                    <w:lang w:eastAsia="zh-CN"/>
                  </w:rPr>
                </w:rPrChange>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Change w:id="13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0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Change w:id="14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0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Change w:id="14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0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Change w:id="14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06" w:author="Edward Leung" w:date="2017-01-10T12:35:00Z">
                  <w:rPr>
                    <w:rFonts w:eastAsia="Times New Roman" w:cs="Calibri"/>
                    <w:color w:val="000000"/>
                    <w:sz w:val="22"/>
                    <w:szCs w:val="24"/>
                    <w:lang w:eastAsia="zh-CN"/>
                  </w:rPr>
                </w:rPrChange>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Change w:id="14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08" w:author="Edward Leung" w:date="2017-01-10T12:35:00Z">
                  <w:rPr>
                    <w:rFonts w:eastAsia="Times New Roman" w:cs="Calibri"/>
                    <w:color w:val="000000"/>
                    <w:sz w:val="22"/>
                    <w:szCs w:val="24"/>
                    <w:lang w:eastAsia="zh-CN"/>
                  </w:rPr>
                </w:rPrChange>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Change w:id="14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1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Change w:id="14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1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Change w:id="14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1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Change w:id="14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16" w:author="Edward Leung" w:date="2017-01-10T12:35:00Z">
                  <w:rPr>
                    <w:rFonts w:eastAsia="Times New Roman" w:cs="Calibri"/>
                    <w:color w:val="000000"/>
                    <w:sz w:val="22"/>
                    <w:szCs w:val="24"/>
                    <w:lang w:eastAsia="zh-CN"/>
                  </w:rPr>
                </w:rPrChange>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Change w:id="14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18" w:author="Edward Leung" w:date="2017-01-10T12:35:00Z">
                  <w:rPr>
                    <w:rFonts w:eastAsia="Times New Roman" w:cs="Calibri"/>
                    <w:color w:val="000000"/>
                    <w:sz w:val="22"/>
                    <w:szCs w:val="24"/>
                    <w:lang w:eastAsia="zh-CN"/>
                  </w:rPr>
                </w:rPrChange>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Change w:id="14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2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Change w:id="14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2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Change w:id="14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2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Change w:id="14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26" w:author="Edward Leung" w:date="2017-01-10T12:35:00Z">
                  <w:rPr>
                    <w:rFonts w:eastAsia="Times New Roman" w:cs="Calibri"/>
                    <w:color w:val="000000"/>
                    <w:sz w:val="22"/>
                    <w:szCs w:val="24"/>
                    <w:lang w:eastAsia="zh-CN"/>
                  </w:rPr>
                </w:rPrChange>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Change w:id="14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28" w:author="Edward Leung" w:date="2017-01-10T12:35:00Z">
                  <w:rPr>
                    <w:rFonts w:eastAsia="Times New Roman" w:cs="Calibri"/>
                    <w:color w:val="000000"/>
                    <w:sz w:val="22"/>
                    <w:szCs w:val="24"/>
                    <w:lang w:eastAsia="zh-CN"/>
                  </w:rPr>
                </w:rPrChange>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Change w:id="14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3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Change w:id="14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3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Change w:id="14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3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Change w:id="14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36" w:author="Edward Leung" w:date="2017-01-10T12:35:00Z">
                  <w:rPr>
                    <w:rFonts w:eastAsia="Times New Roman" w:cs="Calibri"/>
                    <w:color w:val="000000"/>
                    <w:sz w:val="22"/>
                    <w:szCs w:val="24"/>
                    <w:lang w:eastAsia="zh-CN"/>
                  </w:rPr>
                </w:rPrChange>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Change w:id="14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38" w:author="Edward Leung" w:date="2017-01-10T12:35:00Z">
                  <w:rPr>
                    <w:rFonts w:eastAsia="Times New Roman" w:cs="Calibri"/>
                    <w:color w:val="000000"/>
                    <w:sz w:val="22"/>
                    <w:szCs w:val="24"/>
                    <w:lang w:eastAsia="zh-CN"/>
                  </w:rPr>
                </w:rPrChange>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Change w:id="14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4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Change w:id="14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4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Change w:id="14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4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Change w:id="14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46" w:author="Edward Leung" w:date="2017-01-10T12:35:00Z">
                  <w:rPr>
                    <w:rFonts w:eastAsia="Times New Roman" w:cs="Calibri"/>
                    <w:color w:val="000000"/>
                    <w:sz w:val="22"/>
                    <w:szCs w:val="24"/>
                    <w:lang w:eastAsia="zh-CN"/>
                  </w:rPr>
                </w:rPrChange>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Change w:id="14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48" w:author="Edward Leung" w:date="2017-01-10T12:35:00Z">
                  <w:rPr>
                    <w:rFonts w:eastAsia="Times New Roman" w:cs="Calibri"/>
                    <w:color w:val="000000"/>
                    <w:sz w:val="22"/>
                    <w:szCs w:val="24"/>
                    <w:lang w:eastAsia="zh-CN"/>
                  </w:rPr>
                </w:rPrChange>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Change w:id="14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5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Change w:id="14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5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Change w:id="14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5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Change w:id="14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56" w:author="Edward Leung" w:date="2017-01-10T12:35:00Z">
                  <w:rPr>
                    <w:rFonts w:eastAsia="Times New Roman" w:cs="Calibri"/>
                    <w:color w:val="000000"/>
                    <w:sz w:val="22"/>
                    <w:szCs w:val="24"/>
                    <w:lang w:eastAsia="zh-CN"/>
                  </w:rPr>
                </w:rPrChange>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Change w:id="14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58" w:author="Edward Leung" w:date="2017-01-10T12:35:00Z">
                  <w:rPr>
                    <w:rFonts w:eastAsia="Times New Roman" w:cs="Calibri"/>
                    <w:color w:val="000000"/>
                    <w:sz w:val="22"/>
                    <w:szCs w:val="24"/>
                    <w:lang w:eastAsia="zh-CN"/>
                  </w:rPr>
                </w:rPrChange>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Change w:id="14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6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Change w:id="14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6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Change w:id="14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6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Change w:id="14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66" w:author="Edward Leung" w:date="2017-01-10T12:35:00Z">
                  <w:rPr>
                    <w:rFonts w:eastAsia="Times New Roman" w:cs="Calibri"/>
                    <w:color w:val="000000"/>
                    <w:sz w:val="22"/>
                    <w:szCs w:val="24"/>
                    <w:lang w:eastAsia="zh-CN"/>
                  </w:rPr>
                </w:rPrChange>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Change w:id="14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68" w:author="Edward Leung" w:date="2017-01-10T12:35:00Z">
                  <w:rPr>
                    <w:rFonts w:eastAsia="Times New Roman" w:cs="Calibri"/>
                    <w:color w:val="000000"/>
                    <w:sz w:val="22"/>
                    <w:szCs w:val="24"/>
                    <w:lang w:eastAsia="zh-CN"/>
                  </w:rPr>
                </w:rPrChange>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Change w:id="14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7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Change w:id="14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7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Change w:id="14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7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Change w:id="14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76" w:author="Edward Leung" w:date="2017-01-10T12:35:00Z">
                  <w:rPr>
                    <w:rFonts w:eastAsia="Times New Roman" w:cs="Calibri"/>
                    <w:color w:val="000000"/>
                    <w:sz w:val="22"/>
                    <w:szCs w:val="24"/>
                    <w:lang w:eastAsia="zh-CN"/>
                  </w:rPr>
                </w:rPrChange>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Change w:id="14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78" w:author="Edward Leung" w:date="2017-01-10T12:35:00Z">
                  <w:rPr>
                    <w:rFonts w:eastAsia="Times New Roman" w:cs="Calibri"/>
                    <w:color w:val="000000"/>
                    <w:sz w:val="22"/>
                    <w:szCs w:val="24"/>
                    <w:lang w:eastAsia="zh-CN"/>
                  </w:rPr>
                </w:rPrChange>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Change w:id="14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8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Change w:id="14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8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Change w:id="14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8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Change w:id="14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86" w:author="Edward Leung" w:date="2017-01-10T12:35:00Z">
                  <w:rPr>
                    <w:rFonts w:eastAsia="Times New Roman" w:cs="Calibri"/>
                    <w:color w:val="000000"/>
                    <w:sz w:val="22"/>
                    <w:szCs w:val="24"/>
                    <w:lang w:eastAsia="zh-CN"/>
                  </w:rPr>
                </w:rPrChange>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Change w:id="14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88" w:author="Edward Leung" w:date="2017-01-10T12:35:00Z">
                  <w:rPr>
                    <w:rFonts w:eastAsia="Times New Roman" w:cs="Calibri"/>
                    <w:color w:val="000000"/>
                    <w:sz w:val="22"/>
                    <w:szCs w:val="24"/>
                    <w:lang w:eastAsia="zh-CN"/>
                  </w:rPr>
                </w:rPrChange>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Change w:id="14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9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Change w:id="14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9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Change w:id="14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9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Change w:id="14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96" w:author="Edward Leung" w:date="2017-01-10T12:35:00Z">
                  <w:rPr>
                    <w:rFonts w:eastAsia="Times New Roman" w:cs="Calibri"/>
                    <w:color w:val="000000"/>
                    <w:sz w:val="22"/>
                    <w:szCs w:val="24"/>
                    <w:lang w:eastAsia="zh-CN"/>
                  </w:rPr>
                </w:rPrChange>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Change w:id="14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498" w:author="Edward Leung" w:date="2017-01-10T12:35:00Z">
                  <w:rPr>
                    <w:rFonts w:eastAsia="Times New Roman" w:cs="Calibri"/>
                    <w:color w:val="000000"/>
                    <w:sz w:val="22"/>
                    <w:szCs w:val="24"/>
                    <w:lang w:eastAsia="zh-CN"/>
                  </w:rPr>
                </w:rPrChange>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Change w:id="14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0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Change w:id="15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0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Change w:id="15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0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Change w:id="15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06" w:author="Edward Leung" w:date="2017-01-10T12:35:00Z">
                  <w:rPr>
                    <w:rFonts w:eastAsia="Times New Roman" w:cs="Calibri"/>
                    <w:color w:val="000000"/>
                    <w:sz w:val="22"/>
                    <w:szCs w:val="24"/>
                    <w:lang w:eastAsia="zh-CN"/>
                  </w:rPr>
                </w:rPrChange>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Change w:id="15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08" w:author="Edward Leung" w:date="2017-01-10T12:35:00Z">
                  <w:rPr>
                    <w:rFonts w:eastAsia="Times New Roman" w:cs="Calibri"/>
                    <w:color w:val="000000"/>
                    <w:sz w:val="22"/>
                    <w:szCs w:val="24"/>
                    <w:lang w:eastAsia="zh-CN"/>
                  </w:rPr>
                </w:rPrChange>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Change w:id="15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1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Change w:id="15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1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Change w:id="15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1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Change w:id="15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16" w:author="Edward Leung" w:date="2017-01-10T12:35:00Z">
                  <w:rPr>
                    <w:rFonts w:eastAsia="Times New Roman" w:cs="Calibri"/>
                    <w:color w:val="000000"/>
                    <w:sz w:val="22"/>
                    <w:szCs w:val="24"/>
                    <w:lang w:eastAsia="zh-CN"/>
                  </w:rPr>
                </w:rPrChange>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Change w:id="15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18" w:author="Edward Leung" w:date="2017-01-10T12:35:00Z">
                  <w:rPr>
                    <w:rFonts w:eastAsia="Times New Roman" w:cs="Calibri"/>
                    <w:color w:val="000000"/>
                    <w:sz w:val="22"/>
                    <w:szCs w:val="24"/>
                    <w:lang w:eastAsia="zh-CN"/>
                  </w:rPr>
                </w:rPrChange>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Change w:id="15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2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Change w:id="15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2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Change w:id="15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2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Change w:id="15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26" w:author="Edward Leung" w:date="2017-01-10T12:35:00Z">
                  <w:rPr>
                    <w:rFonts w:eastAsia="Times New Roman" w:cs="Calibri"/>
                    <w:color w:val="000000"/>
                    <w:sz w:val="22"/>
                    <w:szCs w:val="24"/>
                    <w:lang w:eastAsia="zh-CN"/>
                  </w:rPr>
                </w:rPrChange>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Change w:id="15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28" w:author="Edward Leung" w:date="2017-01-10T12:35:00Z">
                  <w:rPr>
                    <w:rFonts w:eastAsia="Times New Roman" w:cs="Calibri"/>
                    <w:color w:val="000000"/>
                    <w:sz w:val="22"/>
                    <w:szCs w:val="24"/>
                    <w:lang w:eastAsia="zh-CN"/>
                  </w:rPr>
                </w:rPrChange>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Change w:id="15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3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Change w:id="15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3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Change w:id="15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3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Change w:id="15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36" w:author="Edward Leung" w:date="2017-01-10T12:35:00Z">
                  <w:rPr>
                    <w:rFonts w:eastAsia="Times New Roman" w:cs="Calibri"/>
                    <w:color w:val="000000"/>
                    <w:sz w:val="22"/>
                    <w:szCs w:val="24"/>
                    <w:lang w:eastAsia="zh-CN"/>
                  </w:rPr>
                </w:rPrChange>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Change w:id="15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38" w:author="Edward Leung" w:date="2017-01-10T12:35:00Z">
                  <w:rPr>
                    <w:rFonts w:eastAsia="Times New Roman" w:cs="Calibri"/>
                    <w:color w:val="000000"/>
                    <w:sz w:val="22"/>
                    <w:szCs w:val="24"/>
                    <w:lang w:eastAsia="zh-CN"/>
                  </w:rPr>
                </w:rPrChange>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Change w:id="15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4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Change w:id="15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4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Change w:id="15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4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Change w:id="15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46" w:author="Edward Leung" w:date="2017-01-10T12:35:00Z">
                  <w:rPr>
                    <w:rFonts w:eastAsia="Times New Roman" w:cs="Calibri"/>
                    <w:color w:val="000000"/>
                    <w:sz w:val="22"/>
                    <w:szCs w:val="24"/>
                    <w:lang w:eastAsia="zh-CN"/>
                  </w:rPr>
                </w:rPrChange>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Change w:id="15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48" w:author="Edward Leung" w:date="2017-01-10T12:35:00Z">
                  <w:rPr>
                    <w:rFonts w:eastAsia="Times New Roman" w:cs="Calibri"/>
                    <w:color w:val="000000"/>
                    <w:sz w:val="22"/>
                    <w:szCs w:val="24"/>
                    <w:lang w:eastAsia="zh-CN"/>
                  </w:rPr>
                </w:rPrChange>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Change w:id="15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5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Change w:id="15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5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Change w:id="15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5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Change w:id="15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56" w:author="Edward Leung" w:date="2017-01-10T12:35:00Z">
                  <w:rPr>
                    <w:rFonts w:eastAsia="Times New Roman" w:cs="Calibri"/>
                    <w:color w:val="000000"/>
                    <w:sz w:val="22"/>
                    <w:szCs w:val="24"/>
                    <w:lang w:eastAsia="zh-CN"/>
                  </w:rPr>
                </w:rPrChange>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Change w:id="15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58" w:author="Edward Leung" w:date="2017-01-10T12:35:00Z">
                  <w:rPr>
                    <w:rFonts w:eastAsia="Times New Roman" w:cs="Calibri"/>
                    <w:color w:val="000000"/>
                    <w:sz w:val="22"/>
                    <w:szCs w:val="24"/>
                    <w:lang w:eastAsia="zh-CN"/>
                  </w:rPr>
                </w:rPrChange>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Change w:id="15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6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Change w:id="15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6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Change w:id="15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6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Change w:id="15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66" w:author="Edward Leung" w:date="2017-01-10T12:35:00Z">
                  <w:rPr>
                    <w:rFonts w:eastAsia="Times New Roman" w:cs="Calibri"/>
                    <w:color w:val="000000"/>
                    <w:sz w:val="22"/>
                    <w:szCs w:val="24"/>
                    <w:lang w:eastAsia="zh-CN"/>
                  </w:rPr>
                </w:rPrChange>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Change w:id="15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68" w:author="Edward Leung" w:date="2017-01-10T12:35:00Z">
                  <w:rPr>
                    <w:rFonts w:eastAsia="Times New Roman" w:cs="Calibri"/>
                    <w:color w:val="000000"/>
                    <w:sz w:val="22"/>
                    <w:szCs w:val="24"/>
                    <w:lang w:eastAsia="zh-CN"/>
                  </w:rPr>
                </w:rPrChange>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Change w:id="15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7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Change w:id="15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7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Change w:id="15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7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Change w:id="15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76" w:author="Edward Leung" w:date="2017-01-10T12:35:00Z">
                  <w:rPr>
                    <w:rFonts w:eastAsia="Times New Roman" w:cs="Calibri"/>
                    <w:color w:val="000000"/>
                    <w:sz w:val="22"/>
                    <w:szCs w:val="24"/>
                    <w:lang w:eastAsia="zh-CN"/>
                  </w:rPr>
                </w:rPrChange>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Change w:id="15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78" w:author="Edward Leung" w:date="2017-01-10T12:35:00Z">
                  <w:rPr>
                    <w:rFonts w:eastAsia="Times New Roman" w:cs="Calibri"/>
                    <w:color w:val="000000"/>
                    <w:sz w:val="22"/>
                    <w:szCs w:val="24"/>
                    <w:lang w:eastAsia="zh-CN"/>
                  </w:rPr>
                </w:rPrChange>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Change w:id="15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8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Change w:id="15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8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Change w:id="15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8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Change w:id="15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86" w:author="Edward Leung" w:date="2017-01-10T12:35:00Z">
                  <w:rPr>
                    <w:rFonts w:eastAsia="Times New Roman" w:cs="Calibri"/>
                    <w:color w:val="000000"/>
                    <w:sz w:val="22"/>
                    <w:szCs w:val="24"/>
                    <w:lang w:eastAsia="zh-CN"/>
                  </w:rPr>
                </w:rPrChange>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Change w:id="15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88" w:author="Edward Leung" w:date="2017-01-10T12:35:00Z">
                  <w:rPr>
                    <w:rFonts w:eastAsia="Times New Roman" w:cs="Calibri"/>
                    <w:color w:val="000000"/>
                    <w:sz w:val="22"/>
                    <w:szCs w:val="24"/>
                    <w:lang w:eastAsia="zh-CN"/>
                  </w:rPr>
                </w:rPrChange>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Change w:id="15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9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Change w:id="15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9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Change w:id="15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9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Change w:id="15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96" w:author="Edward Leung" w:date="2017-01-10T12:35:00Z">
                  <w:rPr>
                    <w:rFonts w:eastAsia="Times New Roman" w:cs="Calibri"/>
                    <w:color w:val="000000"/>
                    <w:sz w:val="22"/>
                    <w:szCs w:val="24"/>
                    <w:lang w:eastAsia="zh-CN"/>
                  </w:rPr>
                </w:rPrChange>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Change w:id="15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598" w:author="Edward Leung" w:date="2017-01-10T12:35:00Z">
                  <w:rPr>
                    <w:rFonts w:eastAsia="Times New Roman" w:cs="Calibri"/>
                    <w:color w:val="000000"/>
                    <w:sz w:val="22"/>
                    <w:szCs w:val="24"/>
                    <w:lang w:eastAsia="zh-CN"/>
                  </w:rPr>
                </w:rPrChange>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Change w:id="15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00"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Change w:id="16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0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Change w:id="16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04"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Change w:id="16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06" w:author="Edward Leung" w:date="2017-01-10T12:35:00Z">
                  <w:rPr>
                    <w:rFonts w:eastAsia="Times New Roman" w:cs="Calibri"/>
                    <w:color w:val="000000"/>
                    <w:sz w:val="22"/>
                    <w:szCs w:val="24"/>
                    <w:lang w:eastAsia="zh-CN"/>
                  </w:rPr>
                </w:rPrChange>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Change w:id="16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08" w:author="Edward Leung" w:date="2017-01-10T12:35:00Z">
                  <w:rPr>
                    <w:rFonts w:eastAsia="Times New Roman" w:cs="Calibri"/>
                    <w:color w:val="000000"/>
                    <w:sz w:val="22"/>
                    <w:szCs w:val="24"/>
                    <w:lang w:eastAsia="zh-CN"/>
                  </w:rPr>
                </w:rPrChange>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Change w:id="16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1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Change w:id="16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1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Change w:id="16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1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Change w:id="16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16" w:author="Edward Leung" w:date="2017-01-10T12:35:00Z">
                  <w:rPr>
                    <w:rFonts w:eastAsia="Times New Roman" w:cs="Calibri"/>
                    <w:color w:val="000000"/>
                    <w:sz w:val="22"/>
                    <w:szCs w:val="24"/>
                    <w:lang w:eastAsia="zh-CN"/>
                  </w:rPr>
                </w:rPrChange>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Change w:id="16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18" w:author="Edward Leung" w:date="2017-01-10T12:35:00Z">
                  <w:rPr>
                    <w:rFonts w:eastAsia="Times New Roman" w:cs="Calibri"/>
                    <w:color w:val="000000"/>
                    <w:sz w:val="22"/>
                    <w:szCs w:val="24"/>
                    <w:lang w:eastAsia="zh-CN"/>
                  </w:rPr>
                </w:rPrChange>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Change w:id="16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2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Change w:id="16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2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Change w:id="16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2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Change w:id="16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26" w:author="Edward Leung" w:date="2017-01-10T12:35:00Z">
                  <w:rPr>
                    <w:rFonts w:eastAsia="Times New Roman" w:cs="Calibri"/>
                    <w:color w:val="000000"/>
                    <w:sz w:val="22"/>
                    <w:szCs w:val="24"/>
                    <w:lang w:eastAsia="zh-CN"/>
                  </w:rPr>
                </w:rPrChange>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Change w:id="16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28" w:author="Edward Leung" w:date="2017-01-10T12:35:00Z">
                  <w:rPr>
                    <w:rFonts w:eastAsia="Times New Roman" w:cs="Calibri"/>
                    <w:color w:val="000000"/>
                    <w:sz w:val="22"/>
                    <w:szCs w:val="24"/>
                    <w:lang w:eastAsia="zh-CN"/>
                  </w:rPr>
                </w:rPrChange>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Change w:id="16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30"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Change w:id="16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32"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Change w:id="16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34"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Change w:id="16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36" w:author="Edward Leung" w:date="2017-01-10T12:35:00Z">
                  <w:rPr>
                    <w:rFonts w:eastAsia="Times New Roman" w:cs="Calibri"/>
                    <w:color w:val="000000"/>
                    <w:sz w:val="22"/>
                    <w:szCs w:val="24"/>
                    <w:lang w:eastAsia="zh-CN"/>
                  </w:rPr>
                </w:rPrChange>
              </w:rPr>
              <w:t>Carl</w:t>
            </w:r>
          </w:p>
        </w:tc>
      </w:tr>
      <w:tr w:rsidR="0090729B" w:rsidRPr="00184A3A"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Change w:id="1637"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1638" w:author="Edward Leung" w:date="2017-01-10T12:35:00Z">
                  <w:rPr>
                    <w:rFonts w:ascii="Trebuchet MS" w:eastAsia="Times New Roman" w:hAnsi="Trebuchet MS" w:cs="Calibri"/>
                    <w:color w:val="000000"/>
                    <w:sz w:val="24"/>
                    <w:szCs w:val="24"/>
                    <w:lang w:eastAsia="zh-CN"/>
                  </w:rPr>
                </w:rPrChange>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Change w:id="1639"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1640" w:author="Edward Leung" w:date="2017-01-10T12:35:00Z">
                  <w:rPr>
                    <w:rFonts w:ascii="Trebuchet MS" w:eastAsia="Times New Roman" w:hAnsi="Trebuchet MS" w:cs="Calibri"/>
                    <w:color w:val="000000"/>
                    <w:sz w:val="24"/>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Change w:id="1641"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1642" w:author="Edward Leung" w:date="2017-01-10T12:35:00Z">
                  <w:rPr>
                    <w:rFonts w:ascii="Trebuchet MS" w:eastAsia="Times New Roman" w:hAnsi="Trebuchet MS" w:cs="Calibri"/>
                    <w:color w:val="000000"/>
                    <w:sz w:val="24"/>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Change w:id="1643"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1644" w:author="Edward Leung" w:date="2017-01-10T12:35:00Z">
                  <w:rPr>
                    <w:rFonts w:ascii="Trebuchet MS" w:eastAsia="Times New Roman" w:hAnsi="Trebuchet MS" w:cs="Calibri"/>
                    <w:color w:val="000000"/>
                    <w:sz w:val="24"/>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Change w:id="1645"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1646" w:author="Edward Leung" w:date="2017-01-10T12:35:00Z">
                  <w:rPr>
                    <w:rFonts w:ascii="Trebuchet MS" w:eastAsia="Times New Roman" w:hAnsi="Trebuchet MS" w:cs="Calibri"/>
                    <w:color w:val="000000"/>
                    <w:sz w:val="24"/>
                    <w:szCs w:val="24"/>
                    <w:lang w:eastAsia="zh-CN"/>
                  </w:rPr>
                </w:rPrChange>
              </w:rPr>
              <w:t>Carl</w:t>
            </w:r>
          </w:p>
        </w:tc>
      </w:tr>
      <w:bookmarkEnd w:id="1007"/>
    </w:tbl>
    <w:p w14:paraId="4EF227A1" w14:textId="77777777" w:rsidR="0090729B" w:rsidRPr="00184A3A" w:rsidRDefault="0090729B" w:rsidP="0090729B">
      <w:pPr>
        <w:rPr>
          <w:lang w:eastAsia="zh-HK"/>
          <w:rPrChange w:id="1647" w:author="Edward Leung" w:date="2017-01-10T12:35:00Z">
            <w:rPr>
              <w:lang w:eastAsia="zh-HK"/>
            </w:rPr>
          </w:rPrChange>
        </w:rPr>
      </w:pPr>
    </w:p>
    <w:p w14:paraId="3AE73789" w14:textId="77777777" w:rsidR="0090729B" w:rsidRPr="00184A3A" w:rsidRDefault="0090729B" w:rsidP="0090729B">
      <w:pPr>
        <w:rPr>
          <w:lang w:eastAsia="zh-HK"/>
          <w:rPrChange w:id="1648" w:author="Edward Leung" w:date="2017-01-10T12:35:00Z">
            <w:rPr>
              <w:lang w:eastAsia="zh-HK"/>
            </w:rPr>
          </w:rPrChange>
        </w:rPr>
      </w:pPr>
    </w:p>
    <w:p w14:paraId="34660A28" w14:textId="77777777" w:rsidR="00BA6D83" w:rsidRPr="00184A3A" w:rsidRDefault="00BA6D83">
      <w:pPr>
        <w:rPr>
          <w:rFonts w:cs="Microsoft YaHei"/>
          <w:b/>
          <w:bCs/>
          <w:color w:val="4F81BD" w:themeColor="accent1"/>
          <w:sz w:val="26"/>
          <w:szCs w:val="26"/>
          <w:lang w:eastAsia="zh-HK"/>
          <w:rPrChange w:id="1649" w:author="Edward Leung" w:date="2017-01-10T12:35:00Z">
            <w:rPr>
              <w:rFonts w:cs="Microsoft YaHei"/>
              <w:b/>
              <w:bCs/>
              <w:color w:val="4F81BD" w:themeColor="accent1"/>
              <w:sz w:val="26"/>
              <w:szCs w:val="26"/>
              <w:lang w:eastAsia="zh-HK"/>
            </w:rPr>
          </w:rPrChange>
        </w:rPr>
      </w:pPr>
      <w:r w:rsidRPr="00184A3A">
        <w:rPr>
          <w:rPrChange w:id="1650" w:author="Edward Leung" w:date="2017-01-10T12:35:00Z">
            <w:rPr/>
          </w:rPrChange>
        </w:rPr>
        <w:lastRenderedPageBreak/>
        <w:br w:type="page"/>
      </w:r>
    </w:p>
    <w:p w14:paraId="74C80D4E" w14:textId="18BA0BDE" w:rsidR="00B64BE6" w:rsidRPr="00184A3A" w:rsidRDefault="00B64BE6" w:rsidP="00B64BE6">
      <w:pPr>
        <w:pStyle w:val="Heading2"/>
        <w:rPr>
          <w:rPrChange w:id="1651" w:author="Edward Leung" w:date="2017-01-10T12:35:00Z">
            <w:rPr/>
          </w:rPrChange>
        </w:rPr>
      </w:pPr>
      <w:bookmarkStart w:id="1652" w:name="_Toc471750745"/>
      <w:r w:rsidRPr="00184A3A">
        <w:rPr>
          <w:rPrChange w:id="1653" w:author="Edward Leung" w:date="2017-01-10T12:35:00Z">
            <w:rPr/>
          </w:rPrChange>
        </w:rPr>
        <w:lastRenderedPageBreak/>
        <w:t>EDW Data Model</w:t>
      </w:r>
      <w:bookmarkEnd w:id="1652"/>
      <w:r w:rsidRPr="00184A3A">
        <w:rPr>
          <w:rPrChange w:id="1654" w:author="Edward Leung" w:date="2017-01-10T12:35:00Z">
            <w:rPr/>
          </w:rPrChange>
        </w:rPr>
        <w:t xml:space="preserve"> </w:t>
      </w:r>
    </w:p>
    <w:p w14:paraId="03D3CD93" w14:textId="4C562480" w:rsidR="000C0EBC" w:rsidRPr="00184A3A" w:rsidRDefault="000C0EBC" w:rsidP="000C0EBC">
      <w:pPr>
        <w:rPr>
          <w:lang w:eastAsia="zh-HK"/>
          <w:rPrChange w:id="1655" w:author="Edward Leung" w:date="2017-01-10T12:35:00Z">
            <w:rPr>
              <w:lang w:eastAsia="zh-HK"/>
            </w:rPr>
          </w:rPrChange>
        </w:rPr>
      </w:pPr>
      <w:r w:rsidRPr="00184A3A">
        <w:rPr>
          <w:lang w:eastAsia="zh-HK"/>
          <w:rPrChange w:id="1656" w:author="Edward Leung" w:date="2017-01-10T12:35:00Z">
            <w:rPr>
              <w:lang w:eastAsia="zh-HK"/>
            </w:rPr>
          </w:rPrChange>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184A3A" w14:paraId="7777E9F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184A3A" w:rsidRDefault="0090729B" w:rsidP="0090729B">
            <w:pPr>
              <w:spacing w:after="0" w:line="240" w:lineRule="auto"/>
              <w:rPr>
                <w:rFonts w:eastAsia="Times New Roman" w:cs="Calibri"/>
                <w:color w:val="000000"/>
                <w:sz w:val="22"/>
                <w:szCs w:val="24"/>
                <w:lang w:eastAsia="zh-CN"/>
                <w:rPrChange w:id="16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58" w:author="Edward Leung" w:date="2017-01-10T12:35:00Z">
                  <w:rPr>
                    <w:rFonts w:eastAsia="Times New Roman" w:cs="Calibri"/>
                    <w:color w:val="000000"/>
                    <w:sz w:val="22"/>
                    <w:szCs w:val="24"/>
                    <w:lang w:eastAsia="zh-CN"/>
                  </w:rPr>
                </w:rPrChange>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184A3A" w:rsidRDefault="0090729B" w:rsidP="0090729B">
            <w:pPr>
              <w:spacing w:after="0" w:line="240" w:lineRule="auto"/>
              <w:rPr>
                <w:rFonts w:eastAsia="Times New Roman" w:cs="Calibri"/>
                <w:color w:val="000000"/>
                <w:sz w:val="22"/>
                <w:szCs w:val="24"/>
                <w:lang w:eastAsia="zh-CN"/>
                <w:rPrChange w:id="16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60" w:author="Edward Leung" w:date="2017-01-10T12:35:00Z">
                  <w:rPr>
                    <w:rFonts w:eastAsia="Times New Roman" w:cs="Calibri"/>
                    <w:color w:val="000000"/>
                    <w:sz w:val="22"/>
                    <w:szCs w:val="24"/>
                    <w:lang w:eastAsia="zh-CN"/>
                  </w:rPr>
                </w:rPrChange>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184A3A" w:rsidRDefault="0090729B" w:rsidP="0090729B">
            <w:pPr>
              <w:spacing w:after="0" w:line="240" w:lineRule="auto"/>
              <w:rPr>
                <w:rFonts w:eastAsia="Times New Roman" w:cs="Calibri"/>
                <w:color w:val="000000"/>
                <w:sz w:val="22"/>
                <w:szCs w:val="24"/>
                <w:lang w:eastAsia="zh-CN"/>
                <w:rPrChange w:id="16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62" w:author="Edward Leung" w:date="2017-01-10T12:35:00Z">
                  <w:rPr>
                    <w:rFonts w:eastAsia="Times New Roman" w:cs="Calibri"/>
                    <w:color w:val="000000"/>
                    <w:sz w:val="22"/>
                    <w:szCs w:val="24"/>
                    <w:lang w:eastAsia="zh-CN"/>
                  </w:rPr>
                </w:rPrChange>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184A3A" w:rsidRDefault="0090729B" w:rsidP="0090729B">
            <w:pPr>
              <w:spacing w:after="0" w:line="240" w:lineRule="auto"/>
              <w:rPr>
                <w:rFonts w:eastAsia="Times New Roman" w:cs="Calibri"/>
                <w:color w:val="000000"/>
                <w:sz w:val="22"/>
                <w:szCs w:val="24"/>
                <w:lang w:eastAsia="zh-CN"/>
                <w:rPrChange w:id="16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64" w:author="Edward Leung" w:date="2017-01-10T12:35:00Z">
                  <w:rPr>
                    <w:rFonts w:eastAsia="Times New Roman" w:cs="Calibri"/>
                    <w:color w:val="000000"/>
                    <w:sz w:val="22"/>
                    <w:szCs w:val="24"/>
                    <w:lang w:eastAsia="zh-CN"/>
                  </w:rPr>
                </w:rPrChange>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Change w:id="16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66" w:author="Edward Leung" w:date="2017-01-10T12:35:00Z">
                  <w:rPr>
                    <w:rFonts w:eastAsia="Times New Roman" w:cs="Calibri"/>
                    <w:color w:val="000000"/>
                    <w:sz w:val="22"/>
                    <w:szCs w:val="24"/>
                    <w:lang w:eastAsia="zh-CN"/>
                  </w:rPr>
                </w:rPrChange>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Change w:id="16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68"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Change w:id="16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70" w:author="Edward Leung" w:date="2017-01-10T12:35:00Z">
                  <w:rPr>
                    <w:rFonts w:eastAsia="Times New Roman" w:cs="Calibri"/>
                    <w:color w:val="000000"/>
                    <w:sz w:val="22"/>
                    <w:szCs w:val="24"/>
                    <w:lang w:eastAsia="zh-CN"/>
                  </w:rPr>
                </w:rPrChange>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Change w:id="16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72" w:author="Edward Leung" w:date="2017-01-10T12:35:00Z">
                  <w:rPr>
                    <w:rFonts w:eastAsia="Times New Roman" w:cs="Calibri"/>
                    <w:color w:val="000000"/>
                    <w:sz w:val="22"/>
                    <w:szCs w:val="24"/>
                    <w:lang w:eastAsia="zh-CN"/>
                  </w:rPr>
                </w:rPrChange>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Change w:id="16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74" w:author="Edward Leung" w:date="2017-01-10T12:35:00Z">
                  <w:rPr>
                    <w:rFonts w:eastAsia="Times New Roman" w:cs="Calibri"/>
                    <w:color w:val="000000"/>
                    <w:sz w:val="22"/>
                    <w:szCs w:val="24"/>
                    <w:lang w:eastAsia="zh-CN"/>
                  </w:rPr>
                </w:rPrChange>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Change w:id="16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76"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Change w:id="16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78" w:author="Edward Leung" w:date="2017-01-10T12:35:00Z">
                  <w:rPr>
                    <w:rFonts w:eastAsia="Times New Roman" w:cs="Calibri"/>
                    <w:color w:val="000000"/>
                    <w:sz w:val="22"/>
                    <w:szCs w:val="24"/>
                    <w:lang w:eastAsia="zh-CN"/>
                  </w:rPr>
                </w:rPrChange>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Change w:id="16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80" w:author="Edward Leung" w:date="2017-01-10T12:35:00Z">
                  <w:rPr>
                    <w:rFonts w:eastAsia="Times New Roman" w:cs="Calibri"/>
                    <w:color w:val="000000"/>
                    <w:sz w:val="22"/>
                    <w:szCs w:val="24"/>
                    <w:lang w:eastAsia="zh-CN"/>
                  </w:rPr>
                </w:rPrChange>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Change w:id="16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82" w:author="Edward Leung" w:date="2017-01-10T12:35:00Z">
                  <w:rPr>
                    <w:rFonts w:eastAsia="Times New Roman" w:cs="Calibri"/>
                    <w:color w:val="000000"/>
                    <w:sz w:val="22"/>
                    <w:szCs w:val="24"/>
                    <w:lang w:eastAsia="zh-CN"/>
                  </w:rPr>
                </w:rPrChange>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Change w:id="16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84"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Change w:id="16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86" w:author="Edward Leung" w:date="2017-01-10T12:35:00Z">
                  <w:rPr>
                    <w:rFonts w:eastAsia="Times New Roman" w:cs="Calibri"/>
                    <w:color w:val="000000"/>
                    <w:sz w:val="22"/>
                    <w:szCs w:val="24"/>
                    <w:lang w:eastAsia="zh-CN"/>
                  </w:rPr>
                </w:rPrChange>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Change w:id="16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88" w:author="Edward Leung" w:date="2017-01-10T12:35:00Z">
                  <w:rPr>
                    <w:rFonts w:eastAsia="Times New Roman" w:cs="Calibri"/>
                    <w:color w:val="000000"/>
                    <w:sz w:val="22"/>
                    <w:szCs w:val="24"/>
                    <w:lang w:eastAsia="zh-CN"/>
                  </w:rPr>
                </w:rPrChange>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Change w:id="16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90" w:author="Edward Leung" w:date="2017-01-10T12:35:00Z">
                  <w:rPr>
                    <w:rFonts w:eastAsia="Times New Roman" w:cs="Calibri"/>
                    <w:color w:val="000000"/>
                    <w:sz w:val="22"/>
                    <w:szCs w:val="24"/>
                    <w:lang w:eastAsia="zh-CN"/>
                  </w:rPr>
                </w:rPrChange>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Change w:id="16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92"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Change w:id="16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94" w:author="Edward Leung" w:date="2017-01-10T12:35:00Z">
                  <w:rPr>
                    <w:rFonts w:eastAsia="Times New Roman" w:cs="Calibri"/>
                    <w:color w:val="000000"/>
                    <w:sz w:val="22"/>
                    <w:szCs w:val="24"/>
                    <w:lang w:eastAsia="zh-CN"/>
                  </w:rPr>
                </w:rPrChange>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Change w:id="16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96" w:author="Edward Leung" w:date="2017-01-10T12:35:00Z">
                  <w:rPr>
                    <w:rFonts w:eastAsia="Times New Roman" w:cs="Calibri"/>
                    <w:color w:val="000000"/>
                    <w:sz w:val="22"/>
                    <w:szCs w:val="24"/>
                    <w:lang w:eastAsia="zh-CN"/>
                  </w:rPr>
                </w:rPrChange>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Change w:id="16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698" w:author="Edward Leung" w:date="2017-01-10T12:35:00Z">
                  <w:rPr>
                    <w:rFonts w:eastAsia="Times New Roman" w:cs="Calibri"/>
                    <w:color w:val="000000"/>
                    <w:sz w:val="22"/>
                    <w:szCs w:val="24"/>
                    <w:lang w:eastAsia="zh-CN"/>
                  </w:rPr>
                </w:rPrChange>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Change w:id="16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00"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Change w:id="17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02" w:author="Edward Leung" w:date="2017-01-10T12:35:00Z">
                  <w:rPr>
                    <w:rFonts w:eastAsia="Times New Roman" w:cs="Calibri"/>
                    <w:color w:val="000000"/>
                    <w:sz w:val="22"/>
                    <w:szCs w:val="24"/>
                    <w:lang w:eastAsia="zh-CN"/>
                  </w:rPr>
                </w:rPrChange>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Change w:id="17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04" w:author="Edward Leung" w:date="2017-01-10T12:35:00Z">
                  <w:rPr>
                    <w:rFonts w:eastAsia="Times New Roman" w:cs="Calibri"/>
                    <w:color w:val="000000"/>
                    <w:sz w:val="22"/>
                    <w:szCs w:val="24"/>
                    <w:lang w:eastAsia="zh-CN"/>
                  </w:rPr>
                </w:rPrChange>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Change w:id="17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06" w:author="Edward Leung" w:date="2017-01-10T12:35:00Z">
                  <w:rPr>
                    <w:rFonts w:eastAsia="Times New Roman" w:cs="Calibri"/>
                    <w:color w:val="000000"/>
                    <w:sz w:val="22"/>
                    <w:szCs w:val="24"/>
                    <w:lang w:eastAsia="zh-CN"/>
                  </w:rPr>
                </w:rPrChange>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Change w:id="17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08"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Change w:id="17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10" w:author="Edward Leung" w:date="2017-01-10T12:35:00Z">
                  <w:rPr>
                    <w:rFonts w:eastAsia="Times New Roman" w:cs="Calibri"/>
                    <w:color w:val="000000"/>
                    <w:sz w:val="22"/>
                    <w:szCs w:val="24"/>
                    <w:lang w:eastAsia="zh-CN"/>
                  </w:rPr>
                </w:rPrChange>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Change w:id="17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12" w:author="Edward Leung" w:date="2017-01-10T12:35:00Z">
                  <w:rPr>
                    <w:rFonts w:eastAsia="Times New Roman" w:cs="Calibri"/>
                    <w:color w:val="000000"/>
                    <w:sz w:val="22"/>
                    <w:szCs w:val="24"/>
                    <w:lang w:eastAsia="zh-CN"/>
                  </w:rPr>
                </w:rPrChange>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Change w:id="17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14" w:author="Edward Leung" w:date="2017-01-10T12:35:00Z">
                  <w:rPr>
                    <w:rFonts w:eastAsia="Times New Roman" w:cs="Calibri"/>
                    <w:color w:val="000000"/>
                    <w:sz w:val="22"/>
                    <w:szCs w:val="24"/>
                    <w:lang w:eastAsia="zh-CN"/>
                  </w:rPr>
                </w:rPrChange>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Change w:id="17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16"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Change w:id="17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18" w:author="Edward Leung" w:date="2017-01-10T12:35:00Z">
                  <w:rPr>
                    <w:rFonts w:eastAsia="Times New Roman" w:cs="Calibri"/>
                    <w:color w:val="000000"/>
                    <w:sz w:val="22"/>
                    <w:szCs w:val="24"/>
                    <w:lang w:eastAsia="zh-CN"/>
                  </w:rPr>
                </w:rPrChange>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Change w:id="17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20" w:author="Edward Leung" w:date="2017-01-10T12:35:00Z">
                  <w:rPr>
                    <w:rFonts w:eastAsia="Times New Roman" w:cs="Calibri"/>
                    <w:color w:val="000000"/>
                    <w:sz w:val="22"/>
                    <w:szCs w:val="24"/>
                    <w:lang w:eastAsia="zh-CN"/>
                  </w:rPr>
                </w:rPrChange>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Change w:id="17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22" w:author="Edward Leung" w:date="2017-01-10T12:35:00Z">
                  <w:rPr>
                    <w:rFonts w:eastAsia="Times New Roman" w:cs="Calibri"/>
                    <w:color w:val="000000"/>
                    <w:sz w:val="22"/>
                    <w:szCs w:val="24"/>
                    <w:lang w:eastAsia="zh-CN"/>
                  </w:rPr>
                </w:rPrChange>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Change w:id="17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24"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Change w:id="17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26" w:author="Edward Leung" w:date="2017-01-10T12:35:00Z">
                  <w:rPr>
                    <w:rFonts w:eastAsia="Times New Roman" w:cs="Calibri"/>
                    <w:color w:val="000000"/>
                    <w:sz w:val="22"/>
                    <w:szCs w:val="24"/>
                    <w:lang w:eastAsia="zh-CN"/>
                  </w:rPr>
                </w:rPrChange>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Change w:id="17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28" w:author="Edward Leung" w:date="2017-01-10T12:35:00Z">
                  <w:rPr>
                    <w:rFonts w:eastAsia="Times New Roman" w:cs="Calibri"/>
                    <w:color w:val="000000"/>
                    <w:sz w:val="22"/>
                    <w:szCs w:val="24"/>
                    <w:lang w:eastAsia="zh-CN"/>
                  </w:rPr>
                </w:rPrChange>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Change w:id="17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30" w:author="Edward Leung" w:date="2017-01-10T12:35:00Z">
                  <w:rPr>
                    <w:rFonts w:eastAsia="Times New Roman" w:cs="Calibri"/>
                    <w:color w:val="000000"/>
                    <w:sz w:val="22"/>
                    <w:szCs w:val="24"/>
                    <w:lang w:eastAsia="zh-CN"/>
                  </w:rPr>
                </w:rPrChange>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Change w:id="17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32"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Change w:id="17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34" w:author="Edward Leung" w:date="2017-01-10T12:35:00Z">
                  <w:rPr>
                    <w:rFonts w:eastAsia="Times New Roman" w:cs="Calibri"/>
                    <w:color w:val="000000"/>
                    <w:sz w:val="22"/>
                    <w:szCs w:val="24"/>
                    <w:lang w:eastAsia="zh-CN"/>
                  </w:rPr>
                </w:rPrChange>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Change w:id="17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36" w:author="Edward Leung" w:date="2017-01-10T12:35:00Z">
                  <w:rPr>
                    <w:rFonts w:eastAsia="Times New Roman" w:cs="Calibri"/>
                    <w:color w:val="000000"/>
                    <w:sz w:val="22"/>
                    <w:szCs w:val="24"/>
                    <w:lang w:eastAsia="zh-CN"/>
                  </w:rPr>
                </w:rPrChange>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Change w:id="17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38" w:author="Edward Leung" w:date="2017-01-10T12:35:00Z">
                  <w:rPr>
                    <w:rFonts w:eastAsia="Times New Roman" w:cs="Calibri"/>
                    <w:color w:val="000000"/>
                    <w:sz w:val="22"/>
                    <w:szCs w:val="24"/>
                    <w:lang w:eastAsia="zh-CN"/>
                  </w:rPr>
                </w:rPrChange>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Change w:id="17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40"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Change w:id="17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42" w:author="Edward Leung" w:date="2017-01-10T12:35:00Z">
                  <w:rPr>
                    <w:rFonts w:eastAsia="Times New Roman" w:cs="Calibri"/>
                    <w:color w:val="000000"/>
                    <w:sz w:val="22"/>
                    <w:szCs w:val="24"/>
                    <w:lang w:eastAsia="zh-CN"/>
                  </w:rPr>
                </w:rPrChange>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Change w:id="17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44" w:author="Edward Leung" w:date="2017-01-10T12:35:00Z">
                  <w:rPr>
                    <w:rFonts w:eastAsia="Times New Roman" w:cs="Calibri"/>
                    <w:color w:val="000000"/>
                    <w:sz w:val="22"/>
                    <w:szCs w:val="24"/>
                    <w:lang w:eastAsia="zh-CN"/>
                  </w:rPr>
                </w:rPrChange>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Change w:id="17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46" w:author="Edward Leung" w:date="2017-01-10T12:35:00Z">
                  <w:rPr>
                    <w:rFonts w:eastAsia="Times New Roman" w:cs="Calibri"/>
                    <w:color w:val="000000"/>
                    <w:sz w:val="22"/>
                    <w:szCs w:val="24"/>
                    <w:lang w:eastAsia="zh-CN"/>
                  </w:rPr>
                </w:rPrChange>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Change w:id="17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48"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Change w:id="17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50" w:author="Edward Leung" w:date="2017-01-10T12:35:00Z">
                  <w:rPr>
                    <w:rFonts w:eastAsia="Times New Roman" w:cs="Calibri"/>
                    <w:color w:val="000000"/>
                    <w:sz w:val="22"/>
                    <w:szCs w:val="24"/>
                    <w:lang w:eastAsia="zh-CN"/>
                  </w:rPr>
                </w:rPrChange>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Change w:id="17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52" w:author="Edward Leung" w:date="2017-01-10T12:35:00Z">
                  <w:rPr>
                    <w:rFonts w:eastAsia="Times New Roman" w:cs="Calibri"/>
                    <w:color w:val="000000"/>
                    <w:sz w:val="22"/>
                    <w:szCs w:val="24"/>
                    <w:lang w:eastAsia="zh-CN"/>
                  </w:rPr>
                </w:rPrChange>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Change w:id="17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54" w:author="Edward Leung" w:date="2017-01-10T12:35:00Z">
                  <w:rPr>
                    <w:rFonts w:eastAsia="Times New Roman" w:cs="Calibri"/>
                    <w:color w:val="000000"/>
                    <w:sz w:val="22"/>
                    <w:szCs w:val="24"/>
                    <w:lang w:eastAsia="zh-CN"/>
                  </w:rPr>
                </w:rPrChange>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Change w:id="17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56"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Change w:id="17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58" w:author="Edward Leung" w:date="2017-01-10T12:35:00Z">
                  <w:rPr>
                    <w:rFonts w:eastAsia="Times New Roman" w:cs="Calibri"/>
                    <w:color w:val="000000"/>
                    <w:sz w:val="22"/>
                    <w:szCs w:val="24"/>
                    <w:lang w:eastAsia="zh-CN"/>
                  </w:rPr>
                </w:rPrChange>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Change w:id="17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60" w:author="Edward Leung" w:date="2017-01-10T12:35:00Z">
                  <w:rPr>
                    <w:rFonts w:eastAsia="Times New Roman" w:cs="Calibri"/>
                    <w:color w:val="000000"/>
                    <w:sz w:val="22"/>
                    <w:szCs w:val="24"/>
                    <w:lang w:eastAsia="zh-CN"/>
                  </w:rPr>
                </w:rPrChange>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Change w:id="17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62" w:author="Edward Leung" w:date="2017-01-10T12:35:00Z">
                  <w:rPr>
                    <w:rFonts w:eastAsia="Times New Roman" w:cs="Calibri"/>
                    <w:color w:val="000000"/>
                    <w:sz w:val="22"/>
                    <w:szCs w:val="24"/>
                    <w:lang w:eastAsia="zh-CN"/>
                  </w:rPr>
                </w:rPrChange>
              </w:rPr>
              <w:t>HIST_TRANS_MODIFIER</w:t>
            </w:r>
            <w:r w:rsidRPr="00184A3A">
              <w:rPr>
                <w:rFonts w:eastAsia="Times New Roman" w:cs="Calibri"/>
                <w:color w:val="000000"/>
                <w:sz w:val="22"/>
                <w:szCs w:val="24"/>
                <w:lang w:eastAsia="zh-CN"/>
                <w:rPrChange w:id="1763" w:author="Edward Leung" w:date="2017-01-10T12:35:00Z">
                  <w:rPr>
                    <w:rFonts w:eastAsia="Times New Roman" w:cs="Calibri"/>
                    <w:color w:val="000000"/>
                    <w:sz w:val="22"/>
                    <w:szCs w:val="24"/>
                    <w:lang w:eastAsia="zh-CN"/>
                  </w:rPr>
                </w:rPrChange>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Change w:id="176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65"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Change w:id="176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67" w:author="Edward Leung" w:date="2017-01-10T12:35:00Z">
                  <w:rPr>
                    <w:rFonts w:eastAsia="Times New Roman" w:cs="Calibri"/>
                    <w:color w:val="000000"/>
                    <w:sz w:val="22"/>
                    <w:szCs w:val="24"/>
                    <w:lang w:eastAsia="zh-CN"/>
                  </w:rPr>
                </w:rPrChange>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Change w:id="176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69" w:author="Edward Leung" w:date="2017-01-10T12:35:00Z">
                  <w:rPr>
                    <w:rFonts w:eastAsia="Times New Roman" w:cs="Calibri"/>
                    <w:color w:val="000000"/>
                    <w:sz w:val="22"/>
                    <w:szCs w:val="24"/>
                    <w:lang w:eastAsia="zh-CN"/>
                  </w:rPr>
                </w:rPrChange>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Change w:id="177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71" w:author="Edward Leung" w:date="2017-01-10T12:35:00Z">
                  <w:rPr>
                    <w:rFonts w:eastAsia="Times New Roman" w:cs="Calibri"/>
                    <w:color w:val="000000"/>
                    <w:sz w:val="22"/>
                    <w:szCs w:val="24"/>
                    <w:lang w:eastAsia="zh-CN"/>
                  </w:rPr>
                </w:rPrChange>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Change w:id="177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73"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Change w:id="177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75" w:author="Edward Leung" w:date="2017-01-10T12:35:00Z">
                  <w:rPr>
                    <w:rFonts w:eastAsia="Times New Roman" w:cs="Calibri"/>
                    <w:color w:val="000000"/>
                    <w:sz w:val="22"/>
                    <w:szCs w:val="24"/>
                    <w:lang w:eastAsia="zh-CN"/>
                  </w:rPr>
                </w:rPrChange>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77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777" w:author="Edward Leung" w:date="2017-01-10T12:35:00Z">
                  <w:rPr>
                    <w:rFonts w:eastAsia="Times New Roman" w:cs="Calibri"/>
                    <w:color w:val="000000"/>
                    <w:sz w:val="22"/>
                    <w:szCs w:val="24"/>
                    <w:lang w:eastAsia="zh-CN"/>
                  </w:rPr>
                </w:rPrChange>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Change w:id="177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79" w:author="Edward Leung" w:date="2017-01-10T12:35:00Z">
                  <w:rPr>
                    <w:rFonts w:eastAsia="Times New Roman" w:cs="Calibri"/>
                    <w:color w:val="000000"/>
                    <w:sz w:val="22"/>
                    <w:szCs w:val="24"/>
                    <w:lang w:eastAsia="zh-CN"/>
                  </w:rPr>
                </w:rPrChange>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Change w:id="178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81"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Change w:id="178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83" w:author="Edward Leung" w:date="2017-01-10T12:35:00Z">
                  <w:rPr>
                    <w:rFonts w:eastAsia="Times New Roman" w:cs="Calibri"/>
                    <w:color w:val="000000"/>
                    <w:sz w:val="22"/>
                    <w:szCs w:val="24"/>
                    <w:lang w:eastAsia="zh-CN"/>
                  </w:rPr>
                </w:rPrChange>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78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785" w:author="Edward Leung" w:date="2017-01-10T12:35:00Z">
                  <w:rPr>
                    <w:rFonts w:eastAsia="Times New Roman" w:cs="Calibri"/>
                    <w:color w:val="000000"/>
                    <w:sz w:val="22"/>
                    <w:szCs w:val="24"/>
                    <w:lang w:eastAsia="zh-CN"/>
                  </w:rPr>
                </w:rPrChange>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Change w:id="178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87" w:author="Edward Leung" w:date="2017-01-10T12:35:00Z">
                  <w:rPr>
                    <w:rFonts w:eastAsia="Times New Roman" w:cs="Calibri"/>
                    <w:color w:val="000000"/>
                    <w:sz w:val="22"/>
                    <w:szCs w:val="24"/>
                    <w:lang w:eastAsia="zh-CN"/>
                  </w:rPr>
                </w:rPrChange>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Change w:id="178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89"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Change w:id="179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91" w:author="Edward Leung" w:date="2017-01-10T12:35:00Z">
                  <w:rPr>
                    <w:rFonts w:eastAsia="Times New Roman" w:cs="Calibri"/>
                    <w:color w:val="000000"/>
                    <w:sz w:val="22"/>
                    <w:szCs w:val="24"/>
                    <w:lang w:eastAsia="zh-CN"/>
                  </w:rPr>
                </w:rPrChange>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79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793" w:author="Edward Leung" w:date="2017-01-10T12:35:00Z">
                  <w:rPr>
                    <w:rFonts w:eastAsia="Times New Roman" w:cs="Calibri"/>
                    <w:color w:val="000000"/>
                    <w:sz w:val="22"/>
                    <w:szCs w:val="24"/>
                    <w:lang w:eastAsia="zh-CN"/>
                  </w:rPr>
                </w:rPrChange>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Change w:id="179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95" w:author="Edward Leung" w:date="2017-01-10T12:35:00Z">
                  <w:rPr>
                    <w:rFonts w:eastAsia="Times New Roman" w:cs="Calibri"/>
                    <w:color w:val="000000"/>
                    <w:sz w:val="22"/>
                    <w:szCs w:val="24"/>
                    <w:lang w:eastAsia="zh-CN"/>
                  </w:rPr>
                </w:rPrChange>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Change w:id="179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97"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Change w:id="179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799" w:author="Edward Leung" w:date="2017-01-10T12:35:00Z">
                  <w:rPr>
                    <w:rFonts w:eastAsia="Times New Roman" w:cs="Calibri"/>
                    <w:color w:val="000000"/>
                    <w:sz w:val="22"/>
                    <w:szCs w:val="24"/>
                    <w:lang w:eastAsia="zh-CN"/>
                  </w:rPr>
                </w:rPrChange>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80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801" w:author="Edward Leung" w:date="2017-01-10T12:35:00Z">
                  <w:rPr>
                    <w:rFonts w:eastAsia="Times New Roman" w:cs="Calibri"/>
                    <w:color w:val="000000"/>
                    <w:sz w:val="22"/>
                    <w:szCs w:val="24"/>
                    <w:lang w:eastAsia="zh-CN"/>
                  </w:rPr>
                </w:rPrChange>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Change w:id="180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03" w:author="Edward Leung" w:date="2017-01-10T12:35:00Z">
                  <w:rPr>
                    <w:rFonts w:eastAsia="Times New Roman" w:cs="Calibri"/>
                    <w:color w:val="000000"/>
                    <w:sz w:val="22"/>
                    <w:szCs w:val="24"/>
                    <w:lang w:eastAsia="zh-CN"/>
                  </w:rPr>
                </w:rPrChange>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Change w:id="180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05"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Change w:id="180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07" w:author="Edward Leung" w:date="2017-01-10T12:35:00Z">
                  <w:rPr>
                    <w:rFonts w:eastAsia="Times New Roman" w:cs="Calibri"/>
                    <w:color w:val="000000"/>
                    <w:sz w:val="22"/>
                    <w:szCs w:val="24"/>
                    <w:lang w:eastAsia="zh-CN"/>
                  </w:rPr>
                </w:rPrChange>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184A3A" w:rsidRDefault="0090729B" w:rsidP="0090729B">
            <w:pPr>
              <w:spacing w:after="0" w:line="240" w:lineRule="auto"/>
              <w:rPr>
                <w:rFonts w:eastAsia="Times New Roman" w:cs="Calibri"/>
                <w:color w:val="000000"/>
                <w:sz w:val="22"/>
                <w:szCs w:val="24"/>
                <w:lang w:eastAsia="zh-CN"/>
                <w:rPrChange w:id="180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09" w:author="Edward Leung" w:date="2017-01-10T12:35:00Z">
                  <w:rPr>
                    <w:rFonts w:eastAsia="Times New Roman" w:cs="Calibri"/>
                    <w:color w:val="000000"/>
                    <w:sz w:val="22"/>
                    <w:szCs w:val="24"/>
                    <w:lang w:eastAsia="zh-CN"/>
                  </w:rPr>
                </w:rPrChange>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Change w:id="181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11" w:author="Edward Leung" w:date="2017-01-10T12:35:00Z">
                  <w:rPr>
                    <w:rFonts w:eastAsia="Times New Roman" w:cs="Calibri"/>
                    <w:color w:val="000000"/>
                    <w:sz w:val="22"/>
                    <w:szCs w:val="24"/>
                    <w:lang w:eastAsia="zh-CN"/>
                  </w:rPr>
                </w:rPrChange>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Change w:id="181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13"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Change w:id="181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15" w:author="Edward Leung" w:date="2017-01-10T12:35:00Z">
                  <w:rPr>
                    <w:rFonts w:eastAsia="Times New Roman" w:cs="Calibri"/>
                    <w:color w:val="000000"/>
                    <w:sz w:val="22"/>
                    <w:szCs w:val="24"/>
                    <w:lang w:eastAsia="zh-CN"/>
                  </w:rPr>
                </w:rPrChange>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184A3A" w:rsidRDefault="0090729B" w:rsidP="0090729B">
            <w:pPr>
              <w:spacing w:after="0" w:line="240" w:lineRule="auto"/>
              <w:rPr>
                <w:rFonts w:eastAsia="Times New Roman" w:cs="Calibri"/>
                <w:color w:val="000000"/>
                <w:sz w:val="22"/>
                <w:szCs w:val="24"/>
                <w:lang w:eastAsia="zh-CN"/>
                <w:rPrChange w:id="181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17" w:author="Edward Leung" w:date="2017-01-10T12:35:00Z">
                  <w:rPr>
                    <w:rFonts w:eastAsia="Times New Roman" w:cs="Calibri"/>
                    <w:color w:val="000000"/>
                    <w:sz w:val="22"/>
                    <w:szCs w:val="24"/>
                    <w:lang w:eastAsia="zh-CN"/>
                  </w:rPr>
                </w:rPrChange>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Change w:id="181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19" w:author="Edward Leung" w:date="2017-01-10T12:35:00Z">
                  <w:rPr>
                    <w:rFonts w:eastAsia="Times New Roman" w:cs="Calibri"/>
                    <w:color w:val="000000"/>
                    <w:sz w:val="22"/>
                    <w:szCs w:val="24"/>
                    <w:lang w:eastAsia="zh-CN"/>
                  </w:rPr>
                </w:rPrChange>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Change w:id="182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21"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Change w:id="182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23" w:author="Edward Leung" w:date="2017-01-10T12:35:00Z">
                  <w:rPr>
                    <w:rFonts w:eastAsia="Times New Roman" w:cs="Calibri"/>
                    <w:color w:val="000000"/>
                    <w:sz w:val="22"/>
                    <w:szCs w:val="24"/>
                    <w:lang w:eastAsia="zh-CN"/>
                  </w:rPr>
                </w:rPrChange>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82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825" w:author="Edward Leung" w:date="2017-01-10T12:35:00Z">
                  <w:rPr>
                    <w:rFonts w:eastAsia="Times New Roman" w:cs="Calibri"/>
                    <w:color w:val="000000"/>
                    <w:sz w:val="22"/>
                    <w:szCs w:val="24"/>
                    <w:lang w:eastAsia="zh-CN"/>
                  </w:rPr>
                </w:rPrChange>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Change w:id="182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27" w:author="Edward Leung" w:date="2017-01-10T12:35:00Z">
                  <w:rPr>
                    <w:rFonts w:eastAsia="Times New Roman" w:cs="Calibri"/>
                    <w:color w:val="000000"/>
                    <w:sz w:val="22"/>
                    <w:szCs w:val="24"/>
                    <w:lang w:eastAsia="zh-CN"/>
                  </w:rPr>
                </w:rPrChange>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Change w:id="182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29"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Change w:id="183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31" w:author="Edward Leung" w:date="2017-01-10T12:35:00Z">
                  <w:rPr>
                    <w:rFonts w:eastAsia="Times New Roman" w:cs="Calibri"/>
                    <w:color w:val="000000"/>
                    <w:sz w:val="22"/>
                    <w:szCs w:val="24"/>
                    <w:lang w:eastAsia="zh-CN"/>
                  </w:rPr>
                </w:rPrChange>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83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33" w:author="Edward Leung" w:date="2017-01-10T12:35:00Z">
                  <w:rPr>
                    <w:rFonts w:eastAsia="Times New Roman" w:cs="Calibri"/>
                    <w:color w:val="000000"/>
                    <w:sz w:val="22"/>
                    <w:szCs w:val="24"/>
                    <w:lang w:eastAsia="zh-CN"/>
                  </w:rPr>
                </w:rPrChange>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Change w:id="183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35" w:author="Edward Leung" w:date="2017-01-10T12:35:00Z">
                  <w:rPr>
                    <w:rFonts w:eastAsia="Times New Roman" w:cs="Calibri"/>
                    <w:color w:val="000000"/>
                    <w:sz w:val="22"/>
                    <w:szCs w:val="24"/>
                    <w:lang w:eastAsia="zh-CN"/>
                  </w:rPr>
                </w:rPrChange>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Change w:id="183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37"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Change w:id="183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39" w:author="Edward Leung" w:date="2017-01-10T12:35:00Z">
                  <w:rPr>
                    <w:rFonts w:eastAsia="Times New Roman" w:cs="Calibri"/>
                    <w:color w:val="000000"/>
                    <w:sz w:val="22"/>
                    <w:szCs w:val="24"/>
                    <w:lang w:eastAsia="zh-CN"/>
                  </w:rPr>
                </w:rPrChange>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840"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841" w:author="Edward Leung" w:date="2017-01-10T12:35:00Z">
                  <w:rPr>
                    <w:rFonts w:eastAsia="Times New Roman" w:cs="Calibri"/>
                    <w:color w:val="000000"/>
                    <w:sz w:val="22"/>
                    <w:szCs w:val="24"/>
                    <w:lang w:eastAsia="zh-CN"/>
                  </w:rPr>
                </w:rPrChange>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Change w:id="184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43" w:author="Edward Leung" w:date="2017-01-10T12:35:00Z">
                  <w:rPr>
                    <w:rFonts w:eastAsia="Times New Roman" w:cs="Calibri"/>
                    <w:color w:val="000000"/>
                    <w:sz w:val="22"/>
                    <w:szCs w:val="24"/>
                    <w:lang w:eastAsia="zh-CN"/>
                  </w:rPr>
                </w:rPrChange>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Change w:id="184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45" w:author="Edward Leung" w:date="2017-01-10T12:35:00Z">
                  <w:rPr>
                    <w:rFonts w:eastAsia="Times New Roman" w:cs="Calibri"/>
                    <w:color w:val="000000"/>
                    <w:sz w:val="22"/>
                    <w:szCs w:val="24"/>
                    <w:lang w:eastAsia="zh-CN"/>
                  </w:rPr>
                </w:rPrChange>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Change w:id="1846"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1847" w:author="Edward Leung" w:date="2017-01-10T12:35:00Z">
                  <w:rPr>
                    <w:rFonts w:eastAsia="Times New Roman" w:cs="Calibri"/>
                    <w:color w:val="000000"/>
                    <w:sz w:val="22"/>
                    <w:szCs w:val="24"/>
                    <w:lang w:eastAsia="zh-CN"/>
                  </w:rPr>
                </w:rPrChange>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1848"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1849" w:author="Edward Leung" w:date="2017-01-10T12:35:00Z">
                  <w:rPr>
                    <w:rFonts w:eastAsia="Times New Roman" w:cs="Calibri"/>
                    <w:color w:val="000000"/>
                    <w:sz w:val="22"/>
                    <w:szCs w:val="24"/>
                    <w:lang w:eastAsia="zh-CN"/>
                  </w:rPr>
                </w:rPrChange>
              </w:rPr>
              <w:t>Real Time</w:t>
            </w:r>
          </w:p>
        </w:tc>
      </w:tr>
    </w:tbl>
    <w:p w14:paraId="223D4FA0" w14:textId="0ED4F0D6" w:rsidR="0090729B" w:rsidRPr="00184A3A" w:rsidRDefault="00FB6D1F" w:rsidP="0090729B">
      <w:pPr>
        <w:rPr>
          <w:ins w:id="1850" w:author="Dick Chan" w:date="2017-01-10T09:20:00Z"/>
          <w:rPrChange w:id="1851" w:author="Edward Leung" w:date="2017-01-10T12:35:00Z">
            <w:rPr>
              <w:ins w:id="1852" w:author="Dick Chan" w:date="2017-01-10T09:20:00Z"/>
            </w:rPr>
          </w:rPrChange>
        </w:rPr>
      </w:pPr>
      <w:ins w:id="1853" w:author="Dick Chan" w:date="2017-01-10T09:19:00Z">
        <w:r w:rsidRPr="00184A3A">
          <w:rPr>
            <w:lang w:eastAsia="zh-HK"/>
            <w:rPrChange w:id="1854" w:author="Edward Leung" w:date="2017-01-10T12:35:00Z">
              <w:rPr>
                <w:lang w:eastAsia="zh-HK"/>
              </w:rPr>
            </w:rPrChange>
          </w:rPr>
          <w:t xml:space="preserve">Dick??? Real time data only handle the ORDERS, ORDER_PAY and TRANS only. Do we need to synchronize SUPP or TRANS_ECARD in </w:t>
        </w:r>
        <w:r w:rsidRPr="00184A3A">
          <w:rPr>
            <w:b/>
            <w:lang w:eastAsia="zh-HK"/>
            <w:rPrChange w:id="1855" w:author="Edward Leung" w:date="2017-01-10T12:35:00Z">
              <w:rPr>
                <w:lang w:eastAsia="zh-HK"/>
              </w:rPr>
            </w:rPrChange>
          </w:rPr>
          <w:t>real time</w:t>
        </w:r>
        <w:r w:rsidRPr="00184A3A">
          <w:rPr>
            <w:lang w:eastAsia="zh-HK"/>
            <w:rPrChange w:id="1856" w:author="Edward Leung" w:date="2017-01-10T12:35:00Z">
              <w:rPr>
                <w:lang w:eastAsia="zh-HK"/>
              </w:rPr>
            </w:rPrChange>
          </w:rPr>
          <w:t xml:space="preserve">? </w:t>
        </w:r>
      </w:ins>
      <w:ins w:id="1857" w:author="Dick Chan" w:date="2017-01-10T09:20:00Z">
        <w:r w:rsidR="00764D66" w:rsidRPr="00184A3A">
          <w:rPr>
            <w:rPrChange w:id="1858" w:author="Edward Leung" w:date="2017-01-10T12:35:00Z">
              <w:rPr/>
            </w:rPrChange>
          </w:rPr>
          <w:t>If yes, how to do it, using ESB message or JDBC copy or other?</w:t>
        </w:r>
      </w:ins>
    </w:p>
    <w:p w14:paraId="1A280CBF" w14:textId="385F6979" w:rsidR="00764D66" w:rsidRPr="00184A3A" w:rsidRDefault="00764D66" w:rsidP="0090729B">
      <w:pPr>
        <w:rPr>
          <w:lang w:eastAsia="zh-HK"/>
          <w:rPrChange w:id="1859" w:author="Edward Leung" w:date="2017-01-10T12:35:00Z">
            <w:rPr>
              <w:lang w:eastAsia="zh-HK"/>
            </w:rPr>
          </w:rPrChange>
        </w:rPr>
      </w:pPr>
      <w:ins w:id="1860" w:author="Dick Chan" w:date="2017-01-10T09:21:00Z">
        <w:r w:rsidRPr="00184A3A">
          <w:rPr>
            <w:lang w:eastAsia="zh-HK"/>
            <w:rPrChange w:id="1861" w:author="Edward Leung" w:date="2017-01-10T12:35:00Z">
              <w:rPr>
                <w:lang w:eastAsia="zh-HK"/>
              </w:rPr>
            </w:rPrChange>
          </w:rPr>
          <w:t xml:space="preserve">Dick??? </w:t>
        </w:r>
      </w:ins>
      <w:ins w:id="1862" w:author="Dick Chan" w:date="2017-01-10T09:20:00Z">
        <w:r w:rsidRPr="00184A3A">
          <w:rPr>
            <w:lang w:eastAsia="zh-HK"/>
            <w:rPrChange w:id="1863" w:author="Edward Leung" w:date="2017-01-10T12:35:00Z">
              <w:rPr>
                <w:lang w:eastAsia="zh-HK"/>
              </w:rPr>
            </w:rPrChange>
          </w:rPr>
          <w:t xml:space="preserve">EDW receive data at either EOD or Real Time? </w:t>
        </w:r>
      </w:ins>
      <w:ins w:id="1864" w:author="Dick Chan" w:date="2017-01-10T09:21:00Z">
        <w:r w:rsidRPr="00184A3A">
          <w:rPr>
            <w:lang w:eastAsia="zh-HK"/>
            <w:rPrChange w:id="1865" w:author="Edward Leung" w:date="2017-01-10T12:35:00Z">
              <w:rPr>
                <w:lang w:eastAsia="zh-HK"/>
              </w:rPr>
            </w:rPrChange>
          </w:rPr>
          <w:t>Does ‘Master’ means real time? If yes, who will synchronize this data?</w:t>
        </w:r>
      </w:ins>
    </w:p>
    <w:p w14:paraId="6ADCB938" w14:textId="77777777" w:rsidR="000F6556" w:rsidRPr="00184A3A" w:rsidRDefault="000F6556">
      <w:pPr>
        <w:rPr>
          <w:rFonts w:cs="Microsoft YaHei"/>
          <w:b/>
          <w:bCs/>
          <w:color w:val="4F81BD" w:themeColor="accent1"/>
          <w:sz w:val="26"/>
          <w:szCs w:val="26"/>
          <w:lang w:eastAsia="zh-HK"/>
          <w:rPrChange w:id="1866" w:author="Edward Leung" w:date="2017-01-10T12:35:00Z">
            <w:rPr>
              <w:rFonts w:cs="Microsoft YaHei"/>
              <w:b/>
              <w:bCs/>
              <w:color w:val="4F81BD" w:themeColor="accent1"/>
              <w:sz w:val="26"/>
              <w:szCs w:val="26"/>
              <w:lang w:eastAsia="zh-HK"/>
            </w:rPr>
          </w:rPrChange>
        </w:rPr>
      </w:pPr>
      <w:r w:rsidRPr="00184A3A">
        <w:rPr>
          <w:rPrChange w:id="1867" w:author="Edward Leung" w:date="2017-01-10T12:35:00Z">
            <w:rPr/>
          </w:rPrChange>
        </w:rPr>
        <w:br w:type="page"/>
      </w:r>
    </w:p>
    <w:p w14:paraId="39B34F77" w14:textId="728B738C" w:rsidR="00B64BE6" w:rsidRPr="00184A3A" w:rsidRDefault="00B64BE6" w:rsidP="00B64BE6">
      <w:pPr>
        <w:pStyle w:val="Heading2"/>
        <w:rPr>
          <w:rPrChange w:id="1868" w:author="Edward Leung" w:date="2017-01-10T12:35:00Z">
            <w:rPr/>
          </w:rPrChange>
        </w:rPr>
      </w:pPr>
      <w:bookmarkStart w:id="1869" w:name="_Toc471750746"/>
      <w:r w:rsidRPr="00184A3A">
        <w:rPr>
          <w:rPrChange w:id="1870" w:author="Edward Leung" w:date="2017-01-10T12:35:00Z">
            <w:rPr/>
          </w:rPrChange>
        </w:rPr>
        <w:lastRenderedPageBreak/>
        <w:t>Pricing/Master Data Model</w:t>
      </w:r>
      <w:bookmarkEnd w:id="1869"/>
    </w:p>
    <w:p w14:paraId="5C2FF7F8" w14:textId="1A768F0A" w:rsidR="0090729B" w:rsidRPr="00184A3A" w:rsidRDefault="0090729B" w:rsidP="0090729B">
      <w:pPr>
        <w:rPr>
          <w:lang w:eastAsia="zh-HK"/>
          <w:rPrChange w:id="1871" w:author="Edward Leung" w:date="2017-01-10T12:35:00Z">
            <w:rPr>
              <w:lang w:eastAsia="zh-HK"/>
            </w:rPr>
          </w:rPrChange>
        </w:rPr>
      </w:pPr>
      <w:r w:rsidRPr="00184A3A">
        <w:rPr>
          <w:lang w:eastAsia="zh-HK"/>
          <w:rPrChange w:id="1872" w:author="Edward Leung" w:date="2017-01-10T12:35:00Z">
            <w:rPr>
              <w:lang w:eastAsia="zh-HK"/>
            </w:rPr>
          </w:rPrChange>
        </w:rPr>
        <w:t>Among the POS client data model, the following</w:t>
      </w:r>
      <w:r w:rsidR="000C0EBC" w:rsidRPr="00184A3A">
        <w:rPr>
          <w:lang w:eastAsia="zh-HK"/>
          <w:rPrChange w:id="1873" w:author="Edward Leung" w:date="2017-01-10T12:35:00Z">
            <w:rPr>
              <w:lang w:eastAsia="zh-HK"/>
            </w:rPr>
          </w:rPrChange>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Change w:id="1874" w:author="Edward Leung" w:date="2017-01-10T12:35:00Z">
                  <w:rPr>
                    <w:rFonts w:eastAsia="Times New Roman" w:cs="Calibri"/>
                    <w:b/>
                    <w:bCs/>
                    <w:color w:val="000000"/>
                    <w:szCs w:val="20"/>
                    <w:lang w:eastAsia="zh-CN"/>
                  </w:rPr>
                </w:rPrChange>
              </w:rPr>
            </w:pPr>
            <w:r w:rsidRPr="00184A3A">
              <w:rPr>
                <w:rFonts w:eastAsia="Times New Roman" w:cs="Calibri"/>
                <w:b/>
                <w:bCs/>
                <w:color w:val="000000"/>
                <w:szCs w:val="20"/>
                <w:lang w:eastAsia="zh-CN"/>
                <w:rPrChange w:id="1875" w:author="Edward Leung" w:date="2017-01-10T12:35:00Z">
                  <w:rPr>
                    <w:rFonts w:eastAsia="Times New Roman" w:cs="Calibri"/>
                    <w:b/>
                    <w:bCs/>
                    <w:color w:val="000000"/>
                    <w:szCs w:val="20"/>
                    <w:lang w:eastAsia="zh-CN"/>
                  </w:rPr>
                </w:rPrChange>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Change w:id="1876" w:author="Edward Leung" w:date="2017-01-10T12:35:00Z">
                  <w:rPr>
                    <w:rFonts w:eastAsia="Times New Roman" w:cs="Calibri"/>
                    <w:b/>
                    <w:bCs/>
                    <w:color w:val="000000"/>
                    <w:szCs w:val="20"/>
                    <w:lang w:eastAsia="zh-CN"/>
                  </w:rPr>
                </w:rPrChange>
              </w:rPr>
            </w:pPr>
            <w:r w:rsidRPr="00184A3A">
              <w:rPr>
                <w:rFonts w:eastAsia="Times New Roman" w:cs="Calibri"/>
                <w:b/>
                <w:bCs/>
                <w:color w:val="000000"/>
                <w:szCs w:val="20"/>
                <w:lang w:eastAsia="zh-CN"/>
                <w:rPrChange w:id="1877" w:author="Edward Leung" w:date="2017-01-10T12:35:00Z">
                  <w:rPr>
                    <w:rFonts w:eastAsia="Times New Roman" w:cs="Calibri"/>
                    <w:b/>
                    <w:bCs/>
                    <w:color w:val="000000"/>
                    <w:szCs w:val="20"/>
                    <w:lang w:eastAsia="zh-CN"/>
                  </w:rPr>
                </w:rPrChange>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Change w:id="1878" w:author="Edward Leung" w:date="2017-01-10T12:35:00Z">
                  <w:rPr>
                    <w:rFonts w:eastAsia="Times New Roman" w:cs="Calibri"/>
                    <w:b/>
                    <w:bCs/>
                    <w:color w:val="000000"/>
                    <w:szCs w:val="20"/>
                    <w:lang w:eastAsia="zh-CN"/>
                  </w:rPr>
                </w:rPrChange>
              </w:rPr>
            </w:pPr>
            <w:r w:rsidRPr="00184A3A">
              <w:rPr>
                <w:rFonts w:eastAsia="Times New Roman" w:cs="Calibri"/>
                <w:b/>
                <w:bCs/>
                <w:color w:val="000000"/>
                <w:szCs w:val="20"/>
                <w:lang w:eastAsia="zh-CN"/>
                <w:rPrChange w:id="1879" w:author="Edward Leung" w:date="2017-01-10T12:35:00Z">
                  <w:rPr>
                    <w:rFonts w:eastAsia="Times New Roman" w:cs="Calibri"/>
                    <w:b/>
                    <w:bCs/>
                    <w:color w:val="000000"/>
                    <w:szCs w:val="20"/>
                    <w:lang w:eastAsia="zh-CN"/>
                  </w:rPr>
                </w:rPrChange>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Change w:id="1880" w:author="Edward Leung" w:date="2017-01-10T12:35:00Z">
                  <w:rPr>
                    <w:rFonts w:eastAsia="Times New Roman" w:cs="Calibri"/>
                    <w:b/>
                    <w:bCs/>
                    <w:color w:val="000000"/>
                    <w:szCs w:val="20"/>
                    <w:lang w:eastAsia="zh-CN"/>
                  </w:rPr>
                </w:rPrChange>
              </w:rPr>
            </w:pPr>
            <w:r w:rsidRPr="00184A3A">
              <w:rPr>
                <w:rFonts w:eastAsia="Times New Roman" w:cs="Calibri"/>
                <w:b/>
                <w:bCs/>
                <w:color w:val="000000"/>
                <w:szCs w:val="20"/>
                <w:lang w:eastAsia="zh-CN"/>
                <w:rPrChange w:id="1881" w:author="Edward Leung" w:date="2017-01-10T12:35:00Z">
                  <w:rPr>
                    <w:rFonts w:eastAsia="Times New Roman" w:cs="Calibri"/>
                    <w:b/>
                    <w:bCs/>
                    <w:color w:val="000000"/>
                    <w:szCs w:val="20"/>
                    <w:lang w:eastAsia="zh-CN"/>
                  </w:rPr>
                </w:rPrChange>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Change w:id="1882" w:author="Edward Leung" w:date="2017-01-10T12:35:00Z">
                  <w:rPr>
                    <w:rFonts w:eastAsia="Times New Roman" w:cs="Calibri"/>
                    <w:b/>
                    <w:bCs/>
                    <w:color w:val="000000"/>
                    <w:szCs w:val="20"/>
                    <w:lang w:eastAsia="zh-CN"/>
                  </w:rPr>
                </w:rPrChange>
              </w:rPr>
            </w:pPr>
            <w:r w:rsidRPr="00184A3A">
              <w:rPr>
                <w:rFonts w:eastAsia="Times New Roman" w:cs="Calibri"/>
                <w:b/>
                <w:bCs/>
                <w:color w:val="000000"/>
                <w:szCs w:val="20"/>
                <w:lang w:eastAsia="zh-CN"/>
                <w:rPrChange w:id="1883" w:author="Edward Leung" w:date="2017-01-10T12:35:00Z">
                  <w:rPr>
                    <w:rFonts w:eastAsia="Times New Roman" w:cs="Calibri"/>
                    <w:b/>
                    <w:bCs/>
                    <w:color w:val="000000"/>
                    <w:szCs w:val="20"/>
                    <w:lang w:eastAsia="zh-CN"/>
                  </w:rPr>
                </w:rPrChange>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Change w:id="188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85" w:author="Edward Leung" w:date="2017-01-10T12:35:00Z">
                  <w:rPr>
                    <w:rFonts w:eastAsia="Times New Roman" w:cs="Calibri"/>
                    <w:bCs/>
                    <w:color w:val="000000"/>
                    <w:szCs w:val="20"/>
                    <w:lang w:eastAsia="zh-CN"/>
                  </w:rPr>
                </w:rPrChange>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Change w:id="188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87" w:author="Edward Leung" w:date="2017-01-10T12:35:00Z">
                  <w:rPr>
                    <w:rFonts w:eastAsia="Times New Roman" w:cs="Calibri"/>
                    <w:bCs/>
                    <w:color w:val="000000"/>
                    <w:szCs w:val="20"/>
                    <w:lang w:eastAsia="zh-CN"/>
                  </w:rPr>
                </w:rPrChange>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Change w:id="188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89" w:author="Edward Leung" w:date="2017-01-10T12:35:00Z">
                  <w:rPr>
                    <w:rFonts w:eastAsia="Times New Roman" w:cs="Calibri"/>
                    <w:bCs/>
                    <w:color w:val="000000"/>
                    <w:szCs w:val="20"/>
                    <w:lang w:eastAsia="zh-CN"/>
                  </w:rPr>
                </w:rPrChange>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Change w:id="189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91" w:author="Edward Leung" w:date="2017-01-10T12:35:00Z">
                  <w:rPr>
                    <w:rFonts w:eastAsia="Times New Roman" w:cs="Calibri"/>
                    <w:bCs/>
                    <w:color w:val="000000"/>
                    <w:szCs w:val="20"/>
                    <w:lang w:eastAsia="zh-CN"/>
                  </w:rPr>
                </w:rPrChange>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Change w:id="189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93" w:author="Edward Leung" w:date="2017-01-10T12:35:00Z">
                  <w:rPr>
                    <w:rFonts w:eastAsia="Times New Roman" w:cs="Calibri"/>
                    <w:bCs/>
                    <w:color w:val="000000"/>
                    <w:szCs w:val="20"/>
                    <w:lang w:eastAsia="zh-CN"/>
                  </w:rPr>
                </w:rPrChange>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Change w:id="189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95" w:author="Edward Leung" w:date="2017-01-10T12:35:00Z">
                  <w:rPr>
                    <w:rFonts w:eastAsia="Times New Roman" w:cs="Calibri"/>
                    <w:bCs/>
                    <w:color w:val="000000"/>
                    <w:szCs w:val="20"/>
                    <w:lang w:eastAsia="zh-CN"/>
                  </w:rPr>
                </w:rPrChange>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Change w:id="189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97" w:author="Edward Leung" w:date="2017-01-10T12:35:00Z">
                  <w:rPr>
                    <w:rFonts w:eastAsia="Times New Roman" w:cs="Calibri"/>
                    <w:bCs/>
                    <w:color w:val="000000"/>
                    <w:szCs w:val="20"/>
                    <w:lang w:eastAsia="zh-CN"/>
                  </w:rPr>
                </w:rPrChange>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Change w:id="189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899" w:author="Edward Leung" w:date="2017-01-10T12:35:00Z">
                  <w:rPr>
                    <w:rFonts w:eastAsia="Times New Roman" w:cs="Calibri"/>
                    <w:bCs/>
                    <w:color w:val="000000"/>
                    <w:szCs w:val="20"/>
                    <w:lang w:eastAsia="zh-CN"/>
                  </w:rPr>
                </w:rPrChange>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Change w:id="190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01" w:author="Edward Leung" w:date="2017-01-10T12:35:00Z">
                  <w:rPr>
                    <w:rFonts w:eastAsia="Times New Roman" w:cs="Calibri"/>
                    <w:bCs/>
                    <w:color w:val="000000"/>
                    <w:szCs w:val="20"/>
                    <w:lang w:eastAsia="zh-CN"/>
                  </w:rPr>
                </w:rPrChange>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Change w:id="190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03" w:author="Edward Leung" w:date="2017-01-10T12:35:00Z">
                  <w:rPr>
                    <w:rFonts w:eastAsia="Times New Roman" w:cs="Calibri"/>
                    <w:bCs/>
                    <w:color w:val="000000"/>
                    <w:szCs w:val="20"/>
                    <w:lang w:eastAsia="zh-CN"/>
                  </w:rPr>
                </w:rPrChange>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Change w:id="190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05" w:author="Edward Leung" w:date="2017-01-10T12:35:00Z">
                  <w:rPr>
                    <w:rFonts w:eastAsia="Times New Roman" w:cs="Calibri"/>
                    <w:bCs/>
                    <w:color w:val="000000"/>
                    <w:szCs w:val="20"/>
                    <w:lang w:eastAsia="zh-CN"/>
                  </w:rPr>
                </w:rPrChange>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Change w:id="190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07" w:author="Edward Leung" w:date="2017-01-10T12:35:00Z">
                  <w:rPr>
                    <w:rFonts w:eastAsia="Times New Roman" w:cs="Calibri"/>
                    <w:bCs/>
                    <w:color w:val="000000"/>
                    <w:szCs w:val="20"/>
                    <w:lang w:eastAsia="zh-CN"/>
                  </w:rPr>
                </w:rPrChange>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Change w:id="190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09" w:author="Edward Leung" w:date="2017-01-10T12:35:00Z">
                  <w:rPr>
                    <w:rFonts w:eastAsia="Times New Roman" w:cs="Calibri"/>
                    <w:bCs/>
                    <w:color w:val="000000"/>
                    <w:szCs w:val="20"/>
                    <w:lang w:eastAsia="zh-CN"/>
                  </w:rPr>
                </w:rPrChange>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Change w:id="191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11" w:author="Edward Leung" w:date="2017-01-10T12:35:00Z">
                  <w:rPr>
                    <w:rFonts w:eastAsia="Times New Roman" w:cs="Calibri"/>
                    <w:bCs/>
                    <w:color w:val="000000"/>
                    <w:szCs w:val="20"/>
                    <w:lang w:eastAsia="zh-CN"/>
                  </w:rPr>
                </w:rPrChange>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Change w:id="191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13" w:author="Edward Leung" w:date="2017-01-10T12:35:00Z">
                  <w:rPr>
                    <w:rFonts w:eastAsia="Times New Roman" w:cs="Calibri"/>
                    <w:bCs/>
                    <w:color w:val="000000"/>
                    <w:szCs w:val="20"/>
                    <w:lang w:eastAsia="zh-CN"/>
                  </w:rPr>
                </w:rPrChange>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Change w:id="191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15" w:author="Edward Leung" w:date="2017-01-10T12:35:00Z">
                  <w:rPr>
                    <w:rFonts w:eastAsia="Times New Roman" w:cs="Calibri"/>
                    <w:bCs/>
                    <w:color w:val="000000"/>
                    <w:szCs w:val="20"/>
                    <w:lang w:eastAsia="zh-CN"/>
                  </w:rPr>
                </w:rPrChange>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Change w:id="191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17" w:author="Edward Leung" w:date="2017-01-10T12:35:00Z">
                  <w:rPr>
                    <w:rFonts w:eastAsia="Times New Roman" w:cs="Calibri"/>
                    <w:bCs/>
                    <w:color w:val="000000"/>
                    <w:szCs w:val="20"/>
                    <w:lang w:eastAsia="zh-CN"/>
                  </w:rPr>
                </w:rPrChange>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Change w:id="191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19" w:author="Edward Leung" w:date="2017-01-10T12:35:00Z">
                  <w:rPr>
                    <w:rFonts w:eastAsia="Times New Roman" w:cs="Calibri"/>
                    <w:bCs/>
                    <w:color w:val="000000"/>
                    <w:szCs w:val="20"/>
                    <w:lang w:eastAsia="zh-CN"/>
                  </w:rPr>
                </w:rPrChange>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Change w:id="192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21" w:author="Edward Leung" w:date="2017-01-10T12:35:00Z">
                  <w:rPr>
                    <w:rFonts w:eastAsia="Times New Roman" w:cs="Calibri"/>
                    <w:bCs/>
                    <w:color w:val="000000"/>
                    <w:szCs w:val="20"/>
                    <w:lang w:eastAsia="zh-CN"/>
                  </w:rPr>
                </w:rPrChange>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Change w:id="192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23" w:author="Edward Leung" w:date="2017-01-10T12:35:00Z">
                  <w:rPr>
                    <w:rFonts w:eastAsia="Times New Roman" w:cs="Calibri"/>
                    <w:bCs/>
                    <w:color w:val="000000"/>
                    <w:szCs w:val="20"/>
                    <w:lang w:eastAsia="zh-CN"/>
                  </w:rPr>
                </w:rPrChange>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Change w:id="192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25" w:author="Edward Leung" w:date="2017-01-10T12:35:00Z">
                  <w:rPr>
                    <w:rFonts w:eastAsia="Times New Roman" w:cs="Calibri"/>
                    <w:bCs/>
                    <w:color w:val="000000"/>
                    <w:szCs w:val="20"/>
                    <w:lang w:eastAsia="zh-CN"/>
                  </w:rPr>
                </w:rPrChange>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Change w:id="192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27" w:author="Edward Leung" w:date="2017-01-10T12:35:00Z">
                  <w:rPr>
                    <w:rFonts w:eastAsia="Times New Roman" w:cs="Calibri"/>
                    <w:bCs/>
                    <w:color w:val="000000"/>
                    <w:szCs w:val="20"/>
                    <w:lang w:eastAsia="zh-CN"/>
                  </w:rPr>
                </w:rPrChange>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Change w:id="192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29" w:author="Edward Leung" w:date="2017-01-10T12:35:00Z">
                  <w:rPr>
                    <w:rFonts w:eastAsia="Times New Roman" w:cs="Calibri"/>
                    <w:bCs/>
                    <w:color w:val="000000"/>
                    <w:szCs w:val="20"/>
                    <w:lang w:eastAsia="zh-CN"/>
                  </w:rPr>
                </w:rPrChange>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Change w:id="193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31" w:author="Edward Leung" w:date="2017-01-10T12:35:00Z">
                  <w:rPr>
                    <w:rFonts w:eastAsia="Times New Roman" w:cs="Calibri"/>
                    <w:bCs/>
                    <w:color w:val="000000"/>
                    <w:szCs w:val="20"/>
                    <w:lang w:eastAsia="zh-CN"/>
                  </w:rPr>
                </w:rPrChange>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Change w:id="193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33" w:author="Edward Leung" w:date="2017-01-10T12:35:00Z">
                  <w:rPr>
                    <w:rFonts w:eastAsia="Times New Roman" w:cs="Calibri"/>
                    <w:bCs/>
                    <w:color w:val="000000"/>
                    <w:szCs w:val="20"/>
                    <w:lang w:eastAsia="zh-CN"/>
                  </w:rPr>
                </w:rPrChange>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Change w:id="193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35" w:author="Edward Leung" w:date="2017-01-10T12:35:00Z">
                  <w:rPr>
                    <w:rFonts w:eastAsia="Times New Roman" w:cs="Calibri"/>
                    <w:bCs/>
                    <w:color w:val="000000"/>
                    <w:szCs w:val="20"/>
                    <w:lang w:eastAsia="zh-CN"/>
                  </w:rPr>
                </w:rPrChange>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Change w:id="193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37" w:author="Edward Leung" w:date="2017-01-10T12:35:00Z">
                  <w:rPr>
                    <w:rFonts w:eastAsia="Times New Roman" w:cs="Calibri"/>
                    <w:bCs/>
                    <w:color w:val="000000"/>
                    <w:szCs w:val="20"/>
                    <w:lang w:eastAsia="zh-CN"/>
                  </w:rPr>
                </w:rPrChange>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Change w:id="193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39" w:author="Edward Leung" w:date="2017-01-10T12:35:00Z">
                  <w:rPr>
                    <w:rFonts w:eastAsia="Times New Roman" w:cs="Calibri"/>
                    <w:bCs/>
                    <w:color w:val="000000"/>
                    <w:szCs w:val="20"/>
                    <w:lang w:eastAsia="zh-CN"/>
                  </w:rPr>
                </w:rPrChange>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Change w:id="194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41" w:author="Edward Leung" w:date="2017-01-10T12:35:00Z">
                  <w:rPr>
                    <w:rFonts w:eastAsia="Times New Roman" w:cs="Calibri"/>
                    <w:bCs/>
                    <w:color w:val="000000"/>
                    <w:szCs w:val="20"/>
                    <w:lang w:eastAsia="zh-CN"/>
                  </w:rPr>
                </w:rPrChange>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Change w:id="194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43" w:author="Edward Leung" w:date="2017-01-10T12:35:00Z">
                  <w:rPr>
                    <w:rFonts w:eastAsia="Times New Roman" w:cs="Calibri"/>
                    <w:bCs/>
                    <w:color w:val="000000"/>
                    <w:szCs w:val="20"/>
                    <w:lang w:eastAsia="zh-CN"/>
                  </w:rPr>
                </w:rPrChange>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Change w:id="194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45" w:author="Edward Leung" w:date="2017-01-10T12:35:00Z">
                  <w:rPr>
                    <w:rFonts w:eastAsia="Times New Roman" w:cs="Calibri"/>
                    <w:bCs/>
                    <w:color w:val="000000"/>
                    <w:szCs w:val="20"/>
                    <w:lang w:eastAsia="zh-CN"/>
                  </w:rPr>
                </w:rPrChange>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Change w:id="194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47" w:author="Edward Leung" w:date="2017-01-10T12:35:00Z">
                  <w:rPr>
                    <w:rFonts w:eastAsia="Times New Roman" w:cs="Calibri"/>
                    <w:bCs/>
                    <w:color w:val="000000"/>
                    <w:szCs w:val="20"/>
                    <w:lang w:eastAsia="zh-CN"/>
                  </w:rPr>
                </w:rPrChange>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Change w:id="194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49" w:author="Edward Leung" w:date="2017-01-10T12:35:00Z">
                  <w:rPr>
                    <w:rFonts w:eastAsia="Times New Roman" w:cs="Calibri"/>
                    <w:bCs/>
                    <w:color w:val="000000"/>
                    <w:szCs w:val="20"/>
                    <w:lang w:eastAsia="zh-CN"/>
                  </w:rPr>
                </w:rPrChange>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Change w:id="195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51" w:author="Edward Leung" w:date="2017-01-10T12:35:00Z">
                  <w:rPr>
                    <w:rFonts w:eastAsia="Times New Roman" w:cs="Calibri"/>
                    <w:bCs/>
                    <w:color w:val="000000"/>
                    <w:szCs w:val="20"/>
                    <w:lang w:eastAsia="zh-CN"/>
                  </w:rPr>
                </w:rPrChange>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Change w:id="195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53" w:author="Edward Leung" w:date="2017-01-10T12:35:00Z">
                  <w:rPr>
                    <w:rFonts w:eastAsia="Times New Roman" w:cs="Calibri"/>
                    <w:bCs/>
                    <w:color w:val="000000"/>
                    <w:szCs w:val="20"/>
                    <w:lang w:eastAsia="zh-CN"/>
                  </w:rPr>
                </w:rPrChange>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Change w:id="195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55" w:author="Edward Leung" w:date="2017-01-10T12:35:00Z">
                  <w:rPr>
                    <w:rFonts w:eastAsia="Times New Roman" w:cs="Calibri"/>
                    <w:bCs/>
                    <w:color w:val="000000"/>
                    <w:szCs w:val="20"/>
                    <w:lang w:eastAsia="zh-CN"/>
                  </w:rPr>
                </w:rPrChange>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Change w:id="195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57" w:author="Edward Leung" w:date="2017-01-10T12:35:00Z">
                  <w:rPr>
                    <w:rFonts w:eastAsia="Times New Roman" w:cs="Calibri"/>
                    <w:bCs/>
                    <w:color w:val="000000"/>
                    <w:szCs w:val="20"/>
                    <w:lang w:eastAsia="zh-CN"/>
                  </w:rPr>
                </w:rPrChange>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Change w:id="195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59" w:author="Edward Leung" w:date="2017-01-10T12:35:00Z">
                  <w:rPr>
                    <w:rFonts w:eastAsia="Times New Roman" w:cs="Calibri"/>
                    <w:bCs/>
                    <w:color w:val="000000"/>
                    <w:szCs w:val="20"/>
                    <w:lang w:eastAsia="zh-CN"/>
                  </w:rPr>
                </w:rPrChange>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Change w:id="196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61" w:author="Edward Leung" w:date="2017-01-10T12:35:00Z">
                  <w:rPr>
                    <w:rFonts w:eastAsia="Times New Roman" w:cs="Calibri"/>
                    <w:bCs/>
                    <w:color w:val="000000"/>
                    <w:szCs w:val="20"/>
                    <w:lang w:eastAsia="zh-CN"/>
                  </w:rPr>
                </w:rPrChange>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Change w:id="196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63" w:author="Edward Leung" w:date="2017-01-10T12:35:00Z">
                  <w:rPr>
                    <w:rFonts w:eastAsia="Times New Roman" w:cs="Calibri"/>
                    <w:bCs/>
                    <w:color w:val="000000"/>
                    <w:szCs w:val="20"/>
                    <w:lang w:eastAsia="zh-CN"/>
                  </w:rPr>
                </w:rPrChange>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Change w:id="196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65" w:author="Edward Leung" w:date="2017-01-10T12:35:00Z">
                  <w:rPr>
                    <w:rFonts w:eastAsia="Times New Roman" w:cs="Calibri"/>
                    <w:bCs/>
                    <w:color w:val="000000"/>
                    <w:szCs w:val="20"/>
                    <w:lang w:eastAsia="zh-CN"/>
                  </w:rPr>
                </w:rPrChange>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Change w:id="196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67" w:author="Edward Leung" w:date="2017-01-10T12:35:00Z">
                  <w:rPr>
                    <w:rFonts w:eastAsia="Times New Roman" w:cs="Calibri"/>
                    <w:bCs/>
                    <w:color w:val="000000"/>
                    <w:szCs w:val="20"/>
                    <w:lang w:eastAsia="zh-CN"/>
                  </w:rPr>
                </w:rPrChange>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Change w:id="196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69" w:author="Edward Leung" w:date="2017-01-10T12:35:00Z">
                  <w:rPr>
                    <w:rFonts w:eastAsia="Times New Roman" w:cs="Calibri"/>
                    <w:bCs/>
                    <w:color w:val="000000"/>
                    <w:szCs w:val="20"/>
                    <w:lang w:eastAsia="zh-CN"/>
                  </w:rPr>
                </w:rPrChange>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Change w:id="197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71" w:author="Edward Leung" w:date="2017-01-10T12:35:00Z">
                  <w:rPr>
                    <w:rFonts w:eastAsia="Times New Roman" w:cs="Calibri"/>
                    <w:bCs/>
                    <w:color w:val="000000"/>
                    <w:szCs w:val="20"/>
                    <w:lang w:eastAsia="zh-CN"/>
                  </w:rPr>
                </w:rPrChange>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Change w:id="197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73" w:author="Edward Leung" w:date="2017-01-10T12:35:00Z">
                  <w:rPr>
                    <w:rFonts w:eastAsia="Times New Roman" w:cs="Calibri"/>
                    <w:bCs/>
                    <w:color w:val="000000"/>
                    <w:szCs w:val="20"/>
                    <w:lang w:eastAsia="zh-CN"/>
                  </w:rPr>
                </w:rPrChange>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Change w:id="197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75" w:author="Edward Leung" w:date="2017-01-10T12:35:00Z">
                  <w:rPr>
                    <w:rFonts w:eastAsia="Times New Roman" w:cs="Calibri"/>
                    <w:bCs/>
                    <w:color w:val="000000"/>
                    <w:szCs w:val="20"/>
                    <w:lang w:eastAsia="zh-CN"/>
                  </w:rPr>
                </w:rPrChange>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Change w:id="197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77" w:author="Edward Leung" w:date="2017-01-10T12:35:00Z">
                  <w:rPr>
                    <w:rFonts w:eastAsia="Times New Roman" w:cs="Calibri"/>
                    <w:bCs/>
                    <w:color w:val="000000"/>
                    <w:szCs w:val="20"/>
                    <w:lang w:eastAsia="zh-CN"/>
                  </w:rPr>
                </w:rPrChange>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Change w:id="197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79" w:author="Edward Leung" w:date="2017-01-10T12:35:00Z">
                  <w:rPr>
                    <w:rFonts w:eastAsia="Times New Roman" w:cs="Calibri"/>
                    <w:bCs/>
                    <w:color w:val="000000"/>
                    <w:szCs w:val="20"/>
                    <w:lang w:eastAsia="zh-CN"/>
                  </w:rPr>
                </w:rPrChange>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Change w:id="198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81" w:author="Edward Leung" w:date="2017-01-10T12:35:00Z">
                  <w:rPr>
                    <w:rFonts w:eastAsia="Times New Roman" w:cs="Calibri"/>
                    <w:bCs/>
                    <w:color w:val="000000"/>
                    <w:szCs w:val="20"/>
                    <w:lang w:eastAsia="zh-CN"/>
                  </w:rPr>
                </w:rPrChange>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Change w:id="198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83" w:author="Edward Leung" w:date="2017-01-10T12:35:00Z">
                  <w:rPr>
                    <w:rFonts w:eastAsia="Times New Roman" w:cs="Calibri"/>
                    <w:bCs/>
                    <w:color w:val="000000"/>
                    <w:szCs w:val="20"/>
                    <w:lang w:eastAsia="zh-CN"/>
                  </w:rPr>
                </w:rPrChange>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Change w:id="198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85" w:author="Edward Leung" w:date="2017-01-10T12:35:00Z">
                  <w:rPr>
                    <w:rFonts w:eastAsia="Times New Roman" w:cs="Calibri"/>
                    <w:bCs/>
                    <w:color w:val="000000"/>
                    <w:szCs w:val="20"/>
                    <w:lang w:eastAsia="zh-CN"/>
                  </w:rPr>
                </w:rPrChange>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Change w:id="198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87" w:author="Edward Leung" w:date="2017-01-10T12:35:00Z">
                  <w:rPr>
                    <w:rFonts w:eastAsia="Times New Roman" w:cs="Calibri"/>
                    <w:bCs/>
                    <w:color w:val="000000"/>
                    <w:szCs w:val="20"/>
                    <w:lang w:eastAsia="zh-CN"/>
                  </w:rPr>
                </w:rPrChange>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Change w:id="198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89" w:author="Edward Leung" w:date="2017-01-10T12:35:00Z">
                  <w:rPr>
                    <w:rFonts w:eastAsia="Times New Roman" w:cs="Calibri"/>
                    <w:bCs/>
                    <w:color w:val="000000"/>
                    <w:szCs w:val="20"/>
                    <w:lang w:eastAsia="zh-CN"/>
                  </w:rPr>
                </w:rPrChange>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Change w:id="199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91" w:author="Edward Leung" w:date="2017-01-10T12:35:00Z">
                  <w:rPr>
                    <w:rFonts w:eastAsia="Times New Roman" w:cs="Calibri"/>
                    <w:bCs/>
                    <w:color w:val="000000"/>
                    <w:szCs w:val="20"/>
                    <w:lang w:eastAsia="zh-CN"/>
                  </w:rPr>
                </w:rPrChange>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Change w:id="199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93" w:author="Edward Leung" w:date="2017-01-10T12:35:00Z">
                  <w:rPr>
                    <w:rFonts w:eastAsia="Times New Roman" w:cs="Calibri"/>
                    <w:bCs/>
                    <w:color w:val="000000"/>
                    <w:szCs w:val="20"/>
                    <w:lang w:eastAsia="zh-CN"/>
                  </w:rPr>
                </w:rPrChange>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Change w:id="199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95" w:author="Edward Leung" w:date="2017-01-10T12:35:00Z">
                  <w:rPr>
                    <w:rFonts w:eastAsia="Times New Roman" w:cs="Calibri"/>
                    <w:bCs/>
                    <w:color w:val="000000"/>
                    <w:szCs w:val="20"/>
                    <w:lang w:eastAsia="zh-CN"/>
                  </w:rPr>
                </w:rPrChange>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Change w:id="199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97" w:author="Edward Leung" w:date="2017-01-10T12:35:00Z">
                  <w:rPr>
                    <w:rFonts w:eastAsia="Times New Roman" w:cs="Calibri"/>
                    <w:bCs/>
                    <w:color w:val="000000"/>
                    <w:szCs w:val="20"/>
                    <w:lang w:eastAsia="zh-CN"/>
                  </w:rPr>
                </w:rPrChange>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Change w:id="199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1999" w:author="Edward Leung" w:date="2017-01-10T12:35:00Z">
                  <w:rPr>
                    <w:rFonts w:eastAsia="Times New Roman" w:cs="Calibri"/>
                    <w:bCs/>
                    <w:color w:val="000000"/>
                    <w:szCs w:val="20"/>
                    <w:lang w:eastAsia="zh-CN"/>
                  </w:rPr>
                </w:rPrChange>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Change w:id="200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01" w:author="Edward Leung" w:date="2017-01-10T12:35:00Z">
                  <w:rPr>
                    <w:rFonts w:eastAsia="Times New Roman" w:cs="Calibri"/>
                    <w:bCs/>
                    <w:color w:val="000000"/>
                    <w:szCs w:val="20"/>
                    <w:lang w:eastAsia="zh-CN"/>
                  </w:rPr>
                </w:rPrChange>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Change w:id="200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03" w:author="Edward Leung" w:date="2017-01-10T12:35:00Z">
                  <w:rPr>
                    <w:rFonts w:eastAsia="Times New Roman" w:cs="Calibri"/>
                    <w:bCs/>
                    <w:color w:val="000000"/>
                    <w:szCs w:val="20"/>
                    <w:lang w:eastAsia="zh-CN"/>
                  </w:rPr>
                </w:rPrChange>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Change w:id="200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05" w:author="Edward Leung" w:date="2017-01-10T12:35:00Z">
                  <w:rPr>
                    <w:rFonts w:eastAsia="Times New Roman" w:cs="Calibri"/>
                    <w:bCs/>
                    <w:color w:val="000000"/>
                    <w:szCs w:val="20"/>
                    <w:lang w:eastAsia="zh-CN"/>
                  </w:rPr>
                </w:rPrChange>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Change w:id="200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07" w:author="Edward Leung" w:date="2017-01-10T12:35:00Z">
                  <w:rPr>
                    <w:rFonts w:eastAsia="Times New Roman" w:cs="Calibri"/>
                    <w:bCs/>
                    <w:color w:val="000000"/>
                    <w:szCs w:val="20"/>
                    <w:lang w:eastAsia="zh-CN"/>
                  </w:rPr>
                </w:rPrChange>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Change w:id="200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09" w:author="Edward Leung" w:date="2017-01-10T12:35:00Z">
                  <w:rPr>
                    <w:rFonts w:eastAsia="Times New Roman" w:cs="Calibri"/>
                    <w:bCs/>
                    <w:color w:val="000000"/>
                    <w:szCs w:val="20"/>
                    <w:lang w:eastAsia="zh-CN"/>
                  </w:rPr>
                </w:rPrChange>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Change w:id="201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11" w:author="Edward Leung" w:date="2017-01-10T12:35:00Z">
                  <w:rPr>
                    <w:rFonts w:eastAsia="Times New Roman" w:cs="Calibri"/>
                    <w:bCs/>
                    <w:color w:val="000000"/>
                    <w:szCs w:val="20"/>
                    <w:lang w:eastAsia="zh-CN"/>
                  </w:rPr>
                </w:rPrChange>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Change w:id="201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13" w:author="Edward Leung" w:date="2017-01-10T12:35:00Z">
                  <w:rPr>
                    <w:rFonts w:eastAsia="Times New Roman" w:cs="Calibri"/>
                    <w:bCs/>
                    <w:color w:val="000000"/>
                    <w:szCs w:val="20"/>
                    <w:lang w:eastAsia="zh-CN"/>
                  </w:rPr>
                </w:rPrChange>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Change w:id="201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15" w:author="Edward Leung" w:date="2017-01-10T12:35:00Z">
                  <w:rPr>
                    <w:rFonts w:eastAsia="Times New Roman" w:cs="Calibri"/>
                    <w:bCs/>
                    <w:color w:val="000000"/>
                    <w:szCs w:val="20"/>
                    <w:lang w:eastAsia="zh-CN"/>
                  </w:rPr>
                </w:rPrChange>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Change w:id="201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17" w:author="Edward Leung" w:date="2017-01-10T12:35:00Z">
                  <w:rPr>
                    <w:rFonts w:eastAsia="Times New Roman" w:cs="Calibri"/>
                    <w:bCs/>
                    <w:color w:val="000000"/>
                    <w:szCs w:val="20"/>
                    <w:lang w:eastAsia="zh-CN"/>
                  </w:rPr>
                </w:rPrChange>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Change w:id="201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19" w:author="Edward Leung" w:date="2017-01-10T12:35:00Z">
                  <w:rPr>
                    <w:rFonts w:eastAsia="Times New Roman" w:cs="Calibri"/>
                    <w:bCs/>
                    <w:color w:val="000000"/>
                    <w:szCs w:val="20"/>
                    <w:lang w:eastAsia="zh-CN"/>
                  </w:rPr>
                </w:rPrChange>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Change w:id="202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21" w:author="Edward Leung" w:date="2017-01-10T12:35:00Z">
                  <w:rPr>
                    <w:rFonts w:eastAsia="Times New Roman" w:cs="Calibri"/>
                    <w:bCs/>
                    <w:color w:val="000000"/>
                    <w:szCs w:val="20"/>
                    <w:lang w:eastAsia="zh-CN"/>
                  </w:rPr>
                </w:rPrChange>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Change w:id="202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23" w:author="Edward Leung" w:date="2017-01-10T12:35:00Z">
                  <w:rPr>
                    <w:rFonts w:eastAsia="Times New Roman" w:cs="Calibri"/>
                    <w:bCs/>
                    <w:color w:val="000000"/>
                    <w:szCs w:val="20"/>
                    <w:lang w:eastAsia="zh-CN"/>
                  </w:rPr>
                </w:rPrChange>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Change w:id="202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25" w:author="Edward Leung" w:date="2017-01-10T12:35:00Z">
                  <w:rPr>
                    <w:rFonts w:eastAsia="Times New Roman" w:cs="Calibri"/>
                    <w:bCs/>
                    <w:color w:val="000000"/>
                    <w:szCs w:val="20"/>
                    <w:lang w:eastAsia="zh-CN"/>
                  </w:rPr>
                </w:rPrChange>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Change w:id="202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27" w:author="Edward Leung" w:date="2017-01-10T12:35:00Z">
                  <w:rPr>
                    <w:rFonts w:eastAsia="Times New Roman" w:cs="Calibri"/>
                    <w:bCs/>
                    <w:color w:val="000000"/>
                    <w:szCs w:val="20"/>
                    <w:lang w:eastAsia="zh-CN"/>
                  </w:rPr>
                </w:rPrChange>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Change w:id="202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29" w:author="Edward Leung" w:date="2017-01-10T12:35:00Z">
                  <w:rPr>
                    <w:rFonts w:eastAsia="Times New Roman" w:cs="Calibri"/>
                    <w:bCs/>
                    <w:color w:val="000000"/>
                    <w:szCs w:val="20"/>
                    <w:lang w:eastAsia="zh-CN"/>
                  </w:rPr>
                </w:rPrChange>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Change w:id="203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31" w:author="Edward Leung" w:date="2017-01-10T12:35:00Z">
                  <w:rPr>
                    <w:rFonts w:eastAsia="Times New Roman" w:cs="Calibri"/>
                    <w:bCs/>
                    <w:color w:val="000000"/>
                    <w:szCs w:val="20"/>
                    <w:lang w:eastAsia="zh-CN"/>
                  </w:rPr>
                </w:rPrChange>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Change w:id="203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33" w:author="Edward Leung" w:date="2017-01-10T12:35:00Z">
                  <w:rPr>
                    <w:rFonts w:eastAsia="Times New Roman" w:cs="Calibri"/>
                    <w:bCs/>
                    <w:color w:val="000000"/>
                    <w:szCs w:val="20"/>
                    <w:lang w:eastAsia="zh-CN"/>
                  </w:rPr>
                </w:rPrChange>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Change w:id="203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35" w:author="Edward Leung" w:date="2017-01-10T12:35:00Z">
                  <w:rPr>
                    <w:rFonts w:eastAsia="Times New Roman" w:cs="Calibri"/>
                    <w:bCs/>
                    <w:color w:val="000000"/>
                    <w:szCs w:val="20"/>
                    <w:lang w:eastAsia="zh-CN"/>
                  </w:rPr>
                </w:rPrChange>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Change w:id="203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37" w:author="Edward Leung" w:date="2017-01-10T12:35:00Z">
                  <w:rPr>
                    <w:rFonts w:eastAsia="Times New Roman" w:cs="Calibri"/>
                    <w:bCs/>
                    <w:color w:val="000000"/>
                    <w:szCs w:val="20"/>
                    <w:lang w:eastAsia="zh-CN"/>
                  </w:rPr>
                </w:rPrChange>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Change w:id="203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39" w:author="Edward Leung" w:date="2017-01-10T12:35:00Z">
                  <w:rPr>
                    <w:rFonts w:eastAsia="Times New Roman" w:cs="Calibri"/>
                    <w:bCs/>
                    <w:color w:val="000000"/>
                    <w:szCs w:val="20"/>
                    <w:lang w:eastAsia="zh-CN"/>
                  </w:rPr>
                </w:rPrChange>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Change w:id="204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41" w:author="Edward Leung" w:date="2017-01-10T12:35:00Z">
                  <w:rPr>
                    <w:rFonts w:eastAsia="Times New Roman" w:cs="Calibri"/>
                    <w:bCs/>
                    <w:color w:val="000000"/>
                    <w:szCs w:val="20"/>
                    <w:lang w:eastAsia="zh-CN"/>
                  </w:rPr>
                </w:rPrChange>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Change w:id="204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43" w:author="Edward Leung" w:date="2017-01-10T12:35:00Z">
                  <w:rPr>
                    <w:rFonts w:eastAsia="Times New Roman" w:cs="Calibri"/>
                    <w:bCs/>
                    <w:color w:val="000000"/>
                    <w:szCs w:val="20"/>
                    <w:lang w:eastAsia="zh-CN"/>
                  </w:rPr>
                </w:rPrChange>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Change w:id="204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45" w:author="Edward Leung" w:date="2017-01-10T12:35:00Z">
                  <w:rPr>
                    <w:rFonts w:eastAsia="Times New Roman" w:cs="Calibri"/>
                    <w:bCs/>
                    <w:color w:val="000000"/>
                    <w:szCs w:val="20"/>
                    <w:lang w:eastAsia="zh-CN"/>
                  </w:rPr>
                </w:rPrChange>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Change w:id="204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47" w:author="Edward Leung" w:date="2017-01-10T12:35:00Z">
                  <w:rPr>
                    <w:rFonts w:eastAsia="Times New Roman" w:cs="Calibri"/>
                    <w:bCs/>
                    <w:color w:val="000000"/>
                    <w:szCs w:val="20"/>
                    <w:lang w:eastAsia="zh-CN"/>
                  </w:rPr>
                </w:rPrChange>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Change w:id="204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49" w:author="Edward Leung" w:date="2017-01-10T12:35:00Z">
                  <w:rPr>
                    <w:rFonts w:eastAsia="Times New Roman" w:cs="Calibri"/>
                    <w:bCs/>
                    <w:color w:val="000000"/>
                    <w:szCs w:val="20"/>
                    <w:lang w:eastAsia="zh-CN"/>
                  </w:rPr>
                </w:rPrChange>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Change w:id="205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51" w:author="Edward Leung" w:date="2017-01-10T12:35:00Z">
                  <w:rPr>
                    <w:rFonts w:eastAsia="Times New Roman" w:cs="Calibri"/>
                    <w:bCs/>
                    <w:color w:val="000000"/>
                    <w:szCs w:val="20"/>
                    <w:lang w:eastAsia="zh-CN"/>
                  </w:rPr>
                </w:rPrChange>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Change w:id="205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53" w:author="Edward Leung" w:date="2017-01-10T12:35:00Z">
                  <w:rPr>
                    <w:rFonts w:eastAsia="Times New Roman" w:cs="Calibri"/>
                    <w:bCs/>
                    <w:color w:val="000000"/>
                    <w:szCs w:val="20"/>
                    <w:lang w:eastAsia="zh-CN"/>
                  </w:rPr>
                </w:rPrChange>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Change w:id="205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55" w:author="Edward Leung" w:date="2017-01-10T12:35:00Z">
                  <w:rPr>
                    <w:rFonts w:eastAsia="Times New Roman" w:cs="Calibri"/>
                    <w:bCs/>
                    <w:color w:val="000000"/>
                    <w:szCs w:val="20"/>
                    <w:lang w:eastAsia="zh-CN"/>
                  </w:rPr>
                </w:rPrChange>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Change w:id="205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57" w:author="Edward Leung" w:date="2017-01-10T12:35:00Z">
                  <w:rPr>
                    <w:rFonts w:eastAsia="Times New Roman" w:cs="Calibri"/>
                    <w:bCs/>
                    <w:color w:val="000000"/>
                    <w:szCs w:val="20"/>
                    <w:lang w:eastAsia="zh-CN"/>
                  </w:rPr>
                </w:rPrChange>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Change w:id="205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59" w:author="Edward Leung" w:date="2017-01-10T12:35:00Z">
                  <w:rPr>
                    <w:rFonts w:eastAsia="Times New Roman" w:cs="Calibri"/>
                    <w:bCs/>
                    <w:color w:val="000000"/>
                    <w:szCs w:val="20"/>
                    <w:lang w:eastAsia="zh-CN"/>
                  </w:rPr>
                </w:rPrChange>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Change w:id="206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61" w:author="Edward Leung" w:date="2017-01-10T12:35:00Z">
                  <w:rPr>
                    <w:rFonts w:eastAsia="Times New Roman" w:cs="Calibri"/>
                    <w:bCs/>
                    <w:color w:val="000000"/>
                    <w:szCs w:val="20"/>
                    <w:lang w:eastAsia="zh-CN"/>
                  </w:rPr>
                </w:rPrChange>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Change w:id="206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63" w:author="Edward Leung" w:date="2017-01-10T12:35:00Z">
                  <w:rPr>
                    <w:rFonts w:eastAsia="Times New Roman" w:cs="Calibri"/>
                    <w:bCs/>
                    <w:color w:val="000000"/>
                    <w:szCs w:val="20"/>
                    <w:lang w:eastAsia="zh-CN"/>
                  </w:rPr>
                </w:rPrChange>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Change w:id="206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65" w:author="Edward Leung" w:date="2017-01-10T12:35:00Z">
                  <w:rPr>
                    <w:rFonts w:eastAsia="Times New Roman" w:cs="Calibri"/>
                    <w:bCs/>
                    <w:color w:val="000000"/>
                    <w:szCs w:val="20"/>
                    <w:lang w:eastAsia="zh-CN"/>
                  </w:rPr>
                </w:rPrChange>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Change w:id="206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67" w:author="Edward Leung" w:date="2017-01-10T12:35:00Z">
                  <w:rPr>
                    <w:rFonts w:eastAsia="Times New Roman" w:cs="Calibri"/>
                    <w:bCs/>
                    <w:color w:val="000000"/>
                    <w:szCs w:val="20"/>
                    <w:lang w:eastAsia="zh-CN"/>
                  </w:rPr>
                </w:rPrChange>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Change w:id="206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69" w:author="Edward Leung" w:date="2017-01-10T12:35:00Z">
                  <w:rPr>
                    <w:rFonts w:eastAsia="Times New Roman" w:cs="Calibri"/>
                    <w:bCs/>
                    <w:color w:val="000000"/>
                    <w:szCs w:val="20"/>
                    <w:lang w:eastAsia="zh-CN"/>
                  </w:rPr>
                </w:rPrChange>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Change w:id="207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71" w:author="Edward Leung" w:date="2017-01-10T12:35:00Z">
                  <w:rPr>
                    <w:rFonts w:eastAsia="Times New Roman" w:cs="Calibri"/>
                    <w:bCs/>
                    <w:color w:val="000000"/>
                    <w:szCs w:val="20"/>
                    <w:lang w:eastAsia="zh-CN"/>
                  </w:rPr>
                </w:rPrChange>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Change w:id="207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73" w:author="Edward Leung" w:date="2017-01-10T12:35:00Z">
                  <w:rPr>
                    <w:rFonts w:eastAsia="Times New Roman" w:cs="Calibri"/>
                    <w:bCs/>
                    <w:color w:val="000000"/>
                    <w:szCs w:val="20"/>
                    <w:lang w:eastAsia="zh-CN"/>
                  </w:rPr>
                </w:rPrChange>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Change w:id="207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75" w:author="Edward Leung" w:date="2017-01-10T12:35:00Z">
                  <w:rPr>
                    <w:rFonts w:eastAsia="Times New Roman" w:cs="Calibri"/>
                    <w:bCs/>
                    <w:color w:val="000000"/>
                    <w:szCs w:val="20"/>
                    <w:lang w:eastAsia="zh-CN"/>
                  </w:rPr>
                </w:rPrChange>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Change w:id="207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77" w:author="Edward Leung" w:date="2017-01-10T12:35:00Z">
                  <w:rPr>
                    <w:rFonts w:eastAsia="Times New Roman" w:cs="Calibri"/>
                    <w:bCs/>
                    <w:color w:val="000000"/>
                    <w:szCs w:val="20"/>
                    <w:lang w:eastAsia="zh-CN"/>
                  </w:rPr>
                </w:rPrChange>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Change w:id="207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79" w:author="Edward Leung" w:date="2017-01-10T12:35:00Z">
                  <w:rPr>
                    <w:rFonts w:eastAsia="Times New Roman" w:cs="Calibri"/>
                    <w:bCs/>
                    <w:color w:val="000000"/>
                    <w:szCs w:val="20"/>
                    <w:lang w:eastAsia="zh-CN"/>
                  </w:rPr>
                </w:rPrChange>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Change w:id="208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81" w:author="Edward Leung" w:date="2017-01-10T12:35:00Z">
                  <w:rPr>
                    <w:rFonts w:eastAsia="Times New Roman" w:cs="Calibri"/>
                    <w:bCs/>
                    <w:color w:val="000000"/>
                    <w:szCs w:val="20"/>
                    <w:lang w:eastAsia="zh-CN"/>
                  </w:rPr>
                </w:rPrChange>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Change w:id="208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83" w:author="Edward Leung" w:date="2017-01-10T12:35:00Z">
                  <w:rPr>
                    <w:rFonts w:eastAsia="Times New Roman" w:cs="Calibri"/>
                    <w:bCs/>
                    <w:color w:val="000000"/>
                    <w:szCs w:val="20"/>
                    <w:lang w:eastAsia="zh-CN"/>
                  </w:rPr>
                </w:rPrChange>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Change w:id="208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85" w:author="Edward Leung" w:date="2017-01-10T12:35:00Z">
                  <w:rPr>
                    <w:rFonts w:eastAsia="Times New Roman" w:cs="Calibri"/>
                    <w:bCs/>
                    <w:color w:val="000000"/>
                    <w:szCs w:val="20"/>
                    <w:lang w:eastAsia="zh-CN"/>
                  </w:rPr>
                </w:rPrChange>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Change w:id="208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87" w:author="Edward Leung" w:date="2017-01-10T12:35:00Z">
                  <w:rPr>
                    <w:rFonts w:eastAsia="Times New Roman" w:cs="Calibri"/>
                    <w:bCs/>
                    <w:color w:val="000000"/>
                    <w:szCs w:val="20"/>
                    <w:lang w:eastAsia="zh-CN"/>
                  </w:rPr>
                </w:rPrChange>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Change w:id="208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89" w:author="Edward Leung" w:date="2017-01-10T12:35:00Z">
                  <w:rPr>
                    <w:rFonts w:eastAsia="Times New Roman" w:cs="Calibri"/>
                    <w:bCs/>
                    <w:color w:val="000000"/>
                    <w:szCs w:val="20"/>
                    <w:lang w:eastAsia="zh-CN"/>
                  </w:rPr>
                </w:rPrChange>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Change w:id="209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91" w:author="Edward Leung" w:date="2017-01-10T12:35:00Z">
                  <w:rPr>
                    <w:rFonts w:eastAsia="Times New Roman" w:cs="Calibri"/>
                    <w:bCs/>
                    <w:color w:val="000000"/>
                    <w:szCs w:val="20"/>
                    <w:lang w:eastAsia="zh-CN"/>
                  </w:rPr>
                </w:rPrChange>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Change w:id="209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93" w:author="Edward Leung" w:date="2017-01-10T12:35:00Z">
                  <w:rPr>
                    <w:rFonts w:eastAsia="Times New Roman" w:cs="Calibri"/>
                    <w:bCs/>
                    <w:color w:val="000000"/>
                    <w:szCs w:val="20"/>
                    <w:lang w:eastAsia="zh-CN"/>
                  </w:rPr>
                </w:rPrChange>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Change w:id="209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95" w:author="Edward Leung" w:date="2017-01-10T12:35:00Z">
                  <w:rPr>
                    <w:rFonts w:eastAsia="Times New Roman" w:cs="Calibri"/>
                    <w:bCs/>
                    <w:color w:val="000000"/>
                    <w:szCs w:val="20"/>
                    <w:lang w:eastAsia="zh-CN"/>
                  </w:rPr>
                </w:rPrChange>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Change w:id="209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97" w:author="Edward Leung" w:date="2017-01-10T12:35:00Z">
                  <w:rPr>
                    <w:rFonts w:eastAsia="Times New Roman" w:cs="Calibri"/>
                    <w:bCs/>
                    <w:color w:val="000000"/>
                    <w:szCs w:val="20"/>
                    <w:lang w:eastAsia="zh-CN"/>
                  </w:rPr>
                </w:rPrChange>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Change w:id="209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099" w:author="Edward Leung" w:date="2017-01-10T12:35:00Z">
                  <w:rPr>
                    <w:rFonts w:eastAsia="Times New Roman" w:cs="Calibri"/>
                    <w:bCs/>
                    <w:color w:val="000000"/>
                    <w:szCs w:val="20"/>
                    <w:lang w:eastAsia="zh-CN"/>
                  </w:rPr>
                </w:rPrChange>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Change w:id="210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01" w:author="Edward Leung" w:date="2017-01-10T12:35:00Z">
                  <w:rPr>
                    <w:rFonts w:eastAsia="Times New Roman" w:cs="Calibri"/>
                    <w:bCs/>
                    <w:color w:val="000000"/>
                    <w:szCs w:val="20"/>
                    <w:lang w:eastAsia="zh-CN"/>
                  </w:rPr>
                </w:rPrChange>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Change w:id="210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03" w:author="Edward Leung" w:date="2017-01-10T12:35:00Z">
                  <w:rPr>
                    <w:rFonts w:eastAsia="Times New Roman" w:cs="Calibri"/>
                    <w:bCs/>
                    <w:color w:val="000000"/>
                    <w:szCs w:val="20"/>
                    <w:lang w:eastAsia="zh-CN"/>
                  </w:rPr>
                </w:rPrChange>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Change w:id="210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05" w:author="Edward Leung" w:date="2017-01-10T12:35:00Z">
                  <w:rPr>
                    <w:rFonts w:eastAsia="Times New Roman" w:cs="Calibri"/>
                    <w:bCs/>
                    <w:color w:val="000000"/>
                    <w:szCs w:val="20"/>
                    <w:lang w:eastAsia="zh-CN"/>
                  </w:rPr>
                </w:rPrChange>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Change w:id="210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07" w:author="Edward Leung" w:date="2017-01-10T12:35:00Z">
                  <w:rPr>
                    <w:rFonts w:eastAsia="Times New Roman" w:cs="Calibri"/>
                    <w:bCs/>
                    <w:color w:val="000000"/>
                    <w:szCs w:val="20"/>
                    <w:lang w:eastAsia="zh-CN"/>
                  </w:rPr>
                </w:rPrChange>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Change w:id="210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09" w:author="Edward Leung" w:date="2017-01-10T12:35:00Z">
                  <w:rPr>
                    <w:rFonts w:eastAsia="Times New Roman" w:cs="Calibri"/>
                    <w:bCs/>
                    <w:color w:val="000000"/>
                    <w:szCs w:val="20"/>
                    <w:lang w:eastAsia="zh-CN"/>
                  </w:rPr>
                </w:rPrChange>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Change w:id="211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11" w:author="Edward Leung" w:date="2017-01-10T12:35:00Z">
                  <w:rPr>
                    <w:rFonts w:eastAsia="Times New Roman" w:cs="Calibri"/>
                    <w:bCs/>
                    <w:color w:val="000000"/>
                    <w:szCs w:val="20"/>
                    <w:lang w:eastAsia="zh-CN"/>
                  </w:rPr>
                </w:rPrChange>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Change w:id="211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13" w:author="Edward Leung" w:date="2017-01-10T12:35:00Z">
                  <w:rPr>
                    <w:rFonts w:eastAsia="Times New Roman" w:cs="Calibri"/>
                    <w:bCs/>
                    <w:color w:val="000000"/>
                    <w:szCs w:val="20"/>
                    <w:lang w:eastAsia="zh-CN"/>
                  </w:rPr>
                </w:rPrChange>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Change w:id="211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15" w:author="Edward Leung" w:date="2017-01-10T12:35:00Z">
                  <w:rPr>
                    <w:rFonts w:eastAsia="Times New Roman" w:cs="Calibri"/>
                    <w:bCs/>
                    <w:color w:val="000000"/>
                    <w:szCs w:val="20"/>
                    <w:lang w:eastAsia="zh-CN"/>
                  </w:rPr>
                </w:rPrChange>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Change w:id="211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17" w:author="Edward Leung" w:date="2017-01-10T12:35:00Z">
                  <w:rPr>
                    <w:rFonts w:eastAsia="Times New Roman" w:cs="Calibri"/>
                    <w:bCs/>
                    <w:color w:val="000000"/>
                    <w:szCs w:val="20"/>
                    <w:lang w:eastAsia="zh-CN"/>
                  </w:rPr>
                </w:rPrChange>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Change w:id="211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19" w:author="Edward Leung" w:date="2017-01-10T12:35:00Z">
                  <w:rPr>
                    <w:rFonts w:eastAsia="Times New Roman" w:cs="Calibri"/>
                    <w:bCs/>
                    <w:color w:val="000000"/>
                    <w:szCs w:val="20"/>
                    <w:lang w:eastAsia="zh-CN"/>
                  </w:rPr>
                </w:rPrChange>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Change w:id="212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21" w:author="Edward Leung" w:date="2017-01-10T12:35:00Z">
                  <w:rPr>
                    <w:rFonts w:eastAsia="Times New Roman" w:cs="Calibri"/>
                    <w:bCs/>
                    <w:color w:val="000000"/>
                    <w:szCs w:val="20"/>
                    <w:lang w:eastAsia="zh-CN"/>
                  </w:rPr>
                </w:rPrChange>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Change w:id="212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23" w:author="Edward Leung" w:date="2017-01-10T12:35:00Z">
                  <w:rPr>
                    <w:rFonts w:eastAsia="Times New Roman" w:cs="Calibri"/>
                    <w:bCs/>
                    <w:color w:val="000000"/>
                    <w:szCs w:val="20"/>
                    <w:lang w:eastAsia="zh-CN"/>
                  </w:rPr>
                </w:rPrChange>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Change w:id="212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25" w:author="Edward Leung" w:date="2017-01-10T12:35:00Z">
                  <w:rPr>
                    <w:rFonts w:eastAsia="Times New Roman" w:cs="Calibri"/>
                    <w:bCs/>
                    <w:color w:val="000000"/>
                    <w:szCs w:val="20"/>
                    <w:lang w:eastAsia="zh-CN"/>
                  </w:rPr>
                </w:rPrChange>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Change w:id="212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27" w:author="Edward Leung" w:date="2017-01-10T12:35:00Z">
                  <w:rPr>
                    <w:rFonts w:eastAsia="Times New Roman" w:cs="Calibri"/>
                    <w:bCs/>
                    <w:color w:val="000000"/>
                    <w:szCs w:val="20"/>
                    <w:lang w:eastAsia="zh-CN"/>
                  </w:rPr>
                </w:rPrChange>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Change w:id="212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29" w:author="Edward Leung" w:date="2017-01-10T12:35:00Z">
                  <w:rPr>
                    <w:rFonts w:eastAsia="Times New Roman" w:cs="Calibri"/>
                    <w:bCs/>
                    <w:color w:val="000000"/>
                    <w:szCs w:val="20"/>
                    <w:lang w:eastAsia="zh-CN"/>
                  </w:rPr>
                </w:rPrChange>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Change w:id="213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31" w:author="Edward Leung" w:date="2017-01-10T12:35:00Z">
                  <w:rPr>
                    <w:rFonts w:eastAsia="Times New Roman" w:cs="Calibri"/>
                    <w:bCs/>
                    <w:color w:val="000000"/>
                    <w:szCs w:val="20"/>
                    <w:lang w:eastAsia="zh-CN"/>
                  </w:rPr>
                </w:rPrChange>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Change w:id="213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33" w:author="Edward Leung" w:date="2017-01-10T12:35:00Z">
                  <w:rPr>
                    <w:rFonts w:eastAsia="Times New Roman" w:cs="Calibri"/>
                    <w:bCs/>
                    <w:color w:val="000000"/>
                    <w:szCs w:val="20"/>
                    <w:lang w:eastAsia="zh-CN"/>
                  </w:rPr>
                </w:rPrChange>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Change w:id="213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35" w:author="Edward Leung" w:date="2017-01-10T12:35:00Z">
                  <w:rPr>
                    <w:rFonts w:eastAsia="Times New Roman" w:cs="Calibri"/>
                    <w:bCs/>
                    <w:color w:val="000000"/>
                    <w:szCs w:val="20"/>
                    <w:lang w:eastAsia="zh-CN"/>
                  </w:rPr>
                </w:rPrChange>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Change w:id="213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37" w:author="Edward Leung" w:date="2017-01-10T12:35:00Z">
                  <w:rPr>
                    <w:rFonts w:eastAsia="Times New Roman" w:cs="Calibri"/>
                    <w:bCs/>
                    <w:color w:val="000000"/>
                    <w:szCs w:val="20"/>
                    <w:lang w:eastAsia="zh-CN"/>
                  </w:rPr>
                </w:rPrChange>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Change w:id="213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39" w:author="Edward Leung" w:date="2017-01-10T12:35:00Z">
                  <w:rPr>
                    <w:rFonts w:eastAsia="Times New Roman" w:cs="Calibri"/>
                    <w:bCs/>
                    <w:color w:val="000000"/>
                    <w:szCs w:val="20"/>
                    <w:lang w:eastAsia="zh-CN"/>
                  </w:rPr>
                </w:rPrChange>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Change w:id="214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41" w:author="Edward Leung" w:date="2017-01-10T12:35:00Z">
                  <w:rPr>
                    <w:rFonts w:eastAsia="Times New Roman" w:cs="Calibri"/>
                    <w:bCs/>
                    <w:color w:val="000000"/>
                    <w:szCs w:val="20"/>
                    <w:lang w:eastAsia="zh-CN"/>
                  </w:rPr>
                </w:rPrChange>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Change w:id="214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43" w:author="Edward Leung" w:date="2017-01-10T12:35:00Z">
                  <w:rPr>
                    <w:rFonts w:eastAsia="Times New Roman" w:cs="Calibri"/>
                    <w:bCs/>
                    <w:color w:val="000000"/>
                    <w:szCs w:val="20"/>
                    <w:lang w:eastAsia="zh-CN"/>
                  </w:rPr>
                </w:rPrChange>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Change w:id="214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45" w:author="Edward Leung" w:date="2017-01-10T12:35:00Z">
                  <w:rPr>
                    <w:rFonts w:eastAsia="Times New Roman" w:cs="Calibri"/>
                    <w:bCs/>
                    <w:color w:val="000000"/>
                    <w:szCs w:val="20"/>
                    <w:lang w:eastAsia="zh-CN"/>
                  </w:rPr>
                </w:rPrChange>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Change w:id="214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47" w:author="Edward Leung" w:date="2017-01-10T12:35:00Z">
                  <w:rPr>
                    <w:rFonts w:eastAsia="Times New Roman" w:cs="Calibri"/>
                    <w:bCs/>
                    <w:color w:val="000000"/>
                    <w:szCs w:val="20"/>
                    <w:lang w:eastAsia="zh-CN"/>
                  </w:rPr>
                </w:rPrChange>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Change w:id="214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49" w:author="Edward Leung" w:date="2017-01-10T12:35:00Z">
                  <w:rPr>
                    <w:rFonts w:eastAsia="Times New Roman" w:cs="Calibri"/>
                    <w:bCs/>
                    <w:color w:val="000000"/>
                    <w:szCs w:val="20"/>
                    <w:lang w:eastAsia="zh-CN"/>
                  </w:rPr>
                </w:rPrChange>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Change w:id="215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51" w:author="Edward Leung" w:date="2017-01-10T12:35:00Z">
                  <w:rPr>
                    <w:rFonts w:eastAsia="Times New Roman" w:cs="Calibri"/>
                    <w:bCs/>
                    <w:color w:val="000000"/>
                    <w:szCs w:val="20"/>
                    <w:lang w:eastAsia="zh-CN"/>
                  </w:rPr>
                </w:rPrChange>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Change w:id="215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53" w:author="Edward Leung" w:date="2017-01-10T12:35:00Z">
                  <w:rPr>
                    <w:rFonts w:eastAsia="Times New Roman" w:cs="Calibri"/>
                    <w:bCs/>
                    <w:color w:val="000000"/>
                    <w:szCs w:val="20"/>
                    <w:lang w:eastAsia="zh-CN"/>
                  </w:rPr>
                </w:rPrChange>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Change w:id="215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55" w:author="Edward Leung" w:date="2017-01-10T12:35:00Z">
                  <w:rPr>
                    <w:rFonts w:eastAsia="Times New Roman" w:cs="Calibri"/>
                    <w:bCs/>
                    <w:color w:val="000000"/>
                    <w:szCs w:val="20"/>
                    <w:lang w:eastAsia="zh-CN"/>
                  </w:rPr>
                </w:rPrChange>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Change w:id="215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57" w:author="Edward Leung" w:date="2017-01-10T12:35:00Z">
                  <w:rPr>
                    <w:rFonts w:eastAsia="Times New Roman" w:cs="Calibri"/>
                    <w:bCs/>
                    <w:color w:val="000000"/>
                    <w:szCs w:val="20"/>
                    <w:lang w:eastAsia="zh-CN"/>
                  </w:rPr>
                </w:rPrChange>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Change w:id="215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59" w:author="Edward Leung" w:date="2017-01-10T12:35:00Z">
                  <w:rPr>
                    <w:rFonts w:eastAsia="Times New Roman" w:cs="Calibri"/>
                    <w:bCs/>
                    <w:color w:val="000000"/>
                    <w:szCs w:val="20"/>
                    <w:lang w:eastAsia="zh-CN"/>
                  </w:rPr>
                </w:rPrChange>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Change w:id="216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61" w:author="Edward Leung" w:date="2017-01-10T12:35:00Z">
                  <w:rPr>
                    <w:rFonts w:eastAsia="Times New Roman" w:cs="Calibri"/>
                    <w:bCs/>
                    <w:color w:val="000000"/>
                    <w:szCs w:val="20"/>
                    <w:lang w:eastAsia="zh-CN"/>
                  </w:rPr>
                </w:rPrChange>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Change w:id="216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63" w:author="Edward Leung" w:date="2017-01-10T12:35:00Z">
                  <w:rPr>
                    <w:rFonts w:eastAsia="Times New Roman" w:cs="Calibri"/>
                    <w:bCs/>
                    <w:color w:val="000000"/>
                    <w:szCs w:val="20"/>
                    <w:lang w:eastAsia="zh-CN"/>
                  </w:rPr>
                </w:rPrChange>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Change w:id="216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65" w:author="Edward Leung" w:date="2017-01-10T12:35:00Z">
                  <w:rPr>
                    <w:rFonts w:eastAsia="Times New Roman" w:cs="Calibri"/>
                    <w:bCs/>
                    <w:color w:val="000000"/>
                    <w:szCs w:val="20"/>
                    <w:lang w:eastAsia="zh-CN"/>
                  </w:rPr>
                </w:rPrChange>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Change w:id="216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67" w:author="Edward Leung" w:date="2017-01-10T12:35:00Z">
                  <w:rPr>
                    <w:rFonts w:eastAsia="Times New Roman" w:cs="Calibri"/>
                    <w:bCs/>
                    <w:color w:val="000000"/>
                    <w:szCs w:val="20"/>
                    <w:lang w:eastAsia="zh-CN"/>
                  </w:rPr>
                </w:rPrChange>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Change w:id="216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69" w:author="Edward Leung" w:date="2017-01-10T12:35:00Z">
                  <w:rPr>
                    <w:rFonts w:eastAsia="Times New Roman" w:cs="Calibri"/>
                    <w:bCs/>
                    <w:color w:val="000000"/>
                    <w:szCs w:val="20"/>
                    <w:lang w:eastAsia="zh-CN"/>
                  </w:rPr>
                </w:rPrChange>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Change w:id="217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71" w:author="Edward Leung" w:date="2017-01-10T12:35:00Z">
                  <w:rPr>
                    <w:rFonts w:eastAsia="Times New Roman" w:cs="Calibri"/>
                    <w:bCs/>
                    <w:color w:val="000000"/>
                    <w:szCs w:val="20"/>
                    <w:lang w:eastAsia="zh-CN"/>
                  </w:rPr>
                </w:rPrChange>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Change w:id="217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73" w:author="Edward Leung" w:date="2017-01-10T12:35:00Z">
                  <w:rPr>
                    <w:rFonts w:eastAsia="Times New Roman" w:cs="Calibri"/>
                    <w:bCs/>
                    <w:color w:val="000000"/>
                    <w:szCs w:val="20"/>
                    <w:lang w:eastAsia="zh-CN"/>
                  </w:rPr>
                </w:rPrChange>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Change w:id="217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75" w:author="Edward Leung" w:date="2017-01-10T12:35:00Z">
                  <w:rPr>
                    <w:rFonts w:eastAsia="Times New Roman" w:cs="Calibri"/>
                    <w:bCs/>
                    <w:color w:val="000000"/>
                    <w:szCs w:val="20"/>
                    <w:lang w:eastAsia="zh-CN"/>
                  </w:rPr>
                </w:rPrChange>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Change w:id="217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77" w:author="Edward Leung" w:date="2017-01-10T12:35:00Z">
                  <w:rPr>
                    <w:rFonts w:eastAsia="Times New Roman" w:cs="Calibri"/>
                    <w:bCs/>
                    <w:color w:val="000000"/>
                    <w:szCs w:val="20"/>
                    <w:lang w:eastAsia="zh-CN"/>
                  </w:rPr>
                </w:rPrChange>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Change w:id="217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79" w:author="Edward Leung" w:date="2017-01-10T12:35:00Z">
                  <w:rPr>
                    <w:rFonts w:eastAsia="Times New Roman" w:cs="Calibri"/>
                    <w:bCs/>
                    <w:color w:val="000000"/>
                    <w:szCs w:val="20"/>
                    <w:lang w:eastAsia="zh-CN"/>
                  </w:rPr>
                </w:rPrChange>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Change w:id="218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81" w:author="Edward Leung" w:date="2017-01-10T12:35:00Z">
                  <w:rPr>
                    <w:rFonts w:eastAsia="Times New Roman" w:cs="Calibri"/>
                    <w:bCs/>
                    <w:color w:val="000000"/>
                    <w:szCs w:val="20"/>
                    <w:lang w:eastAsia="zh-CN"/>
                  </w:rPr>
                </w:rPrChange>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Change w:id="218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83" w:author="Edward Leung" w:date="2017-01-10T12:35:00Z">
                  <w:rPr>
                    <w:rFonts w:eastAsia="Times New Roman" w:cs="Calibri"/>
                    <w:bCs/>
                    <w:color w:val="000000"/>
                    <w:szCs w:val="20"/>
                    <w:lang w:eastAsia="zh-CN"/>
                  </w:rPr>
                </w:rPrChange>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Change w:id="218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85" w:author="Edward Leung" w:date="2017-01-10T12:35:00Z">
                  <w:rPr>
                    <w:rFonts w:eastAsia="Times New Roman" w:cs="Calibri"/>
                    <w:bCs/>
                    <w:color w:val="000000"/>
                    <w:szCs w:val="20"/>
                    <w:lang w:eastAsia="zh-CN"/>
                  </w:rPr>
                </w:rPrChange>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Change w:id="218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87" w:author="Edward Leung" w:date="2017-01-10T12:35:00Z">
                  <w:rPr>
                    <w:rFonts w:eastAsia="Times New Roman" w:cs="Calibri"/>
                    <w:bCs/>
                    <w:color w:val="000000"/>
                    <w:szCs w:val="20"/>
                    <w:lang w:eastAsia="zh-CN"/>
                  </w:rPr>
                </w:rPrChange>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Change w:id="218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89" w:author="Edward Leung" w:date="2017-01-10T12:35:00Z">
                  <w:rPr>
                    <w:rFonts w:eastAsia="Times New Roman" w:cs="Calibri"/>
                    <w:bCs/>
                    <w:color w:val="000000"/>
                    <w:szCs w:val="20"/>
                    <w:lang w:eastAsia="zh-CN"/>
                  </w:rPr>
                </w:rPrChange>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Change w:id="219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91" w:author="Edward Leung" w:date="2017-01-10T12:35:00Z">
                  <w:rPr>
                    <w:rFonts w:eastAsia="Times New Roman" w:cs="Calibri"/>
                    <w:bCs/>
                    <w:color w:val="000000"/>
                    <w:szCs w:val="20"/>
                    <w:lang w:eastAsia="zh-CN"/>
                  </w:rPr>
                </w:rPrChange>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Change w:id="219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93" w:author="Edward Leung" w:date="2017-01-10T12:35:00Z">
                  <w:rPr>
                    <w:rFonts w:eastAsia="Times New Roman" w:cs="Calibri"/>
                    <w:bCs/>
                    <w:color w:val="000000"/>
                    <w:szCs w:val="20"/>
                    <w:lang w:eastAsia="zh-CN"/>
                  </w:rPr>
                </w:rPrChange>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Change w:id="2194"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95" w:author="Edward Leung" w:date="2017-01-10T12:35:00Z">
                  <w:rPr>
                    <w:rFonts w:eastAsia="Times New Roman" w:cs="Calibri"/>
                    <w:bCs/>
                    <w:color w:val="000000"/>
                    <w:szCs w:val="20"/>
                    <w:lang w:eastAsia="zh-CN"/>
                  </w:rPr>
                </w:rPrChange>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Change w:id="2196"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97" w:author="Edward Leung" w:date="2017-01-10T12:35:00Z">
                  <w:rPr>
                    <w:rFonts w:eastAsia="Times New Roman" w:cs="Calibri"/>
                    <w:bCs/>
                    <w:color w:val="000000"/>
                    <w:szCs w:val="20"/>
                    <w:lang w:eastAsia="zh-CN"/>
                  </w:rPr>
                </w:rPrChange>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Change w:id="2198"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199" w:author="Edward Leung" w:date="2017-01-10T12:35:00Z">
                  <w:rPr>
                    <w:rFonts w:eastAsia="Times New Roman" w:cs="Calibri"/>
                    <w:bCs/>
                    <w:color w:val="000000"/>
                    <w:szCs w:val="20"/>
                    <w:lang w:eastAsia="zh-CN"/>
                  </w:rPr>
                </w:rPrChange>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Change w:id="2200"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201" w:author="Edward Leung" w:date="2017-01-10T12:35:00Z">
                  <w:rPr>
                    <w:rFonts w:eastAsia="Times New Roman" w:cs="Calibri"/>
                    <w:bCs/>
                    <w:color w:val="000000"/>
                    <w:szCs w:val="20"/>
                    <w:lang w:eastAsia="zh-CN"/>
                  </w:rPr>
                </w:rPrChange>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Change w:id="2202" w:author="Edward Leung" w:date="2017-01-10T12:35:00Z">
                  <w:rPr>
                    <w:rFonts w:eastAsia="Times New Roman" w:cs="Calibri"/>
                    <w:bCs/>
                    <w:color w:val="000000"/>
                    <w:szCs w:val="20"/>
                    <w:lang w:eastAsia="zh-CN"/>
                  </w:rPr>
                </w:rPrChange>
              </w:rPr>
            </w:pPr>
            <w:r w:rsidRPr="00184A3A">
              <w:rPr>
                <w:rFonts w:eastAsia="Times New Roman" w:cs="Calibri"/>
                <w:bCs/>
                <w:color w:val="000000"/>
                <w:szCs w:val="20"/>
                <w:lang w:eastAsia="zh-CN"/>
                <w:rPrChange w:id="2203" w:author="Edward Leung" w:date="2017-01-10T12:35:00Z">
                  <w:rPr>
                    <w:rFonts w:eastAsia="Times New Roman" w:cs="Calibri"/>
                    <w:bCs/>
                    <w:color w:val="000000"/>
                    <w:szCs w:val="20"/>
                    <w:lang w:eastAsia="zh-CN"/>
                  </w:rPr>
                </w:rPrChange>
              </w:rPr>
              <w:t>Carl</w:t>
            </w:r>
          </w:p>
        </w:tc>
      </w:tr>
    </w:tbl>
    <w:p w14:paraId="4A045BF4" w14:textId="77777777" w:rsidR="0090729B" w:rsidRPr="00184A3A" w:rsidRDefault="0090729B" w:rsidP="0090729B">
      <w:pPr>
        <w:rPr>
          <w:lang w:eastAsia="zh-HK"/>
          <w:rPrChange w:id="2204" w:author="Edward Leung" w:date="2017-01-10T12:35:00Z">
            <w:rPr>
              <w:lang w:eastAsia="zh-HK"/>
            </w:rPr>
          </w:rPrChange>
        </w:rPr>
      </w:pPr>
    </w:p>
    <w:p w14:paraId="7DECCC48" w14:textId="77777777" w:rsidR="000F6556" w:rsidRPr="00184A3A" w:rsidRDefault="000F6556">
      <w:pPr>
        <w:rPr>
          <w:rFonts w:cs="Microsoft YaHei"/>
          <w:b/>
          <w:bCs/>
          <w:color w:val="4F81BD" w:themeColor="accent1"/>
          <w:sz w:val="26"/>
          <w:szCs w:val="26"/>
          <w:lang w:eastAsia="zh-HK"/>
          <w:rPrChange w:id="2205" w:author="Edward Leung" w:date="2017-01-10T12:35:00Z">
            <w:rPr>
              <w:rFonts w:cs="Microsoft YaHei"/>
              <w:b/>
              <w:bCs/>
              <w:color w:val="4F81BD" w:themeColor="accent1"/>
              <w:sz w:val="26"/>
              <w:szCs w:val="26"/>
              <w:lang w:eastAsia="zh-HK"/>
            </w:rPr>
          </w:rPrChange>
        </w:rPr>
      </w:pPr>
      <w:r w:rsidRPr="00184A3A">
        <w:rPr>
          <w:rPrChange w:id="2206" w:author="Edward Leung" w:date="2017-01-10T12:35:00Z">
            <w:rPr/>
          </w:rPrChange>
        </w:rPr>
        <w:br w:type="page"/>
      </w:r>
    </w:p>
    <w:p w14:paraId="5179363A" w14:textId="30BA80D2" w:rsidR="00B64BE6" w:rsidRPr="00184A3A" w:rsidRDefault="00B64BE6" w:rsidP="00B64BE6">
      <w:pPr>
        <w:pStyle w:val="Heading2"/>
        <w:rPr>
          <w:rPrChange w:id="2207" w:author="Edward Leung" w:date="2017-01-10T12:35:00Z">
            <w:rPr/>
          </w:rPrChange>
        </w:rPr>
      </w:pPr>
      <w:bookmarkStart w:id="2208" w:name="_Toc471750747"/>
      <w:r w:rsidRPr="00184A3A">
        <w:rPr>
          <w:rPrChange w:id="2209" w:author="Edward Leung" w:date="2017-01-10T12:35:00Z">
            <w:rPr/>
          </w:rPrChange>
        </w:rPr>
        <w:lastRenderedPageBreak/>
        <w:t>Staging Table Data Model</w:t>
      </w:r>
      <w:bookmarkEnd w:id="2208"/>
      <w:r w:rsidRPr="00184A3A">
        <w:rPr>
          <w:rPrChange w:id="2210" w:author="Edward Leung" w:date="2017-01-10T12:35:00Z">
            <w:rPr/>
          </w:rPrChange>
        </w:rPr>
        <w:t xml:space="preserve"> </w:t>
      </w:r>
    </w:p>
    <w:p w14:paraId="322E4077" w14:textId="71352F80" w:rsidR="00A82B20" w:rsidRPr="00184A3A" w:rsidRDefault="000C0EBC" w:rsidP="00A82B20">
      <w:pPr>
        <w:rPr>
          <w:lang w:eastAsia="zh-HK"/>
          <w:rPrChange w:id="2211" w:author="Edward Leung" w:date="2017-01-10T12:35:00Z">
            <w:rPr>
              <w:lang w:eastAsia="zh-HK"/>
            </w:rPr>
          </w:rPrChange>
        </w:rPr>
      </w:pPr>
      <w:r w:rsidRPr="00184A3A">
        <w:rPr>
          <w:lang w:eastAsia="zh-HK"/>
          <w:rPrChange w:id="2212" w:author="Edward Leung" w:date="2017-01-10T12:35:00Z">
            <w:rPr>
              <w:lang w:eastAsia="zh-HK"/>
            </w:rPr>
          </w:rPrChange>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Change w:id="2213"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2214" w:author="Edward Leung" w:date="2017-01-10T12:35:00Z">
                  <w:rPr>
                    <w:rFonts w:eastAsia="Times New Roman" w:cs="Calibri"/>
                    <w:b/>
                    <w:bCs/>
                    <w:iCs/>
                    <w:color w:val="000000"/>
                    <w:sz w:val="22"/>
                    <w:szCs w:val="24"/>
                    <w:lang w:eastAsia="zh-CN"/>
                  </w:rPr>
                </w:rPrChange>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Change w:id="2215"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2216" w:author="Edward Leung" w:date="2017-01-10T12:35:00Z">
                  <w:rPr>
                    <w:rFonts w:eastAsia="Times New Roman" w:cs="Calibri"/>
                    <w:b/>
                    <w:bCs/>
                    <w:iCs/>
                    <w:color w:val="000000"/>
                    <w:sz w:val="22"/>
                    <w:szCs w:val="24"/>
                    <w:lang w:eastAsia="zh-CN"/>
                  </w:rPr>
                </w:rPrChange>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Change w:id="2217"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2218" w:author="Edward Leung" w:date="2017-01-10T12:35:00Z">
                  <w:rPr>
                    <w:rFonts w:eastAsia="Times New Roman" w:cs="Calibri"/>
                    <w:b/>
                    <w:bCs/>
                    <w:iCs/>
                    <w:color w:val="000000"/>
                    <w:sz w:val="22"/>
                    <w:szCs w:val="24"/>
                    <w:lang w:eastAsia="zh-CN"/>
                  </w:rPr>
                </w:rPrChange>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Change w:id="2219"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2220" w:author="Edward Leung" w:date="2017-01-10T12:35:00Z">
                  <w:rPr>
                    <w:rFonts w:eastAsia="Times New Roman" w:cs="Calibri"/>
                    <w:b/>
                    <w:bCs/>
                    <w:iCs/>
                    <w:color w:val="000000"/>
                    <w:sz w:val="22"/>
                    <w:szCs w:val="24"/>
                    <w:lang w:eastAsia="zh-CN"/>
                  </w:rPr>
                </w:rPrChange>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Change w:id="2221" w:author="Edward Leung" w:date="2017-01-10T12:35:00Z">
                  <w:rPr>
                    <w:rFonts w:eastAsia="Times New Roman" w:cs="Calibri"/>
                    <w:b/>
                    <w:bCs/>
                    <w:iCs/>
                    <w:color w:val="000000"/>
                    <w:sz w:val="22"/>
                    <w:szCs w:val="24"/>
                    <w:lang w:eastAsia="zh-CN"/>
                  </w:rPr>
                </w:rPrChange>
              </w:rPr>
            </w:pPr>
            <w:r w:rsidRPr="00184A3A">
              <w:rPr>
                <w:rFonts w:eastAsia="Times New Roman" w:cs="Calibri"/>
                <w:b/>
                <w:bCs/>
                <w:iCs/>
                <w:color w:val="000000"/>
                <w:sz w:val="22"/>
                <w:szCs w:val="24"/>
                <w:lang w:eastAsia="zh-CN"/>
                <w:rPrChange w:id="2222" w:author="Edward Leung" w:date="2017-01-10T12:35:00Z">
                  <w:rPr>
                    <w:rFonts w:eastAsia="Times New Roman" w:cs="Calibri"/>
                    <w:b/>
                    <w:bCs/>
                    <w:iCs/>
                    <w:color w:val="000000"/>
                    <w:sz w:val="22"/>
                    <w:szCs w:val="24"/>
                    <w:lang w:eastAsia="zh-CN"/>
                  </w:rPr>
                </w:rPrChange>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Change w:id="22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24" w:author="Edward Leung" w:date="2017-01-10T12:35:00Z">
                  <w:rPr>
                    <w:rFonts w:eastAsia="Times New Roman" w:cs="Calibri"/>
                    <w:color w:val="000000"/>
                    <w:sz w:val="22"/>
                    <w:szCs w:val="24"/>
                    <w:lang w:eastAsia="zh-CN"/>
                  </w:rPr>
                </w:rPrChange>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Change w:id="22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2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Change w:id="22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2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Change w:id="22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3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Change w:id="22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32" w:author="Edward Leung" w:date="2017-01-10T12:35:00Z">
                  <w:rPr>
                    <w:rFonts w:eastAsia="Times New Roman" w:cs="Calibri"/>
                    <w:color w:val="000000"/>
                    <w:sz w:val="22"/>
                    <w:szCs w:val="24"/>
                    <w:lang w:eastAsia="zh-CN"/>
                  </w:rPr>
                </w:rPrChange>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Change w:id="22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34" w:author="Edward Leung" w:date="2017-01-10T12:35:00Z">
                  <w:rPr>
                    <w:rFonts w:eastAsia="Times New Roman" w:cs="Calibri"/>
                    <w:color w:val="000000"/>
                    <w:sz w:val="22"/>
                    <w:szCs w:val="24"/>
                    <w:lang w:eastAsia="zh-CN"/>
                  </w:rPr>
                </w:rPrChange>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Change w:id="22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3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Change w:id="22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3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Change w:id="22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4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Change w:id="22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42" w:author="Edward Leung" w:date="2017-01-10T12:35:00Z">
                  <w:rPr>
                    <w:rFonts w:eastAsia="Times New Roman" w:cs="Calibri"/>
                    <w:color w:val="000000"/>
                    <w:sz w:val="22"/>
                    <w:szCs w:val="24"/>
                    <w:lang w:eastAsia="zh-CN"/>
                  </w:rPr>
                </w:rPrChange>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Change w:id="22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44" w:author="Edward Leung" w:date="2017-01-10T12:35:00Z">
                  <w:rPr>
                    <w:rFonts w:eastAsia="Times New Roman" w:cs="Calibri"/>
                    <w:color w:val="000000"/>
                    <w:sz w:val="22"/>
                    <w:szCs w:val="24"/>
                    <w:lang w:eastAsia="zh-CN"/>
                  </w:rPr>
                </w:rPrChange>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Change w:id="22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4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Change w:id="22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4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Change w:id="22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5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Change w:id="22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52" w:author="Edward Leung" w:date="2017-01-10T12:35:00Z">
                  <w:rPr>
                    <w:rFonts w:eastAsia="Times New Roman" w:cs="Calibri"/>
                    <w:color w:val="000000"/>
                    <w:sz w:val="22"/>
                    <w:szCs w:val="24"/>
                    <w:lang w:eastAsia="zh-CN"/>
                  </w:rPr>
                </w:rPrChange>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Change w:id="22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54" w:author="Edward Leung" w:date="2017-01-10T12:35:00Z">
                  <w:rPr>
                    <w:rFonts w:eastAsia="Times New Roman" w:cs="Calibri"/>
                    <w:color w:val="000000"/>
                    <w:sz w:val="22"/>
                    <w:szCs w:val="24"/>
                    <w:lang w:eastAsia="zh-CN"/>
                  </w:rPr>
                </w:rPrChange>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Change w:id="22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5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Change w:id="22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5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Change w:id="22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6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Change w:id="22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62" w:author="Edward Leung" w:date="2017-01-10T12:35:00Z">
                  <w:rPr>
                    <w:rFonts w:eastAsia="Times New Roman" w:cs="Calibri"/>
                    <w:color w:val="000000"/>
                    <w:sz w:val="22"/>
                    <w:szCs w:val="24"/>
                    <w:lang w:eastAsia="zh-CN"/>
                  </w:rPr>
                </w:rPrChange>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Change w:id="22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64" w:author="Edward Leung" w:date="2017-01-10T12:35:00Z">
                  <w:rPr>
                    <w:rFonts w:eastAsia="Times New Roman" w:cs="Calibri"/>
                    <w:color w:val="000000"/>
                    <w:sz w:val="22"/>
                    <w:szCs w:val="24"/>
                    <w:lang w:eastAsia="zh-CN"/>
                  </w:rPr>
                </w:rPrChange>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Change w:id="22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6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Change w:id="22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6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Change w:id="22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7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Change w:id="22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72" w:author="Edward Leung" w:date="2017-01-10T12:35:00Z">
                  <w:rPr>
                    <w:rFonts w:eastAsia="Times New Roman" w:cs="Calibri"/>
                    <w:color w:val="000000"/>
                    <w:sz w:val="22"/>
                    <w:szCs w:val="24"/>
                    <w:lang w:eastAsia="zh-CN"/>
                  </w:rPr>
                </w:rPrChange>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Change w:id="22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74" w:author="Edward Leung" w:date="2017-01-10T12:35:00Z">
                  <w:rPr>
                    <w:rFonts w:eastAsia="Times New Roman" w:cs="Calibri"/>
                    <w:color w:val="000000"/>
                    <w:sz w:val="22"/>
                    <w:szCs w:val="24"/>
                    <w:lang w:eastAsia="zh-CN"/>
                  </w:rPr>
                </w:rPrChange>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Change w:id="22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7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Change w:id="22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7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Change w:id="22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8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Change w:id="22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82" w:author="Edward Leung" w:date="2017-01-10T12:35:00Z">
                  <w:rPr>
                    <w:rFonts w:eastAsia="Times New Roman" w:cs="Calibri"/>
                    <w:color w:val="000000"/>
                    <w:sz w:val="22"/>
                    <w:szCs w:val="24"/>
                    <w:lang w:eastAsia="zh-CN"/>
                  </w:rPr>
                </w:rPrChange>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Change w:id="22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84" w:author="Edward Leung" w:date="2017-01-10T12:35:00Z">
                  <w:rPr>
                    <w:rFonts w:eastAsia="Times New Roman" w:cs="Calibri"/>
                    <w:color w:val="000000"/>
                    <w:sz w:val="22"/>
                    <w:szCs w:val="24"/>
                    <w:lang w:eastAsia="zh-CN"/>
                  </w:rPr>
                </w:rPrChange>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Change w:id="22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8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Change w:id="22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8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Change w:id="22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9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Change w:id="22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92" w:author="Edward Leung" w:date="2017-01-10T12:35:00Z">
                  <w:rPr>
                    <w:rFonts w:eastAsia="Times New Roman" w:cs="Calibri"/>
                    <w:color w:val="000000"/>
                    <w:sz w:val="22"/>
                    <w:szCs w:val="24"/>
                    <w:lang w:eastAsia="zh-CN"/>
                  </w:rPr>
                </w:rPrChange>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Change w:id="22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94" w:author="Edward Leung" w:date="2017-01-10T12:35:00Z">
                  <w:rPr>
                    <w:rFonts w:eastAsia="Times New Roman" w:cs="Calibri"/>
                    <w:color w:val="000000"/>
                    <w:sz w:val="22"/>
                    <w:szCs w:val="24"/>
                    <w:lang w:eastAsia="zh-CN"/>
                  </w:rPr>
                </w:rPrChange>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Change w:id="22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9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Change w:id="22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29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Change w:id="22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0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Change w:id="23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02" w:author="Edward Leung" w:date="2017-01-10T12:35:00Z">
                  <w:rPr>
                    <w:rFonts w:eastAsia="Times New Roman" w:cs="Calibri"/>
                    <w:color w:val="000000"/>
                    <w:sz w:val="22"/>
                    <w:szCs w:val="24"/>
                    <w:lang w:eastAsia="zh-CN"/>
                  </w:rPr>
                </w:rPrChange>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Change w:id="23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04" w:author="Edward Leung" w:date="2017-01-10T12:35:00Z">
                  <w:rPr>
                    <w:rFonts w:eastAsia="Times New Roman" w:cs="Calibri"/>
                    <w:color w:val="000000"/>
                    <w:sz w:val="22"/>
                    <w:szCs w:val="24"/>
                    <w:lang w:eastAsia="zh-CN"/>
                  </w:rPr>
                </w:rPrChange>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Change w:id="23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0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Change w:id="23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0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Change w:id="23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1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Change w:id="23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12" w:author="Edward Leung" w:date="2017-01-10T12:35:00Z">
                  <w:rPr>
                    <w:rFonts w:eastAsia="Times New Roman" w:cs="Calibri"/>
                    <w:color w:val="000000"/>
                    <w:sz w:val="22"/>
                    <w:szCs w:val="24"/>
                    <w:lang w:eastAsia="zh-CN"/>
                  </w:rPr>
                </w:rPrChange>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Change w:id="23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14" w:author="Edward Leung" w:date="2017-01-10T12:35:00Z">
                  <w:rPr>
                    <w:rFonts w:eastAsia="Times New Roman" w:cs="Calibri"/>
                    <w:color w:val="000000"/>
                    <w:sz w:val="22"/>
                    <w:szCs w:val="24"/>
                    <w:lang w:eastAsia="zh-CN"/>
                  </w:rPr>
                </w:rPrChange>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Change w:id="23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1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Change w:id="23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1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Change w:id="23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2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Change w:id="23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22" w:author="Edward Leung" w:date="2017-01-10T12:35:00Z">
                  <w:rPr>
                    <w:rFonts w:eastAsia="Times New Roman" w:cs="Calibri"/>
                    <w:color w:val="000000"/>
                    <w:sz w:val="22"/>
                    <w:szCs w:val="24"/>
                    <w:lang w:eastAsia="zh-CN"/>
                  </w:rPr>
                </w:rPrChange>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Change w:id="23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24" w:author="Edward Leung" w:date="2017-01-10T12:35:00Z">
                  <w:rPr>
                    <w:rFonts w:eastAsia="Times New Roman" w:cs="Calibri"/>
                    <w:color w:val="000000"/>
                    <w:sz w:val="22"/>
                    <w:szCs w:val="24"/>
                    <w:lang w:eastAsia="zh-CN"/>
                  </w:rPr>
                </w:rPrChange>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Change w:id="23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2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Change w:id="23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2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Change w:id="23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3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Change w:id="23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32" w:author="Edward Leung" w:date="2017-01-10T12:35:00Z">
                  <w:rPr>
                    <w:rFonts w:eastAsia="Times New Roman" w:cs="Calibri"/>
                    <w:color w:val="000000"/>
                    <w:sz w:val="22"/>
                    <w:szCs w:val="24"/>
                    <w:lang w:eastAsia="zh-CN"/>
                  </w:rPr>
                </w:rPrChange>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Change w:id="23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34" w:author="Edward Leung" w:date="2017-01-10T12:35:00Z">
                  <w:rPr>
                    <w:rFonts w:eastAsia="Times New Roman" w:cs="Calibri"/>
                    <w:color w:val="000000"/>
                    <w:sz w:val="22"/>
                    <w:szCs w:val="24"/>
                    <w:lang w:eastAsia="zh-CN"/>
                  </w:rPr>
                </w:rPrChange>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Change w:id="23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3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Change w:id="23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3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Change w:id="23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4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Change w:id="23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42" w:author="Edward Leung" w:date="2017-01-10T12:35:00Z">
                  <w:rPr>
                    <w:rFonts w:eastAsia="Times New Roman" w:cs="Calibri"/>
                    <w:color w:val="000000"/>
                    <w:sz w:val="22"/>
                    <w:szCs w:val="24"/>
                    <w:lang w:eastAsia="zh-CN"/>
                  </w:rPr>
                </w:rPrChange>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Change w:id="23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44" w:author="Edward Leung" w:date="2017-01-10T12:35:00Z">
                  <w:rPr>
                    <w:rFonts w:eastAsia="Times New Roman" w:cs="Calibri"/>
                    <w:color w:val="000000"/>
                    <w:sz w:val="22"/>
                    <w:szCs w:val="24"/>
                    <w:lang w:eastAsia="zh-CN"/>
                  </w:rPr>
                </w:rPrChange>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Change w:id="23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4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Change w:id="23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4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Change w:id="23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5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Change w:id="23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52" w:author="Edward Leung" w:date="2017-01-10T12:35:00Z">
                  <w:rPr>
                    <w:rFonts w:eastAsia="Times New Roman" w:cs="Calibri"/>
                    <w:color w:val="000000"/>
                    <w:sz w:val="22"/>
                    <w:szCs w:val="24"/>
                    <w:lang w:eastAsia="zh-CN"/>
                  </w:rPr>
                </w:rPrChange>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Change w:id="23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54" w:author="Edward Leung" w:date="2017-01-10T12:35:00Z">
                  <w:rPr>
                    <w:rFonts w:eastAsia="Times New Roman" w:cs="Calibri"/>
                    <w:color w:val="000000"/>
                    <w:sz w:val="22"/>
                    <w:szCs w:val="24"/>
                    <w:lang w:eastAsia="zh-CN"/>
                  </w:rPr>
                </w:rPrChange>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Change w:id="23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5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Change w:id="23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5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Change w:id="23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6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Change w:id="23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62" w:author="Edward Leung" w:date="2017-01-10T12:35:00Z">
                  <w:rPr>
                    <w:rFonts w:eastAsia="Times New Roman" w:cs="Calibri"/>
                    <w:color w:val="000000"/>
                    <w:sz w:val="22"/>
                    <w:szCs w:val="24"/>
                    <w:lang w:eastAsia="zh-CN"/>
                  </w:rPr>
                </w:rPrChange>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Change w:id="23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64" w:author="Edward Leung" w:date="2017-01-10T12:35:00Z">
                  <w:rPr>
                    <w:rFonts w:eastAsia="Times New Roman" w:cs="Calibri"/>
                    <w:color w:val="000000"/>
                    <w:sz w:val="22"/>
                    <w:szCs w:val="24"/>
                    <w:lang w:eastAsia="zh-CN"/>
                  </w:rPr>
                </w:rPrChange>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Change w:id="23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6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Change w:id="23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6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Change w:id="23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7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Change w:id="23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72" w:author="Edward Leung" w:date="2017-01-10T12:35:00Z">
                  <w:rPr>
                    <w:rFonts w:eastAsia="Times New Roman" w:cs="Calibri"/>
                    <w:color w:val="000000"/>
                    <w:sz w:val="22"/>
                    <w:szCs w:val="24"/>
                    <w:lang w:eastAsia="zh-CN"/>
                  </w:rPr>
                </w:rPrChange>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Change w:id="23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74" w:author="Edward Leung" w:date="2017-01-10T12:35:00Z">
                  <w:rPr>
                    <w:rFonts w:eastAsia="Times New Roman" w:cs="Calibri"/>
                    <w:color w:val="000000"/>
                    <w:sz w:val="22"/>
                    <w:szCs w:val="24"/>
                    <w:lang w:eastAsia="zh-CN"/>
                  </w:rPr>
                </w:rPrChange>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Change w:id="23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7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Change w:id="23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7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Change w:id="23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8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Change w:id="23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82" w:author="Edward Leung" w:date="2017-01-10T12:35:00Z">
                  <w:rPr>
                    <w:rFonts w:eastAsia="Times New Roman" w:cs="Calibri"/>
                    <w:color w:val="000000"/>
                    <w:sz w:val="22"/>
                    <w:szCs w:val="24"/>
                    <w:lang w:eastAsia="zh-CN"/>
                  </w:rPr>
                </w:rPrChange>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Change w:id="23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84" w:author="Edward Leung" w:date="2017-01-10T12:35:00Z">
                  <w:rPr>
                    <w:rFonts w:eastAsia="Times New Roman" w:cs="Calibri"/>
                    <w:color w:val="000000"/>
                    <w:sz w:val="22"/>
                    <w:szCs w:val="24"/>
                    <w:lang w:eastAsia="zh-CN"/>
                  </w:rPr>
                </w:rPrChange>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Change w:id="23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8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Change w:id="23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8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Change w:id="23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9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Change w:id="23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92" w:author="Edward Leung" w:date="2017-01-10T12:35:00Z">
                  <w:rPr>
                    <w:rFonts w:eastAsia="Times New Roman" w:cs="Calibri"/>
                    <w:color w:val="000000"/>
                    <w:sz w:val="22"/>
                    <w:szCs w:val="24"/>
                    <w:lang w:eastAsia="zh-CN"/>
                  </w:rPr>
                </w:rPrChange>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Change w:id="23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94" w:author="Edward Leung" w:date="2017-01-10T12:35:00Z">
                  <w:rPr>
                    <w:rFonts w:eastAsia="Times New Roman" w:cs="Calibri"/>
                    <w:color w:val="000000"/>
                    <w:sz w:val="22"/>
                    <w:szCs w:val="24"/>
                    <w:lang w:eastAsia="zh-CN"/>
                  </w:rPr>
                </w:rPrChange>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Change w:id="23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9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Change w:id="23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39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Change w:id="23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0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Change w:id="24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02" w:author="Edward Leung" w:date="2017-01-10T12:35:00Z">
                  <w:rPr>
                    <w:rFonts w:eastAsia="Times New Roman" w:cs="Calibri"/>
                    <w:color w:val="000000"/>
                    <w:sz w:val="22"/>
                    <w:szCs w:val="24"/>
                    <w:lang w:eastAsia="zh-CN"/>
                  </w:rPr>
                </w:rPrChange>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Change w:id="24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04" w:author="Edward Leung" w:date="2017-01-10T12:35:00Z">
                  <w:rPr>
                    <w:rFonts w:eastAsia="Times New Roman" w:cs="Calibri"/>
                    <w:color w:val="000000"/>
                    <w:sz w:val="22"/>
                    <w:szCs w:val="24"/>
                    <w:lang w:eastAsia="zh-CN"/>
                  </w:rPr>
                </w:rPrChange>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Change w:id="24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0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Change w:id="24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0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Change w:id="24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1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Change w:id="24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12" w:author="Edward Leung" w:date="2017-01-10T12:35:00Z">
                  <w:rPr>
                    <w:rFonts w:eastAsia="Times New Roman" w:cs="Calibri"/>
                    <w:color w:val="000000"/>
                    <w:sz w:val="22"/>
                    <w:szCs w:val="24"/>
                    <w:lang w:eastAsia="zh-CN"/>
                  </w:rPr>
                </w:rPrChange>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Change w:id="24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14" w:author="Edward Leung" w:date="2017-01-10T12:35:00Z">
                  <w:rPr>
                    <w:rFonts w:eastAsia="Times New Roman" w:cs="Calibri"/>
                    <w:color w:val="000000"/>
                    <w:sz w:val="22"/>
                    <w:szCs w:val="24"/>
                    <w:lang w:eastAsia="zh-CN"/>
                  </w:rPr>
                </w:rPrChange>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Change w:id="24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1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Change w:id="24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1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Change w:id="24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2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Change w:id="24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22" w:author="Edward Leung" w:date="2017-01-10T12:35:00Z">
                  <w:rPr>
                    <w:rFonts w:eastAsia="Times New Roman" w:cs="Calibri"/>
                    <w:color w:val="000000"/>
                    <w:sz w:val="22"/>
                    <w:szCs w:val="24"/>
                    <w:lang w:eastAsia="zh-CN"/>
                  </w:rPr>
                </w:rPrChange>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Change w:id="24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24" w:author="Edward Leung" w:date="2017-01-10T12:35:00Z">
                  <w:rPr>
                    <w:rFonts w:eastAsia="Times New Roman" w:cs="Calibri"/>
                    <w:color w:val="000000"/>
                    <w:sz w:val="22"/>
                    <w:szCs w:val="24"/>
                    <w:lang w:eastAsia="zh-CN"/>
                  </w:rPr>
                </w:rPrChange>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Change w:id="24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2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Change w:id="24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2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Change w:id="24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3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Change w:id="24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32" w:author="Edward Leung" w:date="2017-01-10T12:35:00Z">
                  <w:rPr>
                    <w:rFonts w:eastAsia="Times New Roman" w:cs="Calibri"/>
                    <w:color w:val="000000"/>
                    <w:sz w:val="22"/>
                    <w:szCs w:val="24"/>
                    <w:lang w:eastAsia="zh-CN"/>
                  </w:rPr>
                </w:rPrChange>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Change w:id="24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34" w:author="Edward Leung" w:date="2017-01-10T12:35:00Z">
                  <w:rPr>
                    <w:rFonts w:eastAsia="Times New Roman" w:cs="Calibri"/>
                    <w:color w:val="000000"/>
                    <w:sz w:val="22"/>
                    <w:szCs w:val="24"/>
                    <w:lang w:eastAsia="zh-CN"/>
                  </w:rPr>
                </w:rPrChange>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Change w:id="24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3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Change w:id="24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3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Change w:id="24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4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Change w:id="24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42" w:author="Edward Leung" w:date="2017-01-10T12:35:00Z">
                  <w:rPr>
                    <w:rFonts w:eastAsia="Times New Roman" w:cs="Calibri"/>
                    <w:color w:val="000000"/>
                    <w:sz w:val="22"/>
                    <w:szCs w:val="24"/>
                    <w:lang w:eastAsia="zh-CN"/>
                  </w:rPr>
                </w:rPrChange>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Change w:id="24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44" w:author="Edward Leung" w:date="2017-01-10T12:35:00Z">
                  <w:rPr>
                    <w:rFonts w:eastAsia="Times New Roman" w:cs="Calibri"/>
                    <w:color w:val="000000"/>
                    <w:sz w:val="22"/>
                    <w:szCs w:val="24"/>
                    <w:lang w:eastAsia="zh-CN"/>
                  </w:rPr>
                </w:rPrChange>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Change w:id="24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4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Change w:id="24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4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Change w:id="24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5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Change w:id="24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52" w:author="Edward Leung" w:date="2017-01-10T12:35:00Z">
                  <w:rPr>
                    <w:rFonts w:eastAsia="Times New Roman" w:cs="Calibri"/>
                    <w:color w:val="000000"/>
                    <w:sz w:val="22"/>
                    <w:szCs w:val="24"/>
                    <w:lang w:eastAsia="zh-CN"/>
                  </w:rPr>
                </w:rPrChange>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Change w:id="24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54" w:author="Edward Leung" w:date="2017-01-10T12:35:00Z">
                  <w:rPr>
                    <w:rFonts w:eastAsia="Times New Roman" w:cs="Calibri"/>
                    <w:color w:val="000000"/>
                    <w:sz w:val="22"/>
                    <w:szCs w:val="24"/>
                    <w:lang w:eastAsia="zh-CN"/>
                  </w:rPr>
                </w:rPrChange>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Change w:id="24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5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Change w:id="24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5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Change w:id="24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6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Change w:id="24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62" w:author="Edward Leung" w:date="2017-01-10T12:35:00Z">
                  <w:rPr>
                    <w:rFonts w:eastAsia="Times New Roman" w:cs="Calibri"/>
                    <w:color w:val="000000"/>
                    <w:sz w:val="22"/>
                    <w:szCs w:val="24"/>
                    <w:lang w:eastAsia="zh-CN"/>
                  </w:rPr>
                </w:rPrChange>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Change w:id="24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64" w:author="Edward Leung" w:date="2017-01-10T12:35:00Z">
                  <w:rPr>
                    <w:rFonts w:eastAsia="Times New Roman" w:cs="Calibri"/>
                    <w:color w:val="000000"/>
                    <w:sz w:val="22"/>
                    <w:szCs w:val="24"/>
                    <w:lang w:eastAsia="zh-CN"/>
                  </w:rPr>
                </w:rPrChange>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Change w:id="24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6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Change w:id="24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6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Change w:id="24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7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Change w:id="24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72" w:author="Edward Leung" w:date="2017-01-10T12:35:00Z">
                  <w:rPr>
                    <w:rFonts w:eastAsia="Times New Roman" w:cs="Calibri"/>
                    <w:color w:val="000000"/>
                    <w:sz w:val="22"/>
                    <w:szCs w:val="24"/>
                    <w:lang w:eastAsia="zh-CN"/>
                  </w:rPr>
                </w:rPrChange>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Change w:id="24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74" w:author="Edward Leung" w:date="2017-01-10T12:35:00Z">
                  <w:rPr>
                    <w:rFonts w:eastAsia="Times New Roman" w:cs="Calibri"/>
                    <w:color w:val="000000"/>
                    <w:sz w:val="22"/>
                    <w:szCs w:val="24"/>
                    <w:lang w:eastAsia="zh-CN"/>
                  </w:rPr>
                </w:rPrChange>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Change w:id="24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7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Change w:id="24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7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Change w:id="24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8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Change w:id="24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82" w:author="Edward Leung" w:date="2017-01-10T12:35:00Z">
                  <w:rPr>
                    <w:rFonts w:eastAsia="Times New Roman" w:cs="Calibri"/>
                    <w:color w:val="000000"/>
                    <w:sz w:val="22"/>
                    <w:szCs w:val="24"/>
                    <w:lang w:eastAsia="zh-CN"/>
                  </w:rPr>
                </w:rPrChange>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Change w:id="24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84" w:author="Edward Leung" w:date="2017-01-10T12:35:00Z">
                  <w:rPr>
                    <w:rFonts w:eastAsia="Times New Roman" w:cs="Calibri"/>
                    <w:color w:val="000000"/>
                    <w:sz w:val="22"/>
                    <w:szCs w:val="24"/>
                    <w:lang w:eastAsia="zh-CN"/>
                  </w:rPr>
                </w:rPrChange>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Change w:id="24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8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Change w:id="24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8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Change w:id="24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9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Change w:id="24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92" w:author="Edward Leung" w:date="2017-01-10T12:35:00Z">
                  <w:rPr>
                    <w:rFonts w:eastAsia="Times New Roman" w:cs="Calibri"/>
                    <w:color w:val="000000"/>
                    <w:sz w:val="22"/>
                    <w:szCs w:val="24"/>
                    <w:lang w:eastAsia="zh-CN"/>
                  </w:rPr>
                </w:rPrChange>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Change w:id="24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94" w:author="Edward Leung" w:date="2017-01-10T12:35:00Z">
                  <w:rPr>
                    <w:rFonts w:eastAsia="Times New Roman" w:cs="Calibri"/>
                    <w:color w:val="000000"/>
                    <w:sz w:val="22"/>
                    <w:szCs w:val="24"/>
                    <w:lang w:eastAsia="zh-CN"/>
                  </w:rPr>
                </w:rPrChange>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Change w:id="24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9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Change w:id="24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49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Change w:id="24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0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Change w:id="25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02" w:author="Edward Leung" w:date="2017-01-10T12:35:00Z">
                  <w:rPr>
                    <w:rFonts w:eastAsia="Times New Roman" w:cs="Calibri"/>
                    <w:color w:val="000000"/>
                    <w:sz w:val="22"/>
                    <w:szCs w:val="24"/>
                    <w:lang w:eastAsia="zh-CN"/>
                  </w:rPr>
                </w:rPrChange>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Change w:id="25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04" w:author="Edward Leung" w:date="2017-01-10T12:35:00Z">
                  <w:rPr>
                    <w:rFonts w:eastAsia="Times New Roman" w:cs="Calibri"/>
                    <w:color w:val="000000"/>
                    <w:sz w:val="22"/>
                    <w:szCs w:val="24"/>
                    <w:lang w:eastAsia="zh-CN"/>
                  </w:rPr>
                </w:rPrChange>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Change w:id="25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06" w:author="Edward Leung" w:date="2017-01-10T12:35:00Z">
                  <w:rPr>
                    <w:rFonts w:eastAsia="Times New Roman" w:cs="Calibri"/>
                    <w:color w:val="000000"/>
                    <w:sz w:val="22"/>
                    <w:szCs w:val="24"/>
                    <w:lang w:eastAsia="zh-CN"/>
                  </w:rPr>
                </w:rPrChange>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Change w:id="25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08" w:author="Edward Leung" w:date="2017-01-10T12:35:00Z">
                  <w:rPr>
                    <w:rFonts w:eastAsia="Times New Roman" w:cs="Calibri"/>
                    <w:color w:val="000000"/>
                    <w:sz w:val="22"/>
                    <w:szCs w:val="24"/>
                    <w:lang w:eastAsia="zh-CN"/>
                  </w:rPr>
                </w:rPrChange>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Change w:id="25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1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Change w:id="25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12" w:author="Edward Leung" w:date="2017-01-10T12:35:00Z">
                  <w:rPr>
                    <w:rFonts w:eastAsia="Times New Roman" w:cs="Calibri"/>
                    <w:color w:val="000000"/>
                    <w:sz w:val="22"/>
                    <w:szCs w:val="24"/>
                    <w:lang w:eastAsia="zh-CN"/>
                  </w:rPr>
                </w:rPrChange>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Change w:id="25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14" w:author="Edward Leung" w:date="2017-01-10T12:35:00Z">
                  <w:rPr>
                    <w:rFonts w:eastAsia="Times New Roman" w:cs="Calibri"/>
                    <w:color w:val="000000"/>
                    <w:sz w:val="22"/>
                    <w:szCs w:val="24"/>
                    <w:lang w:eastAsia="zh-CN"/>
                  </w:rPr>
                </w:rPrChange>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Change w:id="25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1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Change w:id="25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1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Change w:id="25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2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Change w:id="25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22" w:author="Edward Leung" w:date="2017-01-10T12:35:00Z">
                  <w:rPr>
                    <w:rFonts w:eastAsia="Times New Roman" w:cs="Calibri"/>
                    <w:color w:val="000000"/>
                    <w:sz w:val="22"/>
                    <w:szCs w:val="24"/>
                    <w:lang w:eastAsia="zh-CN"/>
                  </w:rPr>
                </w:rPrChange>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Change w:id="25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24" w:author="Edward Leung" w:date="2017-01-10T12:35:00Z">
                  <w:rPr>
                    <w:rFonts w:eastAsia="Times New Roman" w:cs="Calibri"/>
                    <w:color w:val="000000"/>
                    <w:sz w:val="22"/>
                    <w:szCs w:val="24"/>
                    <w:lang w:eastAsia="zh-CN"/>
                  </w:rPr>
                </w:rPrChange>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Change w:id="25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2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Change w:id="25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2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Change w:id="25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3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Change w:id="25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32" w:author="Edward Leung" w:date="2017-01-10T12:35:00Z">
                  <w:rPr>
                    <w:rFonts w:eastAsia="Times New Roman" w:cs="Calibri"/>
                    <w:color w:val="000000"/>
                    <w:sz w:val="22"/>
                    <w:szCs w:val="24"/>
                    <w:lang w:eastAsia="zh-CN"/>
                  </w:rPr>
                </w:rPrChange>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Change w:id="25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34" w:author="Edward Leung" w:date="2017-01-10T12:35:00Z">
                  <w:rPr>
                    <w:rFonts w:eastAsia="Times New Roman" w:cs="Calibri"/>
                    <w:color w:val="000000"/>
                    <w:sz w:val="22"/>
                    <w:szCs w:val="24"/>
                    <w:lang w:eastAsia="zh-CN"/>
                  </w:rPr>
                </w:rPrChange>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Change w:id="25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3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Change w:id="25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3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Change w:id="25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4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Change w:id="25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42" w:author="Edward Leung" w:date="2017-01-10T12:35:00Z">
                  <w:rPr>
                    <w:rFonts w:eastAsia="Times New Roman" w:cs="Calibri"/>
                    <w:color w:val="000000"/>
                    <w:sz w:val="22"/>
                    <w:szCs w:val="24"/>
                    <w:lang w:eastAsia="zh-CN"/>
                  </w:rPr>
                </w:rPrChange>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Change w:id="25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44" w:author="Edward Leung" w:date="2017-01-10T12:35:00Z">
                  <w:rPr>
                    <w:rFonts w:eastAsia="Times New Roman" w:cs="Calibri"/>
                    <w:color w:val="000000"/>
                    <w:sz w:val="22"/>
                    <w:szCs w:val="24"/>
                    <w:lang w:eastAsia="zh-CN"/>
                  </w:rPr>
                </w:rPrChange>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Change w:id="25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4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Change w:id="25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4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Change w:id="25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5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Change w:id="25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52" w:author="Edward Leung" w:date="2017-01-10T12:35:00Z">
                  <w:rPr>
                    <w:rFonts w:eastAsia="Times New Roman" w:cs="Calibri"/>
                    <w:color w:val="000000"/>
                    <w:sz w:val="22"/>
                    <w:szCs w:val="24"/>
                    <w:lang w:eastAsia="zh-CN"/>
                  </w:rPr>
                </w:rPrChange>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Change w:id="25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54" w:author="Edward Leung" w:date="2017-01-10T12:35:00Z">
                  <w:rPr>
                    <w:rFonts w:eastAsia="Times New Roman" w:cs="Calibri"/>
                    <w:color w:val="000000"/>
                    <w:sz w:val="22"/>
                    <w:szCs w:val="24"/>
                    <w:lang w:eastAsia="zh-CN"/>
                  </w:rPr>
                </w:rPrChange>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Change w:id="25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5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Change w:id="25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5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Change w:id="25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6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Change w:id="25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62" w:author="Edward Leung" w:date="2017-01-10T12:35:00Z">
                  <w:rPr>
                    <w:rFonts w:eastAsia="Times New Roman" w:cs="Calibri"/>
                    <w:color w:val="000000"/>
                    <w:sz w:val="22"/>
                    <w:szCs w:val="24"/>
                    <w:lang w:eastAsia="zh-CN"/>
                  </w:rPr>
                </w:rPrChange>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Change w:id="25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64" w:author="Edward Leung" w:date="2017-01-10T12:35:00Z">
                  <w:rPr>
                    <w:rFonts w:eastAsia="Times New Roman" w:cs="Calibri"/>
                    <w:color w:val="000000"/>
                    <w:sz w:val="22"/>
                    <w:szCs w:val="24"/>
                    <w:lang w:eastAsia="zh-CN"/>
                  </w:rPr>
                </w:rPrChange>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Change w:id="25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6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Change w:id="25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6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Change w:id="25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7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Change w:id="25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72" w:author="Edward Leung" w:date="2017-01-10T12:35:00Z">
                  <w:rPr>
                    <w:rFonts w:eastAsia="Times New Roman" w:cs="Calibri"/>
                    <w:color w:val="000000"/>
                    <w:sz w:val="22"/>
                    <w:szCs w:val="24"/>
                    <w:lang w:eastAsia="zh-CN"/>
                  </w:rPr>
                </w:rPrChange>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Change w:id="25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74" w:author="Edward Leung" w:date="2017-01-10T12:35:00Z">
                  <w:rPr>
                    <w:rFonts w:eastAsia="Times New Roman" w:cs="Calibri"/>
                    <w:color w:val="000000"/>
                    <w:sz w:val="22"/>
                    <w:szCs w:val="24"/>
                    <w:lang w:eastAsia="zh-CN"/>
                  </w:rPr>
                </w:rPrChange>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Change w:id="25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7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Change w:id="25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7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Change w:id="25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8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Change w:id="25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82" w:author="Edward Leung" w:date="2017-01-10T12:35:00Z">
                  <w:rPr>
                    <w:rFonts w:eastAsia="Times New Roman" w:cs="Calibri"/>
                    <w:color w:val="000000"/>
                    <w:sz w:val="22"/>
                    <w:szCs w:val="24"/>
                    <w:lang w:eastAsia="zh-CN"/>
                  </w:rPr>
                </w:rPrChange>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Change w:id="25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84" w:author="Edward Leung" w:date="2017-01-10T12:35:00Z">
                  <w:rPr>
                    <w:rFonts w:eastAsia="Times New Roman" w:cs="Calibri"/>
                    <w:color w:val="000000"/>
                    <w:sz w:val="22"/>
                    <w:szCs w:val="24"/>
                    <w:lang w:eastAsia="zh-CN"/>
                  </w:rPr>
                </w:rPrChange>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Change w:id="25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8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Change w:id="25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8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Change w:id="25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9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Change w:id="25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92" w:author="Edward Leung" w:date="2017-01-10T12:35:00Z">
                  <w:rPr>
                    <w:rFonts w:eastAsia="Times New Roman" w:cs="Calibri"/>
                    <w:color w:val="000000"/>
                    <w:sz w:val="22"/>
                    <w:szCs w:val="24"/>
                    <w:lang w:eastAsia="zh-CN"/>
                  </w:rPr>
                </w:rPrChange>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Change w:id="25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94" w:author="Edward Leung" w:date="2017-01-10T12:35:00Z">
                  <w:rPr>
                    <w:rFonts w:eastAsia="Times New Roman" w:cs="Calibri"/>
                    <w:color w:val="000000"/>
                    <w:sz w:val="22"/>
                    <w:szCs w:val="24"/>
                    <w:lang w:eastAsia="zh-CN"/>
                  </w:rPr>
                </w:rPrChange>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Change w:id="25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9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Change w:id="25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59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Change w:id="25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0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Change w:id="26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02" w:author="Edward Leung" w:date="2017-01-10T12:35:00Z">
                  <w:rPr>
                    <w:rFonts w:eastAsia="Times New Roman" w:cs="Calibri"/>
                    <w:color w:val="000000"/>
                    <w:sz w:val="22"/>
                    <w:szCs w:val="24"/>
                    <w:lang w:eastAsia="zh-CN"/>
                  </w:rPr>
                </w:rPrChange>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Change w:id="26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04" w:author="Edward Leung" w:date="2017-01-10T12:35:00Z">
                  <w:rPr>
                    <w:rFonts w:eastAsia="Times New Roman" w:cs="Calibri"/>
                    <w:color w:val="000000"/>
                    <w:sz w:val="22"/>
                    <w:szCs w:val="24"/>
                    <w:lang w:eastAsia="zh-CN"/>
                  </w:rPr>
                </w:rPrChange>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Change w:id="26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0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Change w:id="26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0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Change w:id="26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1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Change w:id="26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12" w:author="Edward Leung" w:date="2017-01-10T12:35:00Z">
                  <w:rPr>
                    <w:rFonts w:eastAsia="Times New Roman" w:cs="Calibri"/>
                    <w:color w:val="000000"/>
                    <w:sz w:val="22"/>
                    <w:szCs w:val="24"/>
                    <w:lang w:eastAsia="zh-CN"/>
                  </w:rPr>
                </w:rPrChange>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Change w:id="26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14" w:author="Edward Leung" w:date="2017-01-10T12:35:00Z">
                  <w:rPr>
                    <w:rFonts w:eastAsia="Times New Roman" w:cs="Calibri"/>
                    <w:color w:val="000000"/>
                    <w:sz w:val="22"/>
                    <w:szCs w:val="24"/>
                    <w:lang w:eastAsia="zh-CN"/>
                  </w:rPr>
                </w:rPrChange>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Change w:id="26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1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Change w:id="26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1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Change w:id="26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2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Change w:id="26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22" w:author="Edward Leung" w:date="2017-01-10T12:35:00Z">
                  <w:rPr>
                    <w:rFonts w:eastAsia="Times New Roman" w:cs="Calibri"/>
                    <w:color w:val="000000"/>
                    <w:sz w:val="22"/>
                    <w:szCs w:val="24"/>
                    <w:lang w:eastAsia="zh-CN"/>
                  </w:rPr>
                </w:rPrChange>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Change w:id="26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24" w:author="Edward Leung" w:date="2017-01-10T12:35:00Z">
                  <w:rPr>
                    <w:rFonts w:eastAsia="Times New Roman" w:cs="Calibri"/>
                    <w:color w:val="000000"/>
                    <w:sz w:val="22"/>
                    <w:szCs w:val="24"/>
                    <w:lang w:eastAsia="zh-CN"/>
                  </w:rPr>
                </w:rPrChange>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Change w:id="26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2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Change w:id="26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2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Change w:id="26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3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Change w:id="26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32" w:author="Edward Leung" w:date="2017-01-10T12:35:00Z">
                  <w:rPr>
                    <w:rFonts w:eastAsia="Times New Roman" w:cs="Calibri"/>
                    <w:color w:val="000000"/>
                    <w:sz w:val="22"/>
                    <w:szCs w:val="24"/>
                    <w:lang w:eastAsia="zh-CN"/>
                  </w:rPr>
                </w:rPrChange>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Change w:id="26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34" w:author="Edward Leung" w:date="2017-01-10T12:35:00Z">
                  <w:rPr>
                    <w:rFonts w:eastAsia="Times New Roman" w:cs="Calibri"/>
                    <w:color w:val="000000"/>
                    <w:sz w:val="22"/>
                    <w:szCs w:val="24"/>
                    <w:lang w:eastAsia="zh-CN"/>
                  </w:rPr>
                </w:rPrChange>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Change w:id="26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3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Change w:id="26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3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Change w:id="26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4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Change w:id="26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42" w:author="Edward Leung" w:date="2017-01-10T12:35:00Z">
                  <w:rPr>
                    <w:rFonts w:eastAsia="Times New Roman" w:cs="Calibri"/>
                    <w:color w:val="000000"/>
                    <w:sz w:val="22"/>
                    <w:szCs w:val="24"/>
                    <w:lang w:eastAsia="zh-CN"/>
                  </w:rPr>
                </w:rPrChange>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Change w:id="26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44" w:author="Edward Leung" w:date="2017-01-10T12:35:00Z">
                  <w:rPr>
                    <w:rFonts w:eastAsia="Times New Roman" w:cs="Calibri"/>
                    <w:color w:val="000000"/>
                    <w:sz w:val="22"/>
                    <w:szCs w:val="24"/>
                    <w:lang w:eastAsia="zh-CN"/>
                  </w:rPr>
                </w:rPrChange>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Change w:id="26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4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Change w:id="26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4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Change w:id="26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5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Change w:id="26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52" w:author="Edward Leung" w:date="2017-01-10T12:35:00Z">
                  <w:rPr>
                    <w:rFonts w:eastAsia="Times New Roman" w:cs="Calibri"/>
                    <w:color w:val="000000"/>
                    <w:sz w:val="22"/>
                    <w:szCs w:val="24"/>
                    <w:lang w:eastAsia="zh-CN"/>
                  </w:rPr>
                </w:rPrChange>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Change w:id="26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54" w:author="Edward Leung" w:date="2017-01-10T12:35:00Z">
                  <w:rPr>
                    <w:rFonts w:eastAsia="Times New Roman" w:cs="Calibri"/>
                    <w:color w:val="000000"/>
                    <w:sz w:val="22"/>
                    <w:szCs w:val="24"/>
                    <w:lang w:eastAsia="zh-CN"/>
                  </w:rPr>
                </w:rPrChange>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Change w:id="26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5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Change w:id="26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5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Change w:id="26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6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Change w:id="26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62" w:author="Edward Leung" w:date="2017-01-10T12:35:00Z">
                  <w:rPr>
                    <w:rFonts w:eastAsia="Times New Roman" w:cs="Calibri"/>
                    <w:color w:val="000000"/>
                    <w:sz w:val="22"/>
                    <w:szCs w:val="24"/>
                    <w:lang w:eastAsia="zh-CN"/>
                  </w:rPr>
                </w:rPrChange>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Change w:id="26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64" w:author="Edward Leung" w:date="2017-01-10T12:35:00Z">
                  <w:rPr>
                    <w:rFonts w:eastAsia="Times New Roman" w:cs="Calibri"/>
                    <w:color w:val="000000"/>
                    <w:sz w:val="22"/>
                    <w:szCs w:val="24"/>
                    <w:lang w:eastAsia="zh-CN"/>
                  </w:rPr>
                </w:rPrChange>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Change w:id="26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6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Change w:id="26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6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Change w:id="26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7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Change w:id="26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72" w:author="Edward Leung" w:date="2017-01-10T12:35:00Z">
                  <w:rPr>
                    <w:rFonts w:eastAsia="Times New Roman" w:cs="Calibri"/>
                    <w:color w:val="000000"/>
                    <w:sz w:val="22"/>
                    <w:szCs w:val="24"/>
                    <w:lang w:eastAsia="zh-CN"/>
                  </w:rPr>
                </w:rPrChange>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Change w:id="26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74" w:author="Edward Leung" w:date="2017-01-10T12:35:00Z">
                  <w:rPr>
                    <w:rFonts w:eastAsia="Times New Roman" w:cs="Calibri"/>
                    <w:color w:val="000000"/>
                    <w:sz w:val="22"/>
                    <w:szCs w:val="24"/>
                    <w:lang w:eastAsia="zh-CN"/>
                  </w:rPr>
                </w:rPrChange>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Change w:id="26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7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Change w:id="26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7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Change w:id="26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8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Change w:id="26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82" w:author="Edward Leung" w:date="2017-01-10T12:35:00Z">
                  <w:rPr>
                    <w:rFonts w:eastAsia="Times New Roman" w:cs="Calibri"/>
                    <w:color w:val="000000"/>
                    <w:sz w:val="22"/>
                    <w:szCs w:val="24"/>
                    <w:lang w:eastAsia="zh-CN"/>
                  </w:rPr>
                </w:rPrChange>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Change w:id="26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84" w:author="Edward Leung" w:date="2017-01-10T12:35:00Z">
                  <w:rPr>
                    <w:rFonts w:eastAsia="Times New Roman" w:cs="Calibri"/>
                    <w:color w:val="000000"/>
                    <w:sz w:val="22"/>
                    <w:szCs w:val="24"/>
                    <w:lang w:eastAsia="zh-CN"/>
                  </w:rPr>
                </w:rPrChange>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Change w:id="26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8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Change w:id="26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8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Change w:id="26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9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Change w:id="26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92" w:author="Edward Leung" w:date="2017-01-10T12:35:00Z">
                  <w:rPr>
                    <w:rFonts w:eastAsia="Times New Roman" w:cs="Calibri"/>
                    <w:color w:val="000000"/>
                    <w:sz w:val="22"/>
                    <w:szCs w:val="24"/>
                    <w:lang w:eastAsia="zh-CN"/>
                  </w:rPr>
                </w:rPrChange>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Change w:id="26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94" w:author="Edward Leung" w:date="2017-01-10T12:35:00Z">
                  <w:rPr>
                    <w:rFonts w:eastAsia="Times New Roman" w:cs="Calibri"/>
                    <w:color w:val="000000"/>
                    <w:sz w:val="22"/>
                    <w:szCs w:val="24"/>
                    <w:lang w:eastAsia="zh-CN"/>
                  </w:rPr>
                </w:rPrChange>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Change w:id="26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9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Change w:id="26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69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Change w:id="26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0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Change w:id="27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02" w:author="Edward Leung" w:date="2017-01-10T12:35:00Z">
                  <w:rPr>
                    <w:rFonts w:eastAsia="Times New Roman" w:cs="Calibri"/>
                    <w:color w:val="000000"/>
                    <w:sz w:val="22"/>
                    <w:szCs w:val="24"/>
                    <w:lang w:eastAsia="zh-CN"/>
                  </w:rPr>
                </w:rPrChange>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Change w:id="27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04" w:author="Edward Leung" w:date="2017-01-10T12:35:00Z">
                  <w:rPr>
                    <w:rFonts w:eastAsia="Times New Roman" w:cs="Calibri"/>
                    <w:color w:val="000000"/>
                    <w:sz w:val="22"/>
                    <w:szCs w:val="24"/>
                    <w:lang w:eastAsia="zh-CN"/>
                  </w:rPr>
                </w:rPrChange>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Change w:id="27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0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Change w:id="27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0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Change w:id="27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1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Change w:id="27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12" w:author="Edward Leung" w:date="2017-01-10T12:35:00Z">
                  <w:rPr>
                    <w:rFonts w:eastAsia="Times New Roman" w:cs="Calibri"/>
                    <w:color w:val="000000"/>
                    <w:sz w:val="22"/>
                    <w:szCs w:val="24"/>
                    <w:lang w:eastAsia="zh-CN"/>
                  </w:rPr>
                </w:rPrChange>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Change w:id="27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14" w:author="Edward Leung" w:date="2017-01-10T12:35:00Z">
                  <w:rPr>
                    <w:rFonts w:eastAsia="Times New Roman" w:cs="Calibri"/>
                    <w:color w:val="000000"/>
                    <w:sz w:val="22"/>
                    <w:szCs w:val="24"/>
                    <w:lang w:eastAsia="zh-CN"/>
                  </w:rPr>
                </w:rPrChange>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Change w:id="27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1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Change w:id="27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1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Change w:id="27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2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Change w:id="27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22" w:author="Edward Leung" w:date="2017-01-10T12:35:00Z">
                  <w:rPr>
                    <w:rFonts w:eastAsia="Times New Roman" w:cs="Calibri"/>
                    <w:color w:val="000000"/>
                    <w:sz w:val="22"/>
                    <w:szCs w:val="24"/>
                    <w:lang w:eastAsia="zh-CN"/>
                  </w:rPr>
                </w:rPrChange>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Change w:id="27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24" w:author="Edward Leung" w:date="2017-01-10T12:35:00Z">
                  <w:rPr>
                    <w:rFonts w:eastAsia="Times New Roman" w:cs="Calibri"/>
                    <w:color w:val="000000"/>
                    <w:sz w:val="22"/>
                    <w:szCs w:val="24"/>
                    <w:lang w:eastAsia="zh-CN"/>
                  </w:rPr>
                </w:rPrChange>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Change w:id="27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2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Change w:id="27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2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Change w:id="27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3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Change w:id="27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32" w:author="Edward Leung" w:date="2017-01-10T12:35:00Z">
                  <w:rPr>
                    <w:rFonts w:eastAsia="Times New Roman" w:cs="Calibri"/>
                    <w:color w:val="000000"/>
                    <w:sz w:val="22"/>
                    <w:szCs w:val="24"/>
                    <w:lang w:eastAsia="zh-CN"/>
                  </w:rPr>
                </w:rPrChange>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Change w:id="27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34" w:author="Edward Leung" w:date="2017-01-10T12:35:00Z">
                  <w:rPr>
                    <w:rFonts w:eastAsia="Times New Roman" w:cs="Calibri"/>
                    <w:color w:val="000000"/>
                    <w:sz w:val="22"/>
                    <w:szCs w:val="24"/>
                    <w:lang w:eastAsia="zh-CN"/>
                  </w:rPr>
                </w:rPrChange>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Change w:id="27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3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Change w:id="27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3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Change w:id="27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4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Change w:id="27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42" w:author="Edward Leung" w:date="2017-01-10T12:35:00Z">
                  <w:rPr>
                    <w:rFonts w:eastAsia="Times New Roman" w:cs="Calibri"/>
                    <w:color w:val="000000"/>
                    <w:sz w:val="22"/>
                    <w:szCs w:val="24"/>
                    <w:lang w:eastAsia="zh-CN"/>
                  </w:rPr>
                </w:rPrChange>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Change w:id="274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44" w:author="Edward Leung" w:date="2017-01-10T12:35:00Z">
                  <w:rPr>
                    <w:rFonts w:eastAsia="Times New Roman" w:cs="Calibri"/>
                    <w:color w:val="000000"/>
                    <w:sz w:val="22"/>
                    <w:szCs w:val="24"/>
                    <w:lang w:eastAsia="zh-CN"/>
                  </w:rPr>
                </w:rPrChange>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Change w:id="274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4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Change w:id="274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4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Change w:id="274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5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Change w:id="27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52" w:author="Edward Leung" w:date="2017-01-10T12:35:00Z">
                  <w:rPr>
                    <w:rFonts w:eastAsia="Times New Roman" w:cs="Calibri"/>
                    <w:color w:val="000000"/>
                    <w:sz w:val="22"/>
                    <w:szCs w:val="24"/>
                    <w:lang w:eastAsia="zh-CN"/>
                  </w:rPr>
                </w:rPrChange>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Change w:id="27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54" w:author="Edward Leung" w:date="2017-01-10T12:35:00Z">
                  <w:rPr>
                    <w:rFonts w:eastAsia="Times New Roman" w:cs="Calibri"/>
                    <w:color w:val="000000"/>
                    <w:sz w:val="22"/>
                    <w:szCs w:val="24"/>
                    <w:lang w:eastAsia="zh-CN"/>
                  </w:rPr>
                </w:rPrChange>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Change w:id="27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5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Change w:id="27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5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Change w:id="27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6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Change w:id="27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62" w:author="Edward Leung" w:date="2017-01-10T12:35:00Z">
                  <w:rPr>
                    <w:rFonts w:eastAsia="Times New Roman" w:cs="Calibri"/>
                    <w:color w:val="000000"/>
                    <w:sz w:val="22"/>
                    <w:szCs w:val="24"/>
                    <w:lang w:eastAsia="zh-CN"/>
                  </w:rPr>
                </w:rPrChange>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Change w:id="276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64" w:author="Edward Leung" w:date="2017-01-10T12:35:00Z">
                  <w:rPr>
                    <w:rFonts w:eastAsia="Times New Roman" w:cs="Calibri"/>
                    <w:color w:val="000000"/>
                    <w:sz w:val="22"/>
                    <w:szCs w:val="24"/>
                    <w:lang w:eastAsia="zh-CN"/>
                  </w:rPr>
                </w:rPrChange>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Change w:id="276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6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Change w:id="276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6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Change w:id="276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7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Change w:id="277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72" w:author="Edward Leung" w:date="2017-01-10T12:35:00Z">
                  <w:rPr>
                    <w:rFonts w:eastAsia="Times New Roman" w:cs="Calibri"/>
                    <w:color w:val="000000"/>
                    <w:sz w:val="22"/>
                    <w:szCs w:val="24"/>
                    <w:lang w:eastAsia="zh-CN"/>
                  </w:rPr>
                </w:rPrChange>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Change w:id="277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74" w:author="Edward Leung" w:date="2017-01-10T12:35:00Z">
                  <w:rPr>
                    <w:rFonts w:eastAsia="Times New Roman" w:cs="Calibri"/>
                    <w:color w:val="000000"/>
                    <w:sz w:val="22"/>
                    <w:szCs w:val="24"/>
                    <w:lang w:eastAsia="zh-CN"/>
                  </w:rPr>
                </w:rPrChange>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Change w:id="277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7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Change w:id="277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7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Change w:id="277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8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Change w:id="278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82" w:author="Edward Leung" w:date="2017-01-10T12:35:00Z">
                  <w:rPr>
                    <w:rFonts w:eastAsia="Times New Roman" w:cs="Calibri"/>
                    <w:color w:val="000000"/>
                    <w:sz w:val="22"/>
                    <w:szCs w:val="24"/>
                    <w:lang w:eastAsia="zh-CN"/>
                  </w:rPr>
                </w:rPrChange>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Change w:id="278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84" w:author="Edward Leung" w:date="2017-01-10T12:35:00Z">
                  <w:rPr>
                    <w:rFonts w:eastAsia="Times New Roman" w:cs="Calibri"/>
                    <w:color w:val="000000"/>
                    <w:sz w:val="22"/>
                    <w:szCs w:val="24"/>
                    <w:lang w:eastAsia="zh-CN"/>
                  </w:rPr>
                </w:rPrChange>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Change w:id="278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8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Change w:id="278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8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Change w:id="278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9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Change w:id="279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92" w:author="Edward Leung" w:date="2017-01-10T12:35:00Z">
                  <w:rPr>
                    <w:rFonts w:eastAsia="Times New Roman" w:cs="Calibri"/>
                    <w:color w:val="000000"/>
                    <w:sz w:val="22"/>
                    <w:szCs w:val="24"/>
                    <w:lang w:eastAsia="zh-CN"/>
                  </w:rPr>
                </w:rPrChange>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Change w:id="279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94" w:author="Edward Leung" w:date="2017-01-10T12:35:00Z">
                  <w:rPr>
                    <w:rFonts w:eastAsia="Times New Roman" w:cs="Calibri"/>
                    <w:color w:val="000000"/>
                    <w:sz w:val="22"/>
                    <w:szCs w:val="24"/>
                    <w:lang w:eastAsia="zh-CN"/>
                  </w:rPr>
                </w:rPrChange>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Change w:id="279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9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Change w:id="279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79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Change w:id="279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0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Change w:id="280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02" w:author="Edward Leung" w:date="2017-01-10T12:35:00Z">
                  <w:rPr>
                    <w:rFonts w:eastAsia="Times New Roman" w:cs="Calibri"/>
                    <w:color w:val="000000"/>
                    <w:sz w:val="22"/>
                    <w:szCs w:val="24"/>
                    <w:lang w:eastAsia="zh-CN"/>
                  </w:rPr>
                </w:rPrChange>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Change w:id="280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04" w:author="Edward Leung" w:date="2017-01-10T12:35:00Z">
                  <w:rPr>
                    <w:rFonts w:eastAsia="Times New Roman" w:cs="Calibri"/>
                    <w:color w:val="000000"/>
                    <w:sz w:val="22"/>
                    <w:szCs w:val="24"/>
                    <w:lang w:eastAsia="zh-CN"/>
                  </w:rPr>
                </w:rPrChange>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Change w:id="280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06" w:author="Edward Leung" w:date="2017-01-10T12:35:00Z">
                  <w:rPr>
                    <w:rFonts w:eastAsia="Times New Roman" w:cs="Calibri"/>
                    <w:color w:val="000000"/>
                    <w:sz w:val="22"/>
                    <w:szCs w:val="24"/>
                    <w:lang w:eastAsia="zh-CN"/>
                  </w:rPr>
                </w:rPrChange>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Change w:id="280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0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Change w:id="280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10" w:author="Edward Leung" w:date="2017-01-10T12:35:00Z">
                  <w:rPr>
                    <w:rFonts w:eastAsia="Times New Roman" w:cs="Calibri"/>
                    <w:color w:val="000000"/>
                    <w:sz w:val="22"/>
                    <w:szCs w:val="24"/>
                    <w:lang w:eastAsia="zh-CN"/>
                  </w:rPr>
                </w:rPrChange>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Change w:id="281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12" w:author="Edward Leung" w:date="2017-01-10T12:35:00Z">
                  <w:rPr>
                    <w:rFonts w:eastAsia="Times New Roman" w:cs="Calibri"/>
                    <w:color w:val="000000"/>
                    <w:sz w:val="22"/>
                    <w:szCs w:val="24"/>
                    <w:lang w:eastAsia="zh-CN"/>
                  </w:rPr>
                </w:rPrChange>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Change w:id="281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14" w:author="Edward Leung" w:date="2017-01-10T12:35:00Z">
                  <w:rPr>
                    <w:rFonts w:eastAsia="Times New Roman" w:cs="Calibri"/>
                    <w:color w:val="000000"/>
                    <w:sz w:val="22"/>
                    <w:szCs w:val="24"/>
                    <w:lang w:eastAsia="zh-CN"/>
                  </w:rPr>
                </w:rPrChange>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Change w:id="281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1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Change w:id="281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1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Change w:id="281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2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Change w:id="282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22" w:author="Edward Leung" w:date="2017-01-10T12:35:00Z">
                  <w:rPr>
                    <w:rFonts w:eastAsia="Times New Roman" w:cs="Calibri"/>
                    <w:color w:val="000000"/>
                    <w:sz w:val="22"/>
                    <w:szCs w:val="24"/>
                    <w:lang w:eastAsia="zh-CN"/>
                  </w:rPr>
                </w:rPrChange>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Change w:id="282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24" w:author="Edward Leung" w:date="2017-01-10T12:35:00Z">
                  <w:rPr>
                    <w:rFonts w:eastAsia="Times New Roman" w:cs="Calibri"/>
                    <w:color w:val="000000"/>
                    <w:sz w:val="22"/>
                    <w:szCs w:val="24"/>
                    <w:lang w:eastAsia="zh-CN"/>
                  </w:rPr>
                </w:rPrChange>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Change w:id="282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2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Change w:id="282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2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Change w:id="282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3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Change w:id="283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32" w:author="Edward Leung" w:date="2017-01-10T12:35:00Z">
                  <w:rPr>
                    <w:rFonts w:eastAsia="Times New Roman" w:cs="Calibri"/>
                    <w:color w:val="000000"/>
                    <w:sz w:val="22"/>
                    <w:szCs w:val="24"/>
                    <w:lang w:eastAsia="zh-CN"/>
                  </w:rPr>
                </w:rPrChange>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Change w:id="283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34" w:author="Edward Leung" w:date="2017-01-10T12:35:00Z">
                  <w:rPr>
                    <w:rFonts w:eastAsia="Times New Roman" w:cs="Calibri"/>
                    <w:color w:val="000000"/>
                    <w:sz w:val="22"/>
                    <w:szCs w:val="24"/>
                    <w:lang w:eastAsia="zh-CN"/>
                  </w:rPr>
                </w:rPrChange>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Change w:id="283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36" w:author="Edward Leung" w:date="2017-01-10T12:35:00Z">
                  <w:rPr>
                    <w:rFonts w:eastAsia="Times New Roman" w:cs="Calibri"/>
                    <w:color w:val="000000"/>
                    <w:sz w:val="22"/>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Change w:id="283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38" w:author="Edward Leung" w:date="2017-01-10T12:35:00Z">
                  <w:rPr>
                    <w:rFonts w:eastAsia="Times New Roman" w:cs="Calibri"/>
                    <w:color w:val="000000"/>
                    <w:sz w:val="22"/>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Change w:id="283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40" w:author="Edward Leung" w:date="2017-01-10T12:35:00Z">
                  <w:rPr>
                    <w:rFonts w:eastAsia="Times New Roman" w:cs="Calibri"/>
                    <w:color w:val="000000"/>
                    <w:sz w:val="22"/>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Change w:id="284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Change w:id="2842" w:author="Edward Leung" w:date="2017-01-10T12:35:00Z">
                  <w:rPr>
                    <w:rFonts w:eastAsia="Times New Roman" w:cs="Calibri"/>
                    <w:color w:val="000000"/>
                    <w:sz w:val="22"/>
                    <w:szCs w:val="24"/>
                    <w:lang w:eastAsia="zh-CN"/>
                  </w:rPr>
                </w:rPrChange>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184A3A" w:rsidRDefault="00A82B20" w:rsidP="007E4470">
            <w:pPr>
              <w:spacing w:after="0" w:line="240" w:lineRule="auto"/>
              <w:rPr>
                <w:rFonts w:ascii="Trebuchet MS" w:eastAsia="Times New Roman" w:hAnsi="Trebuchet MS" w:cs="Calibri"/>
                <w:color w:val="000000"/>
                <w:sz w:val="24"/>
                <w:szCs w:val="24"/>
                <w:lang w:eastAsia="zh-CN"/>
                <w:rPrChange w:id="2843"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2844" w:author="Edward Leung" w:date="2017-01-10T12:35:00Z">
                  <w:rPr>
                    <w:rFonts w:ascii="Trebuchet MS" w:eastAsia="Times New Roman" w:hAnsi="Trebuchet MS" w:cs="Calibri"/>
                    <w:color w:val="000000"/>
                    <w:sz w:val="24"/>
                    <w:szCs w:val="24"/>
                    <w:lang w:eastAsia="zh-CN"/>
                  </w:rPr>
                </w:rPrChange>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184A3A" w:rsidRDefault="00A82B20" w:rsidP="007E4470">
            <w:pPr>
              <w:spacing w:after="0" w:line="240" w:lineRule="auto"/>
              <w:rPr>
                <w:rFonts w:ascii="Trebuchet MS" w:eastAsia="Times New Roman" w:hAnsi="Trebuchet MS" w:cs="Calibri"/>
                <w:color w:val="000000"/>
                <w:sz w:val="24"/>
                <w:szCs w:val="24"/>
                <w:lang w:eastAsia="zh-CN"/>
                <w:rPrChange w:id="2845"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2846" w:author="Edward Leung" w:date="2017-01-10T12:35:00Z">
                  <w:rPr>
                    <w:rFonts w:ascii="Trebuchet MS" w:eastAsia="Times New Roman" w:hAnsi="Trebuchet MS" w:cs="Calibri"/>
                    <w:color w:val="000000"/>
                    <w:sz w:val="24"/>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184A3A" w:rsidRDefault="00A82B20" w:rsidP="007E4470">
            <w:pPr>
              <w:spacing w:after="0" w:line="240" w:lineRule="auto"/>
              <w:rPr>
                <w:rFonts w:ascii="Trebuchet MS" w:eastAsia="Times New Roman" w:hAnsi="Trebuchet MS" w:cs="Calibri"/>
                <w:color w:val="000000"/>
                <w:sz w:val="24"/>
                <w:szCs w:val="24"/>
                <w:lang w:eastAsia="zh-CN"/>
                <w:rPrChange w:id="2847"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2848" w:author="Edward Leung" w:date="2017-01-10T12:35:00Z">
                  <w:rPr>
                    <w:rFonts w:ascii="Trebuchet MS" w:eastAsia="Times New Roman" w:hAnsi="Trebuchet MS" w:cs="Calibri"/>
                    <w:color w:val="000000"/>
                    <w:sz w:val="24"/>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184A3A" w:rsidRDefault="00A82B20" w:rsidP="007E4470">
            <w:pPr>
              <w:spacing w:after="0" w:line="240" w:lineRule="auto"/>
              <w:rPr>
                <w:rFonts w:ascii="Trebuchet MS" w:eastAsia="Times New Roman" w:hAnsi="Trebuchet MS" w:cs="Calibri"/>
                <w:color w:val="000000"/>
                <w:sz w:val="24"/>
                <w:szCs w:val="24"/>
                <w:lang w:eastAsia="zh-CN"/>
                <w:rPrChange w:id="2849"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2850" w:author="Edward Leung" w:date="2017-01-10T12:35:00Z">
                  <w:rPr>
                    <w:rFonts w:ascii="Trebuchet MS" w:eastAsia="Times New Roman" w:hAnsi="Trebuchet MS" w:cs="Calibri"/>
                    <w:color w:val="000000"/>
                    <w:sz w:val="24"/>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184A3A" w:rsidRDefault="00A82B20" w:rsidP="007E4470">
            <w:pPr>
              <w:spacing w:after="0" w:line="240" w:lineRule="auto"/>
              <w:rPr>
                <w:rFonts w:ascii="Trebuchet MS" w:eastAsia="Times New Roman" w:hAnsi="Trebuchet MS" w:cs="Calibri"/>
                <w:color w:val="000000"/>
                <w:sz w:val="24"/>
                <w:szCs w:val="24"/>
                <w:lang w:eastAsia="zh-CN"/>
                <w:rPrChange w:id="2851" w:author="Edward Leung" w:date="2017-01-10T12:35:00Z">
                  <w:rPr>
                    <w:rFonts w:ascii="Trebuchet MS" w:eastAsia="Times New Roman" w:hAnsi="Trebuchet MS" w:cs="Calibri"/>
                    <w:color w:val="000000"/>
                    <w:sz w:val="24"/>
                    <w:szCs w:val="24"/>
                    <w:lang w:eastAsia="zh-CN"/>
                  </w:rPr>
                </w:rPrChange>
              </w:rPr>
            </w:pPr>
            <w:r w:rsidRPr="00184A3A">
              <w:rPr>
                <w:rFonts w:ascii="Trebuchet MS" w:eastAsia="Times New Roman" w:hAnsi="Trebuchet MS" w:cs="Calibri"/>
                <w:color w:val="000000"/>
                <w:sz w:val="24"/>
                <w:szCs w:val="24"/>
                <w:lang w:eastAsia="zh-CN"/>
                <w:rPrChange w:id="2852" w:author="Edward Leung" w:date="2017-01-10T12:35:00Z">
                  <w:rPr>
                    <w:rFonts w:ascii="Trebuchet MS" w:eastAsia="Times New Roman" w:hAnsi="Trebuchet MS" w:cs="Calibri"/>
                    <w:color w:val="000000"/>
                    <w:sz w:val="24"/>
                    <w:szCs w:val="24"/>
                    <w:lang w:eastAsia="zh-CN"/>
                  </w:rPr>
                </w:rPrChange>
              </w:rPr>
              <w:t>Carl</w:t>
            </w:r>
          </w:p>
        </w:tc>
      </w:tr>
    </w:tbl>
    <w:p w14:paraId="040AECE2" w14:textId="1C3B9DFE" w:rsidR="00A82B20" w:rsidRPr="00184A3A" w:rsidRDefault="00764D66" w:rsidP="00A82B20">
      <w:pPr>
        <w:rPr>
          <w:lang w:eastAsia="zh-HK"/>
          <w:rPrChange w:id="2853" w:author="Edward Leung" w:date="2017-01-10T12:35:00Z">
            <w:rPr>
              <w:lang w:eastAsia="zh-HK"/>
            </w:rPr>
          </w:rPrChange>
        </w:rPr>
      </w:pPr>
      <w:ins w:id="2854" w:author="Dick Chan" w:date="2017-01-10T09:23:00Z">
        <w:r w:rsidRPr="00184A3A">
          <w:rPr>
            <w:lang w:eastAsia="zh-HK"/>
            <w:rPrChange w:id="2855" w:author="Edward Leung" w:date="2017-01-10T12:35:00Z">
              <w:rPr>
                <w:lang w:eastAsia="zh-HK"/>
              </w:rPr>
            </w:rPrChange>
          </w:rPr>
          <w:t xml:space="preserve">Dick??? Do we check the mapping </w:t>
        </w:r>
      </w:ins>
      <w:ins w:id="2856" w:author="Dick Chan" w:date="2017-01-10T09:24:00Z">
        <w:r w:rsidRPr="00184A3A">
          <w:rPr>
            <w:b/>
            <w:u w:val="single"/>
            <w:lang w:eastAsia="zh-HK"/>
            <w:rPrChange w:id="2857" w:author="Edward Leung" w:date="2017-01-10T12:35:00Z">
              <w:rPr>
                <w:lang w:eastAsia="zh-HK"/>
              </w:rPr>
            </w:rPrChange>
          </w:rPr>
          <w:t>every</w:t>
        </w:r>
        <w:r w:rsidRPr="00184A3A">
          <w:rPr>
            <w:lang w:eastAsia="zh-HK"/>
            <w:rPrChange w:id="2858" w:author="Edward Leung" w:date="2017-01-10T12:35:00Z">
              <w:rPr>
                <w:lang w:eastAsia="zh-HK"/>
              </w:rPr>
            </w:rPrChange>
          </w:rPr>
          <w:t xml:space="preserve"> </w:t>
        </w:r>
      </w:ins>
      <w:ins w:id="2859" w:author="Dick Chan" w:date="2017-01-10T09:23:00Z">
        <w:r w:rsidRPr="00184A3A">
          <w:rPr>
            <w:lang w:eastAsia="zh-HK"/>
            <w:rPrChange w:id="2860" w:author="Edward Leung" w:date="2017-01-10T12:35:00Z">
              <w:rPr>
                <w:lang w:eastAsia="zh-HK"/>
              </w:rPr>
            </w:rPrChange>
          </w:rPr>
          <w:t xml:space="preserve">between POS client </w:t>
        </w:r>
      </w:ins>
      <w:ins w:id="2861" w:author="Dick Chan" w:date="2017-01-10T09:24:00Z">
        <w:r w:rsidRPr="00184A3A">
          <w:rPr>
            <w:lang w:eastAsia="zh-HK"/>
            <w:rPrChange w:id="2862" w:author="Edward Leung" w:date="2017-01-10T12:35:00Z">
              <w:rPr>
                <w:lang w:eastAsia="zh-HK"/>
              </w:rPr>
            </w:rPrChange>
          </w:rPr>
          <w:t xml:space="preserve">DB </w:t>
        </w:r>
      </w:ins>
      <w:ins w:id="2863" w:author="Dick Chan" w:date="2017-01-10T09:23:00Z">
        <w:r w:rsidRPr="00184A3A">
          <w:rPr>
            <w:lang w:eastAsia="zh-HK"/>
            <w:rPrChange w:id="2864" w:author="Edward Leung" w:date="2017-01-10T12:35:00Z">
              <w:rPr>
                <w:lang w:eastAsia="zh-HK"/>
              </w:rPr>
            </w:rPrChange>
          </w:rPr>
          <w:t xml:space="preserve">tables, Staging DB </w:t>
        </w:r>
      </w:ins>
      <w:ins w:id="2865" w:author="Dick Chan" w:date="2017-01-10T09:24:00Z">
        <w:r w:rsidRPr="00184A3A">
          <w:rPr>
            <w:lang w:eastAsia="zh-HK"/>
            <w:rPrChange w:id="2866" w:author="Edward Leung" w:date="2017-01-10T12:35:00Z">
              <w:rPr>
                <w:lang w:eastAsia="zh-HK"/>
              </w:rPr>
            </w:rPrChange>
          </w:rPr>
          <w:t xml:space="preserve">tables, </w:t>
        </w:r>
      </w:ins>
      <w:ins w:id="2867" w:author="Dick Chan" w:date="2017-01-10T09:23:00Z">
        <w:r w:rsidRPr="00184A3A">
          <w:rPr>
            <w:lang w:eastAsia="zh-HK"/>
            <w:rPrChange w:id="2868" w:author="Edward Leung" w:date="2017-01-10T12:35:00Z">
              <w:rPr>
                <w:lang w:eastAsia="zh-HK"/>
              </w:rPr>
            </w:rPrChange>
          </w:rPr>
          <w:t>EDW database</w:t>
        </w:r>
      </w:ins>
      <w:ins w:id="2869" w:author="Dick Chan" w:date="2017-01-10T09:24:00Z">
        <w:r w:rsidRPr="00184A3A">
          <w:rPr>
            <w:lang w:eastAsia="zh-HK"/>
            <w:rPrChange w:id="2870" w:author="Edward Leung" w:date="2017-01-10T12:35:00Z">
              <w:rPr>
                <w:lang w:eastAsia="zh-HK"/>
              </w:rPr>
            </w:rPrChange>
          </w:rPr>
          <w:t xml:space="preserve"> and Master/Pricing tables</w:t>
        </w:r>
      </w:ins>
      <w:ins w:id="2871" w:author="Dick Chan" w:date="2017-01-10T09:23:00Z">
        <w:r w:rsidRPr="00184A3A">
          <w:rPr>
            <w:lang w:eastAsia="zh-HK"/>
            <w:rPrChange w:id="2872" w:author="Edward Leung" w:date="2017-01-10T12:35:00Z">
              <w:rPr>
                <w:lang w:eastAsia="zh-HK"/>
              </w:rPr>
            </w:rPrChange>
          </w:rPr>
          <w:t xml:space="preserve">? </w:t>
        </w:r>
      </w:ins>
    </w:p>
    <w:p w14:paraId="5E12A250" w14:textId="77777777" w:rsidR="000F6556" w:rsidRPr="00184A3A" w:rsidRDefault="000F6556">
      <w:pPr>
        <w:rPr>
          <w:rFonts w:cs="Microsoft YaHei"/>
          <w:b/>
          <w:bCs/>
          <w:color w:val="4F81BD" w:themeColor="accent1"/>
          <w:sz w:val="26"/>
          <w:szCs w:val="26"/>
          <w:lang w:eastAsia="zh-HK"/>
          <w:rPrChange w:id="2873" w:author="Edward Leung" w:date="2017-01-10T12:35:00Z">
            <w:rPr>
              <w:rFonts w:cs="Microsoft YaHei"/>
              <w:b/>
              <w:bCs/>
              <w:color w:val="4F81BD" w:themeColor="accent1"/>
              <w:sz w:val="26"/>
              <w:szCs w:val="26"/>
              <w:lang w:eastAsia="zh-HK"/>
            </w:rPr>
          </w:rPrChange>
        </w:rPr>
      </w:pPr>
      <w:r w:rsidRPr="00184A3A">
        <w:rPr>
          <w:rPrChange w:id="2874" w:author="Edward Leung" w:date="2017-01-10T12:35:00Z">
            <w:rPr/>
          </w:rPrChange>
        </w:rPr>
        <w:br w:type="page"/>
      </w:r>
    </w:p>
    <w:p w14:paraId="5135359F" w14:textId="0065D7C0" w:rsidR="00B64BE6" w:rsidRPr="00184A3A" w:rsidRDefault="00B64BE6" w:rsidP="00B64BE6">
      <w:pPr>
        <w:pStyle w:val="Heading2"/>
        <w:rPr>
          <w:rPrChange w:id="2875" w:author="Edward Leung" w:date="2017-01-10T12:35:00Z">
            <w:rPr/>
          </w:rPrChange>
        </w:rPr>
      </w:pPr>
      <w:bookmarkStart w:id="2876" w:name="_Toc471750748"/>
      <w:r w:rsidRPr="00184A3A">
        <w:rPr>
          <w:rPrChange w:id="2877" w:author="Edward Leung" w:date="2017-01-10T12:35:00Z">
            <w:rPr/>
          </w:rPrChange>
        </w:rPr>
        <w:lastRenderedPageBreak/>
        <w:t>Polling Application Work Tables</w:t>
      </w:r>
      <w:bookmarkEnd w:id="2876"/>
    </w:p>
    <w:p w14:paraId="546F3B19" w14:textId="4A3B199B" w:rsidR="000D588D" w:rsidRPr="00184A3A" w:rsidRDefault="000D588D" w:rsidP="00B03B1F">
      <w:pPr>
        <w:spacing w:after="0"/>
        <w:rPr>
          <w:b/>
          <w:u w:val="single"/>
          <w:rPrChange w:id="2878" w:author="Edward Leung" w:date="2017-01-10T12:35:00Z">
            <w:rPr>
              <w:b/>
              <w:u w:val="single"/>
            </w:rPr>
          </w:rPrChange>
        </w:rPr>
      </w:pPr>
      <w:r w:rsidRPr="00184A3A">
        <w:rPr>
          <w:b/>
          <w:u w:val="single"/>
          <w:rPrChange w:id="2879" w:author="Edward Leung" w:date="2017-01-10T12:35:00Z">
            <w:rPr>
              <w:b/>
              <w:u w:val="single"/>
            </w:rPr>
          </w:rPrChange>
        </w:rPr>
        <w:t>Polling Schemes</w:t>
      </w:r>
    </w:p>
    <w:p w14:paraId="663CF75B" w14:textId="73D3AAE0" w:rsidR="000D588D" w:rsidRPr="00184A3A" w:rsidRDefault="000D588D" w:rsidP="000D588D">
      <w:pPr>
        <w:rPr>
          <w:lang w:eastAsia="zh-HK"/>
          <w:rPrChange w:id="2880" w:author="Edward Leung" w:date="2017-01-10T12:35:00Z">
            <w:rPr>
              <w:lang w:eastAsia="zh-HK"/>
            </w:rPr>
          </w:rPrChange>
        </w:rPr>
      </w:pPr>
      <w:r w:rsidRPr="00184A3A">
        <w:rPr>
          <w:rPrChange w:id="2881" w:author="Edward Leung" w:date="2017-01-10T12:35:00Z">
            <w:rPr>
              <w:noProof/>
            </w:rPr>
          </w:rPrChange>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Change w:id="2882" w:author="Edward Leung" w:date="2017-01-10T12:35:00Z">
            <w:rPr>
              <w:lang w:eastAsia="zh-HK"/>
            </w:rPr>
          </w:rPrChange>
        </w:rPr>
      </w:pPr>
    </w:p>
    <w:p w14:paraId="78DB25A8" w14:textId="77777777" w:rsidR="00B03B1F" w:rsidRPr="00184A3A" w:rsidRDefault="00B03B1F">
      <w:pPr>
        <w:rPr>
          <w:rPrChange w:id="2883" w:author="Edward Leung" w:date="2017-01-10T12:35:00Z">
            <w:rPr/>
          </w:rPrChange>
        </w:rPr>
      </w:pPr>
      <w:r w:rsidRPr="00184A3A">
        <w:rPr>
          <w:rPrChange w:id="2884" w:author="Edward Leung" w:date="2017-01-10T12:35:00Z">
            <w:rPr/>
          </w:rPrChange>
        </w:rPr>
        <w:br w:type="page"/>
      </w:r>
    </w:p>
    <w:p w14:paraId="1389E57C" w14:textId="0CE5E6CF" w:rsidR="00B64BE6" w:rsidRPr="00184A3A" w:rsidRDefault="00B64BE6" w:rsidP="002643F7">
      <w:pPr>
        <w:spacing w:after="0"/>
        <w:rPr>
          <w:b/>
          <w:u w:val="single"/>
          <w:rPrChange w:id="2885" w:author="Edward Leung" w:date="2017-01-10T12:35:00Z">
            <w:rPr>
              <w:b/>
              <w:u w:val="single"/>
            </w:rPr>
          </w:rPrChange>
        </w:rPr>
      </w:pPr>
      <w:r w:rsidRPr="00184A3A">
        <w:rPr>
          <w:b/>
          <w:u w:val="single"/>
          <w:rPrChange w:id="2886" w:author="Edward Leung" w:date="2017-01-10T12:35:00Z">
            <w:rPr>
              <w:b/>
              <w:u w:val="single"/>
            </w:rPr>
          </w:rPrChange>
        </w:rPr>
        <w:lastRenderedPageBreak/>
        <w:t>Job Control (Job Logs, Exceptional Data)</w:t>
      </w:r>
    </w:p>
    <w:p w14:paraId="289D31A5" w14:textId="039F521F" w:rsidR="00B03B1F" w:rsidRPr="00184A3A" w:rsidRDefault="00B03B1F" w:rsidP="002643F7">
      <w:pPr>
        <w:spacing w:after="0"/>
        <w:rPr>
          <w:rPrChange w:id="2887" w:author="Edward Leung" w:date="2017-01-10T12:35:00Z">
            <w:rPr/>
          </w:rPrChange>
        </w:rPr>
      </w:pPr>
      <w:r w:rsidRPr="00184A3A">
        <w:rPr>
          <w:rPrChange w:id="2888" w:author="Edward Leung" w:date="2017-01-10T12:35:00Z">
            <w:rPr>
              <w:noProof/>
            </w:rPr>
          </w:rPrChange>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rPr>
          <w:rPrChange w:id="2889" w:author="Edward Leung" w:date="2017-01-10T12:35:00Z">
            <w:rPr/>
          </w:rPrChange>
        </w:rPr>
      </w:pPr>
      <w:r w:rsidRPr="00184A3A">
        <w:rPr>
          <w:rPrChange w:id="2890" w:author="Edward Leung" w:date="2017-01-10T12:35:00Z">
            <w:rPr/>
          </w:rPrChange>
        </w:rPr>
        <w:t xml:space="preserve"> </w:t>
      </w:r>
    </w:p>
    <w:p w14:paraId="2AE0D3B0" w14:textId="77777777" w:rsidR="00B64BE6" w:rsidRPr="00184A3A" w:rsidRDefault="00B64BE6" w:rsidP="00B64BE6">
      <w:pPr>
        <w:rPr>
          <w:rPrChange w:id="2891" w:author="Edward Leung" w:date="2017-01-10T12:35:00Z">
            <w:rPr/>
          </w:rPrChange>
        </w:rPr>
      </w:pPr>
    </w:p>
    <w:p w14:paraId="50967DD1" w14:textId="6E9938AB" w:rsidR="00B64BE6" w:rsidRPr="00184A3A" w:rsidRDefault="00764D66" w:rsidP="00B64BE6">
      <w:pPr>
        <w:rPr>
          <w:ins w:id="2892" w:author="Dick Chan" w:date="2017-01-10T09:30:00Z"/>
          <w:rPrChange w:id="2893" w:author="Edward Leung" w:date="2017-01-10T12:35:00Z">
            <w:rPr>
              <w:ins w:id="2894" w:author="Dick Chan" w:date="2017-01-10T09:30:00Z"/>
            </w:rPr>
          </w:rPrChange>
        </w:rPr>
      </w:pPr>
      <w:ins w:id="2895" w:author="Dick Chan" w:date="2017-01-10T09:28:00Z">
        <w:r w:rsidRPr="00184A3A">
          <w:rPr>
            <w:rPrChange w:id="2896" w:author="Edward Leung" w:date="2017-01-10T12:35:00Z">
              <w:rPr/>
            </w:rPrChange>
          </w:rPr>
          <w:t xml:space="preserve">Dick??? What is the usage of </w:t>
        </w:r>
      </w:ins>
      <w:ins w:id="2897" w:author="Dick Chan" w:date="2017-01-10T09:29:00Z">
        <w:r w:rsidRPr="00184A3A">
          <w:rPr>
            <w:rPrChange w:id="2898" w:author="Edward Leung" w:date="2017-01-10T12:35:00Z">
              <w:rPr/>
            </w:rPrChange>
          </w:rPr>
          <w:t xml:space="preserve">“Latest Job Ind”? </w:t>
        </w:r>
      </w:ins>
    </w:p>
    <w:p w14:paraId="071FE54C" w14:textId="191A97CA" w:rsidR="007719F5" w:rsidRPr="00184A3A" w:rsidRDefault="007719F5" w:rsidP="00B64BE6">
      <w:pPr>
        <w:rPr>
          <w:ins w:id="2899" w:author="Dick Chan" w:date="2017-01-10T09:35:00Z"/>
          <w:rPrChange w:id="2900" w:author="Edward Leung" w:date="2017-01-10T12:35:00Z">
            <w:rPr>
              <w:ins w:id="2901" w:author="Dick Chan" w:date="2017-01-10T09:35:00Z"/>
            </w:rPr>
          </w:rPrChange>
        </w:rPr>
      </w:pPr>
      <w:ins w:id="2902" w:author="Dick Chan" w:date="2017-01-10T09:30:00Z">
        <w:r w:rsidRPr="00184A3A">
          <w:rPr>
            <w:rPrChange w:id="2903" w:author="Edward Leung" w:date="2017-01-10T12:35:00Z">
              <w:rPr/>
            </w:rPrChange>
          </w:rPr>
          <w:t xml:space="preserve">Dick??? What is the logic behind the flow for the scheduler and task? </w:t>
        </w:r>
      </w:ins>
      <w:ins w:id="2904" w:author="Dick Chan" w:date="2017-01-10T09:31:00Z">
        <w:r w:rsidRPr="00184A3A">
          <w:rPr>
            <w:rPrChange w:id="2905" w:author="Edward Leung" w:date="2017-01-10T12:35:00Z">
              <w:rPr/>
            </w:rPrChange>
          </w:rPr>
          <w:t>Could you explain the flow?</w:t>
        </w:r>
      </w:ins>
    </w:p>
    <w:p w14:paraId="2C3DD18A" w14:textId="611876F9" w:rsidR="007719F5" w:rsidRPr="00184A3A" w:rsidRDefault="00922238" w:rsidP="00B64BE6">
      <w:pPr>
        <w:rPr>
          <w:ins w:id="2906" w:author="Dick Chan" w:date="2017-01-10T09:37:00Z"/>
          <w:rPrChange w:id="2907" w:author="Edward Leung" w:date="2017-01-10T12:35:00Z">
            <w:rPr>
              <w:ins w:id="2908" w:author="Dick Chan" w:date="2017-01-10T09:37:00Z"/>
            </w:rPr>
          </w:rPrChange>
        </w:rPr>
      </w:pPr>
      <w:ins w:id="2909" w:author="Edward Leung" w:date="2017-01-10T11:53:00Z">
        <w:r w:rsidRPr="00184A3A">
          <w:rPr>
            <w:rPrChange w:id="2910" w:author="Edward Leung" w:date="2017-01-10T12:35:00Z">
              <w:rPr>
                <w:noProof/>
              </w:rPr>
            </w:rPrChange>
          </w:rPr>
          <mc:AlternateContent>
            <mc:Choice Requires="wps">
              <w:drawing>
                <wp:anchor distT="0" distB="0" distL="114300" distR="114300" simplePos="0" relativeHeight="251697152" behindDoc="0" locked="0" layoutInCell="1" allowOverlap="1" wp14:anchorId="02992140" wp14:editId="0E067681">
                  <wp:simplePos x="0" y="0"/>
                  <wp:positionH relativeFrom="column">
                    <wp:posOffset>4864100</wp:posOffset>
                  </wp:positionH>
                  <wp:positionV relativeFrom="paragraph">
                    <wp:posOffset>188595</wp:posOffset>
                  </wp:positionV>
                  <wp:extent cx="482600" cy="247650"/>
                  <wp:effectExtent l="0" t="0" r="12700" b="19050"/>
                  <wp:wrapNone/>
                  <wp:docPr id="44" name="Left Arrow 44"/>
                  <wp:cNvGraphicFramePr/>
                  <a:graphic xmlns:a="http://schemas.openxmlformats.org/drawingml/2006/main">
                    <a:graphicData uri="http://schemas.microsoft.com/office/word/2010/wordprocessingShape">
                      <wps:wsp>
                        <wps:cNvSpPr/>
                        <wps:spPr>
                          <a:xfrm>
                            <a:off x="0" y="0"/>
                            <a:ext cx="482600" cy="247650"/>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D956F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383pt;margin-top:14.85pt;width:38pt;height:1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" adj="5542" fillcolor="#c0504d [3205]" strokecolor="#622423 [1605]" strokeweight="2pt"/>
              </w:pict>
            </mc:Fallback>
          </mc:AlternateContent>
        </w:r>
      </w:ins>
      <w:ins w:id="2911" w:author="Dick Chan" w:date="2017-01-10T09:35:00Z">
        <w:r w:rsidR="007719F5" w:rsidRPr="00184A3A">
          <w:rPr>
            <w:rPrChange w:id="2912" w:author="Edward Leung" w:date="2017-01-10T12:35:00Z">
              <w:rPr/>
            </w:rPrChange>
          </w:rPr>
          <w:t xml:space="preserve">Dick??? As mentioned by Wing, we need to interface to existing </w:t>
        </w:r>
      </w:ins>
      <w:ins w:id="2913" w:author="Dick Chan" w:date="2017-01-10T09:37:00Z">
        <w:r w:rsidR="007719F5" w:rsidRPr="00184A3A">
          <w:rPr>
            <w:rPrChange w:id="2914" w:author="Edward Leung" w:date="2017-01-10T12:35:00Z">
              <w:rPr/>
            </w:rPrChange>
          </w:rPr>
          <w:t xml:space="preserve">Maxim’s </w:t>
        </w:r>
      </w:ins>
      <w:ins w:id="2915" w:author="Dick Chan" w:date="2017-01-10T09:35:00Z">
        <w:r w:rsidR="007719F5" w:rsidRPr="00184A3A">
          <w:rPr>
            <w:rPrChange w:id="2916" w:author="Edward Leung" w:date="2017-01-10T12:35:00Z">
              <w:rPr/>
            </w:rPrChange>
          </w:rPr>
          <w:t xml:space="preserve">Branch Master </w:t>
        </w:r>
      </w:ins>
      <w:ins w:id="2917" w:author="Dick Chan" w:date="2017-01-10T09:36:00Z">
        <w:r w:rsidR="007719F5" w:rsidRPr="00184A3A">
          <w:rPr>
            <w:rPrChange w:id="2918" w:author="Edward Leung" w:date="2017-01-10T12:35:00Z">
              <w:rPr/>
            </w:rPrChange>
          </w:rPr>
          <w:t>to retrieve the latest branch information, e.g. Branch Code, IP Address, etc. Any overlap with ‘Poll Scheme Info</w:t>
        </w:r>
      </w:ins>
      <w:ins w:id="2919" w:author="Dick Chan" w:date="2017-01-10T09:37:00Z">
        <w:r w:rsidR="007719F5" w:rsidRPr="00184A3A">
          <w:rPr>
            <w:rPrChange w:id="2920" w:author="Edward Leung" w:date="2017-01-10T12:35:00Z">
              <w:rPr/>
            </w:rPrChange>
          </w:rPr>
          <w:t>’?</w:t>
        </w:r>
      </w:ins>
    </w:p>
    <w:p w14:paraId="413E2C71" w14:textId="0B0BED96" w:rsidR="007719F5" w:rsidRPr="00184A3A" w:rsidDel="007719F5" w:rsidRDefault="007719F5" w:rsidP="00B64BE6">
      <w:pPr>
        <w:rPr>
          <w:del w:id="2921" w:author="Dick Chan" w:date="2017-01-10T09:38:00Z"/>
          <w:color w:val="FF0000"/>
          <w:rPrChange w:id="2922" w:author="Edward Leung" w:date="2017-01-10T12:35:00Z">
            <w:rPr>
              <w:del w:id="2923" w:author="Dick Chan" w:date="2017-01-10T09:38:00Z"/>
            </w:rPr>
          </w:rPrChange>
        </w:rPr>
      </w:pPr>
      <w:ins w:id="2924" w:author="Dick Chan" w:date="2017-01-10T09:37:00Z">
        <w:r w:rsidRPr="00184A3A">
          <w:rPr>
            <w:color w:val="FF0000"/>
            <w:rPrChange w:id="2925" w:author="Edward Leung" w:date="2017-01-10T12:35:00Z">
              <w:rPr/>
            </w:rPrChange>
          </w:rPr>
          <w:t>Dick??? As mentioned by Wing, Carl had a new enhancement in POS (we need to check with Carl).</w:t>
        </w:r>
      </w:ins>
    </w:p>
    <w:p w14:paraId="06DBF681" w14:textId="77777777" w:rsidR="00B64BE6" w:rsidRPr="00184A3A" w:rsidDel="007719F5" w:rsidRDefault="00B64BE6" w:rsidP="00B64BE6">
      <w:pPr>
        <w:rPr>
          <w:del w:id="2926" w:author="Dick Chan" w:date="2017-01-10T09:38:00Z"/>
          <w:lang w:eastAsia="zh-HK"/>
          <w:rPrChange w:id="2927" w:author="Edward Leung" w:date="2017-01-10T12:35:00Z">
            <w:rPr>
              <w:del w:id="2928" w:author="Dick Chan" w:date="2017-01-10T09:38:00Z"/>
              <w:lang w:eastAsia="zh-HK"/>
            </w:rPr>
          </w:rPrChange>
        </w:rPr>
      </w:pPr>
    </w:p>
    <w:p w14:paraId="43FF1ACA" w14:textId="77777777" w:rsidR="00B64BE6" w:rsidRPr="00184A3A" w:rsidRDefault="00B64BE6" w:rsidP="00B64BE6">
      <w:pPr>
        <w:rPr>
          <w:lang w:eastAsia="zh-HK"/>
          <w:rPrChange w:id="2929" w:author="Edward Leung" w:date="2017-01-10T12:35:00Z">
            <w:rPr>
              <w:lang w:eastAsia="zh-HK"/>
            </w:rPr>
          </w:rPrChange>
        </w:rPr>
      </w:pPr>
    </w:p>
    <w:p w14:paraId="15B4BDE8" w14:textId="77777777" w:rsidR="00D22FDC" w:rsidRPr="00184A3A" w:rsidDel="007719F5" w:rsidRDefault="00D22FDC" w:rsidP="00D22FDC">
      <w:pPr>
        <w:rPr>
          <w:del w:id="2930" w:author="Dick Chan" w:date="2017-01-10T09:38:00Z"/>
          <w:lang w:eastAsia="zh-CN"/>
          <w:rPrChange w:id="2931" w:author="Edward Leung" w:date="2017-01-10T12:35:00Z">
            <w:rPr>
              <w:del w:id="2932" w:author="Dick Chan" w:date="2017-01-10T09:38:00Z"/>
              <w:lang w:eastAsia="zh-CN"/>
            </w:rPr>
          </w:rPrChange>
        </w:rPr>
      </w:pPr>
    </w:p>
    <w:p w14:paraId="4B4C1309" w14:textId="77777777" w:rsidR="00B64BE6" w:rsidRPr="00184A3A" w:rsidRDefault="00B64BE6">
      <w:pPr>
        <w:rPr>
          <w:rFonts w:eastAsia="SimSun" w:cs="Microsoft YaHei"/>
          <w:b/>
          <w:bCs/>
          <w:color w:val="365F91" w:themeColor="accent1" w:themeShade="BF"/>
          <w:sz w:val="28"/>
          <w:szCs w:val="28"/>
          <w:lang w:eastAsia="zh-CN"/>
          <w:rPrChange w:id="2933" w:author="Edward Leung" w:date="2017-01-10T12:35:00Z">
            <w:rPr>
              <w:rFonts w:eastAsia="SimSun" w:cs="Microsoft YaHei"/>
              <w:b/>
              <w:bCs/>
              <w:color w:val="365F91" w:themeColor="accent1" w:themeShade="BF"/>
              <w:sz w:val="28"/>
              <w:szCs w:val="28"/>
              <w:lang w:eastAsia="zh-CN"/>
            </w:rPr>
          </w:rPrChange>
        </w:rPr>
      </w:pPr>
      <w:del w:id="2934" w:author="Dick Chan" w:date="2017-01-10T09:38:00Z">
        <w:r w:rsidRPr="00184A3A" w:rsidDel="007719F5">
          <w:rPr>
            <w:rPrChange w:id="2935" w:author="Edward Leung" w:date="2017-01-10T12:35:00Z">
              <w:rPr/>
            </w:rPrChange>
          </w:rPr>
          <w:br w:type="page"/>
        </w:r>
      </w:del>
    </w:p>
    <w:p w14:paraId="57C3307E" w14:textId="42C99AFF" w:rsidR="00D22FDC" w:rsidRPr="00184A3A" w:rsidRDefault="00D22FDC" w:rsidP="00D22FDC">
      <w:pPr>
        <w:pStyle w:val="Heading1"/>
        <w:rPr>
          <w:rPrChange w:id="2936" w:author="Edward Leung" w:date="2017-01-10T12:35:00Z">
            <w:rPr/>
          </w:rPrChange>
        </w:rPr>
      </w:pPr>
      <w:bookmarkStart w:id="2937" w:name="_Toc471750749"/>
      <w:r w:rsidRPr="00184A3A">
        <w:rPr>
          <w:rPrChange w:id="2938" w:author="Edward Leung" w:date="2017-01-10T12:35:00Z">
            <w:rPr/>
          </w:rPrChange>
        </w:rPr>
        <w:lastRenderedPageBreak/>
        <w:t>High Level Interface Design</w:t>
      </w:r>
      <w:bookmarkEnd w:id="2937"/>
    </w:p>
    <w:p w14:paraId="4B8F8AE4" w14:textId="77777777" w:rsidR="00463122" w:rsidRPr="00184A3A" w:rsidRDefault="00463122" w:rsidP="00463122">
      <w:pPr>
        <w:rPr>
          <w:rPrChange w:id="2939" w:author="Edward Leung" w:date="2017-01-10T12:35:00Z">
            <w:rPr/>
          </w:rPrChange>
        </w:rPr>
      </w:pPr>
      <w:r w:rsidRPr="00184A3A">
        <w:rPr>
          <w:rPrChange w:id="2940" w:author="Edward Leung" w:date="2017-01-10T12:35:00Z">
            <w:rPr>
              <w:noProof/>
            </w:rPr>
          </w:rPrChange>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8C6C61" w:rsidRPr="007C18A5" w:rsidRDefault="008C6C61"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8C6C61" w:rsidRPr="007C18A5" w:rsidRDefault="008C6C61"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8C6C61" w:rsidRPr="007C18A5" w:rsidRDefault="008C6C61"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8C6C61" w:rsidRPr="007C18A5" w:rsidRDefault="008C6C61"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184A3A">
        <w:rPr>
          <w:rPrChange w:id="2941" w:author="Edward Leung" w:date="2017-01-10T12:35:00Z">
            <w:rPr>
              <w:noProof/>
            </w:rPr>
          </w:rPrChange>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8C6C61" w:rsidRPr="007C18A5" w:rsidRDefault="008C6C61"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8C6C61" w:rsidRPr="007C18A5" w:rsidRDefault="008C6C61"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8C6C61" w:rsidRPr="007C18A5" w:rsidRDefault="008C6C61"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8C6C61" w:rsidRPr="007C18A5" w:rsidRDefault="008C6C61"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Pr>
        <w:rPr>
          <w:rPrChange w:id="2942" w:author="Edward Leung" w:date="2017-01-10T12:35:00Z">
            <w:rPr/>
          </w:rPrChange>
        </w:rPr>
      </w:pPr>
    </w:p>
    <w:p w14:paraId="3AA16630" w14:textId="77777777" w:rsidR="00463122" w:rsidRPr="00184A3A" w:rsidRDefault="00463122" w:rsidP="00463122">
      <w:pPr>
        <w:rPr>
          <w:rPrChange w:id="2943" w:author="Edward Leung" w:date="2017-01-10T12:35:00Z">
            <w:rPr/>
          </w:rPrChange>
        </w:rPr>
      </w:pPr>
      <w:r w:rsidRPr="00184A3A">
        <w:rPr>
          <w:rPrChange w:id="2944" w:author="Edward Leung" w:date="2017-01-10T12:35:00Z">
            <w:rPr>
              <w:noProof/>
            </w:rPr>
          </w:rPrChange>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184A3A">
        <w:rPr>
          <w:rPrChange w:id="2945" w:author="Edward Leung" w:date="2017-01-10T12:35:00Z">
            <w:rPr>
              <w:noProof/>
            </w:rPr>
          </w:rPrChange>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184A3A">
        <w:rPr>
          <w:rPrChange w:id="2946" w:author="Edward Leung" w:date="2017-01-10T12:35:00Z">
            <w:rPr>
              <w:noProof/>
            </w:rPr>
          </w:rPrChange>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pPr>
        <w:rPr>
          <w:rPrChange w:id="2947" w:author="Edward Leung" w:date="2017-01-10T12:35:00Z">
            <w:rPr/>
          </w:rPrChange>
        </w:rPr>
      </w:pPr>
      <w:r w:rsidRPr="00184A3A">
        <w:rPr>
          <w:rPrChange w:id="2948" w:author="Edward Leung" w:date="2017-01-10T12:35:00Z">
            <w:rPr>
              <w:noProof/>
            </w:rPr>
          </w:rPrChange>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pPr>
        <w:rPr>
          <w:rPrChange w:id="2949" w:author="Edward Leung" w:date="2017-01-10T12:35:00Z">
            <w:rPr/>
          </w:rPrChange>
        </w:rPr>
      </w:pPr>
      <w:r w:rsidRPr="00184A3A">
        <w:rPr>
          <w:rPrChange w:id="2950" w:author="Edward Leung" w:date="2017-01-10T12:35:00Z">
            <w:rPr>
              <w:noProof/>
            </w:rPr>
          </w:rPrChange>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8C6C61" w:rsidRDefault="008C6C61" w:rsidP="00463122">
                              <w:pPr>
                                <w:jc w:val="center"/>
                                <w:rPr>
                                  <w:color w:val="000000" w:themeColor="text1"/>
                                  <w:sz w:val="16"/>
                                  <w:szCs w:val="16"/>
                                </w:rPr>
                              </w:pPr>
                              <w:r>
                                <w:rPr>
                                  <w:color w:val="000000" w:themeColor="text1"/>
                                  <w:sz w:val="16"/>
                                  <w:szCs w:val="16"/>
                                </w:rPr>
                                <w:t>Sales Data Real Time Service</w:t>
                              </w:r>
                            </w:p>
                            <w:p w14:paraId="4137BD35" w14:textId="77777777" w:rsidR="008C6C61" w:rsidRPr="009E0E91" w:rsidRDefault="008C6C61"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8C6C61" w:rsidRDefault="008C6C61"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8C6C61" w:rsidRPr="009E0E91" w:rsidRDefault="008C6C61"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8C6C61" w:rsidRPr="009E0E91" w:rsidRDefault="008C6C61"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8C6C61" w:rsidRPr="009E0E91" w:rsidRDefault="008C6C61"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8C6C61" w:rsidRPr="009E0E91" w:rsidRDefault="008C6C61"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8C6C61" w:rsidRPr="009E0E91" w:rsidRDefault="008C6C61"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8C6C61" w:rsidRDefault="008C6C61" w:rsidP="00463122">
                        <w:pPr>
                          <w:jc w:val="center"/>
                          <w:rPr>
                            <w:color w:val="000000" w:themeColor="text1"/>
                            <w:sz w:val="16"/>
                            <w:szCs w:val="16"/>
                          </w:rPr>
                        </w:pPr>
                        <w:r>
                          <w:rPr>
                            <w:color w:val="000000" w:themeColor="text1"/>
                            <w:sz w:val="16"/>
                            <w:szCs w:val="16"/>
                          </w:rPr>
                          <w:t>Sales Data Real Time Service</w:t>
                        </w:r>
                      </w:p>
                      <w:p w14:paraId="4137BD35" w14:textId="77777777" w:rsidR="008C6C61" w:rsidRPr="009E0E91" w:rsidRDefault="008C6C61"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8C6C61" w:rsidRDefault="008C6C61"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8C6C61" w:rsidRPr="009E0E91" w:rsidRDefault="008C6C61"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8C6C61" w:rsidRPr="009E0E91" w:rsidRDefault="008C6C61"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8C6C61" w:rsidRPr="009E0E91" w:rsidRDefault="008C6C61"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8C6C61" w:rsidRPr="009E0E91" w:rsidRDefault="008C6C61"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8C6C61" w:rsidRPr="009E0E91" w:rsidRDefault="008C6C61"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184A3A">
        <w:rPr>
          <w:rPrChange w:id="2951" w:author="Edward Leung" w:date="2017-01-10T12:35:00Z">
            <w:rPr>
              <w:noProof/>
            </w:rPr>
          </w:rPrChange>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8C6C61" w:rsidRPr="009E0E91" w:rsidRDefault="008C6C61"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8C6C61" w:rsidRPr="009E0E91" w:rsidRDefault="008C6C61" w:rsidP="00463122">
                      <w:pPr>
                        <w:rPr>
                          <w:sz w:val="16"/>
                          <w:szCs w:val="16"/>
                        </w:rPr>
                      </w:pPr>
                      <w:r w:rsidRPr="009E0E91">
                        <w:rPr>
                          <w:rFonts w:hint="eastAsia"/>
                          <w:sz w:val="16"/>
                          <w:szCs w:val="16"/>
                        </w:rPr>
                        <w:t>FTP</w:t>
                      </w:r>
                    </w:p>
                  </w:txbxContent>
                </v:textbox>
              </v:shape>
            </w:pict>
          </mc:Fallback>
        </mc:AlternateContent>
      </w:r>
      <w:r w:rsidRPr="00184A3A">
        <w:rPr>
          <w:rPrChange w:id="2952" w:author="Edward Leung" w:date="2017-01-10T12:35:00Z">
            <w:rPr>
              <w:noProof/>
            </w:rPr>
          </w:rPrChange>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8C6C61" w:rsidRPr="009E0E91" w:rsidRDefault="008C6C61"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8C6C61" w:rsidRPr="009E0E91" w:rsidRDefault="008C6C61"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pPr>
        <w:rPr>
          <w:rPrChange w:id="2953" w:author="Edward Leung" w:date="2017-01-10T12:35:00Z">
            <w:rPr/>
          </w:rPrChange>
        </w:rPr>
      </w:pPr>
      <w:r w:rsidRPr="00184A3A">
        <w:rPr>
          <w:rPrChange w:id="2954" w:author="Edward Leung" w:date="2017-01-10T12:35:00Z">
            <w:rPr>
              <w:noProof/>
            </w:rPr>
          </w:rPrChange>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8C6C61" w:rsidRPr="009E0E91" w:rsidRDefault="008C6C61"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8C6C61" w:rsidRPr="009E0E91" w:rsidRDefault="008C6C61"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pPr>
        <w:rPr>
          <w:rPrChange w:id="2955" w:author="Edward Leung" w:date="2017-01-10T12:35:00Z">
            <w:rPr/>
          </w:rPrChange>
        </w:rPr>
      </w:pPr>
      <w:r w:rsidRPr="00184A3A">
        <w:rPr>
          <w:rPrChange w:id="2956" w:author="Edward Leung" w:date="2017-01-10T12:35:00Z">
            <w:rPr>
              <w:noProof/>
            </w:rPr>
          </w:rPrChange>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8C6C61" w:rsidRPr="00CD77E6" w:rsidRDefault="008C6C61"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8C6C61" w:rsidRPr="00CD77E6" w:rsidRDefault="008C6C61" w:rsidP="00463122">
                      <w:pPr>
                        <w:jc w:val="center"/>
                        <w:rPr>
                          <w:sz w:val="16"/>
                          <w:szCs w:val="16"/>
                        </w:rPr>
                      </w:pPr>
                      <w:r>
                        <w:rPr>
                          <w:sz w:val="16"/>
                          <w:szCs w:val="16"/>
                        </w:rPr>
                        <w:t>HTTP</w:t>
                      </w:r>
                    </w:p>
                  </w:txbxContent>
                </v:textbox>
              </v:shape>
            </w:pict>
          </mc:Fallback>
        </mc:AlternateContent>
      </w:r>
      <w:r w:rsidRPr="00184A3A">
        <w:rPr>
          <w:rPrChange w:id="2957" w:author="Edward Leung" w:date="2017-01-10T12:35:00Z">
            <w:rPr>
              <w:noProof/>
            </w:rPr>
          </w:rPrChange>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184A3A">
        <w:rPr>
          <w:rPrChange w:id="2958" w:author="Edward Leung" w:date="2017-01-10T12:35:00Z">
            <w:rPr>
              <w:noProof/>
            </w:rPr>
          </w:rPrChange>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8C6C61" w:rsidRPr="00CD77E6" w:rsidRDefault="008C6C61"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8C6C61" w:rsidRPr="00CD77E6" w:rsidRDefault="008C6C61"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pPr>
        <w:rPr>
          <w:rPrChange w:id="2959" w:author="Edward Leung" w:date="2017-01-10T12:35:00Z">
            <w:rPr/>
          </w:rPrChange>
        </w:rPr>
      </w:pPr>
      <w:r w:rsidRPr="00184A3A">
        <w:rPr>
          <w:rPrChange w:id="2960" w:author="Edward Leung" w:date="2017-01-10T12:35:00Z">
            <w:rPr>
              <w:noProof/>
            </w:rPr>
          </w:rPrChange>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8C6C61" w:rsidRDefault="008C6C61" w:rsidP="00463122">
                              <w:r>
                                <w:t>Oracle Service Bus</w:t>
                              </w:r>
                            </w:p>
                            <w:p w14:paraId="352DF356" w14:textId="77777777" w:rsidR="008C6C61" w:rsidRDefault="008C6C61"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8C6C61" w:rsidRDefault="008C6C61" w:rsidP="00463122">
                              <w:pPr>
                                <w:jc w:val="center"/>
                                <w:rPr>
                                  <w:color w:val="000000" w:themeColor="text1"/>
                                  <w:sz w:val="16"/>
                                  <w:szCs w:val="16"/>
                                </w:rPr>
                              </w:pPr>
                              <w:r>
                                <w:rPr>
                                  <w:color w:val="000000" w:themeColor="text1"/>
                                  <w:sz w:val="16"/>
                                  <w:szCs w:val="16"/>
                                </w:rPr>
                                <w:t>Sales Data Web Service</w:t>
                              </w:r>
                            </w:p>
                            <w:p w14:paraId="441F7461" w14:textId="77777777" w:rsidR="008C6C61" w:rsidRPr="009E0E91" w:rsidRDefault="008C6C61"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491184EA" w:rsidR="008C6C61" w:rsidRDefault="008C6C61" w:rsidP="00463122">
                              <w:pPr>
                                <w:jc w:val="center"/>
                                <w:rPr>
                                  <w:color w:val="000000" w:themeColor="text1"/>
                                  <w:sz w:val="16"/>
                                  <w:szCs w:val="16"/>
                                </w:rPr>
                              </w:pPr>
                              <w:r>
                                <w:rPr>
                                  <w:color w:val="000000" w:themeColor="text1"/>
                                  <w:sz w:val="16"/>
                                  <w:szCs w:val="16"/>
                                </w:rPr>
                                <w:t xml:space="preserve">Pricing </w:t>
                              </w:r>
                              <w:ins w:id="2961" w:author="Dick Chan" w:date="2017-01-10T09:32:00Z">
                                <w:r>
                                  <w:rPr>
                                    <w:color w:val="000000" w:themeColor="text1"/>
                                    <w:sz w:val="16"/>
                                    <w:szCs w:val="16"/>
                                  </w:rPr>
                                  <w:t xml:space="preserve">/ </w:t>
                                </w:r>
                                <w:r w:rsidRPr="007719F5">
                                  <w:rPr>
                                    <w:color w:val="FF0000"/>
                                    <w:sz w:val="16"/>
                                    <w:szCs w:val="16"/>
                                    <w:rPrChange w:id="2962" w:author="Dick Chan" w:date="2017-01-10T09:34:00Z">
                                      <w:rPr>
                                        <w:color w:val="000000" w:themeColor="text1"/>
                                        <w:sz w:val="16"/>
                                        <w:szCs w:val="16"/>
                                      </w:rPr>
                                    </w:rPrChange>
                                  </w:rPr>
                                  <w:t xml:space="preserve">Master </w:t>
                                </w:r>
                              </w:ins>
                              <w:r>
                                <w:rPr>
                                  <w:color w:val="000000" w:themeColor="text1"/>
                                  <w:sz w:val="16"/>
                                  <w:szCs w:val="16"/>
                                </w:rPr>
                                <w:t>Data Web Service</w:t>
                              </w:r>
                            </w:p>
                            <w:p w14:paraId="1F673C9E" w14:textId="77777777" w:rsidR="008C6C61" w:rsidRPr="009E0E91" w:rsidRDefault="008C6C61"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8C6C61" w:rsidRDefault="008C6C61" w:rsidP="00463122">
                              <w:pPr>
                                <w:jc w:val="center"/>
                                <w:rPr>
                                  <w:color w:val="000000" w:themeColor="text1"/>
                                  <w:sz w:val="16"/>
                                  <w:szCs w:val="16"/>
                                </w:rPr>
                              </w:pPr>
                              <w:r>
                                <w:rPr>
                                  <w:color w:val="000000" w:themeColor="text1"/>
                                  <w:sz w:val="16"/>
                                  <w:szCs w:val="16"/>
                                </w:rPr>
                                <w:t>EDW Checksum Web Service</w:t>
                              </w:r>
                            </w:p>
                            <w:p w14:paraId="5B4694DF" w14:textId="77777777" w:rsidR="008C6C61" w:rsidRPr="009E0E91" w:rsidRDefault="008C6C61"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8C6C61" w:rsidRDefault="008C6C61" w:rsidP="00463122">
                        <w:r>
                          <w:t>Oracle Service Bus</w:t>
                        </w:r>
                      </w:p>
                      <w:p w14:paraId="352DF356" w14:textId="77777777" w:rsidR="008C6C61" w:rsidRDefault="008C6C61"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8C6C61" w:rsidRDefault="008C6C61" w:rsidP="00463122">
                        <w:pPr>
                          <w:jc w:val="center"/>
                          <w:rPr>
                            <w:color w:val="000000" w:themeColor="text1"/>
                            <w:sz w:val="16"/>
                            <w:szCs w:val="16"/>
                          </w:rPr>
                        </w:pPr>
                        <w:r>
                          <w:rPr>
                            <w:color w:val="000000" w:themeColor="text1"/>
                            <w:sz w:val="16"/>
                            <w:szCs w:val="16"/>
                          </w:rPr>
                          <w:t>Sales Data Web Service</w:t>
                        </w:r>
                      </w:p>
                      <w:p w14:paraId="441F7461" w14:textId="77777777" w:rsidR="008C6C61" w:rsidRPr="009E0E91" w:rsidRDefault="008C6C61"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491184EA" w:rsidR="008C6C61" w:rsidRDefault="008C6C61" w:rsidP="00463122">
                        <w:pPr>
                          <w:jc w:val="center"/>
                          <w:rPr>
                            <w:color w:val="000000" w:themeColor="text1"/>
                            <w:sz w:val="16"/>
                            <w:szCs w:val="16"/>
                          </w:rPr>
                        </w:pPr>
                        <w:r>
                          <w:rPr>
                            <w:color w:val="000000" w:themeColor="text1"/>
                            <w:sz w:val="16"/>
                            <w:szCs w:val="16"/>
                          </w:rPr>
                          <w:t xml:space="preserve">Pricing </w:t>
                        </w:r>
                        <w:ins w:id="2963" w:author="Dick Chan" w:date="2017-01-10T09:32:00Z">
                          <w:r>
                            <w:rPr>
                              <w:color w:val="000000" w:themeColor="text1"/>
                              <w:sz w:val="16"/>
                              <w:szCs w:val="16"/>
                            </w:rPr>
                            <w:t xml:space="preserve">/ </w:t>
                          </w:r>
                          <w:r w:rsidRPr="007719F5">
                            <w:rPr>
                              <w:color w:val="FF0000"/>
                              <w:sz w:val="16"/>
                              <w:szCs w:val="16"/>
                              <w:rPrChange w:id="2964" w:author="Dick Chan" w:date="2017-01-10T09:34:00Z">
                                <w:rPr>
                                  <w:color w:val="000000" w:themeColor="text1"/>
                                  <w:sz w:val="16"/>
                                  <w:szCs w:val="16"/>
                                </w:rPr>
                              </w:rPrChange>
                            </w:rPr>
                            <w:t xml:space="preserve">Master </w:t>
                          </w:r>
                        </w:ins>
                        <w:r>
                          <w:rPr>
                            <w:color w:val="000000" w:themeColor="text1"/>
                            <w:sz w:val="16"/>
                            <w:szCs w:val="16"/>
                          </w:rPr>
                          <w:t>Data Web Service</w:t>
                        </w:r>
                      </w:p>
                      <w:p w14:paraId="1F673C9E" w14:textId="77777777" w:rsidR="008C6C61" w:rsidRPr="009E0E91" w:rsidRDefault="008C6C61"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8C6C61" w:rsidRDefault="008C6C61" w:rsidP="00463122">
                        <w:pPr>
                          <w:jc w:val="center"/>
                          <w:rPr>
                            <w:color w:val="000000" w:themeColor="text1"/>
                            <w:sz w:val="16"/>
                            <w:szCs w:val="16"/>
                          </w:rPr>
                        </w:pPr>
                        <w:r>
                          <w:rPr>
                            <w:color w:val="000000" w:themeColor="text1"/>
                            <w:sz w:val="16"/>
                            <w:szCs w:val="16"/>
                          </w:rPr>
                          <w:t>EDW Checksum Web Service</w:t>
                        </w:r>
                      </w:p>
                      <w:p w14:paraId="5B4694DF" w14:textId="77777777" w:rsidR="008C6C61" w:rsidRPr="009E0E91" w:rsidRDefault="008C6C61"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Pr>
        <w:rPr>
          <w:rPrChange w:id="2965" w:author="Edward Leung" w:date="2017-01-10T12:35:00Z">
            <w:rPr/>
          </w:rPrChange>
        </w:rPr>
      </w:pPr>
    </w:p>
    <w:p w14:paraId="6BE019EF" w14:textId="0C33E668" w:rsidR="00463122" w:rsidRPr="00184A3A" w:rsidRDefault="00463122" w:rsidP="00463122">
      <w:pPr>
        <w:rPr>
          <w:rPrChange w:id="2966" w:author="Edward Leung" w:date="2017-01-10T12:35:00Z">
            <w:rPr/>
          </w:rPrChange>
        </w:rPr>
      </w:pPr>
      <w:r w:rsidRPr="00184A3A">
        <w:rPr>
          <w:rPrChange w:id="2967" w:author="Edward Leung" w:date="2017-01-10T12:35:00Z">
            <w:rPr>
              <w:noProof/>
            </w:rPr>
          </w:rPrChange>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8C6C61" w:rsidRPr="00CD77E6" w:rsidRDefault="008C6C61"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8C6C61" w:rsidRPr="00CD77E6" w:rsidRDefault="008C6C61" w:rsidP="00463122">
                      <w:pPr>
                        <w:jc w:val="center"/>
                        <w:rPr>
                          <w:sz w:val="16"/>
                          <w:szCs w:val="16"/>
                        </w:rPr>
                      </w:pPr>
                      <w:r w:rsidRPr="00CD77E6">
                        <w:rPr>
                          <w:sz w:val="16"/>
                          <w:szCs w:val="16"/>
                        </w:rPr>
                        <w:t>JDBC</w:t>
                      </w:r>
                    </w:p>
                  </w:txbxContent>
                </v:textbox>
              </v:shape>
            </w:pict>
          </mc:Fallback>
        </mc:AlternateContent>
      </w:r>
      <w:r w:rsidRPr="00184A3A">
        <w:rPr>
          <w:rPrChange w:id="2968" w:author="Edward Leung" w:date="2017-01-10T12:35:00Z">
            <w:rPr>
              <w:noProof/>
            </w:rPr>
          </w:rPrChange>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Pr>
        <w:rPr>
          <w:rPrChange w:id="2969" w:author="Edward Leung" w:date="2017-01-10T12:35:00Z">
            <w:rPr/>
          </w:rPrChange>
        </w:rPr>
      </w:pPr>
    </w:p>
    <w:p w14:paraId="06F92F24" w14:textId="49373145" w:rsidR="00463122" w:rsidRPr="00184A3A" w:rsidRDefault="007719F5" w:rsidP="00463122">
      <w:pPr>
        <w:rPr>
          <w:rPrChange w:id="2970" w:author="Edward Leung" w:date="2017-01-10T12:35:00Z">
            <w:rPr/>
          </w:rPrChange>
        </w:rPr>
      </w:pPr>
      <w:ins w:id="2971" w:author="Dick Chan" w:date="2017-01-10T09:33:00Z">
        <w:r w:rsidRPr="00184A3A">
          <w:rPr>
            <w:rPrChange w:id="2972" w:author="Edward Leung" w:date="2017-01-10T12:35:00Z">
              <w:rPr>
                <w:noProof/>
              </w:rPr>
            </w:rPrChange>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4634D580" w:rsidR="008C6C61" w:rsidRPr="007719F5" w:rsidRDefault="008C6C61" w:rsidP="007719F5">
                              <w:pPr>
                                <w:jc w:val="center"/>
                                <w:rPr>
                                  <w:color w:val="FF0000"/>
                                  <w:sz w:val="16"/>
                                  <w:szCs w:val="16"/>
                                  <w:rPrChange w:id="2973" w:author="Dick Chan" w:date="2017-01-10T09:34:00Z">
                                    <w:rPr>
                                      <w:color w:val="000000" w:themeColor="text1"/>
                                      <w:sz w:val="16"/>
                                      <w:szCs w:val="16"/>
                                    </w:rPr>
                                  </w:rPrChange>
                                </w:rPr>
                              </w:pPr>
                              <w:del w:id="2974" w:author="Dick Chan" w:date="2017-01-10T09:33:00Z">
                                <w:r w:rsidRPr="007719F5" w:rsidDel="007719F5">
                                  <w:rPr>
                                    <w:color w:val="FF0000"/>
                                    <w:sz w:val="16"/>
                                    <w:szCs w:val="16"/>
                                    <w:rPrChange w:id="2975" w:author="Dick Chan" w:date="2017-01-10T09:34:00Z">
                                      <w:rPr>
                                        <w:color w:val="000000" w:themeColor="text1"/>
                                        <w:sz w:val="16"/>
                                        <w:szCs w:val="16"/>
                                      </w:rPr>
                                    </w:rPrChange>
                                  </w:rPr>
                                  <w:delText>Sales Data EOD Service</w:delText>
                                </w:r>
                              </w:del>
                              <w:ins w:id="2976" w:author="Dick Chan" w:date="2017-01-10T09:33:00Z">
                                <w:r w:rsidRPr="007719F5">
                                  <w:rPr>
                                    <w:color w:val="FF0000"/>
                                    <w:sz w:val="16"/>
                                    <w:szCs w:val="16"/>
                                    <w:rPrChange w:id="2977" w:author="Dick Chan" w:date="2017-01-10T09:34:00Z">
                                      <w:rPr>
                                        <w:color w:val="000000" w:themeColor="text1"/>
                                        <w:sz w:val="16"/>
                                        <w:szCs w:val="16"/>
                                      </w:rPr>
                                    </w:rPrChange>
                                  </w:rPr>
                                  <w:t>POS Server Synchronization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4634D580" w:rsidR="008C6C61" w:rsidRPr="007719F5" w:rsidRDefault="008C6C61" w:rsidP="007719F5">
                        <w:pPr>
                          <w:jc w:val="center"/>
                          <w:rPr>
                            <w:color w:val="FF0000"/>
                            <w:sz w:val="16"/>
                            <w:szCs w:val="16"/>
                            <w:rPrChange w:id="2978" w:author="Dick Chan" w:date="2017-01-10T09:34:00Z">
                              <w:rPr>
                                <w:color w:val="000000" w:themeColor="text1"/>
                                <w:sz w:val="16"/>
                                <w:szCs w:val="16"/>
                              </w:rPr>
                            </w:rPrChange>
                          </w:rPr>
                        </w:pPr>
                        <w:del w:id="2979" w:author="Dick Chan" w:date="2017-01-10T09:33:00Z">
                          <w:r w:rsidRPr="007719F5" w:rsidDel="007719F5">
                            <w:rPr>
                              <w:color w:val="FF0000"/>
                              <w:sz w:val="16"/>
                              <w:szCs w:val="16"/>
                              <w:rPrChange w:id="2980" w:author="Dick Chan" w:date="2017-01-10T09:34:00Z">
                                <w:rPr>
                                  <w:color w:val="000000" w:themeColor="text1"/>
                                  <w:sz w:val="16"/>
                                  <w:szCs w:val="16"/>
                                </w:rPr>
                              </w:rPrChange>
                            </w:rPr>
                            <w:delText>Sales Data EOD Service</w:delText>
                          </w:r>
                        </w:del>
                        <w:ins w:id="2981" w:author="Dick Chan" w:date="2017-01-10T09:33:00Z">
                          <w:r w:rsidRPr="007719F5">
                            <w:rPr>
                              <w:color w:val="FF0000"/>
                              <w:sz w:val="16"/>
                              <w:szCs w:val="16"/>
                              <w:rPrChange w:id="2982" w:author="Dick Chan" w:date="2017-01-10T09:34:00Z">
                                <w:rPr>
                                  <w:color w:val="000000" w:themeColor="text1"/>
                                  <w:sz w:val="16"/>
                                  <w:szCs w:val="16"/>
                                </w:rPr>
                              </w:rPrChange>
                            </w:rPr>
                            <w:t>POS Server Synchronization</w:t>
                          </w:r>
                        </w:ins>
                      </w:p>
                    </w:txbxContent>
                  </v:textbox>
                </v:roundrect>
              </w:pict>
            </mc:Fallback>
          </mc:AlternateContent>
        </w:r>
      </w:ins>
      <w:r w:rsidR="00463122" w:rsidRPr="00184A3A">
        <w:rPr>
          <w:rPrChange w:id="2983" w:author="Edward Leung" w:date="2017-01-10T12:35:00Z">
            <w:rPr>
              <w:noProof/>
            </w:rPr>
          </w:rPrChange>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Change w:id="2984" w:author="Edward Leung" w:date="2017-01-10T12:35:00Z">
            <w:rPr>
              <w:rFonts w:eastAsia="SimSun" w:cs="Microsoft YaHei"/>
              <w:b/>
              <w:bCs/>
              <w:color w:val="365F91" w:themeColor="accent1" w:themeShade="BF"/>
              <w:sz w:val="28"/>
              <w:szCs w:val="28"/>
              <w:lang w:eastAsia="zh-CN"/>
            </w:rPr>
          </w:rPrChange>
        </w:rPr>
      </w:pPr>
      <w:r w:rsidRPr="00184A3A">
        <w:rPr>
          <w:rPrChange w:id="2985" w:author="Edward Leung" w:date="2017-01-10T12:35:00Z">
            <w:rPr>
              <w:noProof/>
            </w:rPr>
          </w:rPrChange>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8C6C61" w:rsidRPr="009E0E91" w:rsidRDefault="008C6C61"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8C6C61" w:rsidRPr="009E0E91" w:rsidRDefault="008C6C61" w:rsidP="00463122">
                      <w:pPr>
                        <w:rPr>
                          <w:sz w:val="16"/>
                          <w:szCs w:val="16"/>
                        </w:rPr>
                      </w:pPr>
                      <w:r>
                        <w:rPr>
                          <w:sz w:val="16"/>
                          <w:szCs w:val="16"/>
                        </w:rPr>
                        <w:t>JDBC</w:t>
                      </w:r>
                    </w:p>
                  </w:txbxContent>
                </v:textbox>
              </v:shape>
            </w:pict>
          </mc:Fallback>
        </mc:AlternateContent>
      </w:r>
      <w:r w:rsidRPr="00184A3A">
        <w:rPr>
          <w:rPrChange w:id="2986" w:author="Edward Leung" w:date="2017-01-10T12:35:00Z">
            <w:rPr>
              <w:noProof/>
            </w:rPr>
          </w:rPrChange>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8C6C61" w:rsidRPr="00CD77E6" w:rsidRDefault="008C6C61"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2"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3"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8C6C61" w:rsidRPr="00CD77E6" w:rsidRDefault="008C6C61"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184A3A">
        <w:rPr>
          <w:rPrChange w:id="2987" w:author="Edward Leung" w:date="2017-01-10T12:35:00Z">
            <w:rPr>
              <w:noProof/>
            </w:rPr>
          </w:rPrChange>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8C6C61" w:rsidRPr="00CD77E6" w:rsidRDefault="008C6C61"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8C6C61" w:rsidRPr="00CD77E6" w:rsidRDefault="008C6C61"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Change w:id="2988" w:author="Edward Leung" w:date="2017-01-10T12:35:00Z">
            <w:rPr>
              <w:lang w:eastAsia="zh-CN"/>
            </w:rPr>
          </w:rPrChange>
        </w:rPr>
      </w:pPr>
      <w:r w:rsidRPr="00184A3A">
        <w:rPr>
          <w:rPrChange w:id="2989" w:author="Edward Leung" w:date="2017-01-10T12:35:00Z">
            <w:rPr>
              <w:noProof/>
            </w:rPr>
          </w:rPrChange>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184A3A">
        <w:rPr>
          <w:rPrChange w:id="2990" w:author="Edward Leung" w:date="2017-01-10T12:35:00Z">
            <w:rPr>
              <w:noProof/>
            </w:rPr>
          </w:rPrChange>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Change w:id="2991" w:author="Edward Leung" w:date="2017-01-10T12:35:00Z">
            <w:rPr>
              <w:rFonts w:eastAsia="SimSun" w:cs="Microsoft YaHei"/>
              <w:b/>
              <w:bCs/>
              <w:color w:val="365F91" w:themeColor="accent1" w:themeShade="BF"/>
              <w:sz w:val="28"/>
              <w:szCs w:val="28"/>
              <w:lang w:eastAsia="zh-CN"/>
            </w:rPr>
          </w:rPrChange>
        </w:rPr>
      </w:pPr>
      <w:r w:rsidRPr="00184A3A">
        <w:rPr>
          <w:rPrChange w:id="2992" w:author="Edward Leung" w:date="2017-01-10T12:35:00Z">
            <w:rPr>
              <w:noProof/>
            </w:rPr>
          </w:rPrChange>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184A3A">
        <w:rPr>
          <w:rPrChange w:id="2993" w:author="Edward Leung" w:date="2017-01-10T12:35:00Z">
            <w:rPr>
              <w:noProof/>
            </w:rPr>
          </w:rPrChange>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8C6C61" w:rsidRPr="009E0E91" w:rsidRDefault="008C6C61"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8C6C61" w:rsidRPr="009E0E91" w:rsidRDefault="008C6C61" w:rsidP="00463122">
                      <w:pPr>
                        <w:rPr>
                          <w:sz w:val="16"/>
                          <w:szCs w:val="16"/>
                        </w:rPr>
                      </w:pPr>
                      <w:r>
                        <w:rPr>
                          <w:sz w:val="16"/>
                          <w:szCs w:val="16"/>
                        </w:rPr>
                        <w:t>JDBC</w:t>
                      </w:r>
                    </w:p>
                  </w:txbxContent>
                </v:textbox>
              </v:shape>
            </w:pict>
          </mc:Fallback>
        </mc:AlternateContent>
      </w:r>
      <w:r w:rsidRPr="00184A3A">
        <w:rPr>
          <w:rPrChange w:id="2994" w:author="Edward Leung" w:date="2017-01-10T12:35:00Z">
            <w:rPr>
              <w:noProof/>
            </w:rPr>
          </w:rPrChange>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8C6C61" w:rsidRPr="00CD77E6" w:rsidRDefault="008C6C61"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_x0000_s1068"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9"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8C6C61" w:rsidRPr="00CD77E6" w:rsidRDefault="008C6C61"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Change w:id="2995" w:author="Edward Leung" w:date="2017-01-10T12:35:00Z">
            <w:rPr>
              <w:rFonts w:eastAsia="SimSun" w:cs="Microsoft YaHei"/>
              <w:b/>
              <w:bCs/>
              <w:color w:val="365F91" w:themeColor="accent1" w:themeShade="BF"/>
              <w:sz w:val="28"/>
              <w:szCs w:val="28"/>
              <w:lang w:eastAsia="zh-CN"/>
            </w:rPr>
          </w:rPrChange>
        </w:rPr>
      </w:pPr>
      <w:ins w:id="2996" w:author="Dick Chan" w:date="2017-01-10T09:34:00Z">
        <w:r w:rsidRPr="00184A3A">
          <w:rPr>
            <w:rPrChange w:id="2997" w:author="Edward Leung" w:date="2017-01-10T12:35:00Z">
              <w:rPr>
                <w:noProof/>
              </w:rPr>
            </w:rPrChange>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8C6C61" w:rsidRPr="007719F5" w:rsidRDefault="008C6C61">
                              <w:pPr>
                                <w:jc w:val="center"/>
                                <w:rPr>
                                  <w:color w:val="FF0000"/>
                                  <w:rPrChange w:id="2998" w:author="Dick Chan" w:date="2017-01-10T09:38:00Z">
                                    <w:rPr/>
                                  </w:rPrChange>
                                </w:rPr>
                                <w:pPrChange w:id="2999" w:author="Dick Chan" w:date="2017-01-10T09:35:00Z">
                                  <w:pPr/>
                                </w:pPrChange>
                              </w:pPr>
                              <w:ins w:id="3000" w:author="Dick Chan" w:date="2017-01-10T09:34:00Z">
                                <w:r w:rsidRPr="007719F5">
                                  <w:rPr>
                                    <w:color w:val="FF0000"/>
                                    <w:rPrChange w:id="3001" w:author="Dick Chan" w:date="2017-01-10T09:38:00Z">
                                      <w:rPr/>
                                    </w:rPrChange>
                                  </w:rPr>
                                  <w:t>IT 5x</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8C6C61" w:rsidRPr="007719F5" w:rsidRDefault="008C6C61">
                        <w:pPr>
                          <w:jc w:val="center"/>
                          <w:rPr>
                            <w:color w:val="FF0000"/>
                            <w:rPrChange w:id="3002" w:author="Dick Chan" w:date="2017-01-10T09:38:00Z">
                              <w:rPr/>
                            </w:rPrChange>
                          </w:rPr>
                          <w:pPrChange w:id="3003" w:author="Dick Chan" w:date="2017-01-10T09:35:00Z">
                            <w:pPr/>
                          </w:pPrChange>
                        </w:pPr>
                        <w:ins w:id="3004" w:author="Dick Chan" w:date="2017-01-10T09:34:00Z">
                          <w:r w:rsidRPr="007719F5">
                            <w:rPr>
                              <w:color w:val="FF0000"/>
                              <w:rPrChange w:id="3005" w:author="Dick Chan" w:date="2017-01-10T09:38:00Z">
                                <w:rPr/>
                              </w:rPrChange>
                            </w:rPr>
                            <w:t>IT 5x</w:t>
                          </w:r>
                        </w:ins>
                      </w:p>
                    </w:txbxContent>
                  </v:textbox>
                  <w10:wrap anchorx="margin"/>
                </v:shape>
              </w:pict>
            </mc:Fallback>
          </mc:AlternateContent>
        </w:r>
      </w:ins>
      <w:r w:rsidR="00B64BE6" w:rsidRPr="00184A3A">
        <w:rPr>
          <w:rPrChange w:id="3006" w:author="Edward Leung" w:date="2017-01-10T12:35:00Z">
            <w:rPr/>
          </w:rPrChange>
        </w:rPr>
        <w:br w:type="page"/>
      </w:r>
    </w:p>
    <w:p w14:paraId="2EB7E2F3" w14:textId="46104F04" w:rsidR="00DB06B0" w:rsidRPr="00184A3A" w:rsidRDefault="00D22FDC" w:rsidP="00DB06B0">
      <w:pPr>
        <w:pStyle w:val="Heading1"/>
        <w:rPr>
          <w:rPrChange w:id="3007" w:author="Edward Leung" w:date="2017-01-10T12:35:00Z">
            <w:rPr/>
          </w:rPrChange>
        </w:rPr>
      </w:pPr>
      <w:bookmarkStart w:id="3008" w:name="_Toc471750750"/>
      <w:r w:rsidRPr="00184A3A">
        <w:rPr>
          <w:rPrChange w:id="3009" w:author="Edward Leung" w:date="2017-01-10T12:35:00Z">
            <w:rPr/>
          </w:rPrChange>
        </w:rPr>
        <w:lastRenderedPageBreak/>
        <w:t>Function</w:t>
      </w:r>
      <w:r w:rsidR="00CA287F" w:rsidRPr="00184A3A">
        <w:rPr>
          <w:rPrChange w:id="3010" w:author="Edward Leung" w:date="2017-01-10T12:35:00Z">
            <w:rPr/>
          </w:rPrChange>
        </w:rPr>
        <w:t>al</w:t>
      </w:r>
      <w:r w:rsidRPr="00184A3A">
        <w:rPr>
          <w:rPrChange w:id="3011" w:author="Edward Leung" w:date="2017-01-10T12:35:00Z">
            <w:rPr/>
          </w:rPrChange>
        </w:rPr>
        <w:t xml:space="preserve"> Design</w:t>
      </w:r>
      <w:bookmarkEnd w:id="3008"/>
    </w:p>
    <w:p w14:paraId="422BDFDA" w14:textId="27516CB2" w:rsidR="00AB14F3" w:rsidRPr="00184A3A" w:rsidRDefault="00AB14F3" w:rsidP="00AB14F3">
      <w:pPr>
        <w:pStyle w:val="Heading2"/>
        <w:rPr>
          <w:rPrChange w:id="3012" w:author="Edward Leung" w:date="2017-01-10T12:35:00Z">
            <w:rPr/>
          </w:rPrChange>
        </w:rPr>
      </w:pPr>
      <w:bookmarkStart w:id="3013" w:name="_Toc471750751"/>
      <w:r w:rsidRPr="00184A3A">
        <w:rPr>
          <w:rPrChange w:id="3014" w:author="Edward Leung" w:date="2017-01-10T12:35:00Z">
            <w:rPr/>
          </w:rPrChange>
        </w:rPr>
        <w:t>System Functional Overview</w:t>
      </w:r>
      <w:bookmarkEnd w:id="3013"/>
    </w:p>
    <w:p w14:paraId="0088F369" w14:textId="7E6E1FA0" w:rsidR="00AB14F3" w:rsidRPr="00184A3A" w:rsidRDefault="00AB14F3" w:rsidP="00364966">
      <w:pPr>
        <w:pStyle w:val="Heading3"/>
        <w:rPr>
          <w:lang w:eastAsia="zh-CN"/>
          <w:rPrChange w:id="3015" w:author="Edward Leung" w:date="2017-01-10T12:35:00Z">
            <w:rPr>
              <w:lang w:eastAsia="zh-CN"/>
            </w:rPr>
          </w:rPrChange>
        </w:rPr>
      </w:pPr>
      <w:r w:rsidRPr="00184A3A">
        <w:rPr>
          <w:lang w:eastAsia="zh-CN"/>
          <w:rPrChange w:id="3016" w:author="Edward Leung" w:date="2017-01-10T12:35:00Z">
            <w:rPr>
              <w:lang w:eastAsia="zh-CN"/>
            </w:rPr>
          </w:rPrChange>
        </w:rPr>
        <w:t>Application Context</w:t>
      </w:r>
    </w:p>
    <w:p w14:paraId="28F5FC95" w14:textId="77777777" w:rsidR="00364966" w:rsidRPr="00184A3A" w:rsidRDefault="00364966" w:rsidP="00364966">
      <w:pPr>
        <w:rPr>
          <w:lang w:eastAsia="zh-CN"/>
          <w:rPrChange w:id="3017" w:author="Edward Leung" w:date="2017-01-10T12:35:00Z">
            <w:rPr>
              <w:lang w:eastAsia="zh-CN"/>
            </w:rPr>
          </w:rPrChange>
        </w:rPr>
      </w:pPr>
    </w:p>
    <w:p w14:paraId="7E580FFB" w14:textId="77777777" w:rsidR="00463122" w:rsidRPr="00184A3A" w:rsidRDefault="00463122" w:rsidP="00364966">
      <w:pPr>
        <w:rPr>
          <w:lang w:eastAsia="zh-CN"/>
          <w:rPrChange w:id="3018" w:author="Edward Leung" w:date="2017-01-10T12:35:00Z">
            <w:rPr>
              <w:lang w:eastAsia="zh-CN"/>
            </w:rPr>
          </w:rPrChange>
        </w:rPr>
      </w:pPr>
    </w:p>
    <w:p w14:paraId="7CFEC440" w14:textId="77777777" w:rsidR="00055105" w:rsidRPr="00184A3A" w:rsidRDefault="00055105">
      <w:pPr>
        <w:rPr>
          <w:rFonts w:eastAsiaTheme="majorEastAsia" w:cstheme="majorBidi"/>
          <w:b/>
          <w:bCs/>
          <w:color w:val="4F81BD" w:themeColor="accent1"/>
          <w:lang w:eastAsia="zh-CN"/>
          <w:rPrChange w:id="3019" w:author="Edward Leung" w:date="2017-01-10T12:35:00Z">
            <w:rPr>
              <w:rFonts w:eastAsiaTheme="majorEastAsia" w:cstheme="majorBidi"/>
              <w:b/>
              <w:bCs/>
              <w:color w:val="4F81BD" w:themeColor="accent1"/>
              <w:lang w:eastAsia="zh-CN"/>
            </w:rPr>
          </w:rPrChange>
        </w:rPr>
      </w:pPr>
      <w:r w:rsidRPr="00184A3A">
        <w:rPr>
          <w:lang w:eastAsia="zh-CN"/>
          <w:rPrChange w:id="3020" w:author="Edward Leung" w:date="2017-01-10T12:35:00Z">
            <w:rPr>
              <w:lang w:eastAsia="zh-CN"/>
            </w:rPr>
          </w:rPrChange>
        </w:rPr>
        <w:br w:type="page"/>
      </w:r>
    </w:p>
    <w:p w14:paraId="121B26B9" w14:textId="6DC01551" w:rsidR="00AE4B65" w:rsidRPr="00184A3A" w:rsidRDefault="00AE4B65" w:rsidP="00364966">
      <w:pPr>
        <w:pStyle w:val="Heading3"/>
        <w:rPr>
          <w:lang w:eastAsia="zh-CN"/>
          <w:rPrChange w:id="3021" w:author="Edward Leung" w:date="2017-01-10T12:35:00Z">
            <w:rPr>
              <w:lang w:eastAsia="zh-CN"/>
            </w:rPr>
          </w:rPrChange>
        </w:rPr>
      </w:pPr>
      <w:r w:rsidRPr="00184A3A">
        <w:rPr>
          <w:lang w:eastAsia="zh-CN"/>
          <w:rPrChange w:id="3022" w:author="Edward Leung" w:date="2017-01-10T12:35:00Z">
            <w:rPr>
              <w:lang w:eastAsia="zh-CN"/>
            </w:rPr>
          </w:rPrChange>
        </w:rPr>
        <w:lastRenderedPageBreak/>
        <w:t>Site Map</w:t>
      </w:r>
    </w:p>
    <w:p w14:paraId="530FA352" w14:textId="09697928" w:rsidR="00066910" w:rsidRPr="00184A3A" w:rsidRDefault="00066910" w:rsidP="00066910">
      <w:pPr>
        <w:rPr>
          <w:lang w:eastAsia="zh-CN"/>
          <w:rPrChange w:id="3023" w:author="Edward Leung" w:date="2017-01-10T12:35:00Z">
            <w:rPr>
              <w:lang w:eastAsia="zh-CN"/>
            </w:rPr>
          </w:rPrChange>
        </w:rPr>
      </w:pPr>
      <w:r w:rsidRPr="00184A3A">
        <w:rPr>
          <w:rPrChange w:id="3024" w:author="Edward Leung" w:date="2017-01-10T12:35:00Z">
            <w:rPr>
              <w:noProof/>
            </w:rPr>
          </w:rPrChange>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54C3FD3B" w14:textId="77777777" w:rsidR="00281557" w:rsidRPr="00184A3A" w:rsidRDefault="007719F5">
      <w:pPr>
        <w:jc w:val="both"/>
        <w:rPr>
          <w:ins w:id="3025" w:author="Dick Chan" w:date="2017-01-10T09:40:00Z"/>
          <w:rPrChange w:id="3026" w:author="Edward Leung" w:date="2017-01-10T12:35:00Z">
            <w:rPr>
              <w:ins w:id="3027" w:author="Dick Chan" w:date="2017-01-10T09:40:00Z"/>
            </w:rPr>
          </w:rPrChange>
        </w:rPr>
        <w:pPrChange w:id="3028" w:author="Dick Chan" w:date="2017-01-10T09:39:00Z">
          <w:pPr/>
        </w:pPrChange>
      </w:pPr>
      <w:ins w:id="3029" w:author="Dick Chan" w:date="2017-01-10T09:39:00Z">
        <w:r w:rsidRPr="00184A3A">
          <w:rPr>
            <w:lang w:eastAsia="zh-CN"/>
            <w:rPrChange w:id="3030" w:author="Edward Leung" w:date="2017-01-10T12:35:00Z">
              <w:rPr>
                <w:lang w:eastAsia="zh-CN"/>
              </w:rPr>
            </w:rPrChange>
          </w:rPr>
          <w:t>Dick??? Branch</w:t>
        </w:r>
        <w:r w:rsidRPr="00184A3A">
          <w:rPr>
            <w:rPrChange w:id="3031" w:author="Edward Leung" w:date="2017-01-10T12:35:00Z">
              <w:rPr/>
            </w:rPrChange>
          </w:rPr>
          <w:t xml:space="preserve"> Info Maintenance might overlap with Maxim’s branch master.</w:t>
        </w:r>
      </w:ins>
    </w:p>
    <w:p w14:paraId="71798A70" w14:textId="02D5D5B7" w:rsidR="006146F6" w:rsidRPr="00184A3A" w:rsidRDefault="00281557">
      <w:pPr>
        <w:jc w:val="both"/>
        <w:rPr>
          <w:ins w:id="3032" w:author="Dick Chan" w:date="2017-01-10T09:39:00Z"/>
          <w:lang w:eastAsia="zh-CN"/>
          <w:rPrChange w:id="3033" w:author="Edward Leung" w:date="2017-01-10T12:35:00Z">
            <w:rPr>
              <w:ins w:id="3034" w:author="Dick Chan" w:date="2017-01-10T09:39:00Z"/>
              <w:lang w:eastAsia="zh-CN"/>
            </w:rPr>
          </w:rPrChange>
        </w:rPr>
        <w:pPrChange w:id="3035" w:author="Dick Chan" w:date="2017-01-10T09:39:00Z">
          <w:pPr/>
        </w:pPrChange>
      </w:pPr>
      <w:ins w:id="3036" w:author="Dick Chan" w:date="2017-01-10T09:40:00Z">
        <w:r w:rsidRPr="00184A3A">
          <w:rPr>
            <w:rPrChange w:id="3037" w:author="Edward Leung" w:date="2017-01-10T12:35:00Z">
              <w:rPr/>
            </w:rPrChange>
          </w:rPr>
          <w:t xml:space="preserve">Dick??? Where </w:t>
        </w:r>
      </w:ins>
      <w:ins w:id="3038" w:author="Dick Chan" w:date="2017-01-10T09:41:00Z">
        <w:r w:rsidRPr="00184A3A">
          <w:rPr>
            <w:rPrChange w:id="3039" w:author="Edward Leung" w:date="2017-01-10T12:35:00Z">
              <w:rPr/>
            </w:rPrChange>
          </w:rPr>
          <w:t xml:space="preserve">to define </w:t>
        </w:r>
        <w:r w:rsidRPr="00184A3A">
          <w:rPr>
            <w:highlight w:val="yellow"/>
            <w:rPrChange w:id="3040" w:author="Edward Leung" w:date="2017-01-10T12:35:00Z">
              <w:rPr/>
            </w:rPrChange>
          </w:rPr>
          <w:t xml:space="preserve">the </w:t>
        </w:r>
        <w:r w:rsidRPr="00184A3A">
          <w:rPr>
            <w:highlight w:val="yellow"/>
            <w:rPrChange w:id="3041" w:author="Edward Leung" w:date="2017-01-10T12:35:00Z">
              <w:rPr>
                <w:rFonts w:hint="eastAsia"/>
              </w:rPr>
            </w:rPrChange>
          </w:rPr>
          <w:t>E</w:t>
        </w:r>
        <w:r w:rsidRPr="00184A3A">
          <w:rPr>
            <w:highlight w:val="yellow"/>
            <w:rPrChange w:id="3042" w:author="Edward Leung" w:date="2017-01-10T12:35:00Z">
              <w:rPr/>
            </w:rPrChange>
          </w:rPr>
          <w:t>mail Alert</w:t>
        </w:r>
        <w:r w:rsidRPr="00184A3A">
          <w:rPr>
            <w:rPrChange w:id="3043" w:author="Edward Leung" w:date="2017-01-10T12:35:00Z">
              <w:rPr/>
            </w:rPrChange>
          </w:rPr>
          <w:t>? In system parameters configuration?</w:t>
        </w:r>
      </w:ins>
      <w:r w:rsidR="006146F6" w:rsidRPr="00184A3A">
        <w:rPr>
          <w:lang w:eastAsia="zh-CN"/>
          <w:rPrChange w:id="3044" w:author="Edward Leung" w:date="2017-01-10T12:35:00Z">
            <w:rPr>
              <w:lang w:eastAsia="zh-CN"/>
            </w:rPr>
          </w:rPrChange>
        </w:rPr>
        <w:br w:type="page"/>
      </w:r>
    </w:p>
    <w:p w14:paraId="374CB0FB" w14:textId="77777777" w:rsidR="007719F5" w:rsidRPr="00184A3A" w:rsidRDefault="007719F5">
      <w:pPr>
        <w:jc w:val="both"/>
        <w:rPr>
          <w:rFonts w:eastAsiaTheme="majorEastAsia" w:cstheme="majorBidi"/>
          <w:b/>
          <w:bCs/>
          <w:color w:val="4F81BD" w:themeColor="accent1"/>
          <w:lang w:eastAsia="zh-CN"/>
          <w:rPrChange w:id="3045" w:author="Edward Leung" w:date="2017-01-10T12:35:00Z">
            <w:rPr>
              <w:rFonts w:eastAsiaTheme="majorEastAsia" w:cstheme="majorBidi"/>
              <w:b/>
              <w:bCs/>
              <w:color w:val="4F81BD" w:themeColor="accent1"/>
              <w:lang w:eastAsia="zh-CN"/>
            </w:rPr>
          </w:rPrChange>
        </w:rPr>
        <w:pPrChange w:id="3046" w:author="Dick Chan" w:date="2017-01-10T09:39:00Z">
          <w:pPr/>
        </w:pPrChange>
      </w:pPr>
    </w:p>
    <w:p w14:paraId="20EEA64A" w14:textId="53C84C12" w:rsidR="00AB14F3" w:rsidRPr="00184A3A" w:rsidRDefault="00364966" w:rsidP="00364966">
      <w:pPr>
        <w:pStyle w:val="Heading3"/>
        <w:rPr>
          <w:lang w:eastAsia="zh-CN"/>
          <w:rPrChange w:id="3047" w:author="Edward Leung" w:date="2017-01-10T12:35:00Z">
            <w:rPr>
              <w:lang w:eastAsia="zh-CN"/>
            </w:rPr>
          </w:rPrChange>
        </w:rPr>
      </w:pPr>
      <w:r w:rsidRPr="00184A3A">
        <w:rPr>
          <w:lang w:eastAsia="zh-CN"/>
          <w:rPrChange w:id="3048" w:author="Edward Leung" w:date="2017-01-10T12:35:00Z">
            <w:rPr>
              <w:lang w:eastAsia="zh-CN"/>
            </w:rPr>
          </w:rPrChange>
        </w:rPr>
        <w:t>Use Case</w:t>
      </w:r>
      <w:ins w:id="3049" w:author="Edward Leung" w:date="2017-01-10T12:06:00Z">
        <w:r w:rsidR="00E055D5" w:rsidRPr="00184A3A">
          <w:rPr>
            <w:lang w:eastAsia="zh-CN"/>
            <w:rPrChange w:id="3050" w:author="Edward Leung" w:date="2017-01-10T12:35:00Z">
              <w:rPr>
                <w:lang w:eastAsia="zh-CN"/>
              </w:rPr>
            </w:rPrChange>
          </w:rPr>
          <w:t xml:space="preserve"> </w:t>
        </w:r>
        <w:r w:rsidR="00E055D5" w:rsidRPr="00184A3A">
          <w:rPr>
            <w:highlight w:val="yellow"/>
            <w:lang w:eastAsia="zh-CN"/>
            <w:rPrChange w:id="3051" w:author="Edward Leung" w:date="2017-01-10T12:35:00Z">
              <w:rPr>
                <w:lang w:eastAsia="zh-CN"/>
              </w:rPr>
            </w:rPrChange>
          </w:rPr>
          <w:t xml:space="preserve">(Add back user requirement matrix id) </w:t>
        </w:r>
      </w:ins>
      <w:ins w:id="3052" w:author="Edward Leung" w:date="2017-01-10T12:07:00Z">
        <w:r w:rsidR="001850DF" w:rsidRPr="00184A3A">
          <w:rPr>
            <w:highlight w:val="yellow"/>
            <w:lang w:eastAsia="zh-CN"/>
            <w:rPrChange w:id="3053" w:author="Edward Leung" w:date="2017-01-10T12:35:00Z">
              <w:rPr>
                <w:lang w:eastAsia="zh-CN"/>
              </w:rPr>
            </w:rPrChange>
          </w:rPr>
          <w:t>/ add back matrix</w:t>
        </w:r>
      </w:ins>
    </w:p>
    <w:p w14:paraId="521FCC85" w14:textId="09489837" w:rsidR="00364966" w:rsidRPr="00184A3A" w:rsidRDefault="00AE4B65" w:rsidP="00364966">
      <w:pPr>
        <w:rPr>
          <w:ins w:id="3054" w:author="Edward Leung" w:date="2017-01-10T12:09:00Z"/>
          <w:lang w:eastAsia="zh-CN"/>
          <w:rPrChange w:id="3055" w:author="Edward Leung" w:date="2017-01-10T12:35:00Z">
            <w:rPr>
              <w:ins w:id="3056" w:author="Edward Leung" w:date="2017-01-10T12:09:00Z"/>
              <w:lang w:eastAsia="zh-CN"/>
            </w:rPr>
          </w:rPrChange>
        </w:rPr>
      </w:pPr>
      <w:r w:rsidRPr="00184A3A">
        <w:rPr>
          <w:rPrChange w:id="3057" w:author="Edward Leung" w:date="2017-01-10T12:35:00Z">
            <w:rPr>
              <w:noProof/>
            </w:rPr>
          </w:rPrChange>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ins w:id="3058" w:author="Edward Leung" w:date="2017-01-10T12:09:00Z"/>
          <w:lang w:eastAsia="zh-CN"/>
          <w:rPrChange w:id="3059" w:author="Edward Leung" w:date="2017-01-10T12:35:00Z">
            <w:rPr>
              <w:ins w:id="3060" w:author="Edward Leung" w:date="2017-01-10T12:09:00Z"/>
              <w:lang w:eastAsia="zh-CN"/>
            </w:rPr>
          </w:rPrChange>
        </w:rPr>
      </w:pPr>
    </w:p>
    <w:p w14:paraId="199E51C9" w14:textId="77777777" w:rsidR="001850DF" w:rsidRPr="00184A3A" w:rsidRDefault="001850DF" w:rsidP="00364966">
      <w:pPr>
        <w:rPr>
          <w:ins w:id="3061" w:author="Edward Leung" w:date="2017-01-10T12:09:00Z"/>
          <w:lang w:eastAsia="zh-CN"/>
          <w:rPrChange w:id="3062" w:author="Edward Leung" w:date="2017-01-10T12:35:00Z">
            <w:rPr>
              <w:ins w:id="3063" w:author="Edward Leung" w:date="2017-01-10T12:09:00Z"/>
              <w:lang w:eastAsia="zh-CN"/>
            </w:rPr>
          </w:rPrChange>
        </w:rPr>
      </w:pPr>
    </w:p>
    <w:p w14:paraId="69B44C9B" w14:textId="241E8D75" w:rsidR="001850DF" w:rsidRPr="00184A3A" w:rsidRDefault="001850DF" w:rsidP="00364966">
      <w:pPr>
        <w:rPr>
          <w:ins w:id="3064" w:author="Edward Leung" w:date="2017-01-10T12:10:00Z"/>
          <w:lang w:eastAsia="zh-CN"/>
          <w:rPrChange w:id="3065" w:author="Edward Leung" w:date="2017-01-10T12:35:00Z">
            <w:rPr>
              <w:ins w:id="3066" w:author="Edward Leung" w:date="2017-01-10T12:10:00Z"/>
              <w:lang w:eastAsia="zh-CN"/>
            </w:rPr>
          </w:rPrChange>
        </w:rPr>
      </w:pPr>
      <w:ins w:id="3067" w:author="Edward Leung" w:date="2017-01-10T12:09:00Z">
        <w:r w:rsidRPr="00184A3A">
          <w:rPr>
            <w:highlight w:val="yellow"/>
            <w:lang w:eastAsia="zh-CN"/>
            <w:rPrChange w:id="3068" w:author="Edward Leung" w:date="2017-01-10T12:35:00Z">
              <w:rPr>
                <w:highlight w:val="yellow"/>
                <w:lang w:eastAsia="zh-CN"/>
              </w:rPr>
            </w:rPrChange>
          </w:rPr>
          <w:t xml:space="preserve">Dick: </w:t>
        </w:r>
        <w:r w:rsidRPr="00184A3A">
          <w:rPr>
            <w:highlight w:val="yellow"/>
            <w:lang w:eastAsia="zh-CN"/>
            <w:rPrChange w:id="3069" w:author="Edward Leung" w:date="2017-01-10T12:35:00Z">
              <w:rPr>
                <w:lang w:eastAsia="zh-CN"/>
              </w:rPr>
            </w:rPrChange>
          </w:rPr>
          <w:t>How to handle delta sync and full set sync?</w:t>
        </w:r>
        <w:r w:rsidRPr="00184A3A">
          <w:rPr>
            <w:lang w:eastAsia="zh-CN"/>
            <w:rPrChange w:id="3070" w:author="Edward Leung" w:date="2017-01-10T12:35:00Z">
              <w:rPr>
                <w:lang w:eastAsia="zh-CN"/>
              </w:rPr>
            </w:rPrChange>
          </w:rPr>
          <w:t xml:space="preserve"> </w:t>
        </w:r>
      </w:ins>
    </w:p>
    <w:p w14:paraId="43258491" w14:textId="115B77F5" w:rsidR="001850DF" w:rsidRPr="00184A3A" w:rsidRDefault="001850DF" w:rsidP="00364966">
      <w:pPr>
        <w:rPr>
          <w:lang w:eastAsia="zh-CN"/>
          <w:rPrChange w:id="3071" w:author="Edward Leung" w:date="2017-01-10T12:35:00Z">
            <w:rPr>
              <w:lang w:eastAsia="zh-CN"/>
            </w:rPr>
          </w:rPrChange>
        </w:rPr>
      </w:pPr>
      <w:ins w:id="3072" w:author="Edward Leung" w:date="2017-01-10T12:10:00Z">
        <w:r w:rsidRPr="00184A3A">
          <w:rPr>
            <w:highlight w:val="yellow"/>
            <w:lang w:eastAsia="zh-CN"/>
            <w:rPrChange w:id="3073" w:author="Edward Leung" w:date="2017-01-10T12:35:00Z">
              <w:rPr>
                <w:lang w:eastAsia="zh-CN"/>
              </w:rPr>
            </w:rPrChange>
          </w:rPr>
          <w:t>Dick: Table Design and Flow Design</w:t>
        </w:r>
        <w:r w:rsidRPr="00184A3A">
          <w:rPr>
            <w:lang w:eastAsia="zh-CN"/>
            <w:rPrChange w:id="3074" w:author="Edward Leung" w:date="2017-01-10T12:35:00Z">
              <w:rPr>
                <w:lang w:eastAsia="zh-CN"/>
              </w:rPr>
            </w:rPrChange>
          </w:rPr>
          <w:t xml:space="preserve"> </w:t>
        </w:r>
      </w:ins>
    </w:p>
    <w:p w14:paraId="1BC2B362" w14:textId="77777777" w:rsidR="00E331C4" w:rsidRPr="00184A3A" w:rsidRDefault="00E331C4">
      <w:pPr>
        <w:rPr>
          <w:rFonts w:eastAsiaTheme="majorEastAsia" w:cstheme="majorBidi"/>
          <w:b/>
          <w:bCs/>
          <w:color w:val="4F81BD" w:themeColor="accent1"/>
          <w:lang w:eastAsia="zh-CN"/>
          <w:rPrChange w:id="3075" w:author="Edward Leung" w:date="2017-01-10T12:35:00Z">
            <w:rPr>
              <w:rFonts w:eastAsiaTheme="majorEastAsia" w:cstheme="majorBidi"/>
              <w:b/>
              <w:bCs/>
              <w:color w:val="4F81BD" w:themeColor="accent1"/>
              <w:lang w:eastAsia="zh-CN"/>
            </w:rPr>
          </w:rPrChange>
        </w:rPr>
      </w:pPr>
      <w:r w:rsidRPr="00184A3A">
        <w:rPr>
          <w:lang w:eastAsia="zh-CN"/>
          <w:rPrChange w:id="3076" w:author="Edward Leung" w:date="2017-01-10T12:35:00Z">
            <w:rPr>
              <w:lang w:eastAsia="zh-CN"/>
            </w:rPr>
          </w:rPrChange>
        </w:rPr>
        <w:br w:type="page"/>
      </w:r>
    </w:p>
    <w:p w14:paraId="230BD2BA" w14:textId="7510ACD1" w:rsidR="00364966" w:rsidRPr="00184A3A" w:rsidRDefault="00364966" w:rsidP="00364966">
      <w:pPr>
        <w:pStyle w:val="Heading3"/>
        <w:rPr>
          <w:lang w:eastAsia="zh-CN"/>
          <w:rPrChange w:id="3077" w:author="Edward Leung" w:date="2017-01-10T12:35:00Z">
            <w:rPr>
              <w:lang w:eastAsia="zh-CN"/>
            </w:rPr>
          </w:rPrChange>
        </w:rPr>
      </w:pPr>
      <w:r w:rsidRPr="00184A3A">
        <w:rPr>
          <w:lang w:eastAsia="zh-CN"/>
          <w:rPrChange w:id="3078" w:author="Edward Leung" w:date="2017-01-10T12:35:00Z">
            <w:rPr>
              <w:lang w:eastAsia="zh-CN"/>
            </w:rPr>
          </w:rPrChange>
        </w:rPr>
        <w:lastRenderedPageBreak/>
        <w:t>Interfaces</w:t>
      </w:r>
    </w:p>
    <w:p w14:paraId="119E9408" w14:textId="77777777" w:rsidR="0037476C" w:rsidRPr="00184A3A" w:rsidRDefault="0037476C" w:rsidP="0037476C">
      <w:pPr>
        <w:rPr>
          <w:lang w:eastAsia="zh-CN"/>
          <w:rPrChange w:id="3079" w:author="Edward Leung" w:date="2017-01-10T12:35:00Z">
            <w:rPr>
              <w:lang w:eastAsia="zh-CN"/>
            </w:rPr>
          </w:rPrChange>
        </w:rPr>
      </w:pPr>
    </w:p>
    <w:p w14:paraId="0BA1AFB5" w14:textId="77777777" w:rsidR="0037476C" w:rsidRPr="00184A3A" w:rsidRDefault="0037476C" w:rsidP="0037476C">
      <w:pPr>
        <w:rPr>
          <w:lang w:eastAsia="zh-CN"/>
          <w:rPrChange w:id="3080" w:author="Edward Leung" w:date="2017-01-10T12:35:00Z">
            <w:rPr>
              <w:lang w:eastAsia="zh-CN"/>
            </w:rPr>
          </w:rPrChange>
        </w:rPr>
      </w:pPr>
    </w:p>
    <w:p w14:paraId="6544BBCA" w14:textId="77777777" w:rsidR="00101A5E" w:rsidRPr="00184A3A" w:rsidRDefault="00101A5E">
      <w:pPr>
        <w:rPr>
          <w:rFonts w:cs="Microsoft YaHei"/>
          <w:b/>
          <w:bCs/>
          <w:color w:val="4F81BD" w:themeColor="accent1"/>
          <w:sz w:val="26"/>
          <w:szCs w:val="26"/>
          <w:lang w:eastAsia="zh-HK"/>
          <w:rPrChange w:id="3081" w:author="Edward Leung" w:date="2017-01-10T12:35:00Z">
            <w:rPr>
              <w:rFonts w:cs="Microsoft YaHei"/>
              <w:b/>
              <w:bCs/>
              <w:color w:val="4F81BD" w:themeColor="accent1"/>
              <w:sz w:val="26"/>
              <w:szCs w:val="26"/>
              <w:lang w:eastAsia="zh-HK"/>
            </w:rPr>
          </w:rPrChange>
        </w:rPr>
      </w:pPr>
      <w:bookmarkStart w:id="3082" w:name="_Toc332304270"/>
      <w:bookmarkStart w:id="3083" w:name="_Toc404943514"/>
      <w:r w:rsidRPr="00184A3A">
        <w:rPr>
          <w:rPrChange w:id="3084" w:author="Edward Leung" w:date="2017-01-10T12:35:00Z">
            <w:rPr/>
          </w:rPrChange>
        </w:rPr>
        <w:br w:type="page"/>
      </w:r>
    </w:p>
    <w:p w14:paraId="20813A8C" w14:textId="2EB15CE0" w:rsidR="0037476C" w:rsidRPr="00184A3A" w:rsidRDefault="0037476C" w:rsidP="0037476C">
      <w:pPr>
        <w:pStyle w:val="Heading2"/>
        <w:spacing w:after="200" w:line="240" w:lineRule="auto"/>
        <w:jc w:val="left"/>
        <w:rPr>
          <w:rPrChange w:id="3085" w:author="Edward Leung" w:date="2017-01-10T12:35:00Z">
            <w:rPr/>
          </w:rPrChange>
        </w:rPr>
      </w:pPr>
      <w:r w:rsidRPr="00184A3A">
        <w:rPr>
          <w:rPrChange w:id="3086" w:author="Edward Leung" w:date="2017-01-10T12:35:00Z">
            <w:rPr/>
          </w:rPrChange>
        </w:rPr>
        <w:lastRenderedPageBreak/>
        <w:t>Technology Used</w:t>
      </w:r>
      <w:bookmarkEnd w:id="3082"/>
      <w:bookmarkEnd w:id="3083"/>
    </w:p>
    <w:p w14:paraId="18AFBF70" w14:textId="77777777" w:rsidR="0037476C" w:rsidRPr="00184A3A" w:rsidRDefault="0037476C" w:rsidP="0037476C">
      <w:pPr>
        <w:rPr>
          <w:rPrChange w:id="3087" w:author="Edward Leung" w:date="2017-01-10T12:35:00Z">
            <w:rPr/>
          </w:rPrChange>
        </w:rPr>
      </w:pPr>
      <w:r w:rsidRPr="00184A3A">
        <w:rPr>
          <w:rPrChange w:id="3088" w:author="Edward Leung" w:date="2017-01-10T12:35:00Z">
            <w:rPr/>
          </w:rPrChange>
        </w:rPr>
        <w:t xml:space="preserve">Application Server side: </w:t>
      </w:r>
    </w:p>
    <w:p w14:paraId="294FF678" w14:textId="4A79C828" w:rsidR="0037476C" w:rsidRPr="00184A3A" w:rsidRDefault="0037476C" w:rsidP="0037476C">
      <w:pPr>
        <w:ind w:firstLine="360"/>
        <w:rPr>
          <w:i/>
          <w:rPrChange w:id="3089" w:author="Edward Leung" w:date="2017-01-10T12:35:00Z">
            <w:rPr>
              <w:i/>
            </w:rPr>
          </w:rPrChange>
        </w:rPr>
      </w:pPr>
      <w:r w:rsidRPr="00184A3A">
        <w:rPr>
          <w:i/>
          <w:rPrChange w:id="3090" w:author="Edward Leung" w:date="2017-01-10T12:35:00Z">
            <w:rPr>
              <w:i/>
            </w:rPr>
          </w:rPrChange>
        </w:rPr>
        <w:t>Oracle WebLogic 12c, Oracle Service Bus 12c, JAVA (With JRE V1.8)</w:t>
      </w:r>
    </w:p>
    <w:p w14:paraId="7BAF17B5" w14:textId="77777777" w:rsidR="0037476C" w:rsidRPr="00184A3A" w:rsidRDefault="0037476C" w:rsidP="0037476C">
      <w:pPr>
        <w:rPr>
          <w:rPrChange w:id="3091" w:author="Edward Leung" w:date="2017-01-10T12:35:00Z">
            <w:rPr/>
          </w:rPrChange>
        </w:rPr>
      </w:pPr>
      <w:r w:rsidRPr="00184A3A">
        <w:rPr>
          <w:rPrChange w:id="3092" w:author="Edward Leung" w:date="2017-01-10T12:35:00Z">
            <w:rPr/>
          </w:rPrChange>
        </w:rPr>
        <w:t>Database Server side:</w:t>
      </w:r>
    </w:p>
    <w:p w14:paraId="072D6ADA" w14:textId="7C010A50" w:rsidR="0037476C" w:rsidRPr="00184A3A" w:rsidRDefault="0037476C" w:rsidP="0037476C">
      <w:pPr>
        <w:ind w:firstLine="360"/>
        <w:rPr>
          <w:i/>
          <w:rPrChange w:id="3093" w:author="Edward Leung" w:date="2017-01-10T12:35:00Z">
            <w:rPr>
              <w:i/>
            </w:rPr>
          </w:rPrChange>
        </w:rPr>
      </w:pPr>
      <w:r w:rsidRPr="00184A3A">
        <w:rPr>
          <w:i/>
          <w:rPrChange w:id="3094" w:author="Edward Leung" w:date="2017-01-10T12:35:00Z">
            <w:rPr>
              <w:i/>
            </w:rPr>
          </w:rPrChange>
        </w:rPr>
        <w:t>MS SQL Server 2012, Oracle 11.2g (PL/SQL), MS SQL Server 2000</w:t>
      </w:r>
    </w:p>
    <w:p w14:paraId="7468D67A" w14:textId="77777777" w:rsidR="0037476C" w:rsidRPr="00184A3A" w:rsidRDefault="0037476C" w:rsidP="0037476C">
      <w:pPr>
        <w:rPr>
          <w:rPrChange w:id="3095" w:author="Edward Leung" w:date="2017-01-10T12:35:00Z">
            <w:rPr/>
          </w:rPrChange>
        </w:rPr>
      </w:pPr>
      <w:r w:rsidRPr="00184A3A">
        <w:rPr>
          <w:rPrChange w:id="3096" w:author="Edward Leung" w:date="2017-01-10T12:35:00Z">
            <w:rPr/>
          </w:rPrChange>
        </w:rPr>
        <w:t>Client Side Browser:</w:t>
      </w:r>
    </w:p>
    <w:p w14:paraId="4C9539C6" w14:textId="77777777" w:rsidR="0037476C" w:rsidRPr="00184A3A" w:rsidRDefault="0037476C" w:rsidP="0037476C">
      <w:pPr>
        <w:ind w:firstLine="360"/>
        <w:rPr>
          <w:i/>
          <w:rPrChange w:id="3097" w:author="Edward Leung" w:date="2017-01-10T12:35:00Z">
            <w:rPr>
              <w:i/>
            </w:rPr>
          </w:rPrChange>
        </w:rPr>
      </w:pPr>
      <w:r w:rsidRPr="00184A3A">
        <w:rPr>
          <w:i/>
          <w:rPrChange w:id="3098" w:author="Edward Leung" w:date="2017-01-10T12:35:00Z">
            <w:rPr>
              <w:i/>
            </w:rPr>
          </w:rPrChange>
        </w:rPr>
        <w:t>Chrome 55 or above</w:t>
      </w:r>
    </w:p>
    <w:p w14:paraId="10F7AEF2" w14:textId="59328F36" w:rsidR="0037476C" w:rsidRPr="00184A3A" w:rsidRDefault="0037476C" w:rsidP="0037476C">
      <w:pPr>
        <w:ind w:firstLine="360"/>
        <w:rPr>
          <w:i/>
          <w:rPrChange w:id="3099" w:author="Edward Leung" w:date="2017-01-10T12:35:00Z">
            <w:rPr>
              <w:i/>
            </w:rPr>
          </w:rPrChange>
        </w:rPr>
      </w:pPr>
      <w:r w:rsidRPr="00184A3A">
        <w:rPr>
          <w:i/>
          <w:rPrChange w:id="3100" w:author="Edward Leung" w:date="2017-01-10T12:35:00Z">
            <w:rPr>
              <w:i/>
            </w:rPr>
          </w:rPrChange>
        </w:rPr>
        <w:t>Internet Explorer 11 or above</w:t>
      </w:r>
    </w:p>
    <w:p w14:paraId="49FF46C8" w14:textId="77777777" w:rsidR="0037476C" w:rsidRPr="00184A3A" w:rsidRDefault="0037476C" w:rsidP="0037476C">
      <w:pPr>
        <w:rPr>
          <w:lang w:eastAsia="zh-CN"/>
          <w:rPrChange w:id="3101" w:author="Edward Leung" w:date="2017-01-10T12:35:00Z">
            <w:rPr>
              <w:lang w:eastAsia="zh-CN"/>
            </w:rPr>
          </w:rPrChange>
        </w:rPr>
      </w:pPr>
    </w:p>
    <w:p w14:paraId="52073455" w14:textId="77777777" w:rsidR="00AE4B65" w:rsidRPr="00184A3A" w:rsidRDefault="00AE4B65" w:rsidP="00AE4B65">
      <w:pPr>
        <w:rPr>
          <w:lang w:eastAsia="zh-CN"/>
          <w:rPrChange w:id="3102" w:author="Edward Leung" w:date="2017-01-10T12:35:00Z">
            <w:rPr>
              <w:lang w:eastAsia="zh-CN"/>
            </w:rPr>
          </w:rPrChange>
        </w:rPr>
      </w:pPr>
    </w:p>
    <w:p w14:paraId="09C006BB" w14:textId="77777777" w:rsidR="001C4B36" w:rsidRPr="00184A3A" w:rsidRDefault="001C4B36">
      <w:pPr>
        <w:rPr>
          <w:rFonts w:cs="Microsoft YaHei"/>
          <w:b/>
          <w:bCs/>
          <w:color w:val="4F81BD" w:themeColor="accent1"/>
          <w:sz w:val="26"/>
          <w:szCs w:val="26"/>
          <w:lang w:eastAsia="zh-HK"/>
          <w:rPrChange w:id="3103" w:author="Edward Leung" w:date="2017-01-10T12:35:00Z">
            <w:rPr>
              <w:rFonts w:cs="Microsoft YaHei"/>
              <w:b/>
              <w:bCs/>
              <w:color w:val="4F81BD" w:themeColor="accent1"/>
              <w:sz w:val="26"/>
              <w:szCs w:val="26"/>
              <w:lang w:eastAsia="zh-HK"/>
            </w:rPr>
          </w:rPrChange>
        </w:rPr>
      </w:pPr>
      <w:r w:rsidRPr="00184A3A">
        <w:rPr>
          <w:rPrChange w:id="3104" w:author="Edward Leung" w:date="2017-01-10T12:35:00Z">
            <w:rPr/>
          </w:rPrChange>
        </w:rPr>
        <w:br w:type="page"/>
      </w:r>
    </w:p>
    <w:p w14:paraId="1F9B1290" w14:textId="498454EC" w:rsidR="001C4B36" w:rsidRPr="00184A3A" w:rsidRDefault="001C4B36" w:rsidP="001C4B36">
      <w:pPr>
        <w:pStyle w:val="Heading2"/>
        <w:rPr>
          <w:rPrChange w:id="3105" w:author="Edward Leung" w:date="2017-01-10T12:35:00Z">
            <w:rPr/>
          </w:rPrChange>
        </w:rPr>
      </w:pPr>
      <w:bookmarkStart w:id="3106" w:name="_Toc471750752"/>
      <w:r w:rsidRPr="00184A3A">
        <w:rPr>
          <w:rPrChange w:id="3107" w:author="Edward Leung" w:date="2017-01-10T12:35:00Z">
            <w:rPr/>
          </w:rPrChange>
        </w:rPr>
        <w:lastRenderedPageBreak/>
        <w:t>Branch Info Maintenance</w:t>
      </w:r>
      <w:bookmarkEnd w:id="3106"/>
    </w:p>
    <w:p w14:paraId="46720F55" w14:textId="7EECD08D" w:rsidR="0036047D" w:rsidRPr="00184A3A" w:rsidRDefault="0036047D" w:rsidP="0036047D">
      <w:pPr>
        <w:pStyle w:val="Heading3"/>
        <w:rPr>
          <w:lang w:eastAsia="zh-CN"/>
          <w:rPrChange w:id="3108" w:author="Edward Leung" w:date="2017-01-10T12:35:00Z">
            <w:rPr>
              <w:lang w:eastAsia="zh-CN"/>
            </w:rPr>
          </w:rPrChange>
        </w:rPr>
      </w:pPr>
      <w:r w:rsidRPr="00184A3A">
        <w:rPr>
          <w:lang w:eastAsia="zh-CN"/>
          <w:rPrChange w:id="3109" w:author="Edward Leung" w:date="2017-01-10T12:35:00Z">
            <w:rPr>
              <w:lang w:eastAsia="zh-CN"/>
            </w:rPr>
          </w:rPrChange>
        </w:rPr>
        <w:t>Description</w:t>
      </w:r>
    </w:p>
    <w:p w14:paraId="5E099FF7" w14:textId="0AF7E35B" w:rsidR="00821ED9" w:rsidRPr="00184A3A" w:rsidRDefault="00821ED9" w:rsidP="00821ED9">
      <w:pPr>
        <w:ind w:left="450"/>
        <w:jc w:val="both"/>
        <w:rPr>
          <w:lang w:eastAsia="zh-CN"/>
          <w:rPrChange w:id="3110" w:author="Edward Leung" w:date="2017-01-10T12:35:00Z">
            <w:rPr>
              <w:lang w:eastAsia="zh-CN"/>
            </w:rPr>
          </w:rPrChange>
        </w:rPr>
      </w:pPr>
      <w:r w:rsidRPr="00184A3A">
        <w:rPr>
          <w:lang w:eastAsia="zh-CN"/>
          <w:rPrChange w:id="3111" w:author="Edward Leung" w:date="2017-01-10T12:35:00Z">
            <w:rPr>
              <w:lang w:eastAsia="zh-CN"/>
            </w:rPr>
          </w:rPrChange>
        </w:rPr>
        <w:t xml:space="preserve">The “Branch Info Maintenance” function allows user’s manipulation on POS client data source definition. The data should be initially input </w:t>
      </w:r>
      <w:r w:rsidR="00C31490" w:rsidRPr="00184A3A">
        <w:rPr>
          <w:lang w:eastAsia="zh-CN"/>
          <w:rPrChange w:id="3112" w:author="Edward Leung" w:date="2017-01-10T12:35:00Z">
            <w:rPr>
              <w:lang w:eastAsia="zh-CN"/>
            </w:rPr>
          </w:rPrChange>
        </w:rPr>
        <w:t>based on</w:t>
      </w:r>
      <w:r w:rsidRPr="00184A3A">
        <w:rPr>
          <w:lang w:eastAsia="zh-CN"/>
          <w:rPrChange w:id="3113" w:author="Edward Leung" w:date="2017-01-10T12:35:00Z">
            <w:rPr>
              <w:lang w:eastAsia="zh-CN"/>
            </w:rPr>
          </w:rPrChange>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Change w:id="3114" w:author="Edward Leung" w:date="2017-01-10T12:35:00Z">
            <w:rPr>
              <w:lang w:eastAsia="zh-CN"/>
            </w:rPr>
          </w:rPrChange>
        </w:rPr>
        <w:t xml:space="preserve"> upon saving</w:t>
      </w:r>
      <w:r w:rsidRPr="00184A3A">
        <w:rPr>
          <w:lang w:eastAsia="zh-CN"/>
          <w:rPrChange w:id="3115" w:author="Edward Leung" w:date="2017-01-10T12:35:00Z">
            <w:rPr>
              <w:lang w:eastAsia="zh-CN"/>
            </w:rPr>
          </w:rPrChange>
        </w:rPr>
        <w:t>.</w:t>
      </w:r>
    </w:p>
    <w:p w14:paraId="4E5F7221" w14:textId="79465B49" w:rsidR="00DE2D4E" w:rsidRPr="00184A3A" w:rsidRDefault="00DE2D4E" w:rsidP="00DE2D4E">
      <w:pPr>
        <w:ind w:left="450"/>
        <w:rPr>
          <w:lang w:eastAsia="zh-CN"/>
          <w:rPrChange w:id="3116" w:author="Edward Leung" w:date="2017-01-10T12:35:00Z">
            <w:rPr>
              <w:lang w:eastAsia="zh-CN"/>
            </w:rPr>
          </w:rPrChange>
        </w:rPr>
      </w:pPr>
      <w:r w:rsidRPr="00184A3A">
        <w:rPr>
          <w:lang w:eastAsia="zh-CN"/>
          <w:rPrChange w:id="3117" w:author="Edward Leung" w:date="2017-01-10T12:35:00Z">
            <w:rPr>
              <w:lang w:eastAsia="zh-CN"/>
            </w:rPr>
          </w:rPrChange>
        </w:rPr>
        <w:t>Use Case functions</w:t>
      </w:r>
    </w:p>
    <w:p w14:paraId="38178497" w14:textId="411021FE" w:rsidR="00DE2D4E" w:rsidRPr="00184A3A" w:rsidRDefault="00DE2D4E" w:rsidP="00DE2D4E">
      <w:pPr>
        <w:ind w:left="450"/>
        <w:rPr>
          <w:lang w:eastAsia="zh-CN"/>
          <w:rPrChange w:id="3118" w:author="Edward Leung" w:date="2017-01-10T12:35:00Z">
            <w:rPr>
              <w:lang w:eastAsia="zh-CN"/>
            </w:rPr>
          </w:rPrChange>
        </w:rPr>
      </w:pPr>
      <w:r w:rsidRPr="00184A3A">
        <w:rPr>
          <w:lang w:eastAsia="zh-CN"/>
          <w:rPrChange w:id="3119" w:author="Edward Leung" w:date="2017-01-10T12:35:00Z">
            <w:rPr>
              <w:lang w:eastAsia="zh-CN"/>
            </w:rPr>
          </w:rPrChange>
        </w:rPr>
        <w:t xml:space="preserve"># </w:t>
      </w:r>
      <w:r w:rsidR="0095669B" w:rsidRPr="00184A3A">
        <w:rPr>
          <w:lang w:eastAsia="zh-CN"/>
          <w:rPrChange w:id="3120" w:author="Edward Leung" w:date="2017-01-10T12:35:00Z">
            <w:rPr>
              <w:lang w:eastAsia="zh-CN"/>
            </w:rPr>
          </w:rPrChange>
        </w:rPr>
        <w:t>Maintain</w:t>
      </w:r>
      <w:r w:rsidRPr="00184A3A">
        <w:rPr>
          <w:lang w:eastAsia="zh-CN"/>
          <w:rPrChange w:id="3121" w:author="Edward Leung" w:date="2017-01-10T12:35:00Z">
            <w:rPr>
              <w:lang w:eastAsia="zh-CN"/>
            </w:rPr>
          </w:rPrChange>
        </w:rPr>
        <w:t xml:space="preserve"> Branch Info </w:t>
      </w:r>
      <w:r w:rsidR="0095669B" w:rsidRPr="00184A3A">
        <w:rPr>
          <w:lang w:eastAsia="zh-CN"/>
          <w:rPrChange w:id="3122" w:author="Edward Leung" w:date="2017-01-10T12:35:00Z">
            <w:rPr>
              <w:lang w:eastAsia="zh-CN"/>
            </w:rPr>
          </w:rPrChange>
        </w:rPr>
        <w:t>(</w:t>
      </w:r>
      <w:r w:rsidRPr="00184A3A">
        <w:rPr>
          <w:lang w:eastAsia="zh-CN"/>
          <w:rPrChange w:id="3123" w:author="Edward Leung" w:date="2017-01-10T12:35:00Z">
            <w:rPr>
              <w:lang w:eastAsia="zh-CN"/>
            </w:rPr>
          </w:rPrChange>
        </w:rPr>
        <w:t>List</w:t>
      </w:r>
      <w:r w:rsidR="0095669B" w:rsidRPr="00184A3A">
        <w:rPr>
          <w:lang w:eastAsia="zh-CN"/>
          <w:rPrChange w:id="3124" w:author="Edward Leung" w:date="2017-01-10T12:35:00Z">
            <w:rPr>
              <w:lang w:eastAsia="zh-CN"/>
            </w:rPr>
          </w:rPrChange>
        </w:rPr>
        <w:t>)</w:t>
      </w:r>
    </w:p>
    <w:p w14:paraId="0A73263F" w14:textId="3EFD94B3" w:rsidR="00DE2D4E" w:rsidRPr="00184A3A" w:rsidRDefault="00DE2D4E" w:rsidP="00DE2D4E">
      <w:pPr>
        <w:ind w:left="450"/>
        <w:rPr>
          <w:lang w:eastAsia="zh-CN"/>
          <w:rPrChange w:id="3125" w:author="Edward Leung" w:date="2017-01-10T12:35:00Z">
            <w:rPr>
              <w:lang w:eastAsia="zh-CN"/>
            </w:rPr>
          </w:rPrChange>
        </w:rPr>
      </w:pPr>
      <w:r w:rsidRPr="00184A3A">
        <w:rPr>
          <w:lang w:eastAsia="zh-CN"/>
          <w:rPrChange w:id="3126" w:author="Edward Leung" w:date="2017-01-10T12:35:00Z">
            <w:rPr>
              <w:lang w:eastAsia="zh-CN"/>
            </w:rPr>
          </w:rPrChange>
        </w:rPr>
        <w:t xml:space="preserve"># </w:t>
      </w:r>
      <w:r w:rsidR="0095669B" w:rsidRPr="00184A3A">
        <w:rPr>
          <w:lang w:eastAsia="zh-CN"/>
          <w:rPrChange w:id="3127" w:author="Edward Leung" w:date="2017-01-10T12:35:00Z">
            <w:rPr>
              <w:lang w:eastAsia="zh-CN"/>
            </w:rPr>
          </w:rPrChange>
        </w:rPr>
        <w:t>Maintain Branch Info (Create/Edit/Delete)</w:t>
      </w:r>
      <w:ins w:id="3128" w:author="Dick Chan" w:date="2017-01-10T09:42:00Z">
        <w:r w:rsidR="00281557" w:rsidRPr="00184A3A">
          <w:rPr>
            <w:lang w:eastAsia="zh-CN"/>
            <w:rPrChange w:id="3129" w:author="Edward Leung" w:date="2017-01-10T12:35:00Z">
              <w:rPr>
                <w:lang w:eastAsia="zh-CN"/>
              </w:rPr>
            </w:rPrChange>
          </w:rPr>
          <w:t xml:space="preserve"> </w:t>
        </w:r>
        <w:r w:rsidR="00281557" w:rsidRPr="00184A3A">
          <w:rPr>
            <w:lang w:eastAsia="zh-CN"/>
            <w:rPrChange w:id="3130" w:author="Edward Leung" w:date="2017-01-10T12:35:00Z">
              <w:rPr>
                <w:lang w:eastAsia="zh-CN"/>
              </w:rPr>
            </w:rPrChange>
          </w:rPr>
          <w:sym w:font="Wingdings" w:char="F0E7"/>
        </w:r>
        <w:r w:rsidR="00281557" w:rsidRPr="00184A3A">
          <w:rPr>
            <w:lang w:eastAsia="zh-CN"/>
            <w:rPrChange w:id="3131" w:author="Edward Leung" w:date="2017-01-10T12:35:00Z">
              <w:rPr>
                <w:lang w:eastAsia="zh-CN"/>
              </w:rPr>
            </w:rPrChange>
          </w:rPr>
          <w:t xml:space="preserve"> Dick??? Should read from Maxim’s branch master.</w:t>
        </w:r>
      </w:ins>
    </w:p>
    <w:p w14:paraId="20C2F989" w14:textId="77777777" w:rsidR="0036047D" w:rsidRPr="00184A3A" w:rsidRDefault="0036047D" w:rsidP="0036047D">
      <w:pPr>
        <w:pStyle w:val="Heading3"/>
        <w:rPr>
          <w:lang w:eastAsia="zh-CN"/>
          <w:rPrChange w:id="3132" w:author="Edward Leung" w:date="2017-01-10T12:35:00Z">
            <w:rPr>
              <w:lang w:eastAsia="zh-CN"/>
            </w:rPr>
          </w:rPrChange>
        </w:rPr>
      </w:pPr>
      <w:r w:rsidRPr="00184A3A">
        <w:rPr>
          <w:lang w:eastAsia="zh-CN"/>
          <w:rPrChange w:id="3133" w:author="Edward Leung" w:date="2017-01-10T12:35:00Z">
            <w:rPr>
              <w:lang w:eastAsia="zh-CN"/>
            </w:rPr>
          </w:rPrChange>
        </w:rPr>
        <w:t>Input</w:t>
      </w:r>
    </w:p>
    <w:p w14:paraId="3432E89E" w14:textId="77777777" w:rsidR="00DE2D4E" w:rsidRPr="00184A3A" w:rsidRDefault="00DE2D4E" w:rsidP="00DE2D4E">
      <w:pPr>
        <w:ind w:left="450"/>
        <w:rPr>
          <w:lang w:eastAsia="zh-CN"/>
          <w:rPrChange w:id="3134" w:author="Edward Leung" w:date="2017-01-10T12:35:00Z">
            <w:rPr>
              <w:lang w:eastAsia="zh-CN"/>
            </w:rPr>
          </w:rPrChange>
        </w:rPr>
      </w:pPr>
      <w:r w:rsidRPr="00184A3A">
        <w:rPr>
          <w:lang w:eastAsia="zh-CN"/>
          <w:rPrChange w:id="3135" w:author="Edward Leung" w:date="2017-01-10T12:35:00Z">
            <w:rPr>
              <w:lang w:eastAsia="zh-CN"/>
            </w:rPr>
          </w:rPrChange>
        </w:rPr>
        <w:t>N/A</w:t>
      </w:r>
    </w:p>
    <w:p w14:paraId="5A02ADF5" w14:textId="77777777" w:rsidR="0036047D" w:rsidRPr="00184A3A" w:rsidRDefault="0036047D" w:rsidP="0036047D">
      <w:pPr>
        <w:pStyle w:val="Heading3"/>
        <w:rPr>
          <w:lang w:eastAsia="zh-CN"/>
          <w:rPrChange w:id="3136" w:author="Edward Leung" w:date="2017-01-10T12:35:00Z">
            <w:rPr>
              <w:lang w:eastAsia="zh-CN"/>
            </w:rPr>
          </w:rPrChange>
        </w:rPr>
      </w:pPr>
      <w:r w:rsidRPr="00184A3A">
        <w:rPr>
          <w:lang w:eastAsia="zh-CN"/>
          <w:rPrChange w:id="3137" w:author="Edward Leung" w:date="2017-01-10T12:35:00Z">
            <w:rPr>
              <w:lang w:eastAsia="zh-CN"/>
            </w:rPr>
          </w:rPrChange>
        </w:rPr>
        <w:t>Output</w:t>
      </w:r>
    </w:p>
    <w:p w14:paraId="2012D7DB" w14:textId="77777777" w:rsidR="00DE2D4E" w:rsidRPr="00184A3A" w:rsidRDefault="00DE2D4E" w:rsidP="00DE2D4E">
      <w:pPr>
        <w:ind w:left="450"/>
        <w:rPr>
          <w:lang w:eastAsia="zh-CN"/>
          <w:rPrChange w:id="3138" w:author="Edward Leung" w:date="2017-01-10T12:35:00Z">
            <w:rPr>
              <w:lang w:eastAsia="zh-CN"/>
            </w:rPr>
          </w:rPrChange>
        </w:rPr>
      </w:pPr>
      <w:r w:rsidRPr="00184A3A">
        <w:rPr>
          <w:lang w:eastAsia="zh-CN"/>
          <w:rPrChange w:id="3139" w:author="Edward Leung" w:date="2017-01-10T12:35:00Z">
            <w:rPr>
              <w:lang w:eastAsia="zh-CN"/>
            </w:rPr>
          </w:rPrChange>
        </w:rPr>
        <w:t>N/A</w:t>
      </w:r>
    </w:p>
    <w:p w14:paraId="13C56E16" w14:textId="79704EA9" w:rsidR="0036047D" w:rsidRPr="00184A3A" w:rsidRDefault="00FB0720" w:rsidP="001C4B36">
      <w:pPr>
        <w:pStyle w:val="Heading3"/>
        <w:rPr>
          <w:lang w:eastAsia="zh-CN"/>
          <w:rPrChange w:id="3140" w:author="Edward Leung" w:date="2017-01-10T12:35:00Z">
            <w:rPr>
              <w:lang w:eastAsia="zh-CN"/>
            </w:rPr>
          </w:rPrChange>
        </w:rPr>
      </w:pPr>
      <w:r w:rsidRPr="00184A3A">
        <w:rPr>
          <w:lang w:eastAsia="zh-CN"/>
          <w:rPrChange w:id="3141" w:author="Edward Leung" w:date="2017-01-10T12:35:00Z">
            <w:rPr>
              <w:lang w:eastAsia="zh-CN"/>
            </w:rPr>
          </w:rPrChange>
        </w:rPr>
        <w:t>Maintain</w:t>
      </w:r>
      <w:r w:rsidR="0036047D" w:rsidRPr="00184A3A">
        <w:rPr>
          <w:lang w:eastAsia="zh-CN"/>
          <w:rPrChange w:id="3142" w:author="Edward Leung" w:date="2017-01-10T12:35:00Z">
            <w:rPr>
              <w:lang w:eastAsia="zh-CN"/>
            </w:rPr>
          </w:rPrChange>
        </w:rPr>
        <w:t xml:space="preserve"> Branch Info </w:t>
      </w:r>
      <w:r w:rsidRPr="00184A3A">
        <w:rPr>
          <w:lang w:eastAsia="zh-CN"/>
          <w:rPrChange w:id="3143" w:author="Edward Leung" w:date="2017-01-10T12:35:00Z">
            <w:rPr>
              <w:lang w:eastAsia="zh-CN"/>
            </w:rPr>
          </w:rPrChange>
        </w:rPr>
        <w:t>(</w:t>
      </w:r>
      <w:r w:rsidR="0036047D" w:rsidRPr="00184A3A">
        <w:rPr>
          <w:lang w:eastAsia="zh-CN"/>
          <w:rPrChange w:id="3144" w:author="Edward Leung" w:date="2017-01-10T12:35:00Z">
            <w:rPr>
              <w:lang w:eastAsia="zh-CN"/>
            </w:rPr>
          </w:rPrChange>
        </w:rPr>
        <w:t>List</w:t>
      </w:r>
      <w:r w:rsidRPr="00184A3A">
        <w:rPr>
          <w:lang w:eastAsia="zh-CN"/>
          <w:rPrChange w:id="3145" w:author="Edward Leung" w:date="2017-01-10T12:35:00Z">
            <w:rPr>
              <w:lang w:eastAsia="zh-CN"/>
            </w:rPr>
          </w:rPrChange>
        </w:rPr>
        <w:t>)</w:t>
      </w:r>
    </w:p>
    <w:p w14:paraId="1EE17B65" w14:textId="12E087E1" w:rsidR="0036047D" w:rsidRPr="00184A3A" w:rsidRDefault="0036047D" w:rsidP="0036047D">
      <w:pPr>
        <w:pStyle w:val="Heading4"/>
        <w:ind w:left="864"/>
        <w:rPr>
          <w:rPrChange w:id="3146" w:author="Edward Leung" w:date="2017-01-10T12:35:00Z">
            <w:rPr/>
          </w:rPrChange>
        </w:rPr>
      </w:pPr>
      <w:r w:rsidRPr="00184A3A">
        <w:rPr>
          <w:rPrChange w:id="3147" w:author="Edward Leung" w:date="2017-01-10T12:35:00Z">
            <w:rPr/>
          </w:rPrChange>
        </w:rPr>
        <w:t>Process/Work Flow</w:t>
      </w:r>
    </w:p>
    <w:p w14:paraId="27D4BC22" w14:textId="4EC488E9" w:rsidR="003214F1" w:rsidRPr="00184A3A" w:rsidRDefault="003214F1" w:rsidP="008F5A9F">
      <w:pPr>
        <w:ind w:left="450"/>
        <w:rPr>
          <w:lang w:eastAsia="zh-CN"/>
          <w:rPrChange w:id="3148" w:author="Edward Leung" w:date="2017-01-10T12:35:00Z">
            <w:rPr>
              <w:lang w:eastAsia="zh-CN"/>
            </w:rPr>
          </w:rPrChange>
        </w:rPr>
      </w:pPr>
      <w:r w:rsidRPr="00184A3A">
        <w:rPr>
          <w:lang w:eastAsia="zh-CN"/>
          <w:rPrChange w:id="3149" w:author="Edward Leung" w:date="2017-01-10T12:35:00Z">
            <w:rPr>
              <w:lang w:eastAsia="zh-CN"/>
            </w:rPr>
          </w:rPrChange>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8F5A9F">
      <w:pPr>
        <w:ind w:left="450"/>
        <w:rPr>
          <w:b/>
          <w:u w:val="single"/>
          <w:lang w:eastAsia="zh-CN"/>
          <w:rPrChange w:id="3150" w:author="Edward Leung" w:date="2017-01-10T12:35:00Z">
            <w:rPr>
              <w:b/>
              <w:u w:val="single"/>
              <w:lang w:eastAsia="zh-CN"/>
            </w:rPr>
          </w:rPrChange>
        </w:rPr>
      </w:pPr>
      <w:r w:rsidRPr="00184A3A">
        <w:rPr>
          <w:b/>
          <w:u w:val="single"/>
          <w:lang w:eastAsia="zh-CN"/>
          <w:rPrChange w:id="3151" w:author="Edward Leung" w:date="2017-01-10T12:35:00Z">
            <w:rPr>
              <w:b/>
              <w:u w:val="single"/>
              <w:lang w:eastAsia="zh-CN"/>
            </w:rPr>
          </w:rPrChange>
        </w:rPr>
        <w:t>Business Logic</w:t>
      </w:r>
    </w:p>
    <w:p w14:paraId="2FA9D76C" w14:textId="2933B966" w:rsidR="003214F1" w:rsidRPr="00184A3A" w:rsidRDefault="003214F1" w:rsidP="00B43194">
      <w:pPr>
        <w:ind w:left="450"/>
        <w:rPr>
          <w:lang w:eastAsia="zh-CN"/>
          <w:rPrChange w:id="3152" w:author="Edward Leung" w:date="2017-01-10T12:35:00Z">
            <w:rPr>
              <w:lang w:eastAsia="zh-CN"/>
            </w:rPr>
          </w:rPrChange>
        </w:rPr>
      </w:pPr>
      <w:r w:rsidRPr="00184A3A">
        <w:rPr>
          <w:lang w:eastAsia="zh-CN"/>
          <w:rPrChange w:id="3153" w:author="Edward Leung" w:date="2017-01-10T12:35:00Z">
            <w:rPr>
              <w:lang w:eastAsia="zh-CN"/>
            </w:rPr>
          </w:rPrChange>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Change w:id="3154" w:author="Edward Leung" w:date="2017-01-10T12:35:00Z">
            <w:rPr>
              <w:lang w:eastAsia="zh-CN"/>
            </w:rPr>
          </w:rPrChange>
        </w:rPr>
        <w:t>source, which</w:t>
      </w:r>
      <w:r w:rsidRPr="00184A3A">
        <w:rPr>
          <w:lang w:eastAsia="zh-CN"/>
          <w:rPrChange w:id="3155" w:author="Edward Leung" w:date="2017-01-10T12:35:00Z">
            <w:rPr>
              <w:lang w:eastAsia="zh-CN"/>
            </w:rPr>
          </w:rPrChange>
        </w:rPr>
        <w:t xml:space="preserve"> could be in </w:t>
      </w:r>
      <w:r w:rsidR="00B43194" w:rsidRPr="00184A3A">
        <w:rPr>
          <w:lang w:eastAsia="zh-CN"/>
          <w:rPrChange w:id="3156" w:author="Edward Leung" w:date="2017-01-10T12:35:00Z">
            <w:rPr>
              <w:lang w:eastAsia="zh-CN"/>
            </w:rPr>
          </w:rPrChange>
        </w:rPr>
        <w:t>type</w:t>
      </w:r>
      <w:r w:rsidRPr="00184A3A">
        <w:rPr>
          <w:lang w:eastAsia="zh-CN"/>
          <w:rPrChange w:id="3157" w:author="Edward Leung" w:date="2017-01-10T12:35:00Z">
            <w:rPr>
              <w:lang w:eastAsia="zh-CN"/>
            </w:rPr>
          </w:rPrChange>
        </w:rPr>
        <w:t xml:space="preserve"> of SQL </w:t>
      </w:r>
      <w:r w:rsidR="00B43194" w:rsidRPr="00184A3A">
        <w:rPr>
          <w:lang w:eastAsia="zh-CN"/>
          <w:rPrChange w:id="3158" w:author="Edward Leung" w:date="2017-01-10T12:35:00Z">
            <w:rPr>
              <w:lang w:eastAsia="zh-CN"/>
            </w:rPr>
          </w:rPrChange>
        </w:rPr>
        <w:t>connection, database file or fixed format text file.</w:t>
      </w:r>
    </w:p>
    <w:p w14:paraId="405C586B" w14:textId="13E71724" w:rsidR="00B43194" w:rsidRPr="00184A3A" w:rsidRDefault="00B43194" w:rsidP="00B43194">
      <w:pPr>
        <w:pStyle w:val="ListParagraph"/>
        <w:numPr>
          <w:ilvl w:val="0"/>
          <w:numId w:val="8"/>
        </w:numPr>
        <w:ind w:left="810"/>
        <w:rPr>
          <w:lang w:eastAsia="zh-CN"/>
          <w:rPrChange w:id="3159" w:author="Edward Leung" w:date="2017-01-10T12:35:00Z">
            <w:rPr>
              <w:lang w:eastAsia="zh-CN"/>
            </w:rPr>
          </w:rPrChange>
        </w:rPr>
      </w:pPr>
      <w:r w:rsidRPr="00184A3A">
        <w:rPr>
          <w:lang w:eastAsia="zh-CN"/>
          <w:rPrChange w:id="3160" w:author="Edward Leung" w:date="2017-01-10T12:35:00Z">
            <w:rPr>
              <w:lang w:eastAsia="zh-CN"/>
            </w:rPr>
          </w:rPrChange>
        </w:rPr>
        <w:t>By default, when the page is accessed, there’s no search criteria provided and all branch info will be displayed on the page with pagination</w:t>
      </w:r>
    </w:p>
    <w:p w14:paraId="34EE51FB" w14:textId="5E869E2F" w:rsidR="00B43194" w:rsidRPr="00184A3A" w:rsidRDefault="00B43194" w:rsidP="00B43194">
      <w:pPr>
        <w:widowControl w:val="0"/>
        <w:numPr>
          <w:ilvl w:val="0"/>
          <w:numId w:val="8"/>
        </w:numPr>
        <w:adjustRightInd w:val="0"/>
        <w:spacing w:line="360" w:lineRule="atLeast"/>
        <w:ind w:left="810"/>
        <w:textAlignment w:val="baseline"/>
        <w:rPr>
          <w:lang w:eastAsia="zh-CN"/>
          <w:rPrChange w:id="3161" w:author="Edward Leung" w:date="2017-01-10T12:35:00Z">
            <w:rPr>
              <w:lang w:eastAsia="zh-CN"/>
            </w:rPr>
          </w:rPrChange>
        </w:rPr>
      </w:pPr>
      <w:r w:rsidRPr="00184A3A">
        <w:rPr>
          <w:lang w:eastAsia="zh-CN"/>
          <w:rPrChange w:id="3162" w:author="Edward Leung" w:date="2017-01-10T12:35:00Z">
            <w:rPr>
              <w:lang w:eastAsia="zh-CN"/>
            </w:rPr>
          </w:rPrChange>
        </w:rPr>
        <w:t>User could conduct manipulations on searched-out records such as page switching, sorting by specific columns and refining.</w:t>
      </w:r>
    </w:p>
    <w:p w14:paraId="6D6F636A" w14:textId="1407B435" w:rsidR="00B43194" w:rsidRPr="00184A3A" w:rsidRDefault="00B43194" w:rsidP="00B43194">
      <w:pPr>
        <w:widowControl w:val="0"/>
        <w:numPr>
          <w:ilvl w:val="0"/>
          <w:numId w:val="8"/>
        </w:numPr>
        <w:adjustRightInd w:val="0"/>
        <w:spacing w:line="360" w:lineRule="atLeast"/>
        <w:ind w:left="810"/>
        <w:textAlignment w:val="baseline"/>
        <w:rPr>
          <w:lang w:eastAsia="zh-CN"/>
          <w:rPrChange w:id="3163" w:author="Edward Leung" w:date="2017-01-10T12:35:00Z">
            <w:rPr>
              <w:lang w:eastAsia="zh-CN"/>
            </w:rPr>
          </w:rPrChange>
        </w:rPr>
      </w:pPr>
      <w:r w:rsidRPr="00184A3A">
        <w:rPr>
          <w:lang w:eastAsia="zh-CN"/>
          <w:rPrChange w:id="3164" w:author="Edward Leung" w:date="2017-01-10T12:35:00Z">
            <w:rPr>
              <w:lang w:eastAsia="zh-CN"/>
            </w:rPr>
          </w:rPrChange>
        </w:rPr>
        <w:t xml:space="preserve">User could conduct operational functions upon searched-out records such as Edit/Delete and view its details </w:t>
      </w:r>
      <w:r w:rsidR="00543F0F" w:rsidRPr="00184A3A">
        <w:rPr>
          <w:lang w:eastAsia="zh-CN"/>
          <w:rPrChange w:id="3165" w:author="Edward Leung" w:date="2017-01-10T12:35:00Z">
            <w:rPr>
              <w:lang w:eastAsia="zh-CN"/>
            </w:rPr>
          </w:rPrChange>
        </w:rPr>
        <w:t>in</w:t>
      </w:r>
      <w:r w:rsidRPr="00184A3A">
        <w:rPr>
          <w:lang w:eastAsia="zh-CN"/>
          <w:rPrChange w:id="3166" w:author="Edward Leung" w:date="2017-01-10T12:35:00Z">
            <w:rPr>
              <w:lang w:eastAsia="zh-CN"/>
            </w:rPr>
          </w:rPrChange>
        </w:rPr>
        <w:t xml:space="preserve"> the “Operation</w:t>
      </w:r>
      <w:r w:rsidR="00543F0F" w:rsidRPr="00184A3A">
        <w:rPr>
          <w:lang w:eastAsia="zh-CN"/>
          <w:rPrChange w:id="3167" w:author="Edward Leung" w:date="2017-01-10T12:35:00Z">
            <w:rPr>
              <w:lang w:eastAsia="zh-CN"/>
            </w:rPr>
          </w:rPrChange>
        </w:rPr>
        <w:t>” column</w:t>
      </w:r>
      <w:r w:rsidRPr="00184A3A">
        <w:rPr>
          <w:lang w:eastAsia="zh-CN"/>
          <w:rPrChange w:id="3168" w:author="Edward Leung" w:date="2017-01-10T12:35:00Z">
            <w:rPr>
              <w:lang w:eastAsia="zh-CN"/>
            </w:rPr>
          </w:rPrChange>
        </w:rPr>
        <w:t>. (details included in session 6.2.5)</w:t>
      </w:r>
    </w:p>
    <w:p w14:paraId="644D3CA9" w14:textId="77777777" w:rsidR="0036047D" w:rsidRPr="00184A3A" w:rsidRDefault="0036047D" w:rsidP="0036047D">
      <w:pPr>
        <w:pStyle w:val="Heading4"/>
        <w:ind w:left="864"/>
        <w:rPr>
          <w:rPrChange w:id="3169" w:author="Edward Leung" w:date="2017-01-10T12:35:00Z">
            <w:rPr/>
          </w:rPrChange>
        </w:rPr>
      </w:pPr>
      <w:r w:rsidRPr="00184A3A">
        <w:rPr>
          <w:rPrChange w:id="3170" w:author="Edward Leung" w:date="2017-01-10T12:35:00Z">
            <w:rPr/>
          </w:rPrChange>
        </w:rPr>
        <w:t>Screen</w:t>
      </w:r>
    </w:p>
    <w:p w14:paraId="34BE0A99" w14:textId="786B4C87" w:rsidR="00FE1041" w:rsidRPr="00184A3A" w:rsidRDefault="00FE1041" w:rsidP="00FE1041">
      <w:pPr>
        <w:ind w:left="360"/>
        <w:rPr>
          <w:b/>
          <w:u w:val="single"/>
          <w:rPrChange w:id="3171" w:author="Edward Leung" w:date="2017-01-10T12:35:00Z">
            <w:rPr>
              <w:b/>
              <w:u w:val="single"/>
            </w:rPr>
          </w:rPrChange>
        </w:rPr>
      </w:pPr>
      <w:r w:rsidRPr="00184A3A">
        <w:rPr>
          <w:b/>
          <w:u w:val="single"/>
          <w:rPrChange w:id="3172" w:author="Edward Leung" w:date="2017-01-10T12:35:00Z">
            <w:rPr>
              <w:b/>
              <w:u w:val="single"/>
            </w:rPr>
          </w:rPrChange>
        </w:rPr>
        <w:t>Maintain Branch Info (List)</w:t>
      </w:r>
    </w:p>
    <w:p w14:paraId="7B495049" w14:textId="2DEABC26" w:rsidR="0036047D" w:rsidRPr="00184A3A" w:rsidRDefault="0036047D" w:rsidP="0036047D">
      <w:pPr>
        <w:rPr>
          <w:ins w:id="3173" w:author="Dick Chan" w:date="2017-01-10T09:45:00Z"/>
          <w:rPrChange w:id="3174" w:author="Edward Leung" w:date="2017-01-10T12:35:00Z">
            <w:rPr>
              <w:ins w:id="3175" w:author="Dick Chan" w:date="2017-01-10T09:45:00Z"/>
            </w:rPr>
          </w:rPrChange>
        </w:rPr>
      </w:pPr>
      <w:r w:rsidRPr="00184A3A">
        <w:rPr>
          <w:rPrChange w:id="3176" w:author="Edward Leung" w:date="2017-01-10T12:35:00Z">
            <w:rPr>
              <w:noProof/>
            </w:rPr>
          </w:rPrChange>
        </w:rPr>
        <w:lastRenderedPageBreak/>
        <w:drawing>
          <wp:inline distT="0" distB="0" distL="0" distR="0" wp14:anchorId="679B43ED" wp14:editId="4ECCBE4A">
            <wp:extent cx="6858000" cy="3728109"/>
            <wp:effectExtent l="0" t="0" r="0" b="571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noFill/>
                    </a:ln>
                  </pic:spPr>
                </pic:pic>
              </a:graphicData>
            </a:graphic>
          </wp:inline>
        </w:drawing>
      </w:r>
    </w:p>
    <w:p w14:paraId="2140D2B3" w14:textId="0A299A6D" w:rsidR="00281557" w:rsidRPr="00184A3A" w:rsidRDefault="00281557" w:rsidP="0036047D">
      <w:pPr>
        <w:rPr>
          <w:ins w:id="3177" w:author="Dick Chan" w:date="2017-01-10T09:47:00Z"/>
          <w:rPrChange w:id="3178" w:author="Edward Leung" w:date="2017-01-10T12:35:00Z">
            <w:rPr>
              <w:ins w:id="3179" w:author="Dick Chan" w:date="2017-01-10T09:47:00Z"/>
            </w:rPr>
          </w:rPrChange>
        </w:rPr>
      </w:pPr>
      <w:ins w:id="3180" w:author="Dick Chan" w:date="2017-01-10T09:45:00Z">
        <w:r w:rsidRPr="00184A3A">
          <w:rPr>
            <w:rPrChange w:id="3181" w:author="Edward Leung" w:date="2017-01-10T12:35:00Z">
              <w:rPr/>
            </w:rPrChange>
          </w:rPr>
          <w:t xml:space="preserve">Dick??? Do we need branch name as </w:t>
        </w:r>
      </w:ins>
      <w:ins w:id="3182" w:author="Dick Chan" w:date="2017-01-10T09:46:00Z">
        <w:r w:rsidRPr="00184A3A">
          <w:rPr>
            <w:rPrChange w:id="3183" w:author="Edward Leung" w:date="2017-01-10T12:35:00Z">
              <w:rPr/>
            </w:rPrChange>
          </w:rPr>
          <w:t xml:space="preserve">no one will remember all branch codes? Besides, can support partial searching, e.g. 1% to search all branch starting with </w:t>
        </w:r>
      </w:ins>
      <w:ins w:id="3184" w:author="Dick Chan" w:date="2017-01-10T09:47:00Z">
        <w:r w:rsidRPr="00184A3A">
          <w:rPr>
            <w:rPrChange w:id="3185" w:author="Edward Leung" w:date="2017-01-10T12:35:00Z">
              <w:rPr/>
            </w:rPrChange>
          </w:rPr>
          <w:t xml:space="preserve">‘1’. </w:t>
        </w:r>
      </w:ins>
    </w:p>
    <w:p w14:paraId="7915FC7E" w14:textId="303136DA" w:rsidR="00281557" w:rsidRPr="00184A3A" w:rsidRDefault="00281557" w:rsidP="0036047D">
      <w:pPr>
        <w:rPr>
          <w:ins w:id="3186" w:author="Dick Chan" w:date="2017-01-10T09:50:00Z"/>
          <w:rPrChange w:id="3187" w:author="Edward Leung" w:date="2017-01-10T12:35:00Z">
            <w:rPr>
              <w:ins w:id="3188" w:author="Dick Chan" w:date="2017-01-10T09:50:00Z"/>
            </w:rPr>
          </w:rPrChange>
        </w:rPr>
      </w:pPr>
      <w:ins w:id="3189" w:author="Dick Chan" w:date="2017-01-10T09:50:00Z">
        <w:r w:rsidRPr="00184A3A">
          <w:rPr>
            <w:rPrChange w:id="3190" w:author="Edward Leung" w:date="2017-01-10T12:35:00Z">
              <w:rPr/>
            </w:rPrChange>
          </w:rPr>
          <w:t xml:space="preserve">Dick??? </w:t>
        </w:r>
      </w:ins>
      <w:ins w:id="3191" w:author="Dick Chan" w:date="2017-01-10T09:48:00Z">
        <w:r w:rsidRPr="00184A3A">
          <w:rPr>
            <w:rPrChange w:id="3192" w:author="Edward Leung" w:date="2017-01-10T12:35:00Z">
              <w:rPr/>
            </w:rPrChange>
          </w:rPr>
          <w:t xml:space="preserve">Suggestion: use link instead of “ViewScheme”. Check box for multiple selections, e.g. delete multiple branch. </w:t>
        </w:r>
      </w:ins>
      <w:ins w:id="3193" w:author="Dick Chan" w:date="2017-01-10T09:49:00Z">
        <w:r w:rsidRPr="00184A3A">
          <w:rPr>
            <w:rPrChange w:id="3194" w:author="Edward Leung" w:date="2017-01-10T12:35:00Z">
              <w:rPr/>
            </w:rPrChange>
          </w:rPr>
          <w:t>Put “Operation</w:t>
        </w:r>
      </w:ins>
      <w:ins w:id="3195" w:author="Dick Chan" w:date="2017-01-10T09:50:00Z">
        <w:r w:rsidRPr="00184A3A">
          <w:rPr>
            <w:rPrChange w:id="3196" w:author="Edward Leung" w:date="2017-01-10T12:35:00Z">
              <w:rPr/>
            </w:rPrChange>
          </w:rPr>
          <w:t>” to the top, e.g. Create, Delete to save some space.</w:t>
        </w:r>
      </w:ins>
    </w:p>
    <w:p w14:paraId="3CB5189D" w14:textId="77777777" w:rsidR="00281557" w:rsidRPr="00184A3A" w:rsidRDefault="00281557" w:rsidP="0036047D">
      <w:pPr>
        <w:rPr>
          <w:rPrChange w:id="3197" w:author="Edward Leung" w:date="2017-01-10T12:35:00Z">
            <w:rPr/>
          </w:rPrChange>
        </w:rPr>
      </w:pPr>
    </w:p>
    <w:p w14:paraId="3215A4F9" w14:textId="77777777" w:rsidR="0036047D" w:rsidRPr="00184A3A" w:rsidRDefault="0036047D" w:rsidP="0036047D">
      <w:pPr>
        <w:pStyle w:val="Heading4"/>
        <w:ind w:left="864"/>
        <w:rPr>
          <w:rPrChange w:id="3198" w:author="Edward Leung" w:date="2017-01-10T12:35:00Z">
            <w:rPr/>
          </w:rPrChange>
        </w:rPr>
      </w:pPr>
      <w:r w:rsidRPr="00184A3A">
        <w:rPr>
          <w:rPrChange w:id="3199" w:author="Edward Leung" w:date="2017-01-10T12:35:00Z">
            <w:rPr/>
          </w:rPrChange>
        </w:rPr>
        <w:t>Data Fields &amp; Presentation Logic</w:t>
      </w:r>
    </w:p>
    <w:p w14:paraId="0366A14E" w14:textId="06068138" w:rsidR="0036047D" w:rsidRPr="00184A3A" w:rsidRDefault="00F03AEF" w:rsidP="005C36F7">
      <w:pPr>
        <w:pStyle w:val="ListParagraph"/>
        <w:numPr>
          <w:ilvl w:val="0"/>
          <w:numId w:val="10"/>
        </w:numPr>
        <w:rPr>
          <w:lang w:eastAsia="zh-CN"/>
          <w:rPrChange w:id="3200" w:author="Edward Leung" w:date="2017-01-10T12:35:00Z">
            <w:rPr>
              <w:lang w:eastAsia="zh-CN"/>
            </w:rPr>
          </w:rPrChange>
        </w:rPr>
      </w:pPr>
      <w:r w:rsidRPr="00184A3A">
        <w:rPr>
          <w:lang w:eastAsia="zh-CN"/>
          <w:rPrChange w:id="3201" w:author="Edward Leung" w:date="2017-01-10T12:35:00Z">
            <w:rPr>
              <w:lang w:eastAsia="zh-CN"/>
            </w:rPr>
          </w:rPrChange>
        </w:rPr>
        <w:t>Default Sorting of Branch Info List, Priority from top to bottom</w:t>
      </w:r>
    </w:p>
    <w:p w14:paraId="15AC82C0" w14:textId="3C476C1D" w:rsidR="005C36F7" w:rsidRPr="00184A3A" w:rsidRDefault="00F03AEF" w:rsidP="005C36F7">
      <w:pPr>
        <w:pStyle w:val="ListParagraph"/>
        <w:numPr>
          <w:ilvl w:val="0"/>
          <w:numId w:val="3"/>
        </w:numPr>
        <w:spacing w:line="240" w:lineRule="auto"/>
        <w:rPr>
          <w:lang w:eastAsia="zh-CN"/>
          <w:rPrChange w:id="3202" w:author="Edward Leung" w:date="2017-01-10T12:35:00Z">
            <w:rPr>
              <w:lang w:eastAsia="zh-CN"/>
            </w:rPr>
          </w:rPrChange>
        </w:rPr>
      </w:pPr>
      <w:r w:rsidRPr="00184A3A">
        <w:rPr>
          <w:lang w:eastAsia="zh-CN"/>
          <w:rPrChange w:id="3203" w:author="Edward Leung" w:date="2017-01-10T12:35:00Z">
            <w:rPr>
              <w:lang w:eastAsia="zh-CN"/>
            </w:rPr>
          </w:rPrChange>
        </w:rPr>
        <w:t>Branch Code (ascending)</w:t>
      </w:r>
    </w:p>
    <w:p w14:paraId="1B0B7BCA" w14:textId="77777777" w:rsidR="005C36F7" w:rsidRPr="00184A3A" w:rsidRDefault="005C36F7" w:rsidP="005C36F7">
      <w:pPr>
        <w:spacing w:line="240" w:lineRule="auto"/>
        <w:rPr>
          <w:lang w:eastAsia="zh-CN"/>
          <w:rPrChange w:id="3204" w:author="Edward Leung" w:date="2017-01-10T12:35:00Z">
            <w:rPr>
              <w:lang w:eastAsia="zh-CN"/>
            </w:rPr>
          </w:rPrChange>
        </w:rPr>
      </w:pPr>
    </w:p>
    <w:p w14:paraId="5A01599D" w14:textId="67B0C410" w:rsidR="005C36F7" w:rsidRPr="00184A3A" w:rsidRDefault="005C36F7" w:rsidP="005C36F7">
      <w:pPr>
        <w:pStyle w:val="ListParagraph"/>
        <w:numPr>
          <w:ilvl w:val="0"/>
          <w:numId w:val="10"/>
        </w:numPr>
        <w:spacing w:line="240" w:lineRule="auto"/>
        <w:rPr>
          <w:lang w:eastAsia="zh-CN"/>
          <w:rPrChange w:id="3205" w:author="Edward Leung" w:date="2017-01-10T12:35:00Z">
            <w:rPr>
              <w:lang w:eastAsia="zh-CN"/>
            </w:rPr>
          </w:rPrChange>
        </w:rPr>
      </w:pPr>
      <w:r w:rsidRPr="00184A3A">
        <w:rPr>
          <w:lang w:eastAsia="zh-CN"/>
          <w:rPrChange w:id="3206"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5C36F7" w:rsidRPr="00184A3A" w14:paraId="73F8FA5B" w14:textId="77777777" w:rsidTr="005C36F7">
        <w:tc>
          <w:tcPr>
            <w:tcW w:w="1553" w:type="dxa"/>
            <w:shd w:val="clear" w:color="auto" w:fill="C6D9F1"/>
            <w:vAlign w:val="center"/>
          </w:tcPr>
          <w:p w14:paraId="30C96F43" w14:textId="77777777" w:rsidR="005C36F7" w:rsidRPr="00184A3A" w:rsidRDefault="005C36F7" w:rsidP="005C36F7">
            <w:pPr>
              <w:rPr>
                <w:b/>
                <w:rPrChange w:id="3207" w:author="Edward Leung" w:date="2017-01-10T12:35:00Z">
                  <w:rPr>
                    <w:b/>
                  </w:rPr>
                </w:rPrChange>
              </w:rPr>
            </w:pPr>
            <w:r w:rsidRPr="00184A3A">
              <w:rPr>
                <w:b/>
                <w:rPrChange w:id="3208" w:author="Edward Leung" w:date="2017-01-10T12:35:00Z">
                  <w:rPr>
                    <w:b/>
                  </w:rPr>
                </w:rPrChange>
              </w:rPr>
              <w:t>Field</w:t>
            </w:r>
          </w:p>
        </w:tc>
        <w:tc>
          <w:tcPr>
            <w:tcW w:w="1260" w:type="dxa"/>
            <w:shd w:val="clear" w:color="auto" w:fill="C6D9F1"/>
            <w:vAlign w:val="center"/>
          </w:tcPr>
          <w:p w14:paraId="3ABE2EB6" w14:textId="77777777" w:rsidR="005C36F7" w:rsidRPr="00184A3A" w:rsidRDefault="005C36F7" w:rsidP="005C36F7">
            <w:pPr>
              <w:rPr>
                <w:b/>
                <w:rPrChange w:id="3209" w:author="Edward Leung" w:date="2017-01-10T12:35:00Z">
                  <w:rPr>
                    <w:b/>
                  </w:rPr>
                </w:rPrChange>
              </w:rPr>
            </w:pPr>
            <w:r w:rsidRPr="00184A3A">
              <w:rPr>
                <w:b/>
                <w:rPrChange w:id="3210" w:author="Edward Leung" w:date="2017-01-10T12:35:00Z">
                  <w:rPr>
                    <w:b/>
                  </w:rPr>
                </w:rPrChange>
              </w:rPr>
              <w:t>Object Type</w:t>
            </w:r>
          </w:p>
        </w:tc>
        <w:tc>
          <w:tcPr>
            <w:tcW w:w="1170" w:type="dxa"/>
            <w:shd w:val="clear" w:color="auto" w:fill="C6D9F1"/>
            <w:vAlign w:val="center"/>
          </w:tcPr>
          <w:p w14:paraId="2D12E000" w14:textId="77777777" w:rsidR="005C36F7" w:rsidRPr="00184A3A" w:rsidRDefault="005C36F7" w:rsidP="005C36F7">
            <w:pPr>
              <w:rPr>
                <w:b/>
                <w:rPrChange w:id="3211" w:author="Edward Leung" w:date="2017-01-10T12:35:00Z">
                  <w:rPr>
                    <w:b/>
                  </w:rPr>
                </w:rPrChange>
              </w:rPr>
            </w:pPr>
            <w:r w:rsidRPr="00184A3A">
              <w:rPr>
                <w:b/>
                <w:rPrChange w:id="3212" w:author="Edward Leung" w:date="2017-01-10T12:35:00Z">
                  <w:rPr>
                    <w:b/>
                  </w:rPr>
                </w:rPrChange>
              </w:rPr>
              <w:t>Default Value</w:t>
            </w:r>
          </w:p>
        </w:tc>
        <w:tc>
          <w:tcPr>
            <w:tcW w:w="1237" w:type="dxa"/>
            <w:shd w:val="clear" w:color="auto" w:fill="C6D9F1"/>
            <w:vAlign w:val="center"/>
          </w:tcPr>
          <w:p w14:paraId="48281859" w14:textId="77777777" w:rsidR="005C36F7" w:rsidRPr="00184A3A" w:rsidRDefault="005C36F7" w:rsidP="005C36F7">
            <w:pPr>
              <w:rPr>
                <w:b/>
                <w:rPrChange w:id="3213" w:author="Edward Leung" w:date="2017-01-10T12:35:00Z">
                  <w:rPr>
                    <w:b/>
                  </w:rPr>
                </w:rPrChange>
              </w:rPr>
            </w:pPr>
            <w:r w:rsidRPr="00184A3A">
              <w:rPr>
                <w:b/>
                <w:rPrChange w:id="3214" w:author="Edward Leung" w:date="2017-01-10T12:35:00Z">
                  <w:rPr>
                    <w:b/>
                  </w:rPr>
                </w:rPrChange>
              </w:rPr>
              <w:t>Mandatory (M/O/C)</w:t>
            </w:r>
          </w:p>
        </w:tc>
        <w:tc>
          <w:tcPr>
            <w:tcW w:w="1103" w:type="dxa"/>
            <w:shd w:val="clear" w:color="auto" w:fill="C6D9F1"/>
            <w:vAlign w:val="center"/>
          </w:tcPr>
          <w:p w14:paraId="453AD896" w14:textId="77777777" w:rsidR="005C36F7" w:rsidRPr="00184A3A" w:rsidRDefault="005C36F7" w:rsidP="005C36F7">
            <w:pPr>
              <w:rPr>
                <w:b/>
                <w:rPrChange w:id="3215" w:author="Edward Leung" w:date="2017-01-10T12:35:00Z">
                  <w:rPr>
                    <w:b/>
                  </w:rPr>
                </w:rPrChange>
              </w:rPr>
            </w:pPr>
            <w:r w:rsidRPr="00184A3A">
              <w:rPr>
                <w:b/>
                <w:rPrChange w:id="3216" w:author="Edward Leung" w:date="2017-01-10T12:35:00Z">
                  <w:rPr>
                    <w:b/>
                  </w:rPr>
                </w:rPrChange>
              </w:rPr>
              <w:t>Format</w:t>
            </w:r>
          </w:p>
        </w:tc>
        <w:tc>
          <w:tcPr>
            <w:tcW w:w="1800" w:type="dxa"/>
            <w:shd w:val="clear" w:color="auto" w:fill="C6D9F1"/>
            <w:vAlign w:val="center"/>
          </w:tcPr>
          <w:p w14:paraId="7D93CC8D" w14:textId="77777777" w:rsidR="005C36F7" w:rsidRPr="00184A3A" w:rsidRDefault="005C36F7" w:rsidP="005C36F7">
            <w:pPr>
              <w:rPr>
                <w:b/>
                <w:rPrChange w:id="3217" w:author="Edward Leung" w:date="2017-01-10T12:35:00Z">
                  <w:rPr>
                    <w:b/>
                  </w:rPr>
                </w:rPrChange>
              </w:rPr>
            </w:pPr>
            <w:r w:rsidRPr="00184A3A">
              <w:rPr>
                <w:b/>
                <w:rPrChange w:id="3218" w:author="Edward Leung" w:date="2017-01-10T12:35:00Z">
                  <w:rPr>
                    <w:b/>
                  </w:rPr>
                </w:rPrChange>
              </w:rPr>
              <w:t>Action / Event / Response</w:t>
            </w:r>
          </w:p>
        </w:tc>
        <w:tc>
          <w:tcPr>
            <w:tcW w:w="2070" w:type="dxa"/>
            <w:shd w:val="clear" w:color="auto" w:fill="C6D9F1"/>
            <w:vAlign w:val="center"/>
          </w:tcPr>
          <w:p w14:paraId="2A1B4A2A" w14:textId="77777777" w:rsidR="005C36F7" w:rsidRPr="00184A3A" w:rsidRDefault="005C36F7" w:rsidP="005C36F7">
            <w:pPr>
              <w:rPr>
                <w:b/>
                <w:rPrChange w:id="3219" w:author="Edward Leung" w:date="2017-01-10T12:35:00Z">
                  <w:rPr>
                    <w:b/>
                  </w:rPr>
                </w:rPrChange>
              </w:rPr>
            </w:pPr>
            <w:r w:rsidRPr="00184A3A">
              <w:rPr>
                <w:b/>
                <w:rPrChange w:id="3220" w:author="Edward Leung" w:date="2017-01-10T12:35:00Z">
                  <w:rPr>
                    <w:b/>
                  </w:rPr>
                </w:rPrChange>
              </w:rPr>
              <w:t>Description</w:t>
            </w:r>
          </w:p>
        </w:tc>
      </w:tr>
      <w:tr w:rsidR="005C36F7" w:rsidRPr="00184A3A" w14:paraId="4FF209B8" w14:textId="77777777" w:rsidTr="005C36F7">
        <w:tc>
          <w:tcPr>
            <w:tcW w:w="1553" w:type="dxa"/>
            <w:vAlign w:val="center"/>
          </w:tcPr>
          <w:p w14:paraId="31A971BE" w14:textId="77777777" w:rsidR="005C36F7" w:rsidRPr="00184A3A" w:rsidRDefault="005C36F7" w:rsidP="005C36F7">
            <w:pPr>
              <w:ind w:left="-18" w:right="-108"/>
              <w:rPr>
                <w:b/>
                <w:rPrChange w:id="3221" w:author="Edward Leung" w:date="2017-01-10T12:35:00Z">
                  <w:rPr>
                    <w:b/>
                  </w:rPr>
                </w:rPrChange>
              </w:rPr>
            </w:pPr>
            <w:r w:rsidRPr="00184A3A">
              <w:rPr>
                <w:b/>
                <w:rPrChange w:id="3222" w:author="Edward Leung" w:date="2017-01-10T12:35:00Z">
                  <w:rPr>
                    <w:b/>
                  </w:rPr>
                </w:rPrChange>
              </w:rPr>
              <w:t>Branch Code</w:t>
            </w:r>
          </w:p>
        </w:tc>
        <w:tc>
          <w:tcPr>
            <w:tcW w:w="1260" w:type="dxa"/>
            <w:vAlign w:val="center"/>
          </w:tcPr>
          <w:p w14:paraId="22AE2F63" w14:textId="77777777" w:rsidR="005C36F7" w:rsidRPr="00184A3A" w:rsidRDefault="005C36F7" w:rsidP="005C36F7">
            <w:pPr>
              <w:rPr>
                <w:ins w:id="3223" w:author="Dick Chan" w:date="2017-01-10T09:50:00Z"/>
                <w:color w:val="FF0000"/>
                <w:rPrChange w:id="3224" w:author="Edward Leung" w:date="2017-01-10T12:35:00Z">
                  <w:rPr>
                    <w:ins w:id="3225" w:author="Dick Chan" w:date="2017-01-10T09:50:00Z"/>
                    <w:color w:val="FF0000"/>
                  </w:rPr>
                </w:rPrChange>
              </w:rPr>
            </w:pPr>
            <w:r w:rsidRPr="00184A3A">
              <w:rPr>
                <w:color w:val="FF0000"/>
                <w:rPrChange w:id="3226" w:author="Edward Leung" w:date="2017-01-10T12:35:00Z">
                  <w:rPr/>
                </w:rPrChange>
              </w:rPr>
              <w:t>Read-only text</w:t>
            </w:r>
          </w:p>
          <w:p w14:paraId="4C7D4317" w14:textId="135FA6D3" w:rsidR="00281557" w:rsidRPr="00184A3A" w:rsidRDefault="00AA61F0" w:rsidP="005C36F7">
            <w:pPr>
              <w:rPr>
                <w:rPrChange w:id="3227" w:author="Edward Leung" w:date="2017-01-10T12:35:00Z">
                  <w:rPr/>
                </w:rPrChange>
              </w:rPr>
            </w:pPr>
            <w:ins w:id="3228" w:author="Dick Chan" w:date="2017-01-10T09:50:00Z">
              <w:r w:rsidRPr="00184A3A">
                <w:rPr>
                  <w:color w:val="FF0000"/>
                  <w:rPrChange w:id="3229" w:author="Edward Leung" w:date="2017-01-10T12:35:00Z">
                    <w:rPr>
                      <w:color w:val="FF0000"/>
                    </w:rPr>
                  </w:rPrChange>
                </w:rPr>
                <w:t>Dick??? Any edit screen?</w:t>
              </w:r>
            </w:ins>
          </w:p>
        </w:tc>
        <w:tc>
          <w:tcPr>
            <w:tcW w:w="1170" w:type="dxa"/>
            <w:vAlign w:val="center"/>
          </w:tcPr>
          <w:p w14:paraId="7C83A49D" w14:textId="77777777" w:rsidR="005C36F7" w:rsidRPr="00184A3A" w:rsidRDefault="005C36F7" w:rsidP="005C36F7">
            <w:pPr>
              <w:rPr>
                <w:rPrChange w:id="3230" w:author="Edward Leung" w:date="2017-01-10T12:35:00Z">
                  <w:rPr/>
                </w:rPrChange>
              </w:rPr>
            </w:pPr>
            <w:r w:rsidRPr="00184A3A">
              <w:rPr>
                <w:rPrChange w:id="3231" w:author="Edward Leung" w:date="2017-01-10T12:35:00Z">
                  <w:rPr/>
                </w:rPrChange>
              </w:rPr>
              <w:t>Prefilled</w:t>
            </w:r>
          </w:p>
        </w:tc>
        <w:tc>
          <w:tcPr>
            <w:tcW w:w="1237" w:type="dxa"/>
            <w:vAlign w:val="center"/>
          </w:tcPr>
          <w:p w14:paraId="614F2461" w14:textId="77777777" w:rsidR="005C36F7" w:rsidRPr="00184A3A" w:rsidRDefault="005C36F7" w:rsidP="005C36F7">
            <w:pPr>
              <w:rPr>
                <w:rPrChange w:id="3232" w:author="Edward Leung" w:date="2017-01-10T12:35:00Z">
                  <w:rPr/>
                </w:rPrChange>
              </w:rPr>
            </w:pPr>
            <w:r w:rsidRPr="00184A3A">
              <w:rPr>
                <w:rPrChange w:id="3233" w:author="Edward Leung" w:date="2017-01-10T12:35:00Z">
                  <w:rPr/>
                </w:rPrChange>
              </w:rPr>
              <w:t>-</w:t>
            </w:r>
          </w:p>
        </w:tc>
        <w:tc>
          <w:tcPr>
            <w:tcW w:w="1103" w:type="dxa"/>
            <w:vAlign w:val="center"/>
          </w:tcPr>
          <w:p w14:paraId="34337521" w14:textId="29A197CD" w:rsidR="00AA61F0" w:rsidRPr="00184A3A" w:rsidRDefault="005C36F7" w:rsidP="005C36F7">
            <w:pPr>
              <w:rPr>
                <w:rPrChange w:id="3234" w:author="Edward Leung" w:date="2017-01-10T12:35:00Z">
                  <w:rPr/>
                </w:rPrChange>
              </w:rPr>
            </w:pPr>
            <w:r w:rsidRPr="00184A3A">
              <w:rPr>
                <w:rPrChange w:id="3235" w:author="Edward Leung" w:date="2017-01-10T12:35:00Z">
                  <w:rPr/>
                </w:rPrChange>
              </w:rPr>
              <w:t>A17</w:t>
            </w:r>
          </w:p>
        </w:tc>
        <w:tc>
          <w:tcPr>
            <w:tcW w:w="1800" w:type="dxa"/>
            <w:vAlign w:val="center"/>
          </w:tcPr>
          <w:p w14:paraId="35214F4D" w14:textId="77777777" w:rsidR="005C36F7" w:rsidRPr="00184A3A" w:rsidRDefault="005C36F7" w:rsidP="005C36F7">
            <w:pPr>
              <w:rPr>
                <w:rPrChange w:id="3236" w:author="Edward Leung" w:date="2017-01-10T12:35:00Z">
                  <w:rPr/>
                </w:rPrChange>
              </w:rPr>
            </w:pPr>
            <w:r w:rsidRPr="00184A3A">
              <w:rPr>
                <w:rPrChange w:id="3237" w:author="Edward Leung" w:date="2017-01-10T12:35:00Z">
                  <w:rPr/>
                </w:rPrChange>
              </w:rPr>
              <w:t>-</w:t>
            </w:r>
          </w:p>
        </w:tc>
        <w:tc>
          <w:tcPr>
            <w:tcW w:w="2070" w:type="dxa"/>
            <w:vAlign w:val="center"/>
          </w:tcPr>
          <w:p w14:paraId="47B6D7F3" w14:textId="77777777" w:rsidR="005C36F7" w:rsidRPr="00184A3A" w:rsidRDefault="005C36F7" w:rsidP="005C36F7">
            <w:pPr>
              <w:rPr>
                <w:ins w:id="3238" w:author="Dick Chan" w:date="2017-01-10T09:52:00Z"/>
                <w:rPrChange w:id="3239" w:author="Edward Leung" w:date="2017-01-10T12:35:00Z">
                  <w:rPr>
                    <w:ins w:id="3240" w:author="Dick Chan" w:date="2017-01-10T09:52:00Z"/>
                  </w:rPr>
                </w:rPrChange>
              </w:rPr>
            </w:pPr>
            <w:r w:rsidRPr="00184A3A">
              <w:rPr>
                <w:rPrChange w:id="3241" w:author="Edward Leung" w:date="2017-01-10T12:35:00Z">
                  <w:rPr/>
                </w:rPrChange>
              </w:rPr>
              <w:t>Branch Code</w:t>
            </w:r>
          </w:p>
          <w:p w14:paraId="59EC0E6B" w14:textId="355D7304" w:rsidR="00AA61F0" w:rsidRPr="00184A3A" w:rsidRDefault="00AA61F0" w:rsidP="005C36F7">
            <w:pPr>
              <w:rPr>
                <w:rPrChange w:id="3242" w:author="Edward Leung" w:date="2017-01-10T12:35:00Z">
                  <w:rPr/>
                </w:rPrChange>
              </w:rPr>
            </w:pPr>
            <w:ins w:id="3243" w:author="Dick Chan" w:date="2017-01-10T09:52:00Z">
              <w:r w:rsidRPr="00184A3A">
                <w:rPr>
                  <w:color w:val="FF0000"/>
                  <w:rPrChange w:id="3244" w:author="Edward Leung" w:date="2017-01-10T12:35:00Z">
                    <w:rPr/>
                  </w:rPrChange>
                </w:rPr>
                <w:t>Dick??? Any validation</w:t>
              </w:r>
            </w:ins>
            <w:ins w:id="3245" w:author="Dick Chan" w:date="2017-01-10T09:53:00Z">
              <w:r w:rsidRPr="00184A3A">
                <w:rPr>
                  <w:color w:val="FF0000"/>
                  <w:rPrChange w:id="3246" w:author="Edward Leung" w:date="2017-01-10T12:35:00Z">
                    <w:rPr/>
                  </w:rPrChange>
                </w:rPr>
                <w:t xml:space="preserve"> for this field if editable? Size, type or LOV?</w:t>
              </w:r>
            </w:ins>
          </w:p>
        </w:tc>
      </w:tr>
      <w:tr w:rsidR="005C36F7" w:rsidRPr="00184A3A" w14:paraId="7AB78310" w14:textId="77777777" w:rsidTr="005C36F7">
        <w:tc>
          <w:tcPr>
            <w:tcW w:w="1553" w:type="dxa"/>
            <w:vAlign w:val="center"/>
          </w:tcPr>
          <w:p w14:paraId="136BB26F" w14:textId="77777777" w:rsidR="005C36F7" w:rsidRPr="00184A3A" w:rsidRDefault="005C36F7" w:rsidP="005C36F7">
            <w:pPr>
              <w:ind w:left="-18" w:right="-108"/>
              <w:rPr>
                <w:b/>
                <w:rPrChange w:id="3247" w:author="Edward Leung" w:date="2017-01-10T12:35:00Z">
                  <w:rPr>
                    <w:b/>
                  </w:rPr>
                </w:rPrChange>
              </w:rPr>
            </w:pPr>
            <w:r w:rsidRPr="00184A3A">
              <w:rPr>
                <w:b/>
                <w:rPrChange w:id="3248" w:author="Edward Leung" w:date="2017-01-10T12:35:00Z">
                  <w:rPr>
                    <w:b/>
                  </w:rPr>
                </w:rPrChange>
              </w:rPr>
              <w:lastRenderedPageBreak/>
              <w:t>Client Type</w:t>
            </w:r>
          </w:p>
        </w:tc>
        <w:tc>
          <w:tcPr>
            <w:tcW w:w="1260" w:type="dxa"/>
            <w:vAlign w:val="center"/>
          </w:tcPr>
          <w:p w14:paraId="25A916F4" w14:textId="77777777" w:rsidR="005C36F7" w:rsidRPr="00184A3A" w:rsidRDefault="005C36F7" w:rsidP="005C36F7">
            <w:pPr>
              <w:rPr>
                <w:rPrChange w:id="3249" w:author="Edward Leung" w:date="2017-01-10T12:35:00Z">
                  <w:rPr/>
                </w:rPrChange>
              </w:rPr>
            </w:pPr>
            <w:r w:rsidRPr="00184A3A">
              <w:rPr>
                <w:rPrChange w:id="3250" w:author="Edward Leung" w:date="2017-01-10T12:35:00Z">
                  <w:rPr/>
                </w:rPrChange>
              </w:rPr>
              <w:t>Read-only text</w:t>
            </w:r>
          </w:p>
        </w:tc>
        <w:tc>
          <w:tcPr>
            <w:tcW w:w="1170" w:type="dxa"/>
            <w:vAlign w:val="center"/>
          </w:tcPr>
          <w:p w14:paraId="62E2652E" w14:textId="77777777" w:rsidR="005C36F7" w:rsidRPr="00184A3A" w:rsidRDefault="005C36F7" w:rsidP="005C36F7">
            <w:pPr>
              <w:rPr>
                <w:rPrChange w:id="3251" w:author="Edward Leung" w:date="2017-01-10T12:35:00Z">
                  <w:rPr/>
                </w:rPrChange>
              </w:rPr>
            </w:pPr>
            <w:r w:rsidRPr="00184A3A">
              <w:rPr>
                <w:rPrChange w:id="3252" w:author="Edward Leung" w:date="2017-01-10T12:35:00Z">
                  <w:rPr/>
                </w:rPrChange>
              </w:rPr>
              <w:t>Prefilled</w:t>
            </w:r>
          </w:p>
        </w:tc>
        <w:tc>
          <w:tcPr>
            <w:tcW w:w="1237" w:type="dxa"/>
            <w:vAlign w:val="center"/>
          </w:tcPr>
          <w:p w14:paraId="22508E0C" w14:textId="77777777" w:rsidR="005C36F7" w:rsidRPr="00184A3A" w:rsidRDefault="005C36F7" w:rsidP="005C36F7">
            <w:pPr>
              <w:rPr>
                <w:rPrChange w:id="3253" w:author="Edward Leung" w:date="2017-01-10T12:35:00Z">
                  <w:rPr/>
                </w:rPrChange>
              </w:rPr>
            </w:pPr>
            <w:r w:rsidRPr="00184A3A">
              <w:rPr>
                <w:rPrChange w:id="3254" w:author="Edward Leung" w:date="2017-01-10T12:35:00Z">
                  <w:rPr/>
                </w:rPrChange>
              </w:rPr>
              <w:t>-</w:t>
            </w:r>
          </w:p>
        </w:tc>
        <w:tc>
          <w:tcPr>
            <w:tcW w:w="1103" w:type="dxa"/>
            <w:vAlign w:val="center"/>
          </w:tcPr>
          <w:p w14:paraId="07663143" w14:textId="77777777" w:rsidR="005C36F7" w:rsidRPr="00184A3A" w:rsidRDefault="005C36F7" w:rsidP="005C36F7">
            <w:pPr>
              <w:rPr>
                <w:rPrChange w:id="3255" w:author="Edward Leung" w:date="2017-01-10T12:35:00Z">
                  <w:rPr/>
                </w:rPrChange>
              </w:rPr>
            </w:pPr>
            <w:r w:rsidRPr="00184A3A">
              <w:rPr>
                <w:rPrChange w:id="3256" w:author="Edward Leung" w:date="2017-01-10T12:35:00Z">
                  <w:rPr/>
                </w:rPrChange>
              </w:rPr>
              <w:t>A</w:t>
            </w:r>
          </w:p>
        </w:tc>
        <w:tc>
          <w:tcPr>
            <w:tcW w:w="1800" w:type="dxa"/>
            <w:vAlign w:val="center"/>
          </w:tcPr>
          <w:p w14:paraId="767C9514" w14:textId="77777777" w:rsidR="005C36F7" w:rsidRPr="00184A3A" w:rsidRDefault="005C36F7" w:rsidP="005C36F7">
            <w:pPr>
              <w:rPr>
                <w:rPrChange w:id="3257" w:author="Edward Leung" w:date="2017-01-10T12:35:00Z">
                  <w:rPr/>
                </w:rPrChange>
              </w:rPr>
            </w:pPr>
            <w:r w:rsidRPr="00184A3A">
              <w:rPr>
                <w:rPrChange w:id="3258" w:author="Edward Leung" w:date="2017-01-10T12:35:00Z">
                  <w:rPr/>
                </w:rPrChange>
              </w:rPr>
              <w:t>-</w:t>
            </w:r>
          </w:p>
        </w:tc>
        <w:tc>
          <w:tcPr>
            <w:tcW w:w="2070" w:type="dxa"/>
            <w:vAlign w:val="center"/>
          </w:tcPr>
          <w:p w14:paraId="247013E2" w14:textId="77777777" w:rsidR="005C36F7" w:rsidRPr="00184A3A" w:rsidRDefault="005C36F7" w:rsidP="005C36F7">
            <w:pPr>
              <w:rPr>
                <w:rPrChange w:id="3259" w:author="Edward Leung" w:date="2017-01-10T12:35:00Z">
                  <w:rPr/>
                </w:rPrChange>
              </w:rPr>
            </w:pPr>
            <w:r w:rsidRPr="00184A3A">
              <w:rPr>
                <w:rPrChange w:id="3260" w:author="Edward Leung" w:date="2017-01-10T12:35:00Z">
                  <w:rPr/>
                </w:rPrChange>
              </w:rPr>
              <w:t>Data source type, could be DB connection, database file or text file</w:t>
            </w:r>
          </w:p>
        </w:tc>
      </w:tr>
      <w:tr w:rsidR="005C36F7" w:rsidRPr="00184A3A" w14:paraId="51FBE86A" w14:textId="77777777" w:rsidTr="005C36F7">
        <w:tc>
          <w:tcPr>
            <w:tcW w:w="1553" w:type="dxa"/>
            <w:vAlign w:val="center"/>
          </w:tcPr>
          <w:p w14:paraId="6D2C0554" w14:textId="77777777" w:rsidR="005C36F7" w:rsidRPr="00184A3A" w:rsidRDefault="005C36F7" w:rsidP="005C36F7">
            <w:pPr>
              <w:ind w:left="-18" w:right="-108"/>
              <w:rPr>
                <w:b/>
                <w:rPrChange w:id="3261" w:author="Edward Leung" w:date="2017-01-10T12:35:00Z">
                  <w:rPr>
                    <w:b/>
                  </w:rPr>
                </w:rPrChange>
              </w:rPr>
            </w:pPr>
            <w:r w:rsidRPr="00184A3A">
              <w:rPr>
                <w:b/>
                <w:rPrChange w:id="3262" w:author="Edward Leung" w:date="2017-01-10T12:35:00Z">
                  <w:rPr>
                    <w:b/>
                  </w:rPr>
                </w:rPrChange>
              </w:rPr>
              <w:t>Client Host</w:t>
            </w:r>
          </w:p>
        </w:tc>
        <w:tc>
          <w:tcPr>
            <w:tcW w:w="1260" w:type="dxa"/>
            <w:vAlign w:val="center"/>
          </w:tcPr>
          <w:p w14:paraId="4CD565EB" w14:textId="77777777" w:rsidR="005C36F7" w:rsidRPr="00184A3A" w:rsidRDefault="005C36F7" w:rsidP="005C36F7">
            <w:pPr>
              <w:rPr>
                <w:rPrChange w:id="3263" w:author="Edward Leung" w:date="2017-01-10T12:35:00Z">
                  <w:rPr/>
                </w:rPrChange>
              </w:rPr>
            </w:pPr>
            <w:r w:rsidRPr="00184A3A">
              <w:rPr>
                <w:rPrChange w:id="3264" w:author="Edward Leung" w:date="2017-01-10T12:35:00Z">
                  <w:rPr/>
                </w:rPrChange>
              </w:rPr>
              <w:t>Read-only text</w:t>
            </w:r>
          </w:p>
        </w:tc>
        <w:tc>
          <w:tcPr>
            <w:tcW w:w="1170" w:type="dxa"/>
            <w:vAlign w:val="center"/>
          </w:tcPr>
          <w:p w14:paraId="31B3D2B2" w14:textId="77777777" w:rsidR="005C36F7" w:rsidRPr="00184A3A" w:rsidRDefault="005C36F7" w:rsidP="005C36F7">
            <w:pPr>
              <w:rPr>
                <w:rPrChange w:id="3265" w:author="Edward Leung" w:date="2017-01-10T12:35:00Z">
                  <w:rPr/>
                </w:rPrChange>
              </w:rPr>
            </w:pPr>
            <w:r w:rsidRPr="00184A3A">
              <w:rPr>
                <w:rPrChange w:id="3266" w:author="Edward Leung" w:date="2017-01-10T12:35:00Z">
                  <w:rPr/>
                </w:rPrChange>
              </w:rPr>
              <w:t>Prefilled</w:t>
            </w:r>
          </w:p>
        </w:tc>
        <w:tc>
          <w:tcPr>
            <w:tcW w:w="1237" w:type="dxa"/>
            <w:vAlign w:val="center"/>
          </w:tcPr>
          <w:p w14:paraId="5AA6C6D6" w14:textId="77777777" w:rsidR="005C36F7" w:rsidRPr="00184A3A" w:rsidRDefault="005C36F7" w:rsidP="005C36F7">
            <w:pPr>
              <w:rPr>
                <w:rPrChange w:id="3267" w:author="Edward Leung" w:date="2017-01-10T12:35:00Z">
                  <w:rPr/>
                </w:rPrChange>
              </w:rPr>
            </w:pPr>
            <w:r w:rsidRPr="00184A3A">
              <w:rPr>
                <w:rPrChange w:id="3268" w:author="Edward Leung" w:date="2017-01-10T12:35:00Z">
                  <w:rPr/>
                </w:rPrChange>
              </w:rPr>
              <w:t>-</w:t>
            </w:r>
          </w:p>
        </w:tc>
        <w:tc>
          <w:tcPr>
            <w:tcW w:w="1103" w:type="dxa"/>
            <w:vAlign w:val="center"/>
          </w:tcPr>
          <w:p w14:paraId="4B26E738" w14:textId="77777777" w:rsidR="005C36F7" w:rsidRPr="00184A3A" w:rsidRDefault="005C36F7" w:rsidP="005C36F7">
            <w:pPr>
              <w:rPr>
                <w:rPrChange w:id="3269" w:author="Edward Leung" w:date="2017-01-10T12:35:00Z">
                  <w:rPr/>
                </w:rPrChange>
              </w:rPr>
            </w:pPr>
            <w:r w:rsidRPr="00184A3A">
              <w:rPr>
                <w:rPrChange w:id="3270" w:author="Edward Leung" w:date="2017-01-10T12:35:00Z">
                  <w:rPr/>
                </w:rPrChange>
              </w:rPr>
              <w:t>A</w:t>
            </w:r>
          </w:p>
        </w:tc>
        <w:tc>
          <w:tcPr>
            <w:tcW w:w="1800" w:type="dxa"/>
            <w:vAlign w:val="center"/>
          </w:tcPr>
          <w:p w14:paraId="2E812344" w14:textId="77777777" w:rsidR="005C36F7" w:rsidRPr="00184A3A" w:rsidRDefault="005C36F7" w:rsidP="005C36F7">
            <w:pPr>
              <w:rPr>
                <w:rPrChange w:id="3271" w:author="Edward Leung" w:date="2017-01-10T12:35:00Z">
                  <w:rPr/>
                </w:rPrChange>
              </w:rPr>
            </w:pPr>
            <w:r w:rsidRPr="00184A3A">
              <w:rPr>
                <w:rPrChange w:id="3272" w:author="Edward Leung" w:date="2017-01-10T12:35:00Z">
                  <w:rPr/>
                </w:rPrChange>
              </w:rPr>
              <w:t>-</w:t>
            </w:r>
          </w:p>
        </w:tc>
        <w:tc>
          <w:tcPr>
            <w:tcW w:w="2070" w:type="dxa"/>
            <w:vAlign w:val="center"/>
          </w:tcPr>
          <w:p w14:paraId="2B32ABF7" w14:textId="77777777" w:rsidR="005C36F7" w:rsidRPr="00184A3A" w:rsidRDefault="005C36F7" w:rsidP="005C36F7">
            <w:pPr>
              <w:rPr>
                <w:rPrChange w:id="3273" w:author="Edward Leung" w:date="2017-01-10T12:35:00Z">
                  <w:rPr/>
                </w:rPrChange>
              </w:rPr>
            </w:pPr>
            <w:r w:rsidRPr="00184A3A">
              <w:rPr>
                <w:rPrChange w:id="3274" w:author="Edward Leung" w:date="2017-01-10T12:35:00Z">
                  <w:rPr/>
                </w:rPrChange>
              </w:rPr>
              <w:t>The location of the clie3nt, it could be a URL with host name, IP address or file directory.</w:t>
            </w:r>
          </w:p>
        </w:tc>
      </w:tr>
      <w:tr w:rsidR="005C36F7" w:rsidRPr="00184A3A" w14:paraId="7DC454A0" w14:textId="77777777" w:rsidTr="005C36F7">
        <w:tc>
          <w:tcPr>
            <w:tcW w:w="1553" w:type="dxa"/>
            <w:vAlign w:val="center"/>
          </w:tcPr>
          <w:p w14:paraId="48100180" w14:textId="77777777" w:rsidR="005C36F7" w:rsidRPr="00184A3A" w:rsidRDefault="005C36F7" w:rsidP="005C36F7">
            <w:pPr>
              <w:ind w:left="-18" w:right="-108"/>
              <w:rPr>
                <w:b/>
                <w:rPrChange w:id="3275" w:author="Edward Leung" w:date="2017-01-10T12:35:00Z">
                  <w:rPr>
                    <w:b/>
                  </w:rPr>
                </w:rPrChange>
              </w:rPr>
            </w:pPr>
            <w:r w:rsidRPr="00184A3A">
              <w:rPr>
                <w:b/>
                <w:rPrChange w:id="3276" w:author="Edward Leung" w:date="2017-01-10T12:35:00Z">
                  <w:rPr>
                    <w:b/>
                  </w:rPr>
                </w:rPrChange>
              </w:rPr>
              <w:t>Client Port</w:t>
            </w:r>
          </w:p>
        </w:tc>
        <w:tc>
          <w:tcPr>
            <w:tcW w:w="1260" w:type="dxa"/>
            <w:vAlign w:val="center"/>
          </w:tcPr>
          <w:p w14:paraId="291660EC" w14:textId="77777777" w:rsidR="005C36F7" w:rsidRPr="00184A3A" w:rsidRDefault="005C36F7" w:rsidP="005C36F7">
            <w:pPr>
              <w:rPr>
                <w:rPrChange w:id="3277" w:author="Edward Leung" w:date="2017-01-10T12:35:00Z">
                  <w:rPr/>
                </w:rPrChange>
              </w:rPr>
            </w:pPr>
            <w:r w:rsidRPr="00184A3A">
              <w:rPr>
                <w:rPrChange w:id="3278" w:author="Edward Leung" w:date="2017-01-10T12:35:00Z">
                  <w:rPr/>
                </w:rPrChange>
              </w:rPr>
              <w:t>Read-only text</w:t>
            </w:r>
          </w:p>
        </w:tc>
        <w:tc>
          <w:tcPr>
            <w:tcW w:w="1170" w:type="dxa"/>
            <w:vAlign w:val="center"/>
          </w:tcPr>
          <w:p w14:paraId="5A90F3E8" w14:textId="77777777" w:rsidR="005C36F7" w:rsidRPr="00184A3A" w:rsidRDefault="005C36F7" w:rsidP="005C36F7">
            <w:pPr>
              <w:rPr>
                <w:rPrChange w:id="3279" w:author="Edward Leung" w:date="2017-01-10T12:35:00Z">
                  <w:rPr/>
                </w:rPrChange>
              </w:rPr>
            </w:pPr>
            <w:r w:rsidRPr="00184A3A">
              <w:rPr>
                <w:rPrChange w:id="3280" w:author="Edward Leung" w:date="2017-01-10T12:35:00Z">
                  <w:rPr/>
                </w:rPrChange>
              </w:rPr>
              <w:t>Prefilled</w:t>
            </w:r>
          </w:p>
        </w:tc>
        <w:tc>
          <w:tcPr>
            <w:tcW w:w="1237" w:type="dxa"/>
            <w:vAlign w:val="center"/>
          </w:tcPr>
          <w:p w14:paraId="05E9F1A3" w14:textId="77777777" w:rsidR="005C36F7" w:rsidRPr="00184A3A" w:rsidRDefault="005C36F7" w:rsidP="005C36F7">
            <w:pPr>
              <w:rPr>
                <w:rPrChange w:id="3281" w:author="Edward Leung" w:date="2017-01-10T12:35:00Z">
                  <w:rPr/>
                </w:rPrChange>
              </w:rPr>
            </w:pPr>
            <w:r w:rsidRPr="00184A3A">
              <w:rPr>
                <w:rPrChange w:id="3282" w:author="Edward Leung" w:date="2017-01-10T12:35:00Z">
                  <w:rPr/>
                </w:rPrChange>
              </w:rPr>
              <w:t>-</w:t>
            </w:r>
          </w:p>
        </w:tc>
        <w:tc>
          <w:tcPr>
            <w:tcW w:w="1103" w:type="dxa"/>
            <w:vAlign w:val="center"/>
          </w:tcPr>
          <w:p w14:paraId="7AE7B255" w14:textId="77777777" w:rsidR="005C36F7" w:rsidRPr="00184A3A" w:rsidRDefault="005C36F7" w:rsidP="005C36F7">
            <w:pPr>
              <w:rPr>
                <w:rPrChange w:id="3283" w:author="Edward Leung" w:date="2017-01-10T12:35:00Z">
                  <w:rPr/>
                </w:rPrChange>
              </w:rPr>
            </w:pPr>
            <w:r w:rsidRPr="00184A3A">
              <w:rPr>
                <w:rPrChange w:id="3284" w:author="Edward Leung" w:date="2017-01-10T12:35:00Z">
                  <w:rPr/>
                </w:rPrChange>
              </w:rPr>
              <w:t>A</w:t>
            </w:r>
          </w:p>
        </w:tc>
        <w:tc>
          <w:tcPr>
            <w:tcW w:w="1800" w:type="dxa"/>
            <w:vAlign w:val="center"/>
          </w:tcPr>
          <w:p w14:paraId="25B168F5" w14:textId="77777777" w:rsidR="005C36F7" w:rsidRPr="00184A3A" w:rsidRDefault="005C36F7" w:rsidP="005C36F7">
            <w:pPr>
              <w:rPr>
                <w:rPrChange w:id="3285" w:author="Edward Leung" w:date="2017-01-10T12:35:00Z">
                  <w:rPr/>
                </w:rPrChange>
              </w:rPr>
            </w:pPr>
            <w:r w:rsidRPr="00184A3A">
              <w:rPr>
                <w:rPrChange w:id="3286" w:author="Edward Leung" w:date="2017-01-10T12:35:00Z">
                  <w:rPr/>
                </w:rPrChange>
              </w:rPr>
              <w:t>-</w:t>
            </w:r>
          </w:p>
        </w:tc>
        <w:tc>
          <w:tcPr>
            <w:tcW w:w="2070" w:type="dxa"/>
            <w:vAlign w:val="center"/>
          </w:tcPr>
          <w:p w14:paraId="22143F12" w14:textId="77777777" w:rsidR="005C36F7" w:rsidRPr="00184A3A" w:rsidRDefault="005C36F7" w:rsidP="005C36F7">
            <w:pPr>
              <w:rPr>
                <w:rPrChange w:id="3287" w:author="Edward Leung" w:date="2017-01-10T12:35:00Z">
                  <w:rPr/>
                </w:rPrChange>
              </w:rPr>
            </w:pPr>
            <w:r w:rsidRPr="00184A3A">
              <w:rPr>
                <w:rPrChange w:id="3288" w:author="Edward Leung" w:date="2017-01-10T12:35:00Z">
                  <w:rPr/>
                </w:rPrChange>
              </w:rPr>
              <w:t>Client port number, will be blank if the client access does not require a port, e.g. shared folder</w:t>
            </w:r>
          </w:p>
        </w:tc>
      </w:tr>
      <w:tr w:rsidR="005C36F7" w:rsidRPr="00184A3A" w14:paraId="6E4B7EEF" w14:textId="77777777" w:rsidTr="005C36F7">
        <w:tc>
          <w:tcPr>
            <w:tcW w:w="1553" w:type="dxa"/>
            <w:vAlign w:val="center"/>
          </w:tcPr>
          <w:p w14:paraId="6FEF7C14" w14:textId="77777777" w:rsidR="005C36F7" w:rsidRPr="00184A3A" w:rsidRDefault="005C36F7" w:rsidP="005C36F7">
            <w:pPr>
              <w:ind w:left="-18" w:right="-108"/>
              <w:rPr>
                <w:b/>
                <w:rPrChange w:id="3289" w:author="Edward Leung" w:date="2017-01-10T12:35:00Z">
                  <w:rPr>
                    <w:b/>
                  </w:rPr>
                </w:rPrChange>
              </w:rPr>
            </w:pPr>
            <w:r w:rsidRPr="00184A3A">
              <w:rPr>
                <w:b/>
                <w:rPrChange w:id="3290" w:author="Edward Leung" w:date="2017-01-10T12:35:00Z">
                  <w:rPr>
                    <w:b/>
                  </w:rPr>
                </w:rPrChange>
              </w:rPr>
              <w:t>Client DB</w:t>
            </w:r>
          </w:p>
        </w:tc>
        <w:tc>
          <w:tcPr>
            <w:tcW w:w="1260" w:type="dxa"/>
            <w:vAlign w:val="center"/>
          </w:tcPr>
          <w:p w14:paraId="5177F224" w14:textId="77777777" w:rsidR="005C36F7" w:rsidRPr="00184A3A" w:rsidRDefault="005C36F7" w:rsidP="005C36F7">
            <w:pPr>
              <w:rPr>
                <w:rPrChange w:id="3291" w:author="Edward Leung" w:date="2017-01-10T12:35:00Z">
                  <w:rPr/>
                </w:rPrChange>
              </w:rPr>
            </w:pPr>
            <w:r w:rsidRPr="00184A3A">
              <w:rPr>
                <w:rPrChange w:id="3292" w:author="Edward Leung" w:date="2017-01-10T12:35:00Z">
                  <w:rPr/>
                </w:rPrChange>
              </w:rPr>
              <w:t>Read-only text</w:t>
            </w:r>
          </w:p>
        </w:tc>
        <w:tc>
          <w:tcPr>
            <w:tcW w:w="1170" w:type="dxa"/>
            <w:vAlign w:val="center"/>
          </w:tcPr>
          <w:p w14:paraId="0191380F" w14:textId="77777777" w:rsidR="005C36F7" w:rsidRPr="00184A3A" w:rsidRDefault="005C36F7" w:rsidP="005C36F7">
            <w:pPr>
              <w:rPr>
                <w:rPrChange w:id="3293" w:author="Edward Leung" w:date="2017-01-10T12:35:00Z">
                  <w:rPr/>
                </w:rPrChange>
              </w:rPr>
            </w:pPr>
            <w:r w:rsidRPr="00184A3A">
              <w:rPr>
                <w:rPrChange w:id="3294" w:author="Edward Leung" w:date="2017-01-10T12:35:00Z">
                  <w:rPr/>
                </w:rPrChange>
              </w:rPr>
              <w:t>Prefilled</w:t>
            </w:r>
          </w:p>
        </w:tc>
        <w:tc>
          <w:tcPr>
            <w:tcW w:w="1237" w:type="dxa"/>
            <w:vAlign w:val="center"/>
          </w:tcPr>
          <w:p w14:paraId="3B2036EB" w14:textId="77777777" w:rsidR="005C36F7" w:rsidRPr="00184A3A" w:rsidRDefault="005C36F7" w:rsidP="005C36F7">
            <w:pPr>
              <w:rPr>
                <w:rPrChange w:id="3295" w:author="Edward Leung" w:date="2017-01-10T12:35:00Z">
                  <w:rPr/>
                </w:rPrChange>
              </w:rPr>
            </w:pPr>
            <w:r w:rsidRPr="00184A3A">
              <w:rPr>
                <w:rPrChange w:id="3296" w:author="Edward Leung" w:date="2017-01-10T12:35:00Z">
                  <w:rPr/>
                </w:rPrChange>
              </w:rPr>
              <w:t>-</w:t>
            </w:r>
          </w:p>
        </w:tc>
        <w:tc>
          <w:tcPr>
            <w:tcW w:w="1103" w:type="dxa"/>
            <w:vAlign w:val="center"/>
          </w:tcPr>
          <w:p w14:paraId="5DE7BA4D" w14:textId="77777777" w:rsidR="005C36F7" w:rsidRPr="00184A3A" w:rsidRDefault="005C36F7" w:rsidP="005C36F7">
            <w:pPr>
              <w:rPr>
                <w:rPrChange w:id="3297" w:author="Edward Leung" w:date="2017-01-10T12:35:00Z">
                  <w:rPr/>
                </w:rPrChange>
              </w:rPr>
            </w:pPr>
            <w:r w:rsidRPr="00184A3A">
              <w:rPr>
                <w:rPrChange w:id="3298" w:author="Edward Leung" w:date="2017-01-10T12:35:00Z">
                  <w:rPr/>
                </w:rPrChange>
              </w:rPr>
              <w:t>A</w:t>
            </w:r>
          </w:p>
        </w:tc>
        <w:tc>
          <w:tcPr>
            <w:tcW w:w="1800" w:type="dxa"/>
            <w:vAlign w:val="center"/>
          </w:tcPr>
          <w:p w14:paraId="1DE2F49D" w14:textId="77777777" w:rsidR="005C36F7" w:rsidRPr="00184A3A" w:rsidRDefault="005C36F7" w:rsidP="005C36F7">
            <w:pPr>
              <w:rPr>
                <w:rPrChange w:id="3299" w:author="Edward Leung" w:date="2017-01-10T12:35:00Z">
                  <w:rPr/>
                </w:rPrChange>
              </w:rPr>
            </w:pPr>
            <w:r w:rsidRPr="00184A3A">
              <w:rPr>
                <w:rPrChange w:id="3300" w:author="Edward Leung" w:date="2017-01-10T12:35:00Z">
                  <w:rPr/>
                </w:rPrChange>
              </w:rPr>
              <w:t>-</w:t>
            </w:r>
          </w:p>
        </w:tc>
        <w:tc>
          <w:tcPr>
            <w:tcW w:w="2070" w:type="dxa"/>
            <w:vAlign w:val="center"/>
          </w:tcPr>
          <w:p w14:paraId="26CF004E" w14:textId="77777777" w:rsidR="005C36F7" w:rsidRPr="00184A3A" w:rsidRDefault="005C36F7" w:rsidP="005C36F7">
            <w:pPr>
              <w:rPr>
                <w:rPrChange w:id="3301" w:author="Edward Leung" w:date="2017-01-10T12:35:00Z">
                  <w:rPr/>
                </w:rPrChange>
              </w:rPr>
            </w:pPr>
            <w:r w:rsidRPr="00184A3A">
              <w:rPr>
                <w:rPrChange w:id="3302" w:author="Edward Leung" w:date="2017-01-10T12:35:00Z">
                  <w:rPr/>
                </w:rPrChange>
              </w:rPr>
              <w:t>Database name if the client is a DB Connection</w:t>
            </w:r>
          </w:p>
        </w:tc>
      </w:tr>
      <w:tr w:rsidR="005C36F7" w:rsidRPr="00184A3A" w14:paraId="3E58FD0D" w14:textId="77777777" w:rsidTr="005C36F7">
        <w:tc>
          <w:tcPr>
            <w:tcW w:w="1553" w:type="dxa"/>
            <w:vAlign w:val="center"/>
          </w:tcPr>
          <w:p w14:paraId="6151856B" w14:textId="77777777" w:rsidR="005C36F7" w:rsidRPr="00184A3A" w:rsidRDefault="005C36F7" w:rsidP="005C36F7">
            <w:pPr>
              <w:ind w:left="-18" w:right="-108"/>
              <w:rPr>
                <w:b/>
                <w:rPrChange w:id="3303" w:author="Edward Leung" w:date="2017-01-10T12:35:00Z">
                  <w:rPr>
                    <w:b/>
                  </w:rPr>
                </w:rPrChange>
              </w:rPr>
            </w:pPr>
            <w:r w:rsidRPr="00184A3A">
              <w:rPr>
                <w:b/>
                <w:rPrChange w:id="3304" w:author="Edward Leung" w:date="2017-01-10T12:35:00Z">
                  <w:rPr>
                    <w:b/>
                  </w:rPr>
                </w:rPrChange>
              </w:rPr>
              <w:t>Client User</w:t>
            </w:r>
          </w:p>
        </w:tc>
        <w:tc>
          <w:tcPr>
            <w:tcW w:w="1260" w:type="dxa"/>
            <w:vAlign w:val="center"/>
          </w:tcPr>
          <w:p w14:paraId="0F78379C" w14:textId="77777777" w:rsidR="005C36F7" w:rsidRPr="00184A3A" w:rsidRDefault="005C36F7" w:rsidP="005C36F7">
            <w:pPr>
              <w:rPr>
                <w:rPrChange w:id="3305" w:author="Edward Leung" w:date="2017-01-10T12:35:00Z">
                  <w:rPr/>
                </w:rPrChange>
              </w:rPr>
            </w:pPr>
            <w:r w:rsidRPr="00184A3A">
              <w:rPr>
                <w:rPrChange w:id="3306" w:author="Edward Leung" w:date="2017-01-10T12:35:00Z">
                  <w:rPr/>
                </w:rPrChange>
              </w:rPr>
              <w:t>Read-only text</w:t>
            </w:r>
          </w:p>
        </w:tc>
        <w:tc>
          <w:tcPr>
            <w:tcW w:w="1170" w:type="dxa"/>
            <w:vAlign w:val="center"/>
          </w:tcPr>
          <w:p w14:paraId="11FA1811" w14:textId="77777777" w:rsidR="005C36F7" w:rsidRPr="00184A3A" w:rsidRDefault="005C36F7" w:rsidP="005C36F7">
            <w:pPr>
              <w:rPr>
                <w:rPrChange w:id="3307" w:author="Edward Leung" w:date="2017-01-10T12:35:00Z">
                  <w:rPr/>
                </w:rPrChange>
              </w:rPr>
            </w:pPr>
            <w:r w:rsidRPr="00184A3A">
              <w:rPr>
                <w:rPrChange w:id="3308" w:author="Edward Leung" w:date="2017-01-10T12:35:00Z">
                  <w:rPr/>
                </w:rPrChange>
              </w:rPr>
              <w:t>Prefilled</w:t>
            </w:r>
          </w:p>
        </w:tc>
        <w:tc>
          <w:tcPr>
            <w:tcW w:w="1237" w:type="dxa"/>
            <w:vAlign w:val="center"/>
          </w:tcPr>
          <w:p w14:paraId="427A0716" w14:textId="77777777" w:rsidR="005C36F7" w:rsidRPr="00184A3A" w:rsidRDefault="005C36F7" w:rsidP="005C36F7">
            <w:pPr>
              <w:rPr>
                <w:rPrChange w:id="3309" w:author="Edward Leung" w:date="2017-01-10T12:35:00Z">
                  <w:rPr/>
                </w:rPrChange>
              </w:rPr>
            </w:pPr>
            <w:r w:rsidRPr="00184A3A">
              <w:rPr>
                <w:rPrChange w:id="3310" w:author="Edward Leung" w:date="2017-01-10T12:35:00Z">
                  <w:rPr/>
                </w:rPrChange>
              </w:rPr>
              <w:t>-</w:t>
            </w:r>
          </w:p>
        </w:tc>
        <w:tc>
          <w:tcPr>
            <w:tcW w:w="1103" w:type="dxa"/>
            <w:vAlign w:val="center"/>
          </w:tcPr>
          <w:p w14:paraId="5E6EB8B2" w14:textId="77777777" w:rsidR="005C36F7" w:rsidRPr="00184A3A" w:rsidRDefault="005C36F7" w:rsidP="005C36F7">
            <w:pPr>
              <w:rPr>
                <w:rPrChange w:id="3311" w:author="Edward Leung" w:date="2017-01-10T12:35:00Z">
                  <w:rPr/>
                </w:rPrChange>
              </w:rPr>
            </w:pPr>
            <w:r w:rsidRPr="00184A3A">
              <w:rPr>
                <w:rPrChange w:id="3312" w:author="Edward Leung" w:date="2017-01-10T12:35:00Z">
                  <w:rPr/>
                </w:rPrChange>
              </w:rPr>
              <w:t>A</w:t>
            </w:r>
          </w:p>
        </w:tc>
        <w:tc>
          <w:tcPr>
            <w:tcW w:w="1800" w:type="dxa"/>
            <w:vAlign w:val="center"/>
          </w:tcPr>
          <w:p w14:paraId="58B07F78" w14:textId="77777777" w:rsidR="005C36F7" w:rsidRPr="00184A3A" w:rsidRDefault="005C36F7" w:rsidP="005C36F7">
            <w:pPr>
              <w:rPr>
                <w:rPrChange w:id="3313" w:author="Edward Leung" w:date="2017-01-10T12:35:00Z">
                  <w:rPr/>
                </w:rPrChange>
              </w:rPr>
            </w:pPr>
            <w:r w:rsidRPr="00184A3A">
              <w:rPr>
                <w:rPrChange w:id="3314" w:author="Edward Leung" w:date="2017-01-10T12:35:00Z">
                  <w:rPr/>
                </w:rPrChange>
              </w:rPr>
              <w:t>-</w:t>
            </w:r>
          </w:p>
        </w:tc>
        <w:tc>
          <w:tcPr>
            <w:tcW w:w="2070" w:type="dxa"/>
            <w:vAlign w:val="center"/>
          </w:tcPr>
          <w:p w14:paraId="061713A3" w14:textId="77777777" w:rsidR="005C36F7" w:rsidRPr="00184A3A" w:rsidRDefault="005C36F7" w:rsidP="005C36F7">
            <w:pPr>
              <w:rPr>
                <w:rPrChange w:id="3315" w:author="Edward Leung" w:date="2017-01-10T12:35:00Z">
                  <w:rPr/>
                </w:rPrChange>
              </w:rPr>
            </w:pPr>
            <w:r w:rsidRPr="00184A3A">
              <w:rPr>
                <w:rPrChange w:id="3316" w:author="Edward Leung" w:date="2017-01-10T12:35:00Z">
                  <w:rPr/>
                </w:rPrChange>
              </w:rPr>
              <w:t>A username to access the client</w:t>
            </w:r>
          </w:p>
        </w:tc>
      </w:tr>
    </w:tbl>
    <w:p w14:paraId="2454E3B8" w14:textId="77777777" w:rsidR="005C36F7" w:rsidRPr="00184A3A" w:rsidRDefault="005C36F7" w:rsidP="005C36F7">
      <w:pPr>
        <w:ind w:left="360"/>
        <w:rPr>
          <w:lang w:eastAsia="zh-CN"/>
          <w:rPrChange w:id="3317" w:author="Edward Leung" w:date="2017-01-10T12:35:00Z">
            <w:rPr>
              <w:lang w:eastAsia="zh-CN"/>
            </w:rPr>
          </w:rPrChange>
        </w:rPr>
      </w:pPr>
    </w:p>
    <w:p w14:paraId="1346E456" w14:textId="77777777" w:rsidR="0036047D" w:rsidRPr="00184A3A" w:rsidRDefault="0036047D" w:rsidP="0036047D">
      <w:pPr>
        <w:pStyle w:val="Heading4"/>
        <w:ind w:left="864"/>
        <w:rPr>
          <w:rPrChange w:id="3318" w:author="Edward Leung" w:date="2017-01-10T12:35:00Z">
            <w:rPr/>
          </w:rPrChange>
        </w:rPr>
      </w:pPr>
      <w:r w:rsidRPr="00184A3A">
        <w:rPr>
          <w:rPrChange w:id="3319" w:author="Edward Leung" w:date="2017-01-10T12:35:00Z">
            <w:rPr/>
          </w:rPrChange>
        </w:rPr>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5C36F7" w:rsidRPr="00184A3A" w14:paraId="561D9776" w14:textId="77777777" w:rsidTr="005C36F7">
        <w:tc>
          <w:tcPr>
            <w:tcW w:w="1900" w:type="dxa"/>
            <w:shd w:val="clear" w:color="auto" w:fill="C6D9F1"/>
          </w:tcPr>
          <w:p w14:paraId="115C7D21" w14:textId="77777777" w:rsidR="005C36F7" w:rsidRPr="00184A3A" w:rsidRDefault="005C36F7" w:rsidP="005C36F7">
            <w:pPr>
              <w:rPr>
                <w:b/>
                <w:rPrChange w:id="3320" w:author="Edward Leung" w:date="2017-01-10T12:35:00Z">
                  <w:rPr>
                    <w:b/>
                  </w:rPr>
                </w:rPrChange>
              </w:rPr>
            </w:pPr>
            <w:r w:rsidRPr="00184A3A">
              <w:rPr>
                <w:b/>
                <w:rPrChange w:id="3321" w:author="Edward Leung" w:date="2017-01-10T12:35:00Z">
                  <w:rPr>
                    <w:b/>
                  </w:rPr>
                </w:rPrChange>
              </w:rPr>
              <w:t>Screen Object</w:t>
            </w:r>
          </w:p>
        </w:tc>
        <w:tc>
          <w:tcPr>
            <w:tcW w:w="1120" w:type="dxa"/>
            <w:shd w:val="clear" w:color="auto" w:fill="C6D9F1"/>
          </w:tcPr>
          <w:p w14:paraId="24390CD1" w14:textId="77777777" w:rsidR="005C36F7" w:rsidRPr="00184A3A" w:rsidRDefault="005C36F7" w:rsidP="005C36F7">
            <w:pPr>
              <w:rPr>
                <w:b/>
                <w:rPrChange w:id="3322" w:author="Edward Leung" w:date="2017-01-10T12:35:00Z">
                  <w:rPr>
                    <w:b/>
                  </w:rPr>
                </w:rPrChange>
              </w:rPr>
            </w:pPr>
            <w:r w:rsidRPr="00184A3A">
              <w:rPr>
                <w:b/>
                <w:rPrChange w:id="3323" w:author="Edward Leung" w:date="2017-01-10T12:35:00Z">
                  <w:rPr>
                    <w:b/>
                  </w:rPr>
                </w:rPrChange>
              </w:rPr>
              <w:t>Object Type</w:t>
            </w:r>
          </w:p>
        </w:tc>
        <w:tc>
          <w:tcPr>
            <w:tcW w:w="3920" w:type="dxa"/>
            <w:shd w:val="clear" w:color="auto" w:fill="C6D9F1"/>
          </w:tcPr>
          <w:p w14:paraId="3BAD7FC0" w14:textId="77777777" w:rsidR="005C36F7" w:rsidRPr="00184A3A" w:rsidRDefault="005C36F7" w:rsidP="005C36F7">
            <w:pPr>
              <w:rPr>
                <w:b/>
                <w:rPrChange w:id="3324" w:author="Edward Leung" w:date="2017-01-10T12:35:00Z">
                  <w:rPr>
                    <w:b/>
                  </w:rPr>
                </w:rPrChange>
              </w:rPr>
            </w:pPr>
            <w:r w:rsidRPr="00184A3A">
              <w:rPr>
                <w:b/>
                <w:rPrChange w:id="3325" w:author="Edward Leung" w:date="2017-01-10T12:35:00Z">
                  <w:rPr>
                    <w:b/>
                  </w:rPr>
                </w:rPrChange>
              </w:rPr>
              <w:t>Action / Event / Response</w:t>
            </w:r>
          </w:p>
        </w:tc>
        <w:tc>
          <w:tcPr>
            <w:tcW w:w="3420" w:type="dxa"/>
            <w:shd w:val="clear" w:color="auto" w:fill="C6D9F1"/>
          </w:tcPr>
          <w:p w14:paraId="0A0AA9B7" w14:textId="77777777" w:rsidR="005C36F7" w:rsidRPr="00184A3A" w:rsidRDefault="005C36F7" w:rsidP="005C36F7">
            <w:pPr>
              <w:rPr>
                <w:b/>
                <w:rPrChange w:id="3326" w:author="Edward Leung" w:date="2017-01-10T12:35:00Z">
                  <w:rPr>
                    <w:b/>
                  </w:rPr>
                </w:rPrChange>
              </w:rPr>
            </w:pPr>
            <w:r w:rsidRPr="00184A3A">
              <w:rPr>
                <w:b/>
                <w:rPrChange w:id="3327" w:author="Edward Leung" w:date="2017-01-10T12:35:00Z">
                  <w:rPr>
                    <w:b/>
                  </w:rPr>
                </w:rPrChange>
              </w:rPr>
              <w:t>Remarks</w:t>
            </w:r>
          </w:p>
        </w:tc>
      </w:tr>
      <w:tr w:rsidR="005C36F7" w:rsidRPr="00184A3A" w14:paraId="210A7A53" w14:textId="77777777" w:rsidTr="005C36F7">
        <w:tc>
          <w:tcPr>
            <w:tcW w:w="1900" w:type="dxa"/>
          </w:tcPr>
          <w:p w14:paraId="48487CBB" w14:textId="5A797AFA" w:rsidR="005C36F7" w:rsidRPr="00184A3A" w:rsidRDefault="005C36F7" w:rsidP="005C36F7">
            <w:pPr>
              <w:rPr>
                <w:rPrChange w:id="3328" w:author="Edward Leung" w:date="2017-01-10T12:35:00Z">
                  <w:rPr/>
                </w:rPrChange>
              </w:rPr>
            </w:pPr>
            <w:r w:rsidRPr="00184A3A">
              <w:rPr>
                <w:rPrChange w:id="3329" w:author="Edward Leung" w:date="2017-01-10T12:35:00Z">
                  <w:rPr/>
                </w:rPrChange>
              </w:rPr>
              <w:t>Create</w:t>
            </w:r>
          </w:p>
        </w:tc>
        <w:tc>
          <w:tcPr>
            <w:tcW w:w="1120" w:type="dxa"/>
          </w:tcPr>
          <w:p w14:paraId="1FE5FD3C" w14:textId="77777777" w:rsidR="005C36F7" w:rsidRPr="00184A3A" w:rsidRDefault="005C36F7" w:rsidP="005C36F7">
            <w:pPr>
              <w:rPr>
                <w:rPrChange w:id="3330" w:author="Edward Leung" w:date="2017-01-10T12:35:00Z">
                  <w:rPr/>
                </w:rPrChange>
              </w:rPr>
            </w:pPr>
            <w:r w:rsidRPr="00184A3A">
              <w:rPr>
                <w:rPrChange w:id="3331" w:author="Edward Leung" w:date="2017-01-10T12:35:00Z">
                  <w:rPr/>
                </w:rPrChange>
              </w:rPr>
              <w:t>Button</w:t>
            </w:r>
          </w:p>
        </w:tc>
        <w:tc>
          <w:tcPr>
            <w:tcW w:w="3920" w:type="dxa"/>
          </w:tcPr>
          <w:p w14:paraId="453C39DC" w14:textId="5A4D319B" w:rsidR="005C36F7" w:rsidRPr="00184A3A" w:rsidRDefault="005C36F7" w:rsidP="005C36F7">
            <w:pPr>
              <w:rPr>
                <w:rPrChange w:id="3332" w:author="Edward Leung" w:date="2017-01-10T12:35:00Z">
                  <w:rPr/>
                </w:rPrChange>
              </w:rPr>
            </w:pPr>
            <w:r w:rsidRPr="00184A3A">
              <w:rPr>
                <w:rPrChange w:id="3333" w:author="Edward Leung" w:date="2017-01-10T12:35:00Z">
                  <w:rPr/>
                </w:rPrChange>
              </w:rPr>
              <w:t>Create a new entry of branch info</w:t>
            </w:r>
          </w:p>
        </w:tc>
        <w:tc>
          <w:tcPr>
            <w:tcW w:w="3420" w:type="dxa"/>
          </w:tcPr>
          <w:p w14:paraId="328485B7" w14:textId="77777777" w:rsidR="005C36F7" w:rsidRPr="00184A3A" w:rsidRDefault="005C36F7" w:rsidP="005C36F7">
            <w:pPr>
              <w:rPr>
                <w:rPrChange w:id="3334" w:author="Edward Leung" w:date="2017-01-10T12:35:00Z">
                  <w:rPr/>
                </w:rPrChange>
              </w:rPr>
            </w:pPr>
            <w:r w:rsidRPr="00184A3A">
              <w:rPr>
                <w:rPrChange w:id="3335" w:author="Edward Leung" w:date="2017-01-10T12:35:00Z">
                  <w:rPr/>
                </w:rPrChange>
              </w:rPr>
              <w:t>N/A</w:t>
            </w:r>
          </w:p>
        </w:tc>
      </w:tr>
      <w:tr w:rsidR="00542BBF" w:rsidRPr="00184A3A" w14:paraId="3E877A07" w14:textId="77777777" w:rsidTr="005C36F7">
        <w:tc>
          <w:tcPr>
            <w:tcW w:w="1900" w:type="dxa"/>
          </w:tcPr>
          <w:p w14:paraId="3B4F98BE" w14:textId="1E494F09" w:rsidR="00542BBF" w:rsidRPr="00184A3A" w:rsidRDefault="00542BBF" w:rsidP="00542BBF">
            <w:pPr>
              <w:rPr>
                <w:rPrChange w:id="3336" w:author="Edward Leung" w:date="2017-01-10T12:35:00Z">
                  <w:rPr/>
                </w:rPrChange>
              </w:rPr>
            </w:pPr>
            <w:r w:rsidRPr="00184A3A">
              <w:rPr>
                <w:rPrChange w:id="3337" w:author="Edward Leung" w:date="2017-01-10T12:35:00Z">
                  <w:rPr/>
                </w:rPrChange>
              </w:rPr>
              <w:t>Operation -</w:t>
            </w:r>
            <w:r w:rsidRPr="00184A3A">
              <w:rPr>
                <w:b/>
                <w:rPrChange w:id="3338" w:author="Edward Leung" w:date="2017-01-10T12:35:00Z">
                  <w:rPr>
                    <w:b/>
                  </w:rPr>
                </w:rPrChange>
              </w:rPr>
              <w:t>Edit</w:t>
            </w:r>
          </w:p>
        </w:tc>
        <w:tc>
          <w:tcPr>
            <w:tcW w:w="1120" w:type="dxa"/>
          </w:tcPr>
          <w:p w14:paraId="77A37F2C" w14:textId="7FEEB70F" w:rsidR="00542BBF" w:rsidRPr="00184A3A" w:rsidRDefault="00542BBF" w:rsidP="00542BBF">
            <w:pPr>
              <w:rPr>
                <w:rPrChange w:id="3339" w:author="Edward Leung" w:date="2017-01-10T12:35:00Z">
                  <w:rPr/>
                </w:rPrChange>
              </w:rPr>
            </w:pPr>
            <w:r w:rsidRPr="00184A3A">
              <w:rPr>
                <w:rPrChange w:id="3340" w:author="Edward Leung" w:date="2017-01-10T12:35:00Z">
                  <w:rPr/>
                </w:rPrChange>
              </w:rPr>
              <w:t>Button</w:t>
            </w:r>
          </w:p>
        </w:tc>
        <w:tc>
          <w:tcPr>
            <w:tcW w:w="3920" w:type="dxa"/>
          </w:tcPr>
          <w:p w14:paraId="5652A621" w14:textId="5A348A48" w:rsidR="00542BBF" w:rsidRPr="00184A3A" w:rsidRDefault="00542BBF" w:rsidP="00542BBF">
            <w:pPr>
              <w:rPr>
                <w:rPrChange w:id="3341" w:author="Edward Leung" w:date="2017-01-10T12:35:00Z">
                  <w:rPr/>
                </w:rPrChange>
              </w:rPr>
            </w:pPr>
            <w:r w:rsidRPr="00184A3A">
              <w:rPr>
                <w:rPrChange w:id="3342" w:author="Edward Leung" w:date="2017-01-10T12:35:00Z">
                  <w:rPr/>
                </w:rPrChange>
              </w:rPr>
              <w:t>Edit the corresponding branch info record</w:t>
            </w:r>
          </w:p>
        </w:tc>
        <w:tc>
          <w:tcPr>
            <w:tcW w:w="3420" w:type="dxa"/>
          </w:tcPr>
          <w:p w14:paraId="3BBC369A" w14:textId="6367378E" w:rsidR="00542BBF" w:rsidRPr="00184A3A" w:rsidRDefault="00542BBF" w:rsidP="00542BBF">
            <w:pPr>
              <w:rPr>
                <w:rPrChange w:id="3343" w:author="Edward Leung" w:date="2017-01-10T12:35:00Z">
                  <w:rPr/>
                </w:rPrChange>
              </w:rPr>
            </w:pPr>
            <w:r w:rsidRPr="00184A3A">
              <w:rPr>
                <w:rPrChange w:id="3344" w:author="Edward Leung" w:date="2017-01-10T12:35:00Z">
                  <w:rPr/>
                </w:rPrChange>
              </w:rPr>
              <w:t>N/A</w:t>
            </w:r>
          </w:p>
        </w:tc>
      </w:tr>
      <w:tr w:rsidR="00542BBF" w:rsidRPr="00184A3A" w14:paraId="1833A127" w14:textId="77777777" w:rsidTr="005C36F7">
        <w:tc>
          <w:tcPr>
            <w:tcW w:w="1900" w:type="dxa"/>
          </w:tcPr>
          <w:p w14:paraId="50720942" w14:textId="477F6694" w:rsidR="00542BBF" w:rsidRPr="00184A3A" w:rsidRDefault="00542BBF" w:rsidP="00542BBF">
            <w:pPr>
              <w:rPr>
                <w:rPrChange w:id="3345" w:author="Edward Leung" w:date="2017-01-10T12:35:00Z">
                  <w:rPr/>
                </w:rPrChange>
              </w:rPr>
            </w:pPr>
            <w:r w:rsidRPr="00184A3A">
              <w:rPr>
                <w:rPrChange w:id="3346" w:author="Edward Leung" w:date="2017-01-10T12:35:00Z">
                  <w:rPr/>
                </w:rPrChange>
              </w:rPr>
              <w:t>Operation -</w:t>
            </w:r>
            <w:r w:rsidRPr="00184A3A">
              <w:rPr>
                <w:b/>
                <w:rPrChange w:id="3347" w:author="Edward Leung" w:date="2017-01-10T12:35:00Z">
                  <w:rPr>
                    <w:b/>
                  </w:rPr>
                </w:rPrChange>
              </w:rPr>
              <w:t>Delete</w:t>
            </w:r>
          </w:p>
        </w:tc>
        <w:tc>
          <w:tcPr>
            <w:tcW w:w="1120" w:type="dxa"/>
          </w:tcPr>
          <w:p w14:paraId="41DA1A45" w14:textId="03F1B749" w:rsidR="00542BBF" w:rsidRPr="00184A3A" w:rsidRDefault="00542BBF" w:rsidP="00542BBF">
            <w:pPr>
              <w:rPr>
                <w:rPrChange w:id="3348" w:author="Edward Leung" w:date="2017-01-10T12:35:00Z">
                  <w:rPr/>
                </w:rPrChange>
              </w:rPr>
            </w:pPr>
            <w:r w:rsidRPr="00184A3A">
              <w:rPr>
                <w:rPrChange w:id="3349" w:author="Edward Leung" w:date="2017-01-10T12:35:00Z">
                  <w:rPr/>
                </w:rPrChange>
              </w:rPr>
              <w:t>Button</w:t>
            </w:r>
          </w:p>
        </w:tc>
        <w:tc>
          <w:tcPr>
            <w:tcW w:w="3920" w:type="dxa"/>
          </w:tcPr>
          <w:p w14:paraId="672E951E" w14:textId="68330505" w:rsidR="00542BBF" w:rsidRPr="00184A3A" w:rsidRDefault="00542BBF" w:rsidP="00542BBF">
            <w:pPr>
              <w:rPr>
                <w:rPrChange w:id="3350" w:author="Edward Leung" w:date="2017-01-10T12:35:00Z">
                  <w:rPr/>
                </w:rPrChange>
              </w:rPr>
            </w:pPr>
            <w:r w:rsidRPr="00184A3A">
              <w:rPr>
                <w:rPrChange w:id="3351" w:author="Edward Leung" w:date="2017-01-10T12:35:00Z">
                  <w:rPr/>
                </w:rPrChange>
              </w:rPr>
              <w:t>Delete the corresponding branch info</w:t>
            </w:r>
          </w:p>
        </w:tc>
        <w:tc>
          <w:tcPr>
            <w:tcW w:w="3420" w:type="dxa"/>
          </w:tcPr>
          <w:p w14:paraId="011B87C1" w14:textId="09CB3BC0" w:rsidR="00542BBF" w:rsidRPr="00184A3A" w:rsidRDefault="00542BBF" w:rsidP="00542BBF">
            <w:pPr>
              <w:rPr>
                <w:rPrChange w:id="3352" w:author="Edward Leung" w:date="2017-01-10T12:35:00Z">
                  <w:rPr/>
                </w:rPrChange>
              </w:rPr>
            </w:pPr>
            <w:r w:rsidRPr="00184A3A">
              <w:rPr>
                <w:rPrChange w:id="3353" w:author="Edward Leung" w:date="2017-01-10T12:35:00Z">
                  <w:rPr/>
                </w:rPrChange>
              </w:rPr>
              <w:t>N/A</w:t>
            </w:r>
          </w:p>
        </w:tc>
      </w:tr>
      <w:tr w:rsidR="00542BBF" w:rsidRPr="00184A3A" w14:paraId="5149F5BA" w14:textId="77777777" w:rsidTr="005C36F7">
        <w:tc>
          <w:tcPr>
            <w:tcW w:w="1900" w:type="dxa"/>
          </w:tcPr>
          <w:p w14:paraId="18085FA6" w14:textId="779851D2" w:rsidR="00542BBF" w:rsidRPr="00184A3A" w:rsidRDefault="00542BBF" w:rsidP="00542BBF">
            <w:pPr>
              <w:rPr>
                <w:rPrChange w:id="3354" w:author="Edward Leung" w:date="2017-01-10T12:35:00Z">
                  <w:rPr/>
                </w:rPrChange>
              </w:rPr>
            </w:pPr>
            <w:r w:rsidRPr="00184A3A">
              <w:rPr>
                <w:rPrChange w:id="3355" w:author="Edward Leung" w:date="2017-01-10T12:35:00Z">
                  <w:rPr/>
                </w:rPrChange>
              </w:rPr>
              <w:t>Operation -</w:t>
            </w:r>
            <w:r w:rsidRPr="00184A3A">
              <w:rPr>
                <w:b/>
                <w:rPrChange w:id="3356" w:author="Edward Leung" w:date="2017-01-10T12:35:00Z">
                  <w:rPr>
                    <w:b/>
                  </w:rPr>
                </w:rPrChange>
              </w:rPr>
              <w:t>Detail</w:t>
            </w:r>
          </w:p>
        </w:tc>
        <w:tc>
          <w:tcPr>
            <w:tcW w:w="1120" w:type="dxa"/>
          </w:tcPr>
          <w:p w14:paraId="144A259F" w14:textId="6B11104F" w:rsidR="00542BBF" w:rsidRPr="00184A3A" w:rsidRDefault="00542BBF" w:rsidP="00542BBF">
            <w:pPr>
              <w:rPr>
                <w:rPrChange w:id="3357" w:author="Edward Leung" w:date="2017-01-10T12:35:00Z">
                  <w:rPr/>
                </w:rPrChange>
              </w:rPr>
            </w:pPr>
            <w:r w:rsidRPr="00184A3A">
              <w:rPr>
                <w:rPrChange w:id="3358" w:author="Edward Leung" w:date="2017-01-10T12:35:00Z">
                  <w:rPr/>
                </w:rPrChange>
              </w:rPr>
              <w:t>Button</w:t>
            </w:r>
          </w:p>
        </w:tc>
        <w:tc>
          <w:tcPr>
            <w:tcW w:w="3920" w:type="dxa"/>
          </w:tcPr>
          <w:p w14:paraId="7B91EEB8" w14:textId="420BF8A0" w:rsidR="00542BBF" w:rsidRPr="00184A3A" w:rsidRDefault="00542BBF" w:rsidP="00542BBF">
            <w:pPr>
              <w:rPr>
                <w:rPrChange w:id="3359" w:author="Edward Leung" w:date="2017-01-10T12:35:00Z">
                  <w:rPr/>
                </w:rPrChange>
              </w:rPr>
            </w:pPr>
            <w:r w:rsidRPr="00184A3A">
              <w:rPr>
                <w:rPrChange w:id="3360" w:author="Edward Leung" w:date="2017-01-10T12:35:00Z">
                  <w:rPr/>
                </w:rPrChange>
              </w:rPr>
              <w:t>View the corresponding branch info detail</w:t>
            </w:r>
          </w:p>
        </w:tc>
        <w:tc>
          <w:tcPr>
            <w:tcW w:w="3420" w:type="dxa"/>
          </w:tcPr>
          <w:p w14:paraId="287FFE42" w14:textId="54BFDD36" w:rsidR="00542BBF" w:rsidRPr="00184A3A" w:rsidRDefault="00542BBF" w:rsidP="00542BBF">
            <w:pPr>
              <w:rPr>
                <w:rPrChange w:id="3361" w:author="Edward Leung" w:date="2017-01-10T12:35:00Z">
                  <w:rPr/>
                </w:rPrChange>
              </w:rPr>
            </w:pPr>
            <w:r w:rsidRPr="00184A3A">
              <w:rPr>
                <w:rPrChange w:id="3362" w:author="Edward Leung" w:date="2017-01-10T12:35:00Z">
                  <w:rPr/>
                </w:rPrChange>
              </w:rPr>
              <w:t>N/A</w:t>
            </w:r>
          </w:p>
        </w:tc>
      </w:tr>
    </w:tbl>
    <w:p w14:paraId="6859FFD4" w14:textId="77777777" w:rsidR="005C36F7" w:rsidRPr="00184A3A" w:rsidRDefault="005C36F7" w:rsidP="005C36F7">
      <w:pPr>
        <w:rPr>
          <w:rPrChange w:id="3363" w:author="Edward Leung" w:date="2017-01-10T12:35:00Z">
            <w:rPr/>
          </w:rPrChange>
        </w:rPr>
      </w:pPr>
    </w:p>
    <w:p w14:paraId="5692110C" w14:textId="77777777" w:rsidR="0036047D" w:rsidRPr="00184A3A" w:rsidRDefault="0036047D" w:rsidP="0036047D">
      <w:pPr>
        <w:pStyle w:val="Heading4"/>
        <w:ind w:left="864"/>
        <w:rPr>
          <w:rPrChange w:id="3364" w:author="Edward Leung" w:date="2017-01-10T12:35:00Z">
            <w:rPr/>
          </w:rPrChange>
        </w:rPr>
      </w:pPr>
      <w:r w:rsidRPr="00184A3A">
        <w:rPr>
          <w:rPrChange w:id="3365" w:author="Edward Leung" w:date="2017-01-10T12:35:00Z">
            <w:rPr/>
          </w:rPrChange>
        </w:rPr>
        <w:t>User/Security Group</w:t>
      </w:r>
    </w:p>
    <w:p w14:paraId="71603ECB" w14:textId="77777777" w:rsidR="007E164B" w:rsidRPr="00184A3A" w:rsidRDefault="007E164B" w:rsidP="007E164B">
      <w:pPr>
        <w:ind w:left="360"/>
        <w:rPr>
          <w:rFonts w:eastAsia="SimSun"/>
          <w:rPrChange w:id="3366" w:author="Edward Leung" w:date="2017-01-10T12:35:00Z">
            <w:rPr>
              <w:rFonts w:eastAsia="SimSun"/>
            </w:rPr>
          </w:rPrChange>
        </w:rPr>
      </w:pPr>
      <w:r w:rsidRPr="00184A3A">
        <w:rPr>
          <w:rFonts w:eastAsia="SimSun"/>
          <w:rPrChange w:id="3367" w:author="Edward Leung" w:date="2017-01-10T12:35:00Z">
            <w:rPr>
              <w:rFonts w:eastAsia="SimSun"/>
            </w:rPr>
          </w:rPrChange>
        </w:rPr>
        <w:t>This function can be accessed by the following user(s):</w:t>
      </w:r>
    </w:p>
    <w:p w14:paraId="2B0C4059" w14:textId="20EE0110" w:rsidR="00CC4959" w:rsidRPr="00184A3A" w:rsidRDefault="00CC4959" w:rsidP="00CC4959">
      <w:pPr>
        <w:pStyle w:val="ListParagraph"/>
        <w:numPr>
          <w:ilvl w:val="0"/>
          <w:numId w:val="3"/>
        </w:numPr>
        <w:rPr>
          <w:rFonts w:eastAsia="SimSun"/>
          <w:rPrChange w:id="3368" w:author="Edward Leung" w:date="2017-01-10T12:35:00Z">
            <w:rPr>
              <w:rFonts w:eastAsia="SimSun"/>
            </w:rPr>
          </w:rPrChange>
        </w:rPr>
      </w:pPr>
      <w:r w:rsidRPr="00184A3A">
        <w:rPr>
          <w:rFonts w:eastAsia="SimSun"/>
          <w:rPrChange w:id="3369" w:author="Edward Leung" w:date="2017-01-10T12:35:00Z">
            <w:rPr>
              <w:rFonts w:eastAsia="SimSun"/>
            </w:rPr>
          </w:rPrChange>
        </w:rPr>
        <w:t>System Admin</w:t>
      </w:r>
      <w:r w:rsidR="006D1CCB" w:rsidRPr="00184A3A">
        <w:rPr>
          <w:rFonts w:eastAsia="SimSun"/>
          <w:rPrChange w:id="3370" w:author="Edward Leung" w:date="2017-01-10T12:35:00Z">
            <w:rPr>
              <w:rFonts w:eastAsia="SimSun"/>
            </w:rPr>
          </w:rPrChange>
        </w:rPr>
        <w:t>istrator</w:t>
      </w:r>
    </w:p>
    <w:p w14:paraId="4BB968E2" w14:textId="77777777" w:rsidR="00946169" w:rsidRPr="00184A3A" w:rsidRDefault="00946169" w:rsidP="007E164B">
      <w:pPr>
        <w:ind w:left="360"/>
        <w:rPr>
          <w:rFonts w:eastAsia="SimSun"/>
          <w:rPrChange w:id="3371" w:author="Edward Leung" w:date="2017-01-10T12:35:00Z">
            <w:rPr>
              <w:rFonts w:eastAsia="SimSun"/>
            </w:rPr>
          </w:rPrChange>
        </w:rPr>
      </w:pPr>
    </w:p>
    <w:p w14:paraId="494743D1" w14:textId="77777777" w:rsidR="0036047D" w:rsidRPr="00184A3A" w:rsidRDefault="0036047D" w:rsidP="0036047D">
      <w:pPr>
        <w:pStyle w:val="Heading4"/>
        <w:ind w:left="864"/>
        <w:rPr>
          <w:rPrChange w:id="3372" w:author="Edward Leung" w:date="2017-01-10T12:35:00Z">
            <w:rPr/>
          </w:rPrChange>
        </w:rPr>
      </w:pPr>
      <w:r w:rsidRPr="00184A3A">
        <w:rPr>
          <w:rPrChange w:id="3373" w:author="Edward Leung" w:date="2017-01-10T12:35:00Z">
            <w:rPr/>
          </w:rPrChange>
        </w:rPr>
        <w:t>Assumptions/Constraints</w:t>
      </w:r>
    </w:p>
    <w:p w14:paraId="47CA5F48" w14:textId="77777777" w:rsidR="0036047D" w:rsidRPr="00184A3A" w:rsidRDefault="0036047D" w:rsidP="0036047D">
      <w:pPr>
        <w:ind w:left="450"/>
        <w:rPr>
          <w:lang w:eastAsia="zh-CN"/>
          <w:rPrChange w:id="3374" w:author="Edward Leung" w:date="2017-01-10T12:35:00Z">
            <w:rPr>
              <w:lang w:eastAsia="zh-CN"/>
            </w:rPr>
          </w:rPrChange>
        </w:rPr>
      </w:pPr>
      <w:r w:rsidRPr="00184A3A">
        <w:rPr>
          <w:lang w:eastAsia="zh-CN"/>
          <w:rPrChange w:id="3375" w:author="Edward Leung" w:date="2017-01-10T12:35:00Z">
            <w:rPr>
              <w:lang w:eastAsia="zh-CN"/>
            </w:rPr>
          </w:rPrChange>
        </w:rPr>
        <w:t>N/A</w:t>
      </w:r>
    </w:p>
    <w:p w14:paraId="2CABD7BC" w14:textId="77777777" w:rsidR="0036047D" w:rsidRPr="00184A3A" w:rsidRDefault="0036047D" w:rsidP="0036047D">
      <w:pPr>
        <w:pStyle w:val="Heading4"/>
        <w:ind w:left="864"/>
        <w:rPr>
          <w:rPrChange w:id="3376" w:author="Edward Leung" w:date="2017-01-10T12:35:00Z">
            <w:rPr/>
          </w:rPrChange>
        </w:rPr>
      </w:pPr>
      <w:r w:rsidRPr="00184A3A">
        <w:rPr>
          <w:rPrChange w:id="3377" w:author="Edward Leung" w:date="2017-01-10T12:35:00Z">
            <w:rPr/>
          </w:rPrChange>
        </w:rPr>
        <w:t xml:space="preserve">Error &amp; Exception List </w:t>
      </w:r>
    </w:p>
    <w:p w14:paraId="67715BB1" w14:textId="77777777" w:rsidR="0036047D" w:rsidRPr="00184A3A" w:rsidRDefault="0036047D">
      <w:pPr>
        <w:rPr>
          <w:rFonts w:eastAsiaTheme="majorEastAsia" w:cstheme="majorBidi"/>
          <w:b/>
          <w:bCs/>
          <w:color w:val="4F81BD" w:themeColor="accent1"/>
          <w:lang w:eastAsia="zh-CN"/>
          <w:rPrChange w:id="3378" w:author="Edward Leung" w:date="2017-01-10T12:35:00Z">
            <w:rPr>
              <w:rFonts w:eastAsiaTheme="majorEastAsia" w:cstheme="majorBidi"/>
              <w:b/>
              <w:bCs/>
              <w:color w:val="4F81BD" w:themeColor="accent1"/>
              <w:lang w:eastAsia="zh-CN"/>
            </w:rPr>
          </w:rPrChange>
        </w:rPr>
      </w:pPr>
      <w:r w:rsidRPr="00184A3A">
        <w:rPr>
          <w:lang w:eastAsia="zh-CN"/>
          <w:rPrChange w:id="3379" w:author="Edward Leung" w:date="2017-01-10T12:35:00Z">
            <w:rPr>
              <w:lang w:eastAsia="zh-CN"/>
            </w:rPr>
          </w:rPrChange>
        </w:rPr>
        <w:br w:type="page"/>
      </w:r>
    </w:p>
    <w:p w14:paraId="1D41E30A" w14:textId="05AA9F83" w:rsidR="00FB0720" w:rsidRPr="00184A3A" w:rsidRDefault="00FB0720" w:rsidP="00FB0720">
      <w:pPr>
        <w:pStyle w:val="Heading3"/>
        <w:rPr>
          <w:lang w:eastAsia="zh-CN"/>
          <w:rPrChange w:id="3380" w:author="Edward Leung" w:date="2017-01-10T12:35:00Z">
            <w:rPr>
              <w:lang w:eastAsia="zh-CN"/>
            </w:rPr>
          </w:rPrChange>
        </w:rPr>
      </w:pPr>
      <w:r w:rsidRPr="00184A3A">
        <w:rPr>
          <w:lang w:eastAsia="zh-CN"/>
          <w:rPrChange w:id="3381" w:author="Edward Leung" w:date="2017-01-10T12:35:00Z">
            <w:rPr>
              <w:lang w:eastAsia="zh-CN"/>
            </w:rPr>
          </w:rPrChange>
        </w:rPr>
        <w:lastRenderedPageBreak/>
        <w:t>Maintain Branch Info (Create/Edit/Delete)</w:t>
      </w:r>
    </w:p>
    <w:p w14:paraId="052A71EB" w14:textId="77777777" w:rsidR="0036047D" w:rsidRPr="00184A3A" w:rsidRDefault="0036047D" w:rsidP="0036047D">
      <w:pPr>
        <w:pStyle w:val="Heading4"/>
        <w:ind w:left="864"/>
        <w:rPr>
          <w:rPrChange w:id="3382" w:author="Edward Leung" w:date="2017-01-10T12:35:00Z">
            <w:rPr/>
          </w:rPrChange>
        </w:rPr>
      </w:pPr>
      <w:r w:rsidRPr="00184A3A">
        <w:rPr>
          <w:rPrChange w:id="3383" w:author="Edward Leung" w:date="2017-01-10T12:35:00Z">
            <w:rPr/>
          </w:rPrChange>
        </w:rPr>
        <w:t>Process/Work Flow</w:t>
      </w:r>
    </w:p>
    <w:p w14:paraId="4860FA78" w14:textId="6EC4688E" w:rsidR="0036047D" w:rsidRPr="00184A3A" w:rsidRDefault="00946169" w:rsidP="00946169">
      <w:pPr>
        <w:ind w:left="360"/>
        <w:rPr>
          <w:b/>
          <w:u w:val="single"/>
          <w:rPrChange w:id="3384" w:author="Edward Leung" w:date="2017-01-10T12:35:00Z">
            <w:rPr>
              <w:b/>
              <w:u w:val="single"/>
            </w:rPr>
          </w:rPrChange>
        </w:rPr>
      </w:pPr>
      <w:r w:rsidRPr="00184A3A">
        <w:rPr>
          <w:b/>
          <w:u w:val="single"/>
          <w:rPrChange w:id="3385" w:author="Edward Leung" w:date="2017-01-10T12:35:00Z">
            <w:rPr>
              <w:b/>
              <w:u w:val="single"/>
            </w:rPr>
          </w:rPrChange>
        </w:rPr>
        <w:t>Maintain Branch Info (Create)</w:t>
      </w:r>
    </w:p>
    <w:p w14:paraId="43F21C66" w14:textId="226548D8" w:rsidR="00264E46" w:rsidRPr="00184A3A" w:rsidRDefault="00264E46" w:rsidP="00264E46">
      <w:pPr>
        <w:ind w:left="360"/>
        <w:rPr>
          <w:rPrChange w:id="3386" w:author="Edward Leung" w:date="2017-01-10T12:35:00Z">
            <w:rPr/>
          </w:rPrChange>
        </w:rPr>
      </w:pPr>
      <w:r w:rsidRPr="00184A3A">
        <w:rPr>
          <w:rPrChange w:id="3387" w:author="Edward Leung" w:date="2017-01-10T12:35:00Z">
            <w:rPr/>
          </w:rPrChange>
        </w:rPr>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rPr>
          <w:rPrChange w:id="3388" w:author="Edward Leung" w:date="2017-01-10T12:35:00Z">
            <w:rPr/>
          </w:rPrChange>
        </w:rPr>
        <w:t>after input all mandatory fields before saving them</w:t>
      </w:r>
    </w:p>
    <w:p w14:paraId="7D28ACB7" w14:textId="3A3846F4" w:rsidR="00264E46" w:rsidRPr="00184A3A" w:rsidRDefault="00264E46" w:rsidP="00264E46">
      <w:pPr>
        <w:ind w:left="360"/>
        <w:rPr>
          <w:b/>
          <w:u w:val="single"/>
          <w:rPrChange w:id="3389" w:author="Edward Leung" w:date="2017-01-10T12:35:00Z">
            <w:rPr>
              <w:b/>
              <w:u w:val="single"/>
            </w:rPr>
          </w:rPrChange>
        </w:rPr>
      </w:pPr>
      <w:r w:rsidRPr="00184A3A">
        <w:rPr>
          <w:b/>
          <w:u w:val="single"/>
          <w:rPrChange w:id="3390" w:author="Edward Leung" w:date="2017-01-10T12:35:00Z">
            <w:rPr>
              <w:b/>
              <w:u w:val="single"/>
            </w:rPr>
          </w:rPrChange>
        </w:rPr>
        <w:t>Maintain Branch Info (Edit)</w:t>
      </w:r>
    </w:p>
    <w:p w14:paraId="3035EBDD" w14:textId="7C41FF00" w:rsidR="00A705C6" w:rsidRPr="00184A3A" w:rsidRDefault="00A705C6" w:rsidP="00A705C6">
      <w:pPr>
        <w:ind w:left="360"/>
        <w:rPr>
          <w:rPrChange w:id="3391" w:author="Edward Leung" w:date="2017-01-10T12:35:00Z">
            <w:rPr/>
          </w:rPrChange>
        </w:rPr>
      </w:pPr>
      <w:r w:rsidRPr="00184A3A">
        <w:rPr>
          <w:rPrChange w:id="3392" w:author="Edward Leung" w:date="2017-01-10T12:35:00Z">
            <w:rPr/>
          </w:rPrChange>
        </w:rPr>
        <w:t>A pop-up dialog contain in original branch info detail values will appear to receive input from the user by clicking the “Edit” button. Same as record creation, On clicking the “save” button, the system also validate the source’s connectivity, and save the record’s update. “Test” button works</w:t>
      </w:r>
      <w:r w:rsidR="001034D5" w:rsidRPr="00184A3A">
        <w:rPr>
          <w:rPrChange w:id="3393" w:author="Edward Leung" w:date="2017-01-10T12:35:00Z">
            <w:rPr/>
          </w:rPrChange>
        </w:rPr>
        <w:t xml:space="preserve"> for</w:t>
      </w:r>
      <w:r w:rsidRPr="00184A3A">
        <w:rPr>
          <w:rPrChange w:id="3394" w:author="Edward Leung" w:date="2017-01-10T12:35:00Z">
            <w:rPr/>
          </w:rPrChange>
        </w:rPr>
        <w:t xml:space="preserve"> the same validation.</w:t>
      </w:r>
    </w:p>
    <w:p w14:paraId="175D0F25" w14:textId="77777777" w:rsidR="00541505" w:rsidRPr="00184A3A" w:rsidRDefault="00541505" w:rsidP="00541505">
      <w:pPr>
        <w:ind w:left="360"/>
        <w:rPr>
          <w:b/>
          <w:u w:val="single"/>
          <w:rPrChange w:id="3395" w:author="Edward Leung" w:date="2017-01-10T12:35:00Z">
            <w:rPr>
              <w:b/>
              <w:u w:val="single"/>
            </w:rPr>
          </w:rPrChange>
        </w:rPr>
      </w:pPr>
      <w:r w:rsidRPr="00184A3A">
        <w:rPr>
          <w:b/>
          <w:u w:val="single"/>
          <w:rPrChange w:id="3396" w:author="Edward Leung" w:date="2017-01-10T12:35:00Z">
            <w:rPr>
              <w:b/>
              <w:u w:val="single"/>
            </w:rPr>
          </w:rPrChange>
        </w:rPr>
        <w:t>Maintain Branch Info (Delete)</w:t>
      </w:r>
    </w:p>
    <w:p w14:paraId="681AC41F" w14:textId="6826AFE6" w:rsidR="00541505" w:rsidRPr="00184A3A" w:rsidRDefault="00541505" w:rsidP="00541505">
      <w:pPr>
        <w:ind w:left="360"/>
        <w:rPr>
          <w:rFonts w:cs="Arial"/>
          <w:sz w:val="18"/>
          <w:rPrChange w:id="3397" w:author="Edward Leung" w:date="2017-01-10T12:35:00Z">
            <w:rPr>
              <w:rFonts w:cs="Arial"/>
              <w:sz w:val="18"/>
            </w:rPr>
          </w:rPrChange>
        </w:rPr>
      </w:pPr>
      <w:r w:rsidRPr="00184A3A">
        <w:rPr>
          <w:rFonts w:cs="Arial"/>
          <w:sz w:val="18"/>
          <w:rPrChange w:id="3398" w:author="Edward Leung" w:date="2017-01-10T12:35:00Z">
            <w:rPr>
              <w:rFonts w:cs="Arial"/>
              <w:sz w:val="18"/>
            </w:rPr>
          </w:rPrChange>
        </w:rPr>
        <w:t>Home</w:t>
      </w:r>
      <w:r w:rsidR="0013302E" w:rsidRPr="00184A3A">
        <w:rPr>
          <w:rFonts w:cs="Arial"/>
          <w:sz w:val="18"/>
          <w:rPrChange w:id="3399" w:author="Edward Leung" w:date="2017-01-10T12:35:00Z">
            <w:rPr>
              <w:rFonts w:cs="Arial"/>
              <w:sz w:val="18"/>
            </w:rPr>
          </w:rPrChange>
        </w:rPr>
        <w:t>&gt;</w:t>
      </w:r>
      <w:r w:rsidRPr="00184A3A">
        <w:rPr>
          <w:rFonts w:cs="Arial"/>
          <w:sz w:val="18"/>
          <w:rPrChange w:id="3400" w:author="Edward Leung" w:date="2017-01-10T12:35:00Z">
            <w:rPr>
              <w:rFonts w:cs="Arial"/>
              <w:sz w:val="18"/>
            </w:rPr>
          </w:rPrChange>
        </w:rPr>
        <w:t xml:space="preserve"> Polling Configuration</w:t>
      </w:r>
      <w:r w:rsidR="0013302E" w:rsidRPr="00184A3A">
        <w:rPr>
          <w:rFonts w:cs="Arial"/>
          <w:sz w:val="18"/>
          <w:rPrChange w:id="3401" w:author="Edward Leung" w:date="2017-01-10T12:35:00Z">
            <w:rPr>
              <w:rFonts w:cs="Arial"/>
              <w:sz w:val="18"/>
            </w:rPr>
          </w:rPrChange>
        </w:rPr>
        <w:t>&gt;</w:t>
      </w:r>
      <w:r w:rsidRPr="00184A3A">
        <w:rPr>
          <w:rFonts w:cs="Arial"/>
          <w:sz w:val="18"/>
          <w:rPrChange w:id="3402" w:author="Edward Leung" w:date="2017-01-10T12:35:00Z">
            <w:rPr>
              <w:rFonts w:cs="Arial"/>
              <w:sz w:val="18"/>
            </w:rPr>
          </w:rPrChange>
        </w:rPr>
        <w:t xml:space="preserve"> Branch Scheme</w:t>
      </w:r>
      <w:r w:rsidR="0013302E" w:rsidRPr="00184A3A">
        <w:rPr>
          <w:rFonts w:cs="Arial"/>
          <w:sz w:val="18"/>
          <w:rPrChange w:id="3403" w:author="Edward Leung" w:date="2017-01-10T12:35:00Z">
            <w:rPr>
              <w:rFonts w:cs="Arial"/>
              <w:sz w:val="18"/>
            </w:rPr>
          </w:rPrChange>
        </w:rPr>
        <w:t>&gt;</w:t>
      </w:r>
      <w:r w:rsidRPr="00184A3A">
        <w:rPr>
          <w:rFonts w:cs="Arial"/>
          <w:sz w:val="18"/>
          <w:rPrChange w:id="3404" w:author="Edward Leung" w:date="2017-01-10T12:35:00Z">
            <w:rPr>
              <w:rFonts w:cs="Arial"/>
              <w:sz w:val="18"/>
            </w:rPr>
          </w:rPrChange>
        </w:rPr>
        <w:t xml:space="preserve"> Search Record</w:t>
      </w:r>
      <w:r w:rsidR="0013302E" w:rsidRPr="00184A3A">
        <w:rPr>
          <w:rFonts w:cs="Arial"/>
          <w:sz w:val="18"/>
          <w:rPrChange w:id="3405" w:author="Edward Leung" w:date="2017-01-10T12:35:00Z">
            <w:rPr>
              <w:rFonts w:cs="Arial"/>
              <w:sz w:val="18"/>
            </w:rPr>
          </w:rPrChange>
        </w:rPr>
        <w:t>&gt;</w:t>
      </w:r>
      <w:r w:rsidRPr="00184A3A">
        <w:rPr>
          <w:rFonts w:cs="Arial"/>
          <w:sz w:val="18"/>
          <w:rPrChange w:id="3406" w:author="Edward Leung" w:date="2017-01-10T12:35:00Z">
            <w:rPr>
              <w:rFonts w:cs="Arial"/>
              <w:sz w:val="18"/>
            </w:rPr>
          </w:rPrChange>
        </w:rPr>
        <w:t xml:space="preserve"> Delete </w:t>
      </w:r>
    </w:p>
    <w:p w14:paraId="65E2D69D" w14:textId="77777777" w:rsidR="00541505" w:rsidRPr="00184A3A" w:rsidRDefault="00541505" w:rsidP="00541505">
      <w:pPr>
        <w:ind w:left="360"/>
        <w:rPr>
          <w:b/>
          <w:u w:val="single"/>
          <w:rPrChange w:id="3407" w:author="Edward Leung" w:date="2017-01-10T12:35:00Z">
            <w:rPr>
              <w:b/>
              <w:u w:val="single"/>
            </w:rPr>
          </w:rPrChange>
        </w:rPr>
      </w:pPr>
      <w:r w:rsidRPr="00184A3A">
        <w:rPr>
          <w:rPrChange w:id="3408" w:author="Edward Leung" w:date="2017-01-10T12:35:00Z">
            <w:rPr/>
          </w:rPrChange>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36047D">
      <w:pPr>
        <w:pStyle w:val="Heading4"/>
        <w:ind w:left="864"/>
        <w:rPr>
          <w:rPrChange w:id="3409" w:author="Edward Leung" w:date="2017-01-10T12:35:00Z">
            <w:rPr/>
          </w:rPrChange>
        </w:rPr>
      </w:pPr>
      <w:r w:rsidRPr="00184A3A">
        <w:rPr>
          <w:rPrChange w:id="3410" w:author="Edward Leung" w:date="2017-01-10T12:35:00Z">
            <w:rPr/>
          </w:rPrChange>
        </w:rPr>
        <w:t>Screen</w:t>
      </w:r>
    </w:p>
    <w:p w14:paraId="06642895" w14:textId="797D2EAF" w:rsidR="00946169" w:rsidRPr="00184A3A" w:rsidRDefault="00946169" w:rsidP="00946169">
      <w:pPr>
        <w:ind w:left="360"/>
        <w:rPr>
          <w:b/>
          <w:u w:val="single"/>
          <w:rPrChange w:id="3411" w:author="Edward Leung" w:date="2017-01-10T12:35:00Z">
            <w:rPr>
              <w:b/>
              <w:u w:val="single"/>
            </w:rPr>
          </w:rPrChange>
        </w:rPr>
      </w:pPr>
      <w:r w:rsidRPr="00184A3A">
        <w:rPr>
          <w:b/>
          <w:u w:val="single"/>
          <w:rPrChange w:id="3412" w:author="Edward Leung" w:date="2017-01-10T12:35:00Z">
            <w:rPr>
              <w:b/>
              <w:u w:val="single"/>
            </w:rPr>
          </w:rPrChange>
        </w:rPr>
        <w:t>Maintain Branch Info (Create/Edit)</w:t>
      </w:r>
    </w:p>
    <w:p w14:paraId="7C79D56C" w14:textId="2DC4C331" w:rsidR="0036047D" w:rsidRPr="00184A3A" w:rsidRDefault="006D1CCB" w:rsidP="006D1CCB">
      <w:pPr>
        <w:jc w:val="center"/>
        <w:rPr>
          <w:lang w:eastAsia="zh-CN"/>
          <w:rPrChange w:id="3413" w:author="Edward Leung" w:date="2017-01-10T12:35:00Z">
            <w:rPr>
              <w:lang w:eastAsia="zh-CN"/>
            </w:rPr>
          </w:rPrChange>
        </w:rPr>
      </w:pPr>
      <w:r w:rsidRPr="00184A3A">
        <w:rPr>
          <w:rPrChange w:id="3414" w:author="Edward Leung" w:date="2017-01-10T12:35:00Z">
            <w:rPr>
              <w:noProof/>
            </w:rPr>
          </w:rPrChange>
        </w:rPr>
        <w:drawing>
          <wp:inline distT="0" distB="0" distL="0" distR="0" wp14:anchorId="1BC85258" wp14:editId="213E650B">
            <wp:extent cx="3539936" cy="3238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10" cy="3241404"/>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Change w:id="3415" w:author="Edward Leung" w:date="2017-01-10T12:35:00Z">
            <w:rPr>
              <w:rFonts w:eastAsiaTheme="majorEastAsia" w:cstheme="majorBidi"/>
              <w:b/>
              <w:bCs/>
              <w:i/>
              <w:iCs/>
            </w:rPr>
          </w:rPrChange>
        </w:rPr>
      </w:pPr>
      <w:r w:rsidRPr="00184A3A">
        <w:rPr>
          <w:rPrChange w:id="3416" w:author="Edward Leung" w:date="2017-01-10T12:35:00Z">
            <w:rPr/>
          </w:rPrChange>
        </w:rPr>
        <w:br w:type="page"/>
      </w:r>
    </w:p>
    <w:p w14:paraId="68FD91EF" w14:textId="71B7108A" w:rsidR="0036047D" w:rsidRPr="00184A3A" w:rsidRDefault="0036047D" w:rsidP="0036047D">
      <w:pPr>
        <w:pStyle w:val="Heading4"/>
        <w:ind w:left="864"/>
        <w:rPr>
          <w:rPrChange w:id="3417" w:author="Edward Leung" w:date="2017-01-10T12:35:00Z">
            <w:rPr/>
          </w:rPrChange>
        </w:rPr>
      </w:pPr>
      <w:r w:rsidRPr="00184A3A">
        <w:rPr>
          <w:rPrChange w:id="3418" w:author="Edward Leung" w:date="2017-01-10T12:35:00Z">
            <w:rPr/>
          </w:rPrChange>
        </w:rPr>
        <w:lastRenderedPageBreak/>
        <w:t>Data Fields &amp; Presentation Logic</w:t>
      </w:r>
    </w:p>
    <w:p w14:paraId="62D467D9" w14:textId="248D7EFB" w:rsidR="0036047D" w:rsidRPr="00184A3A" w:rsidRDefault="00F07A24" w:rsidP="00F07A24">
      <w:pPr>
        <w:ind w:left="360"/>
        <w:rPr>
          <w:b/>
          <w:u w:val="single"/>
          <w:lang w:eastAsia="zh-CN"/>
          <w:rPrChange w:id="3419" w:author="Edward Leung" w:date="2017-01-10T12:35:00Z">
            <w:rPr>
              <w:b/>
              <w:u w:val="single"/>
              <w:lang w:eastAsia="zh-CN"/>
            </w:rPr>
          </w:rPrChange>
        </w:rPr>
      </w:pPr>
      <w:r w:rsidRPr="00184A3A">
        <w:rPr>
          <w:b/>
          <w:u w:val="single"/>
          <w:lang w:eastAsia="zh-CN"/>
          <w:rPrChange w:id="3420" w:author="Edward Leung" w:date="2017-01-10T12:35:00Z">
            <w:rPr>
              <w:b/>
              <w:u w:val="single"/>
              <w:lang w:eastAsia="zh-CN"/>
            </w:rPr>
          </w:rPrChange>
        </w:rPr>
        <w:t>Create Branch info 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F07A24" w:rsidRPr="00184A3A" w14:paraId="4B5B6623" w14:textId="77777777" w:rsidTr="00F23C2F">
        <w:tc>
          <w:tcPr>
            <w:tcW w:w="1553" w:type="dxa"/>
            <w:shd w:val="clear" w:color="auto" w:fill="C6D9F1"/>
            <w:vAlign w:val="center"/>
          </w:tcPr>
          <w:p w14:paraId="6310CAA6" w14:textId="77777777" w:rsidR="00F07A24" w:rsidRPr="00184A3A" w:rsidRDefault="00F07A24" w:rsidP="00F23C2F">
            <w:pPr>
              <w:rPr>
                <w:b/>
                <w:rPrChange w:id="3421" w:author="Edward Leung" w:date="2017-01-10T12:35:00Z">
                  <w:rPr>
                    <w:b/>
                  </w:rPr>
                </w:rPrChange>
              </w:rPr>
            </w:pPr>
            <w:r w:rsidRPr="00184A3A">
              <w:rPr>
                <w:b/>
                <w:rPrChange w:id="3422" w:author="Edward Leung" w:date="2017-01-10T12:35:00Z">
                  <w:rPr>
                    <w:b/>
                  </w:rPr>
                </w:rPrChange>
              </w:rPr>
              <w:t>Field</w:t>
            </w:r>
          </w:p>
        </w:tc>
        <w:tc>
          <w:tcPr>
            <w:tcW w:w="1260" w:type="dxa"/>
            <w:shd w:val="clear" w:color="auto" w:fill="C6D9F1"/>
            <w:vAlign w:val="center"/>
          </w:tcPr>
          <w:p w14:paraId="163B3266" w14:textId="77777777" w:rsidR="00F07A24" w:rsidRPr="00184A3A" w:rsidRDefault="00F07A24" w:rsidP="00F23C2F">
            <w:pPr>
              <w:rPr>
                <w:b/>
                <w:rPrChange w:id="3423" w:author="Edward Leung" w:date="2017-01-10T12:35:00Z">
                  <w:rPr>
                    <w:b/>
                  </w:rPr>
                </w:rPrChange>
              </w:rPr>
            </w:pPr>
            <w:r w:rsidRPr="00184A3A">
              <w:rPr>
                <w:b/>
                <w:rPrChange w:id="3424" w:author="Edward Leung" w:date="2017-01-10T12:35:00Z">
                  <w:rPr>
                    <w:b/>
                  </w:rPr>
                </w:rPrChange>
              </w:rPr>
              <w:t>Object Type</w:t>
            </w:r>
          </w:p>
        </w:tc>
        <w:tc>
          <w:tcPr>
            <w:tcW w:w="1170" w:type="dxa"/>
            <w:shd w:val="clear" w:color="auto" w:fill="C6D9F1"/>
            <w:vAlign w:val="center"/>
          </w:tcPr>
          <w:p w14:paraId="780942B3" w14:textId="77777777" w:rsidR="00F07A24" w:rsidRPr="00184A3A" w:rsidRDefault="00F07A24" w:rsidP="00F23C2F">
            <w:pPr>
              <w:rPr>
                <w:b/>
                <w:rPrChange w:id="3425" w:author="Edward Leung" w:date="2017-01-10T12:35:00Z">
                  <w:rPr>
                    <w:b/>
                  </w:rPr>
                </w:rPrChange>
              </w:rPr>
            </w:pPr>
            <w:r w:rsidRPr="00184A3A">
              <w:rPr>
                <w:b/>
                <w:rPrChange w:id="3426" w:author="Edward Leung" w:date="2017-01-10T12:35:00Z">
                  <w:rPr>
                    <w:b/>
                  </w:rPr>
                </w:rPrChange>
              </w:rPr>
              <w:t>Default Value</w:t>
            </w:r>
          </w:p>
        </w:tc>
        <w:tc>
          <w:tcPr>
            <w:tcW w:w="1237" w:type="dxa"/>
            <w:shd w:val="clear" w:color="auto" w:fill="C6D9F1"/>
            <w:vAlign w:val="center"/>
          </w:tcPr>
          <w:p w14:paraId="1650D074" w14:textId="77777777" w:rsidR="00F07A24" w:rsidRPr="00184A3A" w:rsidRDefault="00F07A24" w:rsidP="00F23C2F">
            <w:pPr>
              <w:rPr>
                <w:b/>
                <w:rPrChange w:id="3427" w:author="Edward Leung" w:date="2017-01-10T12:35:00Z">
                  <w:rPr>
                    <w:b/>
                  </w:rPr>
                </w:rPrChange>
              </w:rPr>
            </w:pPr>
            <w:r w:rsidRPr="00184A3A">
              <w:rPr>
                <w:b/>
                <w:rPrChange w:id="3428" w:author="Edward Leung" w:date="2017-01-10T12:35:00Z">
                  <w:rPr>
                    <w:b/>
                  </w:rPr>
                </w:rPrChange>
              </w:rPr>
              <w:t>Mandatory (M/O/C)</w:t>
            </w:r>
          </w:p>
        </w:tc>
        <w:tc>
          <w:tcPr>
            <w:tcW w:w="1103" w:type="dxa"/>
            <w:shd w:val="clear" w:color="auto" w:fill="C6D9F1"/>
            <w:vAlign w:val="center"/>
          </w:tcPr>
          <w:p w14:paraId="3559BCB2" w14:textId="77777777" w:rsidR="00F07A24" w:rsidRPr="00184A3A" w:rsidRDefault="00F07A24" w:rsidP="00F23C2F">
            <w:pPr>
              <w:rPr>
                <w:b/>
                <w:rPrChange w:id="3429" w:author="Edward Leung" w:date="2017-01-10T12:35:00Z">
                  <w:rPr>
                    <w:b/>
                  </w:rPr>
                </w:rPrChange>
              </w:rPr>
            </w:pPr>
            <w:r w:rsidRPr="00184A3A">
              <w:rPr>
                <w:b/>
                <w:rPrChange w:id="3430" w:author="Edward Leung" w:date="2017-01-10T12:35:00Z">
                  <w:rPr>
                    <w:b/>
                  </w:rPr>
                </w:rPrChange>
              </w:rPr>
              <w:t>Format</w:t>
            </w:r>
          </w:p>
        </w:tc>
        <w:tc>
          <w:tcPr>
            <w:tcW w:w="1800" w:type="dxa"/>
            <w:shd w:val="clear" w:color="auto" w:fill="C6D9F1"/>
            <w:vAlign w:val="center"/>
          </w:tcPr>
          <w:p w14:paraId="4EA8C83D" w14:textId="77777777" w:rsidR="00F07A24" w:rsidRPr="00184A3A" w:rsidRDefault="00F07A24" w:rsidP="00F23C2F">
            <w:pPr>
              <w:rPr>
                <w:b/>
                <w:rPrChange w:id="3431" w:author="Edward Leung" w:date="2017-01-10T12:35:00Z">
                  <w:rPr>
                    <w:b/>
                  </w:rPr>
                </w:rPrChange>
              </w:rPr>
            </w:pPr>
            <w:r w:rsidRPr="00184A3A">
              <w:rPr>
                <w:b/>
                <w:rPrChange w:id="3432" w:author="Edward Leung" w:date="2017-01-10T12:35:00Z">
                  <w:rPr>
                    <w:b/>
                  </w:rPr>
                </w:rPrChange>
              </w:rPr>
              <w:t>Action / Event / Response</w:t>
            </w:r>
          </w:p>
        </w:tc>
        <w:tc>
          <w:tcPr>
            <w:tcW w:w="2070" w:type="dxa"/>
            <w:shd w:val="clear" w:color="auto" w:fill="C6D9F1"/>
            <w:vAlign w:val="center"/>
          </w:tcPr>
          <w:p w14:paraId="3C16A241" w14:textId="77777777" w:rsidR="00F07A24" w:rsidRPr="00184A3A" w:rsidRDefault="00F07A24" w:rsidP="00F23C2F">
            <w:pPr>
              <w:rPr>
                <w:b/>
                <w:rPrChange w:id="3433" w:author="Edward Leung" w:date="2017-01-10T12:35:00Z">
                  <w:rPr>
                    <w:b/>
                  </w:rPr>
                </w:rPrChange>
              </w:rPr>
            </w:pPr>
            <w:r w:rsidRPr="00184A3A">
              <w:rPr>
                <w:b/>
                <w:rPrChange w:id="3434" w:author="Edward Leung" w:date="2017-01-10T12:35:00Z">
                  <w:rPr>
                    <w:b/>
                  </w:rPr>
                </w:rPrChange>
              </w:rPr>
              <w:t>Description</w:t>
            </w:r>
          </w:p>
        </w:tc>
      </w:tr>
      <w:tr w:rsidR="00F07A24" w:rsidRPr="00184A3A" w14:paraId="18CF72E8" w14:textId="77777777" w:rsidTr="00F23C2F">
        <w:tc>
          <w:tcPr>
            <w:tcW w:w="1553" w:type="dxa"/>
            <w:vAlign w:val="center"/>
          </w:tcPr>
          <w:p w14:paraId="0C6A3458" w14:textId="77777777" w:rsidR="00F07A24" w:rsidRPr="00184A3A" w:rsidRDefault="00F07A24" w:rsidP="00463122">
            <w:pPr>
              <w:spacing w:after="0"/>
              <w:ind w:left="-18" w:right="-108"/>
              <w:rPr>
                <w:b/>
                <w:rPrChange w:id="3435" w:author="Edward Leung" w:date="2017-01-10T12:35:00Z">
                  <w:rPr>
                    <w:b/>
                  </w:rPr>
                </w:rPrChange>
              </w:rPr>
            </w:pPr>
            <w:r w:rsidRPr="00184A3A">
              <w:rPr>
                <w:b/>
                <w:rPrChange w:id="3436" w:author="Edward Leung" w:date="2017-01-10T12:35:00Z">
                  <w:rPr>
                    <w:b/>
                  </w:rPr>
                </w:rPrChange>
              </w:rPr>
              <w:t>Branch Code</w:t>
            </w:r>
          </w:p>
        </w:tc>
        <w:tc>
          <w:tcPr>
            <w:tcW w:w="1260" w:type="dxa"/>
            <w:vAlign w:val="center"/>
          </w:tcPr>
          <w:p w14:paraId="6166CF76" w14:textId="18DD8864" w:rsidR="00F07A24" w:rsidRPr="00184A3A" w:rsidRDefault="00F07A24" w:rsidP="00463122">
            <w:pPr>
              <w:spacing w:after="0"/>
              <w:rPr>
                <w:rPrChange w:id="3437" w:author="Edward Leung" w:date="2017-01-10T12:35:00Z">
                  <w:rPr/>
                </w:rPrChange>
              </w:rPr>
            </w:pPr>
            <w:r w:rsidRPr="00184A3A">
              <w:rPr>
                <w:rPrChange w:id="3438" w:author="Edward Leung" w:date="2017-01-10T12:35:00Z">
                  <w:rPr/>
                </w:rPrChange>
              </w:rPr>
              <w:t>Textbox</w:t>
            </w:r>
          </w:p>
        </w:tc>
        <w:tc>
          <w:tcPr>
            <w:tcW w:w="1170" w:type="dxa"/>
            <w:vAlign w:val="center"/>
          </w:tcPr>
          <w:p w14:paraId="4031C440" w14:textId="57BCD3B7" w:rsidR="00F07A24" w:rsidRPr="00184A3A" w:rsidRDefault="00F07A24" w:rsidP="00463122">
            <w:pPr>
              <w:spacing w:after="0"/>
              <w:rPr>
                <w:rPrChange w:id="3439" w:author="Edward Leung" w:date="2017-01-10T12:35:00Z">
                  <w:rPr/>
                </w:rPrChange>
              </w:rPr>
            </w:pPr>
            <w:r w:rsidRPr="00184A3A">
              <w:rPr>
                <w:rPrChange w:id="3440" w:author="Edward Leung" w:date="2017-01-10T12:35:00Z">
                  <w:rPr/>
                </w:rPrChange>
              </w:rPr>
              <w:t>Blank</w:t>
            </w:r>
          </w:p>
        </w:tc>
        <w:tc>
          <w:tcPr>
            <w:tcW w:w="1237" w:type="dxa"/>
            <w:vAlign w:val="center"/>
          </w:tcPr>
          <w:p w14:paraId="504291AF" w14:textId="77777777" w:rsidR="00F07A24" w:rsidRPr="00184A3A" w:rsidRDefault="00F07A24" w:rsidP="00463122">
            <w:pPr>
              <w:spacing w:after="0"/>
              <w:rPr>
                <w:rPrChange w:id="3441" w:author="Edward Leung" w:date="2017-01-10T12:35:00Z">
                  <w:rPr/>
                </w:rPrChange>
              </w:rPr>
            </w:pPr>
            <w:r w:rsidRPr="00184A3A">
              <w:rPr>
                <w:rPrChange w:id="3442" w:author="Edward Leung" w:date="2017-01-10T12:35:00Z">
                  <w:rPr/>
                </w:rPrChange>
              </w:rPr>
              <w:t>-</w:t>
            </w:r>
          </w:p>
        </w:tc>
        <w:tc>
          <w:tcPr>
            <w:tcW w:w="1103" w:type="dxa"/>
            <w:vAlign w:val="center"/>
          </w:tcPr>
          <w:p w14:paraId="24DBB686" w14:textId="77777777" w:rsidR="00F07A24" w:rsidRPr="00184A3A" w:rsidRDefault="00F07A24" w:rsidP="00463122">
            <w:pPr>
              <w:spacing w:after="0"/>
              <w:rPr>
                <w:rPrChange w:id="3443" w:author="Edward Leung" w:date="2017-01-10T12:35:00Z">
                  <w:rPr/>
                </w:rPrChange>
              </w:rPr>
            </w:pPr>
            <w:r w:rsidRPr="00184A3A">
              <w:rPr>
                <w:rPrChange w:id="3444" w:author="Edward Leung" w:date="2017-01-10T12:35:00Z">
                  <w:rPr/>
                </w:rPrChange>
              </w:rPr>
              <w:t>A17</w:t>
            </w:r>
          </w:p>
        </w:tc>
        <w:tc>
          <w:tcPr>
            <w:tcW w:w="1800" w:type="dxa"/>
            <w:vAlign w:val="center"/>
          </w:tcPr>
          <w:p w14:paraId="1BF60541" w14:textId="77777777" w:rsidR="00F07A24" w:rsidRPr="00184A3A" w:rsidRDefault="00F07A24" w:rsidP="00463122">
            <w:pPr>
              <w:spacing w:after="0"/>
              <w:rPr>
                <w:rPrChange w:id="3445" w:author="Edward Leung" w:date="2017-01-10T12:35:00Z">
                  <w:rPr/>
                </w:rPrChange>
              </w:rPr>
            </w:pPr>
            <w:r w:rsidRPr="00184A3A">
              <w:rPr>
                <w:rPrChange w:id="3446" w:author="Edward Leung" w:date="2017-01-10T12:35:00Z">
                  <w:rPr/>
                </w:rPrChange>
              </w:rPr>
              <w:t>-</w:t>
            </w:r>
          </w:p>
        </w:tc>
        <w:tc>
          <w:tcPr>
            <w:tcW w:w="2070" w:type="dxa"/>
            <w:vAlign w:val="center"/>
          </w:tcPr>
          <w:p w14:paraId="48344888" w14:textId="77777777" w:rsidR="00F07A24" w:rsidRPr="00184A3A" w:rsidRDefault="00F07A24" w:rsidP="00463122">
            <w:pPr>
              <w:spacing w:after="0"/>
              <w:rPr>
                <w:rPrChange w:id="3447" w:author="Edward Leung" w:date="2017-01-10T12:35:00Z">
                  <w:rPr/>
                </w:rPrChange>
              </w:rPr>
            </w:pPr>
            <w:r w:rsidRPr="00184A3A">
              <w:rPr>
                <w:rPrChange w:id="3448" w:author="Edward Leung" w:date="2017-01-10T12:35:00Z">
                  <w:rPr/>
                </w:rPrChange>
              </w:rPr>
              <w:t>Branch Code</w:t>
            </w:r>
          </w:p>
        </w:tc>
      </w:tr>
      <w:tr w:rsidR="00F07A24" w:rsidRPr="00184A3A" w14:paraId="09F3F2CC" w14:textId="77777777" w:rsidTr="00F23C2F">
        <w:tc>
          <w:tcPr>
            <w:tcW w:w="1553" w:type="dxa"/>
            <w:vAlign w:val="center"/>
          </w:tcPr>
          <w:p w14:paraId="6977FE87" w14:textId="77777777" w:rsidR="00F07A24" w:rsidRPr="00184A3A" w:rsidRDefault="00F07A24" w:rsidP="00463122">
            <w:pPr>
              <w:spacing w:after="0"/>
              <w:ind w:left="-18" w:right="-108"/>
              <w:rPr>
                <w:b/>
                <w:rPrChange w:id="3449" w:author="Edward Leung" w:date="2017-01-10T12:35:00Z">
                  <w:rPr>
                    <w:b/>
                  </w:rPr>
                </w:rPrChange>
              </w:rPr>
            </w:pPr>
            <w:r w:rsidRPr="00184A3A">
              <w:rPr>
                <w:b/>
                <w:rPrChange w:id="3450" w:author="Edward Leung" w:date="2017-01-10T12:35:00Z">
                  <w:rPr>
                    <w:b/>
                  </w:rPr>
                </w:rPrChange>
              </w:rPr>
              <w:t>Client Type</w:t>
            </w:r>
          </w:p>
        </w:tc>
        <w:tc>
          <w:tcPr>
            <w:tcW w:w="1260" w:type="dxa"/>
            <w:vAlign w:val="center"/>
          </w:tcPr>
          <w:p w14:paraId="3B6C6F7D" w14:textId="16AB03D4" w:rsidR="00F07A24" w:rsidRPr="00184A3A" w:rsidRDefault="00F07A24" w:rsidP="00463122">
            <w:pPr>
              <w:spacing w:after="0"/>
              <w:rPr>
                <w:rPrChange w:id="3451" w:author="Edward Leung" w:date="2017-01-10T12:35:00Z">
                  <w:rPr/>
                </w:rPrChange>
              </w:rPr>
            </w:pPr>
            <w:r w:rsidRPr="00184A3A">
              <w:rPr>
                <w:rPrChange w:id="3452" w:author="Edward Leung" w:date="2017-01-10T12:35:00Z">
                  <w:rPr/>
                </w:rPrChange>
              </w:rPr>
              <w:t>Dropdown box</w:t>
            </w:r>
          </w:p>
        </w:tc>
        <w:tc>
          <w:tcPr>
            <w:tcW w:w="1170" w:type="dxa"/>
            <w:vAlign w:val="center"/>
          </w:tcPr>
          <w:p w14:paraId="49FDDE35" w14:textId="2AB71982" w:rsidR="00F07A24" w:rsidRPr="00184A3A" w:rsidRDefault="00F07A24" w:rsidP="00463122">
            <w:pPr>
              <w:spacing w:after="0"/>
              <w:rPr>
                <w:rPrChange w:id="3453" w:author="Edward Leung" w:date="2017-01-10T12:35:00Z">
                  <w:rPr/>
                </w:rPrChange>
              </w:rPr>
            </w:pPr>
            <w:r w:rsidRPr="00184A3A">
              <w:rPr>
                <w:rPrChange w:id="3454" w:author="Edward Leung" w:date="2017-01-10T12:35:00Z">
                  <w:rPr/>
                </w:rPrChange>
              </w:rPr>
              <w:t>Blank</w:t>
            </w:r>
          </w:p>
        </w:tc>
        <w:tc>
          <w:tcPr>
            <w:tcW w:w="1237" w:type="dxa"/>
            <w:vAlign w:val="center"/>
          </w:tcPr>
          <w:p w14:paraId="2B428241" w14:textId="77777777" w:rsidR="00F07A24" w:rsidRPr="00184A3A" w:rsidRDefault="00F07A24" w:rsidP="00463122">
            <w:pPr>
              <w:spacing w:after="0"/>
              <w:rPr>
                <w:rPrChange w:id="3455" w:author="Edward Leung" w:date="2017-01-10T12:35:00Z">
                  <w:rPr/>
                </w:rPrChange>
              </w:rPr>
            </w:pPr>
            <w:r w:rsidRPr="00184A3A">
              <w:rPr>
                <w:rPrChange w:id="3456" w:author="Edward Leung" w:date="2017-01-10T12:35:00Z">
                  <w:rPr/>
                </w:rPrChange>
              </w:rPr>
              <w:t>-</w:t>
            </w:r>
          </w:p>
        </w:tc>
        <w:tc>
          <w:tcPr>
            <w:tcW w:w="1103" w:type="dxa"/>
            <w:vAlign w:val="center"/>
          </w:tcPr>
          <w:p w14:paraId="318BB9C7" w14:textId="77777777" w:rsidR="00F07A24" w:rsidRPr="00184A3A" w:rsidRDefault="00F07A24" w:rsidP="00463122">
            <w:pPr>
              <w:spacing w:after="0"/>
              <w:rPr>
                <w:rPrChange w:id="3457" w:author="Edward Leung" w:date="2017-01-10T12:35:00Z">
                  <w:rPr/>
                </w:rPrChange>
              </w:rPr>
            </w:pPr>
            <w:r w:rsidRPr="00184A3A">
              <w:rPr>
                <w:rPrChange w:id="3458" w:author="Edward Leung" w:date="2017-01-10T12:35:00Z">
                  <w:rPr/>
                </w:rPrChange>
              </w:rPr>
              <w:t>A</w:t>
            </w:r>
          </w:p>
        </w:tc>
        <w:tc>
          <w:tcPr>
            <w:tcW w:w="1800" w:type="dxa"/>
            <w:vAlign w:val="center"/>
          </w:tcPr>
          <w:p w14:paraId="5862C9AE" w14:textId="77777777" w:rsidR="00F07A24" w:rsidRPr="00184A3A" w:rsidRDefault="00F07A24" w:rsidP="00463122">
            <w:pPr>
              <w:spacing w:after="0"/>
              <w:rPr>
                <w:rPrChange w:id="3459" w:author="Edward Leung" w:date="2017-01-10T12:35:00Z">
                  <w:rPr/>
                </w:rPrChange>
              </w:rPr>
            </w:pPr>
            <w:r w:rsidRPr="00184A3A">
              <w:rPr>
                <w:rPrChange w:id="3460" w:author="Edward Leung" w:date="2017-01-10T12:35:00Z">
                  <w:rPr/>
                </w:rPrChange>
              </w:rPr>
              <w:t>-</w:t>
            </w:r>
          </w:p>
        </w:tc>
        <w:tc>
          <w:tcPr>
            <w:tcW w:w="2070" w:type="dxa"/>
            <w:vAlign w:val="center"/>
          </w:tcPr>
          <w:p w14:paraId="4E3E5C9B" w14:textId="77777777" w:rsidR="00F07A24" w:rsidRPr="00184A3A" w:rsidRDefault="00D0316D" w:rsidP="00463122">
            <w:pPr>
              <w:spacing w:after="0"/>
              <w:rPr>
                <w:rPrChange w:id="3461" w:author="Edward Leung" w:date="2017-01-10T12:35:00Z">
                  <w:rPr/>
                </w:rPrChange>
              </w:rPr>
            </w:pPr>
            <w:r w:rsidRPr="00184A3A">
              <w:rPr>
                <w:rPrChange w:id="3462" w:author="Edward Leung" w:date="2017-01-10T12:35:00Z">
                  <w:rPr/>
                </w:rPrChange>
              </w:rPr>
              <w:t>Options</w:t>
            </w:r>
          </w:p>
          <w:p w14:paraId="4DFC8AE2" w14:textId="77777777" w:rsidR="00D0316D" w:rsidRPr="00184A3A" w:rsidRDefault="00D0316D" w:rsidP="00463122">
            <w:pPr>
              <w:pStyle w:val="ListParagraph"/>
              <w:numPr>
                <w:ilvl w:val="0"/>
                <w:numId w:val="3"/>
              </w:numPr>
              <w:spacing w:after="0"/>
              <w:ind w:left="319" w:hanging="270"/>
              <w:rPr>
                <w:rPrChange w:id="3463" w:author="Edward Leung" w:date="2017-01-10T12:35:00Z">
                  <w:rPr/>
                </w:rPrChange>
              </w:rPr>
            </w:pPr>
            <w:r w:rsidRPr="00184A3A">
              <w:rPr>
                <w:rPrChange w:id="3464" w:author="Edward Leung" w:date="2017-01-10T12:35:00Z">
                  <w:rPr/>
                </w:rPrChange>
              </w:rPr>
              <w:t>SQL Server</w:t>
            </w:r>
          </w:p>
          <w:p w14:paraId="0E7D98B7" w14:textId="77777777" w:rsidR="00D0316D" w:rsidRPr="00184A3A" w:rsidRDefault="00D0316D" w:rsidP="00463122">
            <w:pPr>
              <w:pStyle w:val="ListParagraph"/>
              <w:numPr>
                <w:ilvl w:val="0"/>
                <w:numId w:val="3"/>
              </w:numPr>
              <w:spacing w:after="0"/>
              <w:ind w:left="319" w:hanging="270"/>
              <w:rPr>
                <w:rPrChange w:id="3465" w:author="Edward Leung" w:date="2017-01-10T12:35:00Z">
                  <w:rPr/>
                </w:rPrChange>
              </w:rPr>
            </w:pPr>
            <w:r w:rsidRPr="00184A3A">
              <w:rPr>
                <w:rPrChange w:id="3466" w:author="Edward Leung" w:date="2017-01-10T12:35:00Z">
                  <w:rPr/>
                </w:rPrChange>
              </w:rPr>
              <w:t>DBF</w:t>
            </w:r>
          </w:p>
          <w:p w14:paraId="60DFEF80" w14:textId="5C6F7D2E" w:rsidR="00D0316D" w:rsidRPr="00184A3A" w:rsidRDefault="00D0316D" w:rsidP="00463122">
            <w:pPr>
              <w:pStyle w:val="ListParagraph"/>
              <w:numPr>
                <w:ilvl w:val="0"/>
                <w:numId w:val="3"/>
              </w:numPr>
              <w:spacing w:after="0"/>
              <w:ind w:left="319" w:hanging="270"/>
              <w:rPr>
                <w:rPrChange w:id="3467" w:author="Edward Leung" w:date="2017-01-10T12:35:00Z">
                  <w:rPr/>
                </w:rPrChange>
              </w:rPr>
            </w:pPr>
            <w:r w:rsidRPr="00184A3A">
              <w:rPr>
                <w:rPrChange w:id="3468" w:author="Edward Leung" w:date="2017-01-10T12:35:00Z">
                  <w:rPr/>
                </w:rPrChange>
              </w:rPr>
              <w:t>Text file</w:t>
            </w:r>
          </w:p>
        </w:tc>
      </w:tr>
      <w:tr w:rsidR="00F07A24" w:rsidRPr="00184A3A" w14:paraId="1CB23B15" w14:textId="77777777" w:rsidTr="00F23C2F">
        <w:tc>
          <w:tcPr>
            <w:tcW w:w="1553" w:type="dxa"/>
            <w:vAlign w:val="center"/>
          </w:tcPr>
          <w:p w14:paraId="6EB621CC" w14:textId="03586872" w:rsidR="00F07A24" w:rsidRPr="00184A3A" w:rsidRDefault="00F07A24" w:rsidP="00463122">
            <w:pPr>
              <w:spacing w:after="0"/>
              <w:ind w:left="-18" w:right="-108"/>
              <w:rPr>
                <w:b/>
                <w:rPrChange w:id="3469" w:author="Edward Leung" w:date="2017-01-10T12:35:00Z">
                  <w:rPr>
                    <w:b/>
                  </w:rPr>
                </w:rPrChange>
              </w:rPr>
            </w:pPr>
            <w:r w:rsidRPr="00184A3A">
              <w:rPr>
                <w:b/>
                <w:rPrChange w:id="3470" w:author="Edward Leung" w:date="2017-01-10T12:35:00Z">
                  <w:rPr>
                    <w:b/>
                  </w:rPr>
                </w:rPrChange>
              </w:rPr>
              <w:t>Client Host</w:t>
            </w:r>
          </w:p>
        </w:tc>
        <w:tc>
          <w:tcPr>
            <w:tcW w:w="1260" w:type="dxa"/>
            <w:vAlign w:val="center"/>
          </w:tcPr>
          <w:p w14:paraId="5C3B76F5" w14:textId="652A2A1A" w:rsidR="00F07A24" w:rsidRPr="00184A3A" w:rsidRDefault="00F07A24" w:rsidP="00463122">
            <w:pPr>
              <w:spacing w:after="0"/>
              <w:rPr>
                <w:rPrChange w:id="3471" w:author="Edward Leung" w:date="2017-01-10T12:35:00Z">
                  <w:rPr/>
                </w:rPrChange>
              </w:rPr>
            </w:pPr>
            <w:r w:rsidRPr="00184A3A">
              <w:rPr>
                <w:rPrChange w:id="3472" w:author="Edward Leung" w:date="2017-01-10T12:35:00Z">
                  <w:rPr/>
                </w:rPrChange>
              </w:rPr>
              <w:t>Textbox</w:t>
            </w:r>
          </w:p>
        </w:tc>
        <w:tc>
          <w:tcPr>
            <w:tcW w:w="1170" w:type="dxa"/>
            <w:vAlign w:val="center"/>
          </w:tcPr>
          <w:p w14:paraId="704F8BEA" w14:textId="1BE9CD4D" w:rsidR="00F07A24" w:rsidRPr="00184A3A" w:rsidRDefault="00F07A24" w:rsidP="00463122">
            <w:pPr>
              <w:spacing w:after="0"/>
              <w:rPr>
                <w:rPrChange w:id="3473" w:author="Edward Leung" w:date="2017-01-10T12:35:00Z">
                  <w:rPr/>
                </w:rPrChange>
              </w:rPr>
            </w:pPr>
            <w:r w:rsidRPr="00184A3A">
              <w:rPr>
                <w:rPrChange w:id="3474" w:author="Edward Leung" w:date="2017-01-10T12:35:00Z">
                  <w:rPr/>
                </w:rPrChange>
              </w:rPr>
              <w:t>Blank</w:t>
            </w:r>
          </w:p>
        </w:tc>
        <w:tc>
          <w:tcPr>
            <w:tcW w:w="1237" w:type="dxa"/>
            <w:vAlign w:val="center"/>
          </w:tcPr>
          <w:p w14:paraId="36B773F7" w14:textId="77777777" w:rsidR="00F07A24" w:rsidRPr="00184A3A" w:rsidRDefault="00F07A24" w:rsidP="00463122">
            <w:pPr>
              <w:spacing w:after="0"/>
              <w:rPr>
                <w:rPrChange w:id="3475" w:author="Edward Leung" w:date="2017-01-10T12:35:00Z">
                  <w:rPr/>
                </w:rPrChange>
              </w:rPr>
            </w:pPr>
            <w:r w:rsidRPr="00184A3A">
              <w:rPr>
                <w:rPrChange w:id="3476" w:author="Edward Leung" w:date="2017-01-10T12:35:00Z">
                  <w:rPr/>
                </w:rPrChange>
              </w:rPr>
              <w:t>-</w:t>
            </w:r>
          </w:p>
        </w:tc>
        <w:tc>
          <w:tcPr>
            <w:tcW w:w="1103" w:type="dxa"/>
            <w:vAlign w:val="center"/>
          </w:tcPr>
          <w:p w14:paraId="36E88A32" w14:textId="77777777" w:rsidR="00F07A24" w:rsidRPr="00184A3A" w:rsidRDefault="00F07A24" w:rsidP="00463122">
            <w:pPr>
              <w:spacing w:after="0"/>
              <w:rPr>
                <w:rPrChange w:id="3477" w:author="Edward Leung" w:date="2017-01-10T12:35:00Z">
                  <w:rPr/>
                </w:rPrChange>
              </w:rPr>
            </w:pPr>
            <w:r w:rsidRPr="00184A3A">
              <w:rPr>
                <w:rPrChange w:id="3478" w:author="Edward Leung" w:date="2017-01-10T12:35:00Z">
                  <w:rPr/>
                </w:rPrChange>
              </w:rPr>
              <w:t>A</w:t>
            </w:r>
          </w:p>
        </w:tc>
        <w:tc>
          <w:tcPr>
            <w:tcW w:w="1800" w:type="dxa"/>
            <w:vAlign w:val="center"/>
          </w:tcPr>
          <w:p w14:paraId="120A743D" w14:textId="77777777" w:rsidR="00F07A24" w:rsidRPr="00184A3A" w:rsidRDefault="00F07A24" w:rsidP="00463122">
            <w:pPr>
              <w:spacing w:after="0"/>
              <w:rPr>
                <w:rPrChange w:id="3479" w:author="Edward Leung" w:date="2017-01-10T12:35:00Z">
                  <w:rPr/>
                </w:rPrChange>
              </w:rPr>
            </w:pPr>
            <w:r w:rsidRPr="00184A3A">
              <w:rPr>
                <w:rPrChange w:id="3480" w:author="Edward Leung" w:date="2017-01-10T12:35:00Z">
                  <w:rPr/>
                </w:rPrChange>
              </w:rPr>
              <w:t>-</w:t>
            </w:r>
          </w:p>
        </w:tc>
        <w:tc>
          <w:tcPr>
            <w:tcW w:w="2070" w:type="dxa"/>
            <w:vAlign w:val="center"/>
          </w:tcPr>
          <w:p w14:paraId="3619F3FF" w14:textId="2D8DAF52" w:rsidR="00F07A24" w:rsidRPr="00184A3A" w:rsidRDefault="00D0316D" w:rsidP="00463122">
            <w:pPr>
              <w:spacing w:after="0"/>
              <w:rPr>
                <w:rPrChange w:id="3481" w:author="Edward Leung" w:date="2017-01-10T12:35:00Z">
                  <w:rPr/>
                </w:rPrChange>
              </w:rPr>
            </w:pPr>
            <w:r w:rsidRPr="00184A3A">
              <w:rPr>
                <w:rPrChange w:id="3482" w:author="Edward Leung" w:date="2017-01-10T12:35:00Z">
                  <w:rPr/>
                </w:rPrChange>
              </w:rPr>
              <w:t>Must be a valid location of the clie</w:t>
            </w:r>
            <w:r w:rsidR="00F07A24" w:rsidRPr="00184A3A">
              <w:rPr>
                <w:rPrChange w:id="3483" w:author="Edward Leung" w:date="2017-01-10T12:35:00Z">
                  <w:rPr/>
                </w:rPrChange>
              </w:rPr>
              <w:t>nt, it could be a URL with host name, IP address or file directory.</w:t>
            </w:r>
          </w:p>
        </w:tc>
      </w:tr>
      <w:tr w:rsidR="00F07A24" w:rsidRPr="00184A3A" w14:paraId="2951F6F6" w14:textId="77777777" w:rsidTr="00F23C2F">
        <w:tc>
          <w:tcPr>
            <w:tcW w:w="1553" w:type="dxa"/>
            <w:vAlign w:val="center"/>
          </w:tcPr>
          <w:p w14:paraId="7C914601" w14:textId="77777777" w:rsidR="00F07A24" w:rsidRPr="00184A3A" w:rsidRDefault="00F07A24" w:rsidP="00463122">
            <w:pPr>
              <w:spacing w:after="0"/>
              <w:ind w:left="-18" w:right="-108"/>
              <w:rPr>
                <w:b/>
                <w:rPrChange w:id="3484" w:author="Edward Leung" w:date="2017-01-10T12:35:00Z">
                  <w:rPr>
                    <w:b/>
                  </w:rPr>
                </w:rPrChange>
              </w:rPr>
            </w:pPr>
            <w:r w:rsidRPr="00184A3A">
              <w:rPr>
                <w:b/>
                <w:rPrChange w:id="3485" w:author="Edward Leung" w:date="2017-01-10T12:35:00Z">
                  <w:rPr>
                    <w:b/>
                  </w:rPr>
                </w:rPrChange>
              </w:rPr>
              <w:t>Client Port</w:t>
            </w:r>
          </w:p>
        </w:tc>
        <w:tc>
          <w:tcPr>
            <w:tcW w:w="1260" w:type="dxa"/>
            <w:vAlign w:val="center"/>
          </w:tcPr>
          <w:p w14:paraId="6C378919" w14:textId="76DCB0BE" w:rsidR="00F07A24" w:rsidRPr="00184A3A" w:rsidRDefault="00F07A24" w:rsidP="00463122">
            <w:pPr>
              <w:spacing w:after="0"/>
              <w:rPr>
                <w:rPrChange w:id="3486" w:author="Edward Leung" w:date="2017-01-10T12:35:00Z">
                  <w:rPr/>
                </w:rPrChange>
              </w:rPr>
            </w:pPr>
            <w:r w:rsidRPr="00184A3A">
              <w:rPr>
                <w:rPrChange w:id="3487" w:author="Edward Leung" w:date="2017-01-10T12:35:00Z">
                  <w:rPr/>
                </w:rPrChange>
              </w:rPr>
              <w:t>Textbox</w:t>
            </w:r>
          </w:p>
        </w:tc>
        <w:tc>
          <w:tcPr>
            <w:tcW w:w="1170" w:type="dxa"/>
            <w:vAlign w:val="center"/>
          </w:tcPr>
          <w:p w14:paraId="29938449" w14:textId="05C2AD01" w:rsidR="00F07A24" w:rsidRPr="00184A3A" w:rsidRDefault="00F07A24" w:rsidP="00463122">
            <w:pPr>
              <w:spacing w:after="0"/>
              <w:rPr>
                <w:rPrChange w:id="3488" w:author="Edward Leung" w:date="2017-01-10T12:35:00Z">
                  <w:rPr/>
                </w:rPrChange>
              </w:rPr>
            </w:pPr>
            <w:r w:rsidRPr="00184A3A">
              <w:rPr>
                <w:rPrChange w:id="3489" w:author="Edward Leung" w:date="2017-01-10T12:35:00Z">
                  <w:rPr/>
                </w:rPrChange>
              </w:rPr>
              <w:t>Blank</w:t>
            </w:r>
          </w:p>
        </w:tc>
        <w:tc>
          <w:tcPr>
            <w:tcW w:w="1237" w:type="dxa"/>
            <w:vAlign w:val="center"/>
          </w:tcPr>
          <w:p w14:paraId="1B46B645" w14:textId="77777777" w:rsidR="00F07A24" w:rsidRPr="00184A3A" w:rsidRDefault="00F07A24" w:rsidP="00463122">
            <w:pPr>
              <w:spacing w:after="0"/>
              <w:rPr>
                <w:rPrChange w:id="3490" w:author="Edward Leung" w:date="2017-01-10T12:35:00Z">
                  <w:rPr/>
                </w:rPrChange>
              </w:rPr>
            </w:pPr>
            <w:r w:rsidRPr="00184A3A">
              <w:rPr>
                <w:rPrChange w:id="3491" w:author="Edward Leung" w:date="2017-01-10T12:35:00Z">
                  <w:rPr/>
                </w:rPrChange>
              </w:rPr>
              <w:t>-</w:t>
            </w:r>
          </w:p>
        </w:tc>
        <w:tc>
          <w:tcPr>
            <w:tcW w:w="1103" w:type="dxa"/>
            <w:vAlign w:val="center"/>
          </w:tcPr>
          <w:p w14:paraId="02CB2F11" w14:textId="4B1B4875" w:rsidR="00F07A24" w:rsidRPr="00184A3A" w:rsidRDefault="00D0316D" w:rsidP="00463122">
            <w:pPr>
              <w:spacing w:after="0"/>
              <w:rPr>
                <w:rPrChange w:id="3492" w:author="Edward Leung" w:date="2017-01-10T12:35:00Z">
                  <w:rPr/>
                </w:rPrChange>
              </w:rPr>
            </w:pPr>
            <w:r w:rsidRPr="00184A3A">
              <w:rPr>
                <w:rPrChange w:id="3493" w:author="Edward Leung" w:date="2017-01-10T12:35:00Z">
                  <w:rPr/>
                </w:rPrChange>
              </w:rPr>
              <w:t>N(5)</w:t>
            </w:r>
          </w:p>
        </w:tc>
        <w:tc>
          <w:tcPr>
            <w:tcW w:w="1800" w:type="dxa"/>
            <w:vAlign w:val="center"/>
          </w:tcPr>
          <w:p w14:paraId="47D942EB" w14:textId="77777777" w:rsidR="00F07A24" w:rsidRPr="00184A3A" w:rsidRDefault="00F07A24" w:rsidP="00463122">
            <w:pPr>
              <w:spacing w:after="0"/>
              <w:rPr>
                <w:rPrChange w:id="3494" w:author="Edward Leung" w:date="2017-01-10T12:35:00Z">
                  <w:rPr/>
                </w:rPrChange>
              </w:rPr>
            </w:pPr>
            <w:r w:rsidRPr="00184A3A">
              <w:rPr>
                <w:rPrChange w:id="3495" w:author="Edward Leung" w:date="2017-01-10T12:35:00Z">
                  <w:rPr/>
                </w:rPrChange>
              </w:rPr>
              <w:t>-</w:t>
            </w:r>
          </w:p>
        </w:tc>
        <w:tc>
          <w:tcPr>
            <w:tcW w:w="2070" w:type="dxa"/>
            <w:vAlign w:val="center"/>
          </w:tcPr>
          <w:p w14:paraId="74E8FD7F" w14:textId="77777777" w:rsidR="00F07A24" w:rsidRPr="00184A3A" w:rsidRDefault="00F07A24" w:rsidP="00463122">
            <w:pPr>
              <w:spacing w:after="0"/>
              <w:rPr>
                <w:rPrChange w:id="3496" w:author="Edward Leung" w:date="2017-01-10T12:35:00Z">
                  <w:rPr/>
                </w:rPrChange>
              </w:rPr>
            </w:pPr>
            <w:r w:rsidRPr="00184A3A">
              <w:rPr>
                <w:rPrChange w:id="3497" w:author="Edward Leung" w:date="2017-01-10T12:35:00Z">
                  <w:rPr/>
                </w:rPrChange>
              </w:rPr>
              <w:t>Client port number, will be blank if the client access does not require a port, e.g. shared folder</w:t>
            </w:r>
          </w:p>
        </w:tc>
      </w:tr>
      <w:tr w:rsidR="00F07A24" w:rsidRPr="00184A3A" w14:paraId="37CAA0D3" w14:textId="77777777" w:rsidTr="00F23C2F">
        <w:tc>
          <w:tcPr>
            <w:tcW w:w="1553" w:type="dxa"/>
            <w:vAlign w:val="center"/>
          </w:tcPr>
          <w:p w14:paraId="487BFEBA" w14:textId="77777777" w:rsidR="00F07A24" w:rsidRPr="00184A3A" w:rsidRDefault="00F07A24" w:rsidP="00463122">
            <w:pPr>
              <w:spacing w:after="0"/>
              <w:ind w:left="-18" w:right="-108"/>
              <w:rPr>
                <w:b/>
                <w:rPrChange w:id="3498" w:author="Edward Leung" w:date="2017-01-10T12:35:00Z">
                  <w:rPr>
                    <w:b/>
                  </w:rPr>
                </w:rPrChange>
              </w:rPr>
            </w:pPr>
            <w:r w:rsidRPr="00184A3A">
              <w:rPr>
                <w:b/>
                <w:rPrChange w:id="3499" w:author="Edward Leung" w:date="2017-01-10T12:35:00Z">
                  <w:rPr>
                    <w:b/>
                  </w:rPr>
                </w:rPrChange>
              </w:rPr>
              <w:t>Client DB</w:t>
            </w:r>
          </w:p>
        </w:tc>
        <w:tc>
          <w:tcPr>
            <w:tcW w:w="1260" w:type="dxa"/>
            <w:vAlign w:val="center"/>
          </w:tcPr>
          <w:p w14:paraId="57E80AB9" w14:textId="2052F5EB" w:rsidR="00F07A24" w:rsidRPr="00184A3A" w:rsidRDefault="00F07A24" w:rsidP="00463122">
            <w:pPr>
              <w:spacing w:after="0"/>
              <w:rPr>
                <w:rPrChange w:id="3500" w:author="Edward Leung" w:date="2017-01-10T12:35:00Z">
                  <w:rPr/>
                </w:rPrChange>
              </w:rPr>
            </w:pPr>
            <w:r w:rsidRPr="00184A3A">
              <w:rPr>
                <w:rPrChange w:id="3501" w:author="Edward Leung" w:date="2017-01-10T12:35:00Z">
                  <w:rPr/>
                </w:rPrChange>
              </w:rPr>
              <w:t>Textbox</w:t>
            </w:r>
          </w:p>
        </w:tc>
        <w:tc>
          <w:tcPr>
            <w:tcW w:w="1170" w:type="dxa"/>
            <w:vAlign w:val="center"/>
          </w:tcPr>
          <w:p w14:paraId="7BF03D49" w14:textId="2B3EA128" w:rsidR="00F07A24" w:rsidRPr="00184A3A" w:rsidRDefault="00F07A24" w:rsidP="00463122">
            <w:pPr>
              <w:spacing w:after="0"/>
              <w:rPr>
                <w:rPrChange w:id="3502" w:author="Edward Leung" w:date="2017-01-10T12:35:00Z">
                  <w:rPr/>
                </w:rPrChange>
              </w:rPr>
            </w:pPr>
            <w:r w:rsidRPr="00184A3A">
              <w:rPr>
                <w:rPrChange w:id="3503" w:author="Edward Leung" w:date="2017-01-10T12:35:00Z">
                  <w:rPr/>
                </w:rPrChange>
              </w:rPr>
              <w:t>Blank</w:t>
            </w:r>
          </w:p>
        </w:tc>
        <w:tc>
          <w:tcPr>
            <w:tcW w:w="1237" w:type="dxa"/>
            <w:vAlign w:val="center"/>
          </w:tcPr>
          <w:p w14:paraId="4A6C10CE" w14:textId="77777777" w:rsidR="00F07A24" w:rsidRPr="00184A3A" w:rsidRDefault="00F07A24" w:rsidP="00463122">
            <w:pPr>
              <w:spacing w:after="0"/>
              <w:rPr>
                <w:rPrChange w:id="3504" w:author="Edward Leung" w:date="2017-01-10T12:35:00Z">
                  <w:rPr/>
                </w:rPrChange>
              </w:rPr>
            </w:pPr>
            <w:r w:rsidRPr="00184A3A">
              <w:rPr>
                <w:rPrChange w:id="3505" w:author="Edward Leung" w:date="2017-01-10T12:35:00Z">
                  <w:rPr/>
                </w:rPrChange>
              </w:rPr>
              <w:t>-</w:t>
            </w:r>
          </w:p>
        </w:tc>
        <w:tc>
          <w:tcPr>
            <w:tcW w:w="1103" w:type="dxa"/>
            <w:vAlign w:val="center"/>
          </w:tcPr>
          <w:p w14:paraId="2ECD8F45" w14:textId="77777777" w:rsidR="00F07A24" w:rsidRPr="00184A3A" w:rsidRDefault="00F07A24" w:rsidP="00463122">
            <w:pPr>
              <w:spacing w:after="0"/>
              <w:rPr>
                <w:rPrChange w:id="3506" w:author="Edward Leung" w:date="2017-01-10T12:35:00Z">
                  <w:rPr/>
                </w:rPrChange>
              </w:rPr>
            </w:pPr>
            <w:r w:rsidRPr="00184A3A">
              <w:rPr>
                <w:rPrChange w:id="3507" w:author="Edward Leung" w:date="2017-01-10T12:35:00Z">
                  <w:rPr/>
                </w:rPrChange>
              </w:rPr>
              <w:t>A</w:t>
            </w:r>
          </w:p>
        </w:tc>
        <w:tc>
          <w:tcPr>
            <w:tcW w:w="1800" w:type="dxa"/>
            <w:vAlign w:val="center"/>
          </w:tcPr>
          <w:p w14:paraId="1EFE1B24" w14:textId="77777777" w:rsidR="00F07A24" w:rsidRPr="00184A3A" w:rsidRDefault="00F07A24" w:rsidP="00463122">
            <w:pPr>
              <w:spacing w:after="0"/>
              <w:rPr>
                <w:rPrChange w:id="3508" w:author="Edward Leung" w:date="2017-01-10T12:35:00Z">
                  <w:rPr/>
                </w:rPrChange>
              </w:rPr>
            </w:pPr>
            <w:r w:rsidRPr="00184A3A">
              <w:rPr>
                <w:rPrChange w:id="3509" w:author="Edward Leung" w:date="2017-01-10T12:35:00Z">
                  <w:rPr/>
                </w:rPrChange>
              </w:rPr>
              <w:t>-</w:t>
            </w:r>
          </w:p>
        </w:tc>
        <w:tc>
          <w:tcPr>
            <w:tcW w:w="2070" w:type="dxa"/>
            <w:vAlign w:val="center"/>
          </w:tcPr>
          <w:p w14:paraId="1563FC16" w14:textId="77777777" w:rsidR="00F07A24" w:rsidRPr="00184A3A" w:rsidRDefault="00F07A24" w:rsidP="00463122">
            <w:pPr>
              <w:spacing w:after="0"/>
              <w:rPr>
                <w:rPrChange w:id="3510" w:author="Edward Leung" w:date="2017-01-10T12:35:00Z">
                  <w:rPr/>
                </w:rPrChange>
              </w:rPr>
            </w:pPr>
            <w:r w:rsidRPr="00184A3A">
              <w:rPr>
                <w:rPrChange w:id="3511" w:author="Edward Leung" w:date="2017-01-10T12:35:00Z">
                  <w:rPr/>
                </w:rPrChange>
              </w:rPr>
              <w:t>Database name if the client is a DB Connection</w:t>
            </w:r>
          </w:p>
        </w:tc>
      </w:tr>
      <w:tr w:rsidR="00F07A24" w:rsidRPr="00184A3A" w14:paraId="0D535EDA" w14:textId="77777777" w:rsidTr="00F23C2F">
        <w:tc>
          <w:tcPr>
            <w:tcW w:w="1553" w:type="dxa"/>
            <w:vAlign w:val="center"/>
          </w:tcPr>
          <w:p w14:paraId="73888768" w14:textId="77777777" w:rsidR="00F07A24" w:rsidRPr="00184A3A" w:rsidRDefault="00F07A24" w:rsidP="00463122">
            <w:pPr>
              <w:spacing w:after="0"/>
              <w:ind w:left="-18" w:right="-108"/>
              <w:rPr>
                <w:b/>
                <w:rPrChange w:id="3512" w:author="Edward Leung" w:date="2017-01-10T12:35:00Z">
                  <w:rPr>
                    <w:b/>
                  </w:rPr>
                </w:rPrChange>
              </w:rPr>
            </w:pPr>
            <w:r w:rsidRPr="00184A3A">
              <w:rPr>
                <w:b/>
                <w:rPrChange w:id="3513" w:author="Edward Leung" w:date="2017-01-10T12:35:00Z">
                  <w:rPr>
                    <w:b/>
                  </w:rPr>
                </w:rPrChange>
              </w:rPr>
              <w:t>Client User</w:t>
            </w:r>
          </w:p>
        </w:tc>
        <w:tc>
          <w:tcPr>
            <w:tcW w:w="1260" w:type="dxa"/>
            <w:vAlign w:val="center"/>
          </w:tcPr>
          <w:p w14:paraId="57BF88EE" w14:textId="16F2C221" w:rsidR="00F07A24" w:rsidRPr="00184A3A" w:rsidRDefault="00F07A24" w:rsidP="00463122">
            <w:pPr>
              <w:spacing w:after="0"/>
              <w:rPr>
                <w:rPrChange w:id="3514" w:author="Edward Leung" w:date="2017-01-10T12:35:00Z">
                  <w:rPr/>
                </w:rPrChange>
              </w:rPr>
            </w:pPr>
            <w:r w:rsidRPr="00184A3A">
              <w:rPr>
                <w:rPrChange w:id="3515" w:author="Edward Leung" w:date="2017-01-10T12:35:00Z">
                  <w:rPr/>
                </w:rPrChange>
              </w:rPr>
              <w:t>Textbox</w:t>
            </w:r>
          </w:p>
        </w:tc>
        <w:tc>
          <w:tcPr>
            <w:tcW w:w="1170" w:type="dxa"/>
            <w:vAlign w:val="center"/>
          </w:tcPr>
          <w:p w14:paraId="69F4FEE1" w14:textId="0A49CF00" w:rsidR="00F07A24" w:rsidRPr="00184A3A" w:rsidRDefault="00F07A24" w:rsidP="00463122">
            <w:pPr>
              <w:spacing w:after="0"/>
              <w:rPr>
                <w:rPrChange w:id="3516" w:author="Edward Leung" w:date="2017-01-10T12:35:00Z">
                  <w:rPr/>
                </w:rPrChange>
              </w:rPr>
            </w:pPr>
            <w:r w:rsidRPr="00184A3A">
              <w:rPr>
                <w:rPrChange w:id="3517" w:author="Edward Leung" w:date="2017-01-10T12:35:00Z">
                  <w:rPr/>
                </w:rPrChange>
              </w:rPr>
              <w:t>Blank</w:t>
            </w:r>
          </w:p>
        </w:tc>
        <w:tc>
          <w:tcPr>
            <w:tcW w:w="1237" w:type="dxa"/>
            <w:vAlign w:val="center"/>
          </w:tcPr>
          <w:p w14:paraId="76E2F792" w14:textId="77777777" w:rsidR="00F07A24" w:rsidRPr="00184A3A" w:rsidRDefault="00F07A24" w:rsidP="00463122">
            <w:pPr>
              <w:spacing w:after="0"/>
              <w:rPr>
                <w:rPrChange w:id="3518" w:author="Edward Leung" w:date="2017-01-10T12:35:00Z">
                  <w:rPr/>
                </w:rPrChange>
              </w:rPr>
            </w:pPr>
            <w:r w:rsidRPr="00184A3A">
              <w:rPr>
                <w:rPrChange w:id="3519" w:author="Edward Leung" w:date="2017-01-10T12:35:00Z">
                  <w:rPr/>
                </w:rPrChange>
              </w:rPr>
              <w:t>-</w:t>
            </w:r>
          </w:p>
        </w:tc>
        <w:tc>
          <w:tcPr>
            <w:tcW w:w="1103" w:type="dxa"/>
            <w:vAlign w:val="center"/>
          </w:tcPr>
          <w:p w14:paraId="7C408336" w14:textId="77777777" w:rsidR="00F07A24" w:rsidRPr="00184A3A" w:rsidRDefault="00F07A24" w:rsidP="00463122">
            <w:pPr>
              <w:spacing w:after="0"/>
              <w:rPr>
                <w:rPrChange w:id="3520" w:author="Edward Leung" w:date="2017-01-10T12:35:00Z">
                  <w:rPr/>
                </w:rPrChange>
              </w:rPr>
            </w:pPr>
            <w:r w:rsidRPr="00184A3A">
              <w:rPr>
                <w:rPrChange w:id="3521" w:author="Edward Leung" w:date="2017-01-10T12:35:00Z">
                  <w:rPr/>
                </w:rPrChange>
              </w:rPr>
              <w:t>A</w:t>
            </w:r>
          </w:p>
        </w:tc>
        <w:tc>
          <w:tcPr>
            <w:tcW w:w="1800" w:type="dxa"/>
            <w:vAlign w:val="center"/>
          </w:tcPr>
          <w:p w14:paraId="51F6B377" w14:textId="77777777" w:rsidR="00F07A24" w:rsidRPr="00184A3A" w:rsidRDefault="00F07A24" w:rsidP="00463122">
            <w:pPr>
              <w:spacing w:after="0"/>
              <w:rPr>
                <w:rPrChange w:id="3522" w:author="Edward Leung" w:date="2017-01-10T12:35:00Z">
                  <w:rPr/>
                </w:rPrChange>
              </w:rPr>
            </w:pPr>
            <w:r w:rsidRPr="00184A3A">
              <w:rPr>
                <w:rPrChange w:id="3523" w:author="Edward Leung" w:date="2017-01-10T12:35:00Z">
                  <w:rPr/>
                </w:rPrChange>
              </w:rPr>
              <w:t>-</w:t>
            </w:r>
          </w:p>
        </w:tc>
        <w:tc>
          <w:tcPr>
            <w:tcW w:w="2070" w:type="dxa"/>
            <w:vAlign w:val="center"/>
          </w:tcPr>
          <w:p w14:paraId="004FB806" w14:textId="77777777" w:rsidR="00F07A24" w:rsidRPr="00184A3A" w:rsidRDefault="00F07A24" w:rsidP="00463122">
            <w:pPr>
              <w:spacing w:after="0"/>
              <w:rPr>
                <w:rPrChange w:id="3524" w:author="Edward Leung" w:date="2017-01-10T12:35:00Z">
                  <w:rPr/>
                </w:rPrChange>
              </w:rPr>
            </w:pPr>
            <w:r w:rsidRPr="00184A3A">
              <w:rPr>
                <w:rPrChange w:id="3525" w:author="Edward Leung" w:date="2017-01-10T12:35:00Z">
                  <w:rPr/>
                </w:rPrChange>
              </w:rPr>
              <w:t>A username to access the client</w:t>
            </w:r>
          </w:p>
        </w:tc>
      </w:tr>
      <w:tr w:rsidR="00F07A24" w:rsidRPr="00184A3A" w14:paraId="540F258B" w14:textId="77777777" w:rsidTr="00F23C2F">
        <w:tc>
          <w:tcPr>
            <w:tcW w:w="1553" w:type="dxa"/>
            <w:vAlign w:val="center"/>
          </w:tcPr>
          <w:p w14:paraId="34C4DC60" w14:textId="642020C2" w:rsidR="00F07A24" w:rsidRPr="00184A3A" w:rsidRDefault="00F07A24" w:rsidP="00463122">
            <w:pPr>
              <w:spacing w:after="0"/>
              <w:ind w:left="-18" w:right="-108"/>
              <w:rPr>
                <w:b/>
                <w:rPrChange w:id="3526" w:author="Edward Leung" w:date="2017-01-10T12:35:00Z">
                  <w:rPr>
                    <w:b/>
                  </w:rPr>
                </w:rPrChange>
              </w:rPr>
            </w:pPr>
            <w:r w:rsidRPr="00184A3A">
              <w:rPr>
                <w:b/>
                <w:rPrChange w:id="3527" w:author="Edward Leung" w:date="2017-01-10T12:35:00Z">
                  <w:rPr>
                    <w:b/>
                  </w:rPr>
                </w:rPrChange>
              </w:rPr>
              <w:t>Password</w:t>
            </w:r>
          </w:p>
        </w:tc>
        <w:tc>
          <w:tcPr>
            <w:tcW w:w="1260" w:type="dxa"/>
            <w:vAlign w:val="center"/>
          </w:tcPr>
          <w:p w14:paraId="7F470BF0" w14:textId="6AB4E37C" w:rsidR="00F07A24" w:rsidRPr="00184A3A" w:rsidRDefault="00F07A24" w:rsidP="00463122">
            <w:pPr>
              <w:spacing w:after="0"/>
              <w:rPr>
                <w:rPrChange w:id="3528" w:author="Edward Leung" w:date="2017-01-10T12:35:00Z">
                  <w:rPr/>
                </w:rPrChange>
              </w:rPr>
            </w:pPr>
            <w:r w:rsidRPr="00184A3A">
              <w:rPr>
                <w:rPrChange w:id="3529" w:author="Edward Leung" w:date="2017-01-10T12:35:00Z">
                  <w:rPr/>
                </w:rPrChange>
              </w:rPr>
              <w:t>Textbox</w:t>
            </w:r>
          </w:p>
        </w:tc>
        <w:tc>
          <w:tcPr>
            <w:tcW w:w="1170" w:type="dxa"/>
            <w:vAlign w:val="center"/>
          </w:tcPr>
          <w:p w14:paraId="63A1F7D0" w14:textId="4C96F65C" w:rsidR="00F07A24" w:rsidRPr="00184A3A" w:rsidRDefault="00F07A24" w:rsidP="00463122">
            <w:pPr>
              <w:spacing w:after="0"/>
              <w:rPr>
                <w:rPrChange w:id="3530" w:author="Edward Leung" w:date="2017-01-10T12:35:00Z">
                  <w:rPr/>
                </w:rPrChange>
              </w:rPr>
            </w:pPr>
            <w:r w:rsidRPr="00184A3A">
              <w:rPr>
                <w:rPrChange w:id="3531" w:author="Edward Leung" w:date="2017-01-10T12:35:00Z">
                  <w:rPr/>
                </w:rPrChange>
              </w:rPr>
              <w:t>Blank</w:t>
            </w:r>
          </w:p>
        </w:tc>
        <w:tc>
          <w:tcPr>
            <w:tcW w:w="1237" w:type="dxa"/>
            <w:vAlign w:val="center"/>
          </w:tcPr>
          <w:p w14:paraId="57ACC9B1" w14:textId="4B68A308" w:rsidR="00F07A24" w:rsidRPr="00184A3A" w:rsidRDefault="00F07A24" w:rsidP="00463122">
            <w:pPr>
              <w:spacing w:after="0"/>
              <w:rPr>
                <w:rPrChange w:id="3532" w:author="Edward Leung" w:date="2017-01-10T12:35:00Z">
                  <w:rPr/>
                </w:rPrChange>
              </w:rPr>
            </w:pPr>
            <w:r w:rsidRPr="00184A3A">
              <w:rPr>
                <w:rPrChange w:id="3533" w:author="Edward Leung" w:date="2017-01-10T12:35:00Z">
                  <w:rPr/>
                </w:rPrChange>
              </w:rPr>
              <w:t>-</w:t>
            </w:r>
          </w:p>
        </w:tc>
        <w:tc>
          <w:tcPr>
            <w:tcW w:w="1103" w:type="dxa"/>
            <w:vAlign w:val="center"/>
          </w:tcPr>
          <w:p w14:paraId="1AC2710E" w14:textId="2F1BBA90" w:rsidR="00F07A24" w:rsidRPr="00184A3A" w:rsidRDefault="00D0316D" w:rsidP="00463122">
            <w:pPr>
              <w:spacing w:after="0"/>
              <w:rPr>
                <w:rPrChange w:id="3534" w:author="Edward Leung" w:date="2017-01-10T12:35:00Z">
                  <w:rPr/>
                </w:rPrChange>
              </w:rPr>
            </w:pPr>
            <w:r w:rsidRPr="00184A3A">
              <w:rPr>
                <w:rPrChange w:id="3535" w:author="Edward Leung" w:date="2017-01-10T12:35:00Z">
                  <w:rPr/>
                </w:rPrChange>
              </w:rPr>
              <w:t>A</w:t>
            </w:r>
          </w:p>
        </w:tc>
        <w:tc>
          <w:tcPr>
            <w:tcW w:w="1800" w:type="dxa"/>
            <w:vAlign w:val="center"/>
          </w:tcPr>
          <w:p w14:paraId="3077F330" w14:textId="5063DF37" w:rsidR="00F07A24" w:rsidRPr="00184A3A" w:rsidRDefault="00D0316D" w:rsidP="00463122">
            <w:pPr>
              <w:spacing w:after="0"/>
              <w:rPr>
                <w:rPrChange w:id="3536" w:author="Edward Leung" w:date="2017-01-10T12:35:00Z">
                  <w:rPr/>
                </w:rPrChange>
              </w:rPr>
            </w:pPr>
            <w:r w:rsidRPr="00184A3A">
              <w:rPr>
                <w:rPrChange w:id="3537" w:author="Edward Leung" w:date="2017-01-10T12:35:00Z">
                  <w:rPr/>
                </w:rPrChange>
              </w:rPr>
              <w:t>-</w:t>
            </w:r>
          </w:p>
        </w:tc>
        <w:tc>
          <w:tcPr>
            <w:tcW w:w="2070" w:type="dxa"/>
            <w:vAlign w:val="center"/>
          </w:tcPr>
          <w:p w14:paraId="04B94EC2" w14:textId="1AB11A25" w:rsidR="00F07A24" w:rsidRPr="00184A3A" w:rsidRDefault="00F07A24" w:rsidP="00463122">
            <w:pPr>
              <w:spacing w:after="0"/>
              <w:rPr>
                <w:rPrChange w:id="3538" w:author="Edward Leung" w:date="2017-01-10T12:35:00Z">
                  <w:rPr/>
                </w:rPrChange>
              </w:rPr>
            </w:pPr>
            <w:r w:rsidRPr="00184A3A">
              <w:rPr>
                <w:rPrChange w:id="3539" w:author="Edward Leung" w:date="2017-01-10T12:35:00Z">
                  <w:rPr/>
                </w:rPrChange>
              </w:rPr>
              <w:t>The value of this textbox will be masked</w:t>
            </w:r>
          </w:p>
        </w:tc>
      </w:tr>
      <w:tr w:rsidR="00F07A24" w:rsidRPr="00184A3A" w14:paraId="308320C2" w14:textId="77777777" w:rsidTr="00F23C2F">
        <w:tc>
          <w:tcPr>
            <w:tcW w:w="1553" w:type="dxa"/>
            <w:vAlign w:val="center"/>
          </w:tcPr>
          <w:p w14:paraId="1359221E" w14:textId="318C86B2" w:rsidR="00F07A24" w:rsidRPr="00184A3A" w:rsidRDefault="00F07A24" w:rsidP="00463122">
            <w:pPr>
              <w:spacing w:after="0"/>
              <w:ind w:left="-18" w:right="-108"/>
              <w:rPr>
                <w:b/>
                <w:rPrChange w:id="3540" w:author="Edward Leung" w:date="2017-01-10T12:35:00Z">
                  <w:rPr>
                    <w:b/>
                  </w:rPr>
                </w:rPrChange>
              </w:rPr>
            </w:pPr>
            <w:r w:rsidRPr="00184A3A">
              <w:rPr>
                <w:b/>
                <w:rPrChange w:id="3541" w:author="Edward Leung" w:date="2017-01-10T12:35:00Z">
                  <w:rPr>
                    <w:b/>
                  </w:rPr>
                </w:rPrChange>
              </w:rPr>
              <w:t>Re-enter password</w:t>
            </w:r>
          </w:p>
        </w:tc>
        <w:tc>
          <w:tcPr>
            <w:tcW w:w="1260" w:type="dxa"/>
            <w:vAlign w:val="center"/>
          </w:tcPr>
          <w:p w14:paraId="5D7E9D62" w14:textId="3887EAFB" w:rsidR="00F07A24" w:rsidRPr="00184A3A" w:rsidRDefault="00F07A24" w:rsidP="00463122">
            <w:pPr>
              <w:spacing w:after="0"/>
              <w:rPr>
                <w:rPrChange w:id="3542" w:author="Edward Leung" w:date="2017-01-10T12:35:00Z">
                  <w:rPr/>
                </w:rPrChange>
              </w:rPr>
            </w:pPr>
            <w:r w:rsidRPr="00184A3A">
              <w:rPr>
                <w:rPrChange w:id="3543" w:author="Edward Leung" w:date="2017-01-10T12:35:00Z">
                  <w:rPr/>
                </w:rPrChange>
              </w:rPr>
              <w:t>Textbox</w:t>
            </w:r>
          </w:p>
        </w:tc>
        <w:tc>
          <w:tcPr>
            <w:tcW w:w="1170" w:type="dxa"/>
            <w:vAlign w:val="center"/>
          </w:tcPr>
          <w:p w14:paraId="5D689330" w14:textId="56760C93" w:rsidR="00F07A24" w:rsidRPr="00184A3A" w:rsidRDefault="00F07A24" w:rsidP="00463122">
            <w:pPr>
              <w:spacing w:after="0"/>
              <w:rPr>
                <w:rPrChange w:id="3544" w:author="Edward Leung" w:date="2017-01-10T12:35:00Z">
                  <w:rPr/>
                </w:rPrChange>
              </w:rPr>
            </w:pPr>
            <w:r w:rsidRPr="00184A3A">
              <w:rPr>
                <w:rPrChange w:id="3545" w:author="Edward Leung" w:date="2017-01-10T12:35:00Z">
                  <w:rPr/>
                </w:rPrChange>
              </w:rPr>
              <w:t>Blank</w:t>
            </w:r>
          </w:p>
        </w:tc>
        <w:tc>
          <w:tcPr>
            <w:tcW w:w="1237" w:type="dxa"/>
            <w:vAlign w:val="center"/>
          </w:tcPr>
          <w:p w14:paraId="0FE3896F" w14:textId="08435655" w:rsidR="00F07A24" w:rsidRPr="00184A3A" w:rsidRDefault="00F07A24" w:rsidP="00463122">
            <w:pPr>
              <w:spacing w:after="0"/>
              <w:rPr>
                <w:rPrChange w:id="3546" w:author="Edward Leung" w:date="2017-01-10T12:35:00Z">
                  <w:rPr/>
                </w:rPrChange>
              </w:rPr>
            </w:pPr>
            <w:r w:rsidRPr="00184A3A">
              <w:rPr>
                <w:rPrChange w:id="3547" w:author="Edward Leung" w:date="2017-01-10T12:35:00Z">
                  <w:rPr/>
                </w:rPrChange>
              </w:rPr>
              <w:t>-</w:t>
            </w:r>
          </w:p>
        </w:tc>
        <w:tc>
          <w:tcPr>
            <w:tcW w:w="1103" w:type="dxa"/>
            <w:vAlign w:val="center"/>
          </w:tcPr>
          <w:p w14:paraId="271C1781" w14:textId="55D10266" w:rsidR="00F07A24" w:rsidRPr="00184A3A" w:rsidRDefault="00D0316D" w:rsidP="00463122">
            <w:pPr>
              <w:spacing w:after="0"/>
              <w:rPr>
                <w:rPrChange w:id="3548" w:author="Edward Leung" w:date="2017-01-10T12:35:00Z">
                  <w:rPr/>
                </w:rPrChange>
              </w:rPr>
            </w:pPr>
            <w:r w:rsidRPr="00184A3A">
              <w:rPr>
                <w:rPrChange w:id="3549" w:author="Edward Leung" w:date="2017-01-10T12:35:00Z">
                  <w:rPr/>
                </w:rPrChange>
              </w:rPr>
              <w:t>A</w:t>
            </w:r>
          </w:p>
        </w:tc>
        <w:tc>
          <w:tcPr>
            <w:tcW w:w="1800" w:type="dxa"/>
            <w:vAlign w:val="center"/>
          </w:tcPr>
          <w:p w14:paraId="7BBE81D5" w14:textId="4E55E5F6" w:rsidR="00F07A24" w:rsidRPr="00184A3A" w:rsidRDefault="00D0316D" w:rsidP="00463122">
            <w:pPr>
              <w:spacing w:after="0"/>
              <w:rPr>
                <w:rPrChange w:id="3550" w:author="Edward Leung" w:date="2017-01-10T12:35:00Z">
                  <w:rPr/>
                </w:rPrChange>
              </w:rPr>
            </w:pPr>
            <w:r w:rsidRPr="00184A3A">
              <w:rPr>
                <w:rPrChange w:id="3551" w:author="Edward Leung" w:date="2017-01-10T12:35:00Z">
                  <w:rPr/>
                </w:rPrChange>
              </w:rPr>
              <w:t>-</w:t>
            </w:r>
          </w:p>
        </w:tc>
        <w:tc>
          <w:tcPr>
            <w:tcW w:w="2070" w:type="dxa"/>
            <w:vAlign w:val="center"/>
          </w:tcPr>
          <w:p w14:paraId="5687BDA4" w14:textId="43C4FC34" w:rsidR="00F07A24" w:rsidRPr="00184A3A" w:rsidRDefault="00F07A24" w:rsidP="00463122">
            <w:pPr>
              <w:spacing w:after="0"/>
              <w:rPr>
                <w:rPrChange w:id="3552" w:author="Edward Leung" w:date="2017-01-10T12:35:00Z">
                  <w:rPr/>
                </w:rPrChange>
              </w:rPr>
            </w:pPr>
            <w:r w:rsidRPr="00184A3A">
              <w:rPr>
                <w:rPrChange w:id="3553" w:author="Edward Leung" w:date="2017-01-10T12:35:00Z">
                  <w:rPr/>
                </w:rPrChange>
              </w:rPr>
              <w:t>The value of this textbox will be masked</w:t>
            </w:r>
          </w:p>
        </w:tc>
      </w:tr>
      <w:tr w:rsidR="00AA61F0" w:rsidRPr="00184A3A" w14:paraId="479C61A1" w14:textId="77777777" w:rsidTr="00F23C2F">
        <w:trPr>
          <w:ins w:id="3554" w:author="Dick Chan" w:date="2017-01-10T09:59:00Z"/>
        </w:trPr>
        <w:tc>
          <w:tcPr>
            <w:tcW w:w="1553" w:type="dxa"/>
            <w:vAlign w:val="center"/>
          </w:tcPr>
          <w:p w14:paraId="4ADE3B12" w14:textId="4C52A6D0" w:rsidR="00AA61F0" w:rsidRPr="00184A3A" w:rsidRDefault="00AA61F0" w:rsidP="00463122">
            <w:pPr>
              <w:spacing w:after="0"/>
              <w:ind w:left="-18" w:right="-108"/>
              <w:rPr>
                <w:ins w:id="3555" w:author="Dick Chan" w:date="2017-01-10T09:59:00Z"/>
                <w:b/>
                <w:color w:val="FF0000"/>
                <w:rPrChange w:id="3556" w:author="Edward Leung" w:date="2017-01-10T12:35:00Z">
                  <w:rPr>
                    <w:ins w:id="3557" w:author="Dick Chan" w:date="2017-01-10T09:59:00Z"/>
                    <w:b/>
                  </w:rPr>
                </w:rPrChange>
              </w:rPr>
            </w:pPr>
            <w:ins w:id="3558" w:author="Dick Chan" w:date="2017-01-10T09:59:00Z">
              <w:r w:rsidRPr="00184A3A">
                <w:rPr>
                  <w:b/>
                  <w:color w:val="FF0000"/>
                  <w:rPrChange w:id="3559" w:author="Edward Leung" w:date="2017-01-10T12:35:00Z">
                    <w:rPr>
                      <w:b/>
                    </w:rPr>
                  </w:rPrChange>
                </w:rPr>
                <w:t>Dick??? Any audit information for the records, e.g. create/amend datetime and user?</w:t>
              </w:r>
            </w:ins>
          </w:p>
        </w:tc>
        <w:tc>
          <w:tcPr>
            <w:tcW w:w="1260" w:type="dxa"/>
            <w:vAlign w:val="center"/>
          </w:tcPr>
          <w:p w14:paraId="4A8CF9E1" w14:textId="77777777" w:rsidR="00AA61F0" w:rsidRPr="00184A3A" w:rsidRDefault="00AA61F0" w:rsidP="00463122">
            <w:pPr>
              <w:spacing w:after="0"/>
              <w:rPr>
                <w:ins w:id="3560" w:author="Dick Chan" w:date="2017-01-10T09:59:00Z"/>
                <w:color w:val="FF0000"/>
                <w:rPrChange w:id="3561" w:author="Edward Leung" w:date="2017-01-10T12:35:00Z">
                  <w:rPr>
                    <w:ins w:id="3562" w:author="Dick Chan" w:date="2017-01-10T09:59:00Z"/>
                  </w:rPr>
                </w:rPrChange>
              </w:rPr>
            </w:pPr>
          </w:p>
        </w:tc>
        <w:tc>
          <w:tcPr>
            <w:tcW w:w="1170" w:type="dxa"/>
            <w:vAlign w:val="center"/>
          </w:tcPr>
          <w:p w14:paraId="1D5B0C80" w14:textId="77777777" w:rsidR="00AA61F0" w:rsidRPr="00184A3A" w:rsidRDefault="00AA61F0" w:rsidP="00463122">
            <w:pPr>
              <w:spacing w:after="0"/>
              <w:rPr>
                <w:ins w:id="3563" w:author="Dick Chan" w:date="2017-01-10T09:59:00Z"/>
                <w:color w:val="FF0000"/>
                <w:rPrChange w:id="3564" w:author="Edward Leung" w:date="2017-01-10T12:35:00Z">
                  <w:rPr>
                    <w:ins w:id="3565" w:author="Dick Chan" w:date="2017-01-10T09:59:00Z"/>
                  </w:rPr>
                </w:rPrChange>
              </w:rPr>
            </w:pPr>
          </w:p>
        </w:tc>
        <w:tc>
          <w:tcPr>
            <w:tcW w:w="1237" w:type="dxa"/>
            <w:vAlign w:val="center"/>
          </w:tcPr>
          <w:p w14:paraId="48FB4338" w14:textId="77777777" w:rsidR="00AA61F0" w:rsidRPr="00184A3A" w:rsidRDefault="00AA61F0" w:rsidP="00463122">
            <w:pPr>
              <w:spacing w:after="0"/>
              <w:rPr>
                <w:ins w:id="3566" w:author="Dick Chan" w:date="2017-01-10T09:59:00Z"/>
                <w:color w:val="FF0000"/>
                <w:rPrChange w:id="3567" w:author="Edward Leung" w:date="2017-01-10T12:35:00Z">
                  <w:rPr>
                    <w:ins w:id="3568" w:author="Dick Chan" w:date="2017-01-10T09:59:00Z"/>
                  </w:rPr>
                </w:rPrChange>
              </w:rPr>
            </w:pPr>
          </w:p>
        </w:tc>
        <w:tc>
          <w:tcPr>
            <w:tcW w:w="1103" w:type="dxa"/>
            <w:vAlign w:val="center"/>
          </w:tcPr>
          <w:p w14:paraId="6A4EA870" w14:textId="77777777" w:rsidR="00AA61F0" w:rsidRPr="00184A3A" w:rsidRDefault="00AA61F0" w:rsidP="00463122">
            <w:pPr>
              <w:spacing w:after="0"/>
              <w:rPr>
                <w:ins w:id="3569" w:author="Dick Chan" w:date="2017-01-10T09:59:00Z"/>
                <w:color w:val="FF0000"/>
                <w:rPrChange w:id="3570" w:author="Edward Leung" w:date="2017-01-10T12:35:00Z">
                  <w:rPr>
                    <w:ins w:id="3571" w:author="Dick Chan" w:date="2017-01-10T09:59:00Z"/>
                  </w:rPr>
                </w:rPrChange>
              </w:rPr>
            </w:pPr>
          </w:p>
        </w:tc>
        <w:tc>
          <w:tcPr>
            <w:tcW w:w="1800" w:type="dxa"/>
            <w:vAlign w:val="center"/>
          </w:tcPr>
          <w:p w14:paraId="66A0BC82" w14:textId="77777777" w:rsidR="00AA61F0" w:rsidRPr="00184A3A" w:rsidRDefault="00AA61F0" w:rsidP="00463122">
            <w:pPr>
              <w:spacing w:after="0"/>
              <w:rPr>
                <w:ins w:id="3572" w:author="Dick Chan" w:date="2017-01-10T09:59:00Z"/>
                <w:color w:val="FF0000"/>
                <w:rPrChange w:id="3573" w:author="Edward Leung" w:date="2017-01-10T12:35:00Z">
                  <w:rPr>
                    <w:ins w:id="3574" w:author="Dick Chan" w:date="2017-01-10T09:59:00Z"/>
                  </w:rPr>
                </w:rPrChange>
              </w:rPr>
            </w:pPr>
          </w:p>
        </w:tc>
        <w:tc>
          <w:tcPr>
            <w:tcW w:w="2070" w:type="dxa"/>
            <w:vAlign w:val="center"/>
          </w:tcPr>
          <w:p w14:paraId="3F6CAFAD" w14:textId="77777777" w:rsidR="00AA61F0" w:rsidRPr="00184A3A" w:rsidRDefault="00AA61F0" w:rsidP="00463122">
            <w:pPr>
              <w:spacing w:after="0"/>
              <w:rPr>
                <w:ins w:id="3575" w:author="Dick Chan" w:date="2017-01-10T09:59:00Z"/>
                <w:color w:val="FF0000"/>
                <w:rPrChange w:id="3576" w:author="Edward Leung" w:date="2017-01-10T12:35:00Z">
                  <w:rPr>
                    <w:ins w:id="3577" w:author="Dick Chan" w:date="2017-01-10T09:59:00Z"/>
                  </w:rPr>
                </w:rPrChange>
              </w:rPr>
            </w:pPr>
          </w:p>
        </w:tc>
      </w:tr>
    </w:tbl>
    <w:p w14:paraId="4978B944" w14:textId="77777777" w:rsidR="00F07A24" w:rsidRPr="00184A3A" w:rsidRDefault="00F07A24" w:rsidP="00F07A24">
      <w:pPr>
        <w:ind w:left="360"/>
        <w:rPr>
          <w:b/>
          <w:u w:val="single"/>
          <w:lang w:eastAsia="zh-CN"/>
          <w:rPrChange w:id="3578" w:author="Edward Leung" w:date="2017-01-10T12:35:00Z">
            <w:rPr>
              <w:b/>
              <w:u w:val="single"/>
              <w:lang w:eastAsia="zh-CN"/>
            </w:rPr>
          </w:rPrChange>
        </w:rPr>
      </w:pPr>
    </w:p>
    <w:p w14:paraId="09A0CA80" w14:textId="77777777" w:rsidR="0036047D" w:rsidRPr="00184A3A" w:rsidRDefault="0036047D" w:rsidP="0036047D">
      <w:pPr>
        <w:pStyle w:val="Heading4"/>
        <w:ind w:left="864"/>
        <w:rPr>
          <w:rPrChange w:id="3579" w:author="Edward Leung" w:date="2017-01-10T12:35:00Z">
            <w:rPr/>
          </w:rPrChange>
        </w:rPr>
      </w:pPr>
      <w:r w:rsidRPr="00184A3A">
        <w:rPr>
          <w:rPrChange w:id="3580" w:author="Edward Leung" w:date="2017-01-10T12:35:00Z">
            <w:rPr/>
          </w:rPrChange>
        </w:rPr>
        <w:lastRenderedPageBreak/>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0316D" w:rsidRPr="00184A3A" w14:paraId="04A9218C" w14:textId="77777777" w:rsidTr="00D0316D">
        <w:tc>
          <w:tcPr>
            <w:tcW w:w="1553" w:type="dxa"/>
            <w:shd w:val="clear" w:color="auto" w:fill="C6D9F1"/>
          </w:tcPr>
          <w:p w14:paraId="19B69AAD" w14:textId="77777777" w:rsidR="00D0316D" w:rsidRPr="00184A3A" w:rsidRDefault="00D0316D" w:rsidP="00F23C2F">
            <w:pPr>
              <w:rPr>
                <w:b/>
                <w:rPrChange w:id="3581" w:author="Edward Leung" w:date="2017-01-10T12:35:00Z">
                  <w:rPr>
                    <w:b/>
                  </w:rPr>
                </w:rPrChange>
              </w:rPr>
            </w:pPr>
            <w:r w:rsidRPr="00184A3A">
              <w:rPr>
                <w:b/>
                <w:rPrChange w:id="3582" w:author="Edward Leung" w:date="2017-01-10T12:35:00Z">
                  <w:rPr>
                    <w:b/>
                  </w:rPr>
                </w:rPrChange>
              </w:rPr>
              <w:t>Screen Object</w:t>
            </w:r>
          </w:p>
        </w:tc>
        <w:tc>
          <w:tcPr>
            <w:tcW w:w="1300" w:type="dxa"/>
            <w:shd w:val="clear" w:color="auto" w:fill="C6D9F1"/>
          </w:tcPr>
          <w:p w14:paraId="0D58B0BF" w14:textId="77777777" w:rsidR="00D0316D" w:rsidRPr="00184A3A" w:rsidRDefault="00D0316D" w:rsidP="00F23C2F">
            <w:pPr>
              <w:rPr>
                <w:b/>
                <w:rPrChange w:id="3583" w:author="Edward Leung" w:date="2017-01-10T12:35:00Z">
                  <w:rPr>
                    <w:b/>
                  </w:rPr>
                </w:rPrChange>
              </w:rPr>
            </w:pPr>
            <w:r w:rsidRPr="00184A3A">
              <w:rPr>
                <w:b/>
                <w:rPrChange w:id="3584" w:author="Edward Leung" w:date="2017-01-10T12:35:00Z">
                  <w:rPr>
                    <w:b/>
                  </w:rPr>
                </w:rPrChange>
              </w:rPr>
              <w:t>Object Type</w:t>
            </w:r>
          </w:p>
        </w:tc>
        <w:tc>
          <w:tcPr>
            <w:tcW w:w="3470" w:type="dxa"/>
            <w:shd w:val="clear" w:color="auto" w:fill="C6D9F1"/>
          </w:tcPr>
          <w:p w14:paraId="1E815752" w14:textId="77777777" w:rsidR="00D0316D" w:rsidRPr="00184A3A" w:rsidRDefault="00D0316D" w:rsidP="00F23C2F">
            <w:pPr>
              <w:rPr>
                <w:b/>
                <w:rPrChange w:id="3585" w:author="Edward Leung" w:date="2017-01-10T12:35:00Z">
                  <w:rPr>
                    <w:b/>
                  </w:rPr>
                </w:rPrChange>
              </w:rPr>
            </w:pPr>
            <w:r w:rsidRPr="00184A3A">
              <w:rPr>
                <w:b/>
                <w:rPrChange w:id="3586" w:author="Edward Leung" w:date="2017-01-10T12:35:00Z">
                  <w:rPr>
                    <w:b/>
                  </w:rPr>
                </w:rPrChange>
              </w:rPr>
              <w:t>Action / Event / Response</w:t>
            </w:r>
          </w:p>
        </w:tc>
        <w:tc>
          <w:tcPr>
            <w:tcW w:w="3690" w:type="dxa"/>
            <w:shd w:val="clear" w:color="auto" w:fill="C6D9F1"/>
          </w:tcPr>
          <w:p w14:paraId="62FFA6A6" w14:textId="77777777" w:rsidR="00D0316D" w:rsidRPr="00184A3A" w:rsidRDefault="00D0316D" w:rsidP="00F23C2F">
            <w:pPr>
              <w:rPr>
                <w:b/>
                <w:rPrChange w:id="3587" w:author="Edward Leung" w:date="2017-01-10T12:35:00Z">
                  <w:rPr>
                    <w:b/>
                  </w:rPr>
                </w:rPrChange>
              </w:rPr>
            </w:pPr>
            <w:r w:rsidRPr="00184A3A">
              <w:rPr>
                <w:b/>
                <w:rPrChange w:id="3588" w:author="Edward Leung" w:date="2017-01-10T12:35:00Z">
                  <w:rPr>
                    <w:b/>
                  </w:rPr>
                </w:rPrChange>
              </w:rPr>
              <w:t>Remarks</w:t>
            </w:r>
          </w:p>
        </w:tc>
      </w:tr>
      <w:tr w:rsidR="00D0316D" w:rsidRPr="00184A3A" w14:paraId="2AA65839" w14:textId="77777777" w:rsidTr="00D0316D">
        <w:tc>
          <w:tcPr>
            <w:tcW w:w="1553" w:type="dxa"/>
          </w:tcPr>
          <w:p w14:paraId="6778B945" w14:textId="46A71834" w:rsidR="00D0316D" w:rsidRPr="00184A3A" w:rsidRDefault="00D0316D" w:rsidP="00F23C2F">
            <w:pPr>
              <w:rPr>
                <w:rPrChange w:id="3589" w:author="Edward Leung" w:date="2017-01-10T12:35:00Z">
                  <w:rPr/>
                </w:rPrChange>
              </w:rPr>
            </w:pPr>
            <w:r w:rsidRPr="00184A3A">
              <w:rPr>
                <w:rPrChange w:id="3590" w:author="Edward Leung" w:date="2017-01-10T12:35:00Z">
                  <w:rPr/>
                </w:rPrChange>
              </w:rPr>
              <w:t>Test</w:t>
            </w:r>
          </w:p>
        </w:tc>
        <w:tc>
          <w:tcPr>
            <w:tcW w:w="1300" w:type="dxa"/>
          </w:tcPr>
          <w:p w14:paraId="1D687BDD" w14:textId="13584B80" w:rsidR="00D0316D" w:rsidRPr="00184A3A" w:rsidRDefault="00D0316D" w:rsidP="00F23C2F">
            <w:pPr>
              <w:rPr>
                <w:rPrChange w:id="3591" w:author="Edward Leung" w:date="2017-01-10T12:35:00Z">
                  <w:rPr/>
                </w:rPrChange>
              </w:rPr>
            </w:pPr>
            <w:r w:rsidRPr="00184A3A">
              <w:rPr>
                <w:rPrChange w:id="3592" w:author="Edward Leung" w:date="2017-01-10T12:35:00Z">
                  <w:rPr/>
                </w:rPrChange>
              </w:rPr>
              <w:t>Button</w:t>
            </w:r>
          </w:p>
        </w:tc>
        <w:tc>
          <w:tcPr>
            <w:tcW w:w="3470" w:type="dxa"/>
          </w:tcPr>
          <w:p w14:paraId="46B809FF" w14:textId="2A6CF4FF" w:rsidR="00D0316D" w:rsidRPr="00184A3A" w:rsidRDefault="00D0316D" w:rsidP="00F23C2F">
            <w:pPr>
              <w:rPr>
                <w:rPrChange w:id="3593" w:author="Edward Leung" w:date="2017-01-10T12:35:00Z">
                  <w:rPr/>
                </w:rPrChange>
              </w:rPr>
            </w:pPr>
            <w:r w:rsidRPr="00184A3A">
              <w:rPr>
                <w:rPrChange w:id="3594" w:author="Edward Leung" w:date="2017-01-10T12:35:00Z">
                  <w:rPr/>
                </w:rPrChange>
              </w:rPr>
              <w:t>Test the connectivity of the source</w:t>
            </w:r>
          </w:p>
        </w:tc>
        <w:tc>
          <w:tcPr>
            <w:tcW w:w="3690" w:type="dxa"/>
          </w:tcPr>
          <w:p w14:paraId="1D64448B" w14:textId="6F81427B" w:rsidR="00D0316D" w:rsidRPr="00184A3A" w:rsidRDefault="00D0316D" w:rsidP="00F23C2F">
            <w:pPr>
              <w:rPr>
                <w:rPrChange w:id="3595" w:author="Edward Leung" w:date="2017-01-10T12:35:00Z">
                  <w:rPr/>
                </w:rPrChange>
              </w:rPr>
            </w:pPr>
          </w:p>
        </w:tc>
      </w:tr>
      <w:tr w:rsidR="00D0316D" w:rsidRPr="00184A3A" w14:paraId="4263CBF6" w14:textId="77777777" w:rsidTr="00D0316D">
        <w:tc>
          <w:tcPr>
            <w:tcW w:w="1553" w:type="dxa"/>
          </w:tcPr>
          <w:p w14:paraId="7548D9E4" w14:textId="5F280D48" w:rsidR="00D0316D" w:rsidRPr="00184A3A" w:rsidRDefault="00D0316D" w:rsidP="00D0316D">
            <w:pPr>
              <w:rPr>
                <w:rPrChange w:id="3596" w:author="Edward Leung" w:date="2017-01-10T12:35:00Z">
                  <w:rPr/>
                </w:rPrChange>
              </w:rPr>
            </w:pPr>
            <w:r w:rsidRPr="00184A3A">
              <w:rPr>
                <w:rPrChange w:id="3597" w:author="Edward Leung" w:date="2017-01-10T12:35:00Z">
                  <w:rPr/>
                </w:rPrChange>
              </w:rPr>
              <w:t>Save</w:t>
            </w:r>
          </w:p>
        </w:tc>
        <w:tc>
          <w:tcPr>
            <w:tcW w:w="1300" w:type="dxa"/>
          </w:tcPr>
          <w:p w14:paraId="06DC001C" w14:textId="1E927640" w:rsidR="00D0316D" w:rsidRPr="00184A3A" w:rsidRDefault="00D0316D" w:rsidP="00D0316D">
            <w:pPr>
              <w:rPr>
                <w:rPrChange w:id="3598" w:author="Edward Leung" w:date="2017-01-10T12:35:00Z">
                  <w:rPr/>
                </w:rPrChange>
              </w:rPr>
            </w:pPr>
            <w:r w:rsidRPr="00184A3A">
              <w:rPr>
                <w:rPrChange w:id="3599" w:author="Edward Leung" w:date="2017-01-10T12:35:00Z">
                  <w:rPr/>
                </w:rPrChange>
              </w:rPr>
              <w:t>Button</w:t>
            </w:r>
          </w:p>
        </w:tc>
        <w:tc>
          <w:tcPr>
            <w:tcW w:w="3470" w:type="dxa"/>
          </w:tcPr>
          <w:p w14:paraId="40FCE473" w14:textId="4E66C778" w:rsidR="00D0316D" w:rsidRPr="00184A3A" w:rsidRDefault="00D0316D" w:rsidP="00D0316D">
            <w:pPr>
              <w:rPr>
                <w:rPrChange w:id="3600" w:author="Edward Leung" w:date="2017-01-10T12:35:00Z">
                  <w:rPr/>
                </w:rPrChange>
              </w:rPr>
            </w:pPr>
            <w:r w:rsidRPr="00184A3A">
              <w:rPr>
                <w:rPrChange w:id="3601" w:author="Edward Leung" w:date="2017-01-10T12:35:00Z">
                  <w:rPr/>
                </w:rPrChange>
              </w:rPr>
              <w:t xml:space="preserve">Save the </w:t>
            </w:r>
            <w:r w:rsidR="00005501" w:rsidRPr="00184A3A">
              <w:rPr>
                <w:rPrChange w:id="3602" w:author="Edward Leung" w:date="2017-01-10T12:35:00Z">
                  <w:rPr/>
                </w:rPrChange>
              </w:rPr>
              <w:t>created/</w:t>
            </w:r>
            <w:r w:rsidRPr="00184A3A">
              <w:rPr>
                <w:rPrChange w:id="3603" w:author="Edward Leung" w:date="2017-01-10T12:35:00Z">
                  <w:rPr/>
                </w:rPrChange>
              </w:rPr>
              <w:t>edited content of the corresponding record</w:t>
            </w:r>
          </w:p>
        </w:tc>
        <w:tc>
          <w:tcPr>
            <w:tcW w:w="3690" w:type="dxa"/>
          </w:tcPr>
          <w:p w14:paraId="40D4E50C" w14:textId="657BD8F5" w:rsidR="00D0316D" w:rsidRPr="00184A3A" w:rsidRDefault="00005501" w:rsidP="00D0316D">
            <w:pPr>
              <w:rPr>
                <w:rPrChange w:id="3604" w:author="Edward Leung" w:date="2017-01-10T12:35:00Z">
                  <w:rPr/>
                </w:rPrChange>
              </w:rPr>
            </w:pPr>
            <w:r w:rsidRPr="00184A3A">
              <w:rPr>
                <w:rPrChange w:id="3605" w:author="Edward Leung" w:date="2017-01-10T12:35:00Z">
                  <w:rPr/>
                </w:rPrChange>
              </w:rPr>
              <w:t>N/A</w:t>
            </w:r>
          </w:p>
        </w:tc>
      </w:tr>
      <w:tr w:rsidR="00D0316D" w:rsidRPr="00184A3A" w14:paraId="0822DE42" w14:textId="77777777" w:rsidTr="00D0316D">
        <w:tc>
          <w:tcPr>
            <w:tcW w:w="1553" w:type="dxa"/>
          </w:tcPr>
          <w:p w14:paraId="4A93405F" w14:textId="77777777" w:rsidR="00D0316D" w:rsidRPr="00184A3A" w:rsidRDefault="00D0316D" w:rsidP="00D0316D">
            <w:pPr>
              <w:rPr>
                <w:rPrChange w:id="3606" w:author="Edward Leung" w:date="2017-01-10T12:35:00Z">
                  <w:rPr/>
                </w:rPrChange>
              </w:rPr>
            </w:pPr>
            <w:r w:rsidRPr="00184A3A">
              <w:rPr>
                <w:rPrChange w:id="3607" w:author="Edward Leung" w:date="2017-01-10T12:35:00Z">
                  <w:rPr/>
                </w:rPrChange>
              </w:rPr>
              <w:t>Close</w:t>
            </w:r>
          </w:p>
        </w:tc>
        <w:tc>
          <w:tcPr>
            <w:tcW w:w="1300" w:type="dxa"/>
          </w:tcPr>
          <w:p w14:paraId="0E196929" w14:textId="77777777" w:rsidR="00D0316D" w:rsidRPr="00184A3A" w:rsidRDefault="00D0316D" w:rsidP="00D0316D">
            <w:pPr>
              <w:rPr>
                <w:rPrChange w:id="3608" w:author="Edward Leung" w:date="2017-01-10T12:35:00Z">
                  <w:rPr/>
                </w:rPrChange>
              </w:rPr>
            </w:pPr>
            <w:r w:rsidRPr="00184A3A">
              <w:rPr>
                <w:rPrChange w:id="3609" w:author="Edward Leung" w:date="2017-01-10T12:35:00Z">
                  <w:rPr/>
                </w:rPrChange>
              </w:rPr>
              <w:t>Button</w:t>
            </w:r>
          </w:p>
        </w:tc>
        <w:tc>
          <w:tcPr>
            <w:tcW w:w="3470" w:type="dxa"/>
          </w:tcPr>
          <w:p w14:paraId="7FE40BE7" w14:textId="30AC31F2" w:rsidR="00D0316D" w:rsidRPr="00184A3A" w:rsidRDefault="00D0316D" w:rsidP="00005501">
            <w:pPr>
              <w:rPr>
                <w:rPrChange w:id="3610" w:author="Edward Leung" w:date="2017-01-10T12:35:00Z">
                  <w:rPr/>
                </w:rPrChange>
              </w:rPr>
            </w:pPr>
            <w:r w:rsidRPr="00184A3A">
              <w:rPr>
                <w:rPrChange w:id="3611" w:author="Edward Leung" w:date="2017-01-10T12:35:00Z">
                  <w:rPr/>
                </w:rPrChange>
              </w:rPr>
              <w:t xml:space="preserve">Cancel </w:t>
            </w:r>
            <w:r w:rsidR="00005501" w:rsidRPr="00184A3A">
              <w:rPr>
                <w:rPrChange w:id="3612" w:author="Edward Leung" w:date="2017-01-10T12:35:00Z">
                  <w:rPr/>
                </w:rPrChange>
              </w:rPr>
              <w:t xml:space="preserve">and discard </w:t>
            </w:r>
            <w:r w:rsidRPr="00184A3A">
              <w:rPr>
                <w:rPrChange w:id="3613" w:author="Edward Leung" w:date="2017-01-10T12:35:00Z">
                  <w:rPr/>
                </w:rPrChange>
              </w:rPr>
              <w:t xml:space="preserve">all changes of corresponding </w:t>
            </w:r>
            <w:r w:rsidR="00005501" w:rsidRPr="00184A3A">
              <w:rPr>
                <w:rPrChange w:id="3614" w:author="Edward Leung" w:date="2017-01-10T12:35:00Z">
                  <w:rPr/>
                </w:rPrChange>
              </w:rPr>
              <w:t>created/</w:t>
            </w:r>
            <w:r w:rsidRPr="00184A3A">
              <w:rPr>
                <w:rPrChange w:id="3615" w:author="Edward Leung" w:date="2017-01-10T12:35:00Z">
                  <w:rPr/>
                </w:rPrChange>
              </w:rPr>
              <w:t xml:space="preserve">edited record and </w:t>
            </w:r>
            <w:r w:rsidR="00005501" w:rsidRPr="00184A3A">
              <w:rPr>
                <w:rPrChange w:id="3616" w:author="Edward Leung" w:date="2017-01-10T12:35:00Z">
                  <w:rPr/>
                </w:rPrChange>
              </w:rPr>
              <w:t>back to the list page</w:t>
            </w:r>
          </w:p>
        </w:tc>
        <w:tc>
          <w:tcPr>
            <w:tcW w:w="3690" w:type="dxa"/>
          </w:tcPr>
          <w:p w14:paraId="6AA99E18" w14:textId="77777777" w:rsidR="00D0316D" w:rsidRPr="00184A3A" w:rsidRDefault="00D0316D" w:rsidP="00D0316D">
            <w:pPr>
              <w:rPr>
                <w:rPrChange w:id="3617" w:author="Edward Leung" w:date="2017-01-10T12:35:00Z">
                  <w:rPr/>
                </w:rPrChange>
              </w:rPr>
            </w:pPr>
            <w:r w:rsidRPr="00184A3A">
              <w:rPr>
                <w:rPrChange w:id="3618" w:author="Edward Leung" w:date="2017-01-10T12:35:00Z">
                  <w:rPr/>
                </w:rPrChange>
              </w:rPr>
              <w:t>-</w:t>
            </w:r>
          </w:p>
        </w:tc>
      </w:tr>
    </w:tbl>
    <w:p w14:paraId="78853BBB" w14:textId="0B821D9C" w:rsidR="0036047D" w:rsidRPr="00184A3A" w:rsidRDefault="0036047D" w:rsidP="00D0316D">
      <w:pPr>
        <w:rPr>
          <w:lang w:eastAsia="zh-CN"/>
          <w:rPrChange w:id="3619" w:author="Edward Leung" w:date="2017-01-10T12:35:00Z">
            <w:rPr>
              <w:lang w:eastAsia="zh-CN"/>
            </w:rPr>
          </w:rPrChange>
        </w:rPr>
      </w:pPr>
    </w:p>
    <w:p w14:paraId="2A516DB8" w14:textId="77777777" w:rsidR="0036047D" w:rsidRPr="00184A3A" w:rsidRDefault="0036047D" w:rsidP="0036047D">
      <w:pPr>
        <w:pStyle w:val="Heading4"/>
        <w:ind w:left="864"/>
        <w:rPr>
          <w:rPrChange w:id="3620" w:author="Edward Leung" w:date="2017-01-10T12:35:00Z">
            <w:rPr/>
          </w:rPrChange>
        </w:rPr>
      </w:pPr>
      <w:r w:rsidRPr="00184A3A">
        <w:rPr>
          <w:rPrChange w:id="3621" w:author="Edward Leung" w:date="2017-01-10T12:35:00Z">
            <w:rPr/>
          </w:rPrChange>
        </w:rPr>
        <w:t>User/Security Group</w:t>
      </w:r>
    </w:p>
    <w:p w14:paraId="00973D2B" w14:textId="77777777" w:rsidR="00CC4959" w:rsidRPr="00184A3A" w:rsidRDefault="00CC4959" w:rsidP="00CC4959">
      <w:pPr>
        <w:ind w:left="360"/>
        <w:rPr>
          <w:rFonts w:eastAsia="SimSun"/>
          <w:rPrChange w:id="3622" w:author="Edward Leung" w:date="2017-01-10T12:35:00Z">
            <w:rPr>
              <w:rFonts w:eastAsia="SimSun"/>
            </w:rPr>
          </w:rPrChange>
        </w:rPr>
      </w:pPr>
      <w:r w:rsidRPr="00184A3A">
        <w:rPr>
          <w:rFonts w:eastAsia="SimSun"/>
          <w:rPrChange w:id="3623" w:author="Edward Leung" w:date="2017-01-10T12:35:00Z">
            <w:rPr>
              <w:rFonts w:eastAsia="SimSun"/>
            </w:rPr>
          </w:rPrChange>
        </w:rPr>
        <w:t>This function can be accessed by the following user(s):</w:t>
      </w:r>
    </w:p>
    <w:p w14:paraId="451258A9" w14:textId="7BDC9819" w:rsidR="00CC4959" w:rsidRPr="00184A3A" w:rsidRDefault="00CC4959" w:rsidP="00CC4959">
      <w:pPr>
        <w:pStyle w:val="ListParagraph"/>
        <w:numPr>
          <w:ilvl w:val="0"/>
          <w:numId w:val="3"/>
        </w:numPr>
        <w:rPr>
          <w:rFonts w:eastAsia="SimSun"/>
          <w:rPrChange w:id="3624" w:author="Edward Leung" w:date="2017-01-10T12:35:00Z">
            <w:rPr>
              <w:rFonts w:eastAsia="SimSun"/>
            </w:rPr>
          </w:rPrChange>
        </w:rPr>
      </w:pPr>
      <w:r w:rsidRPr="00184A3A">
        <w:rPr>
          <w:rFonts w:eastAsia="SimSun"/>
          <w:rPrChange w:id="3625" w:author="Edward Leung" w:date="2017-01-10T12:35:00Z">
            <w:rPr>
              <w:rFonts w:eastAsia="SimSun"/>
            </w:rPr>
          </w:rPrChange>
        </w:rPr>
        <w:t xml:space="preserve">System </w:t>
      </w:r>
      <w:r w:rsidR="00463122" w:rsidRPr="00184A3A">
        <w:rPr>
          <w:rFonts w:eastAsia="SimSun"/>
          <w:rPrChange w:id="3626" w:author="Edward Leung" w:date="2017-01-10T12:35:00Z">
            <w:rPr>
              <w:rFonts w:eastAsia="SimSun"/>
            </w:rPr>
          </w:rPrChange>
        </w:rPr>
        <w:t>Administrator</w:t>
      </w:r>
    </w:p>
    <w:p w14:paraId="60A2BBBD" w14:textId="77777777" w:rsidR="0036047D" w:rsidRPr="00184A3A" w:rsidRDefault="0036047D" w:rsidP="0036047D">
      <w:pPr>
        <w:pStyle w:val="Heading4"/>
        <w:ind w:left="864"/>
        <w:rPr>
          <w:rPrChange w:id="3627" w:author="Edward Leung" w:date="2017-01-10T12:35:00Z">
            <w:rPr/>
          </w:rPrChange>
        </w:rPr>
      </w:pPr>
      <w:r w:rsidRPr="00184A3A">
        <w:rPr>
          <w:rPrChange w:id="3628" w:author="Edward Leung" w:date="2017-01-10T12:35:00Z">
            <w:rPr/>
          </w:rPrChange>
        </w:rPr>
        <w:t>Assumptions/Constraints</w:t>
      </w:r>
    </w:p>
    <w:p w14:paraId="5E093AAB" w14:textId="77777777" w:rsidR="0036047D" w:rsidRPr="00184A3A" w:rsidRDefault="0036047D" w:rsidP="0036047D">
      <w:pPr>
        <w:ind w:left="450"/>
        <w:rPr>
          <w:lang w:eastAsia="zh-CN"/>
          <w:rPrChange w:id="3629" w:author="Edward Leung" w:date="2017-01-10T12:35:00Z">
            <w:rPr>
              <w:lang w:eastAsia="zh-CN"/>
            </w:rPr>
          </w:rPrChange>
        </w:rPr>
      </w:pPr>
      <w:r w:rsidRPr="00184A3A">
        <w:rPr>
          <w:lang w:eastAsia="zh-CN"/>
          <w:rPrChange w:id="3630" w:author="Edward Leung" w:date="2017-01-10T12:35:00Z">
            <w:rPr>
              <w:lang w:eastAsia="zh-CN"/>
            </w:rPr>
          </w:rPrChange>
        </w:rPr>
        <w:t>N/A</w:t>
      </w:r>
    </w:p>
    <w:p w14:paraId="231C9960" w14:textId="77777777" w:rsidR="0036047D" w:rsidRPr="00184A3A" w:rsidRDefault="0036047D" w:rsidP="0036047D">
      <w:pPr>
        <w:pStyle w:val="Heading4"/>
        <w:ind w:left="864"/>
        <w:rPr>
          <w:rPrChange w:id="3631" w:author="Edward Leung" w:date="2017-01-10T12:35:00Z">
            <w:rPr/>
          </w:rPrChange>
        </w:rPr>
      </w:pPr>
      <w:r w:rsidRPr="00184A3A">
        <w:rPr>
          <w:rPrChange w:id="3632" w:author="Edward Leung" w:date="2017-01-10T12:35:00Z">
            <w:rPr/>
          </w:rPrChange>
        </w:rPr>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533274" w:rsidRPr="00184A3A" w14:paraId="331A7C68" w14:textId="77777777" w:rsidTr="00277234">
        <w:tc>
          <w:tcPr>
            <w:tcW w:w="2070" w:type="dxa"/>
            <w:shd w:val="clear" w:color="auto" w:fill="C6D9F1"/>
          </w:tcPr>
          <w:p w14:paraId="61AB288D" w14:textId="77777777" w:rsidR="00533274" w:rsidRPr="00184A3A" w:rsidRDefault="00533274" w:rsidP="0090729B">
            <w:pPr>
              <w:pStyle w:val="BodyText"/>
              <w:rPr>
                <w:b/>
                <w:rPrChange w:id="3633" w:author="Edward Leung" w:date="2017-01-10T12:35:00Z">
                  <w:rPr>
                    <w:b/>
                  </w:rPr>
                </w:rPrChange>
              </w:rPr>
            </w:pPr>
            <w:r w:rsidRPr="00184A3A">
              <w:rPr>
                <w:b/>
                <w:rPrChange w:id="3634" w:author="Edward Leung" w:date="2017-01-10T12:35:00Z">
                  <w:rPr>
                    <w:b/>
                  </w:rPr>
                </w:rPrChange>
              </w:rPr>
              <w:t>Error Code</w:t>
            </w:r>
          </w:p>
        </w:tc>
        <w:tc>
          <w:tcPr>
            <w:tcW w:w="1013" w:type="dxa"/>
            <w:shd w:val="clear" w:color="auto" w:fill="C6D9F1"/>
          </w:tcPr>
          <w:p w14:paraId="7E3F8E26" w14:textId="77777777" w:rsidR="00533274" w:rsidRPr="00184A3A" w:rsidRDefault="00533274" w:rsidP="0090729B">
            <w:pPr>
              <w:pStyle w:val="BodyText"/>
              <w:rPr>
                <w:b/>
                <w:rPrChange w:id="3635" w:author="Edward Leung" w:date="2017-01-10T12:35:00Z">
                  <w:rPr>
                    <w:b/>
                  </w:rPr>
                </w:rPrChange>
              </w:rPr>
            </w:pPr>
            <w:r w:rsidRPr="00184A3A">
              <w:rPr>
                <w:b/>
                <w:rPrChange w:id="3636" w:author="Edward Leung" w:date="2017-01-10T12:35:00Z">
                  <w:rPr>
                    <w:b/>
                  </w:rPr>
                </w:rPrChange>
              </w:rPr>
              <w:t>Severity</w:t>
            </w:r>
          </w:p>
        </w:tc>
        <w:tc>
          <w:tcPr>
            <w:tcW w:w="7465" w:type="dxa"/>
            <w:shd w:val="clear" w:color="auto" w:fill="C6D9F1"/>
          </w:tcPr>
          <w:p w14:paraId="673D3B58" w14:textId="77777777" w:rsidR="00533274" w:rsidRPr="00184A3A" w:rsidRDefault="00533274" w:rsidP="0090729B">
            <w:pPr>
              <w:pStyle w:val="BodyText"/>
              <w:rPr>
                <w:b/>
                <w:rPrChange w:id="3637" w:author="Edward Leung" w:date="2017-01-10T12:35:00Z">
                  <w:rPr>
                    <w:b/>
                  </w:rPr>
                </w:rPrChange>
              </w:rPr>
            </w:pPr>
            <w:r w:rsidRPr="00184A3A">
              <w:rPr>
                <w:b/>
                <w:rPrChange w:id="3638" w:author="Edward Leung" w:date="2017-01-10T12:35:00Z">
                  <w:rPr>
                    <w:b/>
                  </w:rPr>
                </w:rPrChange>
              </w:rPr>
              <w:t>Error Message</w:t>
            </w:r>
          </w:p>
        </w:tc>
      </w:tr>
      <w:tr w:rsidR="00533274" w:rsidRPr="00184A3A" w14:paraId="27149A68" w14:textId="77777777" w:rsidTr="00277234">
        <w:tc>
          <w:tcPr>
            <w:tcW w:w="2070" w:type="dxa"/>
          </w:tcPr>
          <w:p w14:paraId="1A2368AB" w14:textId="12D94CB0" w:rsidR="00533274" w:rsidRPr="00184A3A" w:rsidRDefault="00277234" w:rsidP="0090729B">
            <w:pPr>
              <w:rPr>
                <w:rPrChange w:id="3639" w:author="Edward Leung" w:date="2017-01-10T12:35:00Z">
                  <w:rPr/>
                </w:rPrChange>
              </w:rPr>
            </w:pPr>
            <w:r w:rsidRPr="00184A3A">
              <w:rPr>
                <w:rPrChange w:id="3640" w:author="Edward Leung" w:date="2017-01-10T12:35:00Z">
                  <w:rPr/>
                </w:rPrChange>
              </w:rPr>
              <w:t>S0001</w:t>
            </w:r>
          </w:p>
        </w:tc>
        <w:tc>
          <w:tcPr>
            <w:tcW w:w="1013" w:type="dxa"/>
          </w:tcPr>
          <w:p w14:paraId="5B731527" w14:textId="5EB5F42E" w:rsidR="00533274" w:rsidRPr="00184A3A" w:rsidRDefault="00277234" w:rsidP="0090729B">
            <w:pPr>
              <w:rPr>
                <w:rPrChange w:id="3641" w:author="Edward Leung" w:date="2017-01-10T12:35:00Z">
                  <w:rPr/>
                </w:rPrChange>
              </w:rPr>
            </w:pPr>
            <w:r w:rsidRPr="00184A3A">
              <w:rPr>
                <w:rPrChange w:id="3642" w:author="Edward Leung" w:date="2017-01-10T12:35:00Z">
                  <w:rPr/>
                </w:rPrChange>
              </w:rPr>
              <w:t>N/A</w:t>
            </w:r>
          </w:p>
        </w:tc>
        <w:tc>
          <w:tcPr>
            <w:tcW w:w="7465" w:type="dxa"/>
          </w:tcPr>
          <w:p w14:paraId="68FF5960" w14:textId="21AB81AC" w:rsidR="00533274" w:rsidRPr="00184A3A" w:rsidRDefault="00277234" w:rsidP="0090729B">
            <w:pPr>
              <w:rPr>
                <w:rPrChange w:id="3643" w:author="Edward Leung" w:date="2017-01-10T12:35:00Z">
                  <w:rPr/>
                </w:rPrChange>
              </w:rPr>
            </w:pPr>
            <w:r w:rsidRPr="00184A3A">
              <w:rPr>
                <w:rPrChange w:id="3644" w:author="Edward Leung" w:date="2017-01-10T12:35:00Z">
                  <w:rPr/>
                </w:rPrChange>
              </w:rPr>
              <w:t>Connection Test Failed!</w:t>
            </w:r>
          </w:p>
        </w:tc>
      </w:tr>
      <w:tr w:rsidR="00277234" w:rsidRPr="00184A3A" w14:paraId="60E72237" w14:textId="77777777" w:rsidTr="00277234">
        <w:tc>
          <w:tcPr>
            <w:tcW w:w="2070" w:type="dxa"/>
          </w:tcPr>
          <w:p w14:paraId="188A211D" w14:textId="77777777" w:rsidR="00277234" w:rsidRPr="00184A3A" w:rsidRDefault="00277234" w:rsidP="00277234">
            <w:pPr>
              <w:rPr>
                <w:ins w:id="3645" w:author="Dick Chan" w:date="2017-01-10T09:57:00Z"/>
                <w:rPrChange w:id="3646" w:author="Edward Leung" w:date="2017-01-10T12:35:00Z">
                  <w:rPr>
                    <w:ins w:id="3647" w:author="Dick Chan" w:date="2017-01-10T09:57:00Z"/>
                  </w:rPr>
                </w:rPrChange>
              </w:rPr>
            </w:pPr>
            <w:r w:rsidRPr="00184A3A">
              <w:rPr>
                <w:rPrChange w:id="3648" w:author="Edward Leung" w:date="2017-01-10T12:35:00Z">
                  <w:rPr/>
                </w:rPrChange>
              </w:rPr>
              <w:t>Successful message</w:t>
            </w:r>
          </w:p>
          <w:p w14:paraId="4076E0EA" w14:textId="24612369" w:rsidR="00AA61F0" w:rsidRPr="00184A3A" w:rsidRDefault="00AA61F0" w:rsidP="00277234">
            <w:pPr>
              <w:rPr>
                <w:rPrChange w:id="3649" w:author="Edward Leung" w:date="2017-01-10T12:35:00Z">
                  <w:rPr/>
                </w:rPrChange>
              </w:rPr>
            </w:pPr>
            <w:ins w:id="3650" w:author="Dick Chan" w:date="2017-01-10T09:57:00Z">
              <w:r w:rsidRPr="00184A3A">
                <w:rPr>
                  <w:color w:val="FF0000"/>
                  <w:rPrChange w:id="3651" w:author="Edward Leung" w:date="2017-01-10T12:35:00Z">
                    <w:rPr/>
                  </w:rPrChange>
                </w:rPr>
                <w:t>Dick??? It is NOT an exception.</w:t>
              </w:r>
            </w:ins>
          </w:p>
        </w:tc>
        <w:tc>
          <w:tcPr>
            <w:tcW w:w="1013" w:type="dxa"/>
          </w:tcPr>
          <w:p w14:paraId="2B9F3FE9" w14:textId="7B1B2529" w:rsidR="00277234" w:rsidRPr="00184A3A" w:rsidRDefault="00277234" w:rsidP="00277234">
            <w:pPr>
              <w:rPr>
                <w:rPrChange w:id="3652" w:author="Edward Leung" w:date="2017-01-10T12:35:00Z">
                  <w:rPr/>
                </w:rPrChange>
              </w:rPr>
            </w:pPr>
            <w:r w:rsidRPr="00184A3A">
              <w:rPr>
                <w:rPrChange w:id="3653" w:author="Edward Leung" w:date="2017-01-10T12:35:00Z">
                  <w:rPr/>
                </w:rPrChange>
              </w:rPr>
              <w:t>N/A</w:t>
            </w:r>
          </w:p>
        </w:tc>
        <w:tc>
          <w:tcPr>
            <w:tcW w:w="7465" w:type="dxa"/>
          </w:tcPr>
          <w:p w14:paraId="17638B63" w14:textId="5786EE09" w:rsidR="00277234" w:rsidRPr="00184A3A" w:rsidRDefault="00277234" w:rsidP="00277234">
            <w:pPr>
              <w:rPr>
                <w:rPrChange w:id="3654" w:author="Edward Leung" w:date="2017-01-10T12:35:00Z">
                  <w:rPr/>
                </w:rPrChange>
              </w:rPr>
            </w:pPr>
            <w:r w:rsidRPr="00184A3A">
              <w:rPr>
                <w:rPrChange w:id="3655" w:author="Edward Leung" w:date="2017-01-10T12:35:00Z">
                  <w:rPr/>
                </w:rPrChange>
              </w:rPr>
              <w:t>Branch info saved successfully.</w:t>
            </w:r>
          </w:p>
        </w:tc>
      </w:tr>
      <w:tr w:rsidR="001B04A6" w:rsidRPr="00184A3A" w14:paraId="0AA7EFA3" w14:textId="77777777" w:rsidTr="00277234">
        <w:tc>
          <w:tcPr>
            <w:tcW w:w="2070" w:type="dxa"/>
          </w:tcPr>
          <w:p w14:paraId="5D351A12" w14:textId="6F833DFF" w:rsidR="001B04A6" w:rsidRPr="00184A3A" w:rsidRDefault="001B04A6" w:rsidP="00277234">
            <w:pPr>
              <w:rPr>
                <w:rPrChange w:id="3656" w:author="Edward Leung" w:date="2017-01-10T12:35:00Z">
                  <w:rPr/>
                </w:rPrChange>
              </w:rPr>
            </w:pPr>
            <w:r w:rsidRPr="00184A3A">
              <w:rPr>
                <w:rPrChange w:id="3657" w:author="Edward Leung" w:date="2017-01-10T12:35:00Z">
                  <w:rPr/>
                </w:rPrChange>
              </w:rPr>
              <w:t>S0002</w:t>
            </w:r>
          </w:p>
        </w:tc>
        <w:tc>
          <w:tcPr>
            <w:tcW w:w="1013" w:type="dxa"/>
          </w:tcPr>
          <w:p w14:paraId="5936099E" w14:textId="77777777" w:rsidR="001B04A6" w:rsidRPr="00184A3A" w:rsidRDefault="001B04A6" w:rsidP="00277234">
            <w:pPr>
              <w:rPr>
                <w:color w:val="FF0000"/>
                <w:rPrChange w:id="3658" w:author="Edward Leung" w:date="2017-01-10T12:35:00Z">
                  <w:rPr/>
                </w:rPrChange>
              </w:rPr>
            </w:pPr>
          </w:p>
        </w:tc>
        <w:tc>
          <w:tcPr>
            <w:tcW w:w="7465" w:type="dxa"/>
          </w:tcPr>
          <w:p w14:paraId="3558522E" w14:textId="77777777" w:rsidR="00AA61F0" w:rsidRPr="00184A3A" w:rsidRDefault="001B04A6" w:rsidP="00277234">
            <w:pPr>
              <w:rPr>
                <w:ins w:id="3659" w:author="Dick Chan" w:date="2017-01-10T09:57:00Z"/>
                <w:color w:val="FF0000"/>
                <w:rPrChange w:id="3660" w:author="Edward Leung" w:date="2017-01-10T12:35:00Z">
                  <w:rPr>
                    <w:ins w:id="3661" w:author="Dick Chan" w:date="2017-01-10T09:57:00Z"/>
                  </w:rPr>
                </w:rPrChange>
              </w:rPr>
            </w:pPr>
            <w:r w:rsidRPr="00184A3A">
              <w:rPr>
                <w:color w:val="FF0000"/>
                <w:rPrChange w:id="3662" w:author="Edward Leung" w:date="2017-01-10T12:35:00Z">
                  <w:rPr/>
                </w:rPrChange>
              </w:rPr>
              <w:t>This branch info has maintained relation with other data.</w:t>
            </w:r>
          </w:p>
          <w:p w14:paraId="091BCD84" w14:textId="5F9D2538" w:rsidR="00AA61F0" w:rsidRPr="00184A3A" w:rsidRDefault="00AA61F0" w:rsidP="00277234">
            <w:pPr>
              <w:rPr>
                <w:color w:val="FF0000"/>
                <w:rPrChange w:id="3663" w:author="Edward Leung" w:date="2017-01-10T12:35:00Z">
                  <w:rPr/>
                </w:rPrChange>
              </w:rPr>
            </w:pPr>
            <w:ins w:id="3664" w:author="Dick Chan" w:date="2017-01-10T09:57:00Z">
              <w:r w:rsidRPr="00184A3A">
                <w:rPr>
                  <w:color w:val="FF0000"/>
                  <w:rPrChange w:id="3665" w:author="Edward Leung" w:date="2017-01-10T12:35:00Z">
                    <w:rPr/>
                  </w:rPrChange>
                </w:rPr>
                <w:t>Dick??? What mean?</w:t>
              </w:r>
            </w:ins>
          </w:p>
        </w:tc>
      </w:tr>
      <w:tr w:rsidR="00277234" w:rsidRPr="00184A3A" w14:paraId="0DB2AFB2" w14:textId="77777777" w:rsidTr="00277234">
        <w:tc>
          <w:tcPr>
            <w:tcW w:w="2070" w:type="dxa"/>
          </w:tcPr>
          <w:p w14:paraId="50D98A19" w14:textId="77777777" w:rsidR="00277234" w:rsidRPr="00184A3A" w:rsidRDefault="00277234" w:rsidP="00277234">
            <w:pPr>
              <w:rPr>
                <w:ins w:id="3666" w:author="Dick Chan" w:date="2017-01-10T09:57:00Z"/>
                <w:rPrChange w:id="3667" w:author="Edward Leung" w:date="2017-01-10T12:35:00Z">
                  <w:rPr>
                    <w:ins w:id="3668" w:author="Dick Chan" w:date="2017-01-10T09:57:00Z"/>
                  </w:rPr>
                </w:rPrChange>
              </w:rPr>
            </w:pPr>
            <w:r w:rsidRPr="00184A3A">
              <w:rPr>
                <w:rPrChange w:id="3669" w:author="Edward Leung" w:date="2017-01-10T12:35:00Z">
                  <w:rPr/>
                </w:rPrChange>
              </w:rPr>
              <w:t>Successful message</w:t>
            </w:r>
          </w:p>
          <w:p w14:paraId="11EF7407" w14:textId="30BA6E1B" w:rsidR="00AA61F0" w:rsidRPr="00184A3A" w:rsidRDefault="00AA61F0" w:rsidP="00277234">
            <w:pPr>
              <w:rPr>
                <w:rPrChange w:id="3670" w:author="Edward Leung" w:date="2017-01-10T12:35:00Z">
                  <w:rPr/>
                </w:rPrChange>
              </w:rPr>
            </w:pPr>
            <w:ins w:id="3671" w:author="Dick Chan" w:date="2017-01-10T09:57:00Z">
              <w:r w:rsidRPr="00184A3A">
                <w:rPr>
                  <w:color w:val="FF0000"/>
                  <w:rPrChange w:id="3672" w:author="Edward Leung" w:date="2017-01-10T12:35:00Z">
                    <w:rPr/>
                  </w:rPrChange>
                </w:rPr>
                <w:t>Dick??? Not exception.</w:t>
              </w:r>
            </w:ins>
          </w:p>
        </w:tc>
        <w:tc>
          <w:tcPr>
            <w:tcW w:w="1013" w:type="dxa"/>
          </w:tcPr>
          <w:p w14:paraId="2A42E418" w14:textId="5B6D998B" w:rsidR="00277234" w:rsidRPr="00184A3A" w:rsidRDefault="00277234" w:rsidP="00277234">
            <w:pPr>
              <w:rPr>
                <w:rPrChange w:id="3673" w:author="Edward Leung" w:date="2017-01-10T12:35:00Z">
                  <w:rPr/>
                </w:rPrChange>
              </w:rPr>
            </w:pPr>
            <w:r w:rsidRPr="00184A3A">
              <w:rPr>
                <w:rPrChange w:id="3674" w:author="Edward Leung" w:date="2017-01-10T12:35:00Z">
                  <w:rPr/>
                </w:rPrChange>
              </w:rPr>
              <w:t>N/A</w:t>
            </w:r>
          </w:p>
        </w:tc>
        <w:tc>
          <w:tcPr>
            <w:tcW w:w="7465" w:type="dxa"/>
          </w:tcPr>
          <w:p w14:paraId="6335455B" w14:textId="2837678E" w:rsidR="00277234" w:rsidRPr="00184A3A" w:rsidRDefault="00277234" w:rsidP="00277234">
            <w:pPr>
              <w:rPr>
                <w:rPrChange w:id="3675" w:author="Edward Leung" w:date="2017-01-10T12:35:00Z">
                  <w:rPr/>
                </w:rPrChange>
              </w:rPr>
            </w:pPr>
            <w:r w:rsidRPr="00184A3A">
              <w:rPr>
                <w:rPrChange w:id="3676" w:author="Edward Leung" w:date="2017-01-10T12:35:00Z">
                  <w:rPr/>
                </w:rPrChange>
              </w:rPr>
              <w:t>Branch info deleted successfully</w:t>
            </w:r>
          </w:p>
        </w:tc>
      </w:tr>
      <w:tr w:rsidR="00AA61F0" w:rsidRPr="00184A3A" w14:paraId="4FEA9225" w14:textId="77777777" w:rsidTr="00277234">
        <w:trPr>
          <w:ins w:id="3677" w:author="Dick Chan" w:date="2017-01-10T09:57:00Z"/>
        </w:trPr>
        <w:tc>
          <w:tcPr>
            <w:tcW w:w="2070" w:type="dxa"/>
          </w:tcPr>
          <w:p w14:paraId="42356A2F" w14:textId="77777777" w:rsidR="00AA61F0" w:rsidRPr="00184A3A" w:rsidRDefault="00AA61F0" w:rsidP="00277234">
            <w:pPr>
              <w:rPr>
                <w:ins w:id="3678" w:author="Dick Chan" w:date="2017-01-10T09:57:00Z"/>
                <w:color w:val="FF0000"/>
                <w:rPrChange w:id="3679" w:author="Edward Leung" w:date="2017-01-10T12:35:00Z">
                  <w:rPr>
                    <w:ins w:id="3680" w:author="Dick Chan" w:date="2017-01-10T09:57:00Z"/>
                  </w:rPr>
                </w:rPrChange>
              </w:rPr>
            </w:pPr>
          </w:p>
        </w:tc>
        <w:tc>
          <w:tcPr>
            <w:tcW w:w="1013" w:type="dxa"/>
          </w:tcPr>
          <w:p w14:paraId="163761BF" w14:textId="77777777" w:rsidR="00AA61F0" w:rsidRPr="00184A3A" w:rsidRDefault="00AA61F0" w:rsidP="00277234">
            <w:pPr>
              <w:rPr>
                <w:ins w:id="3681" w:author="Dick Chan" w:date="2017-01-10T09:57:00Z"/>
                <w:color w:val="FF0000"/>
                <w:rPrChange w:id="3682" w:author="Edward Leung" w:date="2017-01-10T12:35:00Z">
                  <w:rPr>
                    <w:ins w:id="3683" w:author="Dick Chan" w:date="2017-01-10T09:57:00Z"/>
                  </w:rPr>
                </w:rPrChange>
              </w:rPr>
            </w:pPr>
          </w:p>
        </w:tc>
        <w:tc>
          <w:tcPr>
            <w:tcW w:w="7465" w:type="dxa"/>
          </w:tcPr>
          <w:p w14:paraId="65AD999A" w14:textId="25B17903" w:rsidR="00AA61F0" w:rsidRPr="00184A3A" w:rsidRDefault="00AA61F0" w:rsidP="00AA61F0">
            <w:pPr>
              <w:rPr>
                <w:ins w:id="3684" w:author="Dick Chan" w:date="2017-01-10T09:57:00Z"/>
                <w:color w:val="FF0000"/>
                <w:rPrChange w:id="3685" w:author="Edward Leung" w:date="2017-01-10T12:35:00Z">
                  <w:rPr>
                    <w:ins w:id="3686" w:author="Dick Chan" w:date="2017-01-10T09:57:00Z"/>
                  </w:rPr>
                </w:rPrChange>
              </w:rPr>
            </w:pPr>
            <w:ins w:id="3687" w:author="Dick Chan" w:date="2017-01-10T09:58:00Z">
              <w:r w:rsidRPr="00184A3A">
                <w:rPr>
                  <w:color w:val="FF0000"/>
                  <w:rPrChange w:id="3688" w:author="Edward Leung" w:date="2017-01-10T12:35:00Z">
                    <w:rPr/>
                  </w:rPrChange>
                </w:rPr>
                <w:t xml:space="preserve">Dick??? How about other exception like duplicate branch code, branch not exit in Maxim’s branch master, missing hostname or port number, etc. </w:t>
              </w:r>
            </w:ins>
          </w:p>
        </w:tc>
      </w:tr>
    </w:tbl>
    <w:p w14:paraId="6B51959C" w14:textId="77777777" w:rsidR="0036047D" w:rsidRPr="00184A3A" w:rsidRDefault="0036047D" w:rsidP="0036047D">
      <w:pPr>
        <w:rPr>
          <w:lang w:eastAsia="zh-CN"/>
          <w:rPrChange w:id="3689" w:author="Edward Leung" w:date="2017-01-10T12:35:00Z">
            <w:rPr>
              <w:lang w:eastAsia="zh-CN"/>
            </w:rPr>
          </w:rPrChange>
        </w:rPr>
      </w:pPr>
    </w:p>
    <w:p w14:paraId="6A6BB663" w14:textId="77777777" w:rsidR="004A4DAF" w:rsidRPr="00184A3A" w:rsidRDefault="004A4DAF">
      <w:pPr>
        <w:rPr>
          <w:rFonts w:cs="Microsoft YaHei"/>
          <w:b/>
          <w:bCs/>
          <w:color w:val="4F81BD" w:themeColor="accent1"/>
          <w:sz w:val="26"/>
          <w:szCs w:val="26"/>
          <w:lang w:eastAsia="zh-HK"/>
          <w:rPrChange w:id="3690" w:author="Edward Leung" w:date="2017-01-10T12:35:00Z">
            <w:rPr>
              <w:rFonts w:cs="Microsoft YaHei"/>
              <w:b/>
              <w:bCs/>
              <w:color w:val="4F81BD" w:themeColor="accent1"/>
              <w:sz w:val="26"/>
              <w:szCs w:val="26"/>
              <w:lang w:eastAsia="zh-HK"/>
            </w:rPr>
          </w:rPrChange>
        </w:rPr>
      </w:pPr>
      <w:r w:rsidRPr="00184A3A">
        <w:rPr>
          <w:rPrChange w:id="3691" w:author="Edward Leung" w:date="2017-01-10T12:35:00Z">
            <w:rPr/>
          </w:rPrChange>
        </w:rPr>
        <w:br w:type="page"/>
      </w:r>
    </w:p>
    <w:p w14:paraId="46E4022E" w14:textId="774D4562" w:rsidR="001C4B36" w:rsidRPr="00184A3A" w:rsidRDefault="001C4B36" w:rsidP="001C4B36">
      <w:pPr>
        <w:pStyle w:val="Heading2"/>
        <w:rPr>
          <w:rPrChange w:id="3692" w:author="Edward Leung" w:date="2017-01-10T12:35:00Z">
            <w:rPr/>
          </w:rPrChange>
        </w:rPr>
      </w:pPr>
      <w:bookmarkStart w:id="3693" w:name="_Toc471750753"/>
      <w:r w:rsidRPr="00184A3A">
        <w:rPr>
          <w:rPrChange w:id="3694" w:author="Edward Leung" w:date="2017-01-10T12:35:00Z">
            <w:rPr/>
          </w:rPrChange>
        </w:rPr>
        <w:lastRenderedPageBreak/>
        <w:t>Scheduler Jobs Maintenance</w:t>
      </w:r>
      <w:bookmarkEnd w:id="3693"/>
    </w:p>
    <w:p w14:paraId="5F3EA15F" w14:textId="77777777" w:rsidR="001B04A6" w:rsidRPr="00184A3A" w:rsidRDefault="001B04A6" w:rsidP="001B04A6">
      <w:pPr>
        <w:pStyle w:val="Heading3"/>
        <w:rPr>
          <w:lang w:eastAsia="zh-CN"/>
          <w:rPrChange w:id="3695" w:author="Edward Leung" w:date="2017-01-10T12:35:00Z">
            <w:rPr>
              <w:lang w:eastAsia="zh-CN"/>
            </w:rPr>
          </w:rPrChange>
        </w:rPr>
      </w:pPr>
      <w:r w:rsidRPr="00184A3A">
        <w:rPr>
          <w:lang w:eastAsia="zh-CN"/>
          <w:rPrChange w:id="3696" w:author="Edward Leung" w:date="2017-01-10T12:35:00Z">
            <w:rPr>
              <w:lang w:eastAsia="zh-CN"/>
            </w:rPr>
          </w:rPrChange>
        </w:rPr>
        <w:t>Description</w:t>
      </w:r>
    </w:p>
    <w:p w14:paraId="00C1AD48" w14:textId="0509F7B5" w:rsidR="001B04A6" w:rsidRPr="00184A3A" w:rsidRDefault="001B04A6" w:rsidP="001B04A6">
      <w:pPr>
        <w:ind w:left="450"/>
        <w:jc w:val="both"/>
        <w:rPr>
          <w:lang w:eastAsia="zh-CN"/>
          <w:rPrChange w:id="3697" w:author="Edward Leung" w:date="2017-01-10T12:35:00Z">
            <w:rPr>
              <w:lang w:eastAsia="zh-CN"/>
            </w:rPr>
          </w:rPrChange>
        </w:rPr>
      </w:pPr>
      <w:r w:rsidRPr="00184A3A">
        <w:rPr>
          <w:lang w:eastAsia="zh-CN"/>
          <w:rPrChange w:id="3698" w:author="Edward Leung" w:date="2017-01-10T12:35:00Z">
            <w:rPr>
              <w:lang w:eastAsia="zh-CN"/>
            </w:rPr>
          </w:rPrChange>
        </w:rPr>
        <w:t>The “Scheduler Job Maintenance” function allows user’s manipulation upon service bus schedule jobs running for the data processing between POS client and staging, staging and EDW, staging and pricing server. Because the job running is a customized and standalone service, the jobs cannot be created or deleted by user. But user is able to change the scheduler triggering time, job names or enable/disable the jobs.</w:t>
      </w:r>
    </w:p>
    <w:p w14:paraId="2121489F" w14:textId="77777777" w:rsidR="001B04A6" w:rsidRPr="00184A3A" w:rsidRDefault="001B04A6" w:rsidP="001B04A6">
      <w:pPr>
        <w:ind w:left="450"/>
        <w:rPr>
          <w:lang w:eastAsia="zh-CN"/>
          <w:rPrChange w:id="3699" w:author="Edward Leung" w:date="2017-01-10T12:35:00Z">
            <w:rPr>
              <w:lang w:eastAsia="zh-CN"/>
            </w:rPr>
          </w:rPrChange>
        </w:rPr>
      </w:pPr>
      <w:r w:rsidRPr="00184A3A">
        <w:rPr>
          <w:lang w:eastAsia="zh-CN"/>
          <w:rPrChange w:id="3700" w:author="Edward Leung" w:date="2017-01-10T12:35:00Z">
            <w:rPr>
              <w:lang w:eastAsia="zh-CN"/>
            </w:rPr>
          </w:rPrChange>
        </w:rPr>
        <w:t>Use Case functions</w:t>
      </w:r>
    </w:p>
    <w:p w14:paraId="14EBCEB6" w14:textId="0AAF5222" w:rsidR="001B04A6" w:rsidRPr="00184A3A" w:rsidRDefault="001B04A6" w:rsidP="001B04A6">
      <w:pPr>
        <w:ind w:left="450"/>
        <w:rPr>
          <w:lang w:eastAsia="zh-CN"/>
          <w:rPrChange w:id="3701" w:author="Edward Leung" w:date="2017-01-10T12:35:00Z">
            <w:rPr>
              <w:lang w:eastAsia="zh-CN"/>
            </w:rPr>
          </w:rPrChange>
        </w:rPr>
      </w:pPr>
      <w:r w:rsidRPr="00184A3A">
        <w:rPr>
          <w:lang w:eastAsia="zh-CN"/>
          <w:rPrChange w:id="3702" w:author="Edward Leung" w:date="2017-01-10T12:35:00Z">
            <w:rPr>
              <w:lang w:eastAsia="zh-CN"/>
            </w:rPr>
          </w:rPrChange>
        </w:rPr>
        <w:t># Maintain Scheduler Jobs (List)</w:t>
      </w:r>
    </w:p>
    <w:p w14:paraId="3565DE05" w14:textId="1C582D3C" w:rsidR="001B04A6" w:rsidRPr="00184A3A" w:rsidRDefault="001B04A6" w:rsidP="001B04A6">
      <w:pPr>
        <w:ind w:left="450"/>
        <w:rPr>
          <w:lang w:eastAsia="zh-CN"/>
          <w:rPrChange w:id="3703" w:author="Edward Leung" w:date="2017-01-10T12:35:00Z">
            <w:rPr>
              <w:lang w:eastAsia="zh-CN"/>
            </w:rPr>
          </w:rPrChange>
        </w:rPr>
      </w:pPr>
      <w:r w:rsidRPr="00184A3A">
        <w:rPr>
          <w:lang w:eastAsia="zh-CN"/>
          <w:rPrChange w:id="3704" w:author="Edward Leung" w:date="2017-01-10T12:35:00Z">
            <w:rPr>
              <w:lang w:eastAsia="zh-CN"/>
            </w:rPr>
          </w:rPrChange>
        </w:rPr>
        <w:t># Maintain Scheduler Jobs (Edit)</w:t>
      </w:r>
    </w:p>
    <w:p w14:paraId="200322FF" w14:textId="77777777" w:rsidR="001B04A6" w:rsidRPr="00184A3A" w:rsidRDefault="001B04A6" w:rsidP="001B04A6">
      <w:pPr>
        <w:pStyle w:val="Heading3"/>
        <w:rPr>
          <w:lang w:eastAsia="zh-CN"/>
          <w:rPrChange w:id="3705" w:author="Edward Leung" w:date="2017-01-10T12:35:00Z">
            <w:rPr>
              <w:lang w:eastAsia="zh-CN"/>
            </w:rPr>
          </w:rPrChange>
        </w:rPr>
      </w:pPr>
      <w:r w:rsidRPr="00184A3A">
        <w:rPr>
          <w:lang w:eastAsia="zh-CN"/>
          <w:rPrChange w:id="3706" w:author="Edward Leung" w:date="2017-01-10T12:35:00Z">
            <w:rPr>
              <w:lang w:eastAsia="zh-CN"/>
            </w:rPr>
          </w:rPrChange>
        </w:rPr>
        <w:t>Input</w:t>
      </w:r>
    </w:p>
    <w:p w14:paraId="33626335" w14:textId="77777777" w:rsidR="001B04A6" w:rsidRPr="00184A3A" w:rsidRDefault="001B04A6" w:rsidP="001B04A6">
      <w:pPr>
        <w:ind w:left="450"/>
        <w:rPr>
          <w:lang w:eastAsia="zh-CN"/>
          <w:rPrChange w:id="3707" w:author="Edward Leung" w:date="2017-01-10T12:35:00Z">
            <w:rPr>
              <w:lang w:eastAsia="zh-CN"/>
            </w:rPr>
          </w:rPrChange>
        </w:rPr>
      </w:pPr>
      <w:r w:rsidRPr="00184A3A">
        <w:rPr>
          <w:lang w:eastAsia="zh-CN"/>
          <w:rPrChange w:id="3708" w:author="Edward Leung" w:date="2017-01-10T12:35:00Z">
            <w:rPr>
              <w:lang w:eastAsia="zh-CN"/>
            </w:rPr>
          </w:rPrChange>
        </w:rPr>
        <w:t>N/A</w:t>
      </w:r>
    </w:p>
    <w:p w14:paraId="6084C889" w14:textId="77777777" w:rsidR="001B04A6" w:rsidRPr="00184A3A" w:rsidRDefault="001B04A6" w:rsidP="001B04A6">
      <w:pPr>
        <w:pStyle w:val="Heading3"/>
        <w:rPr>
          <w:lang w:eastAsia="zh-CN"/>
          <w:rPrChange w:id="3709" w:author="Edward Leung" w:date="2017-01-10T12:35:00Z">
            <w:rPr>
              <w:lang w:eastAsia="zh-CN"/>
            </w:rPr>
          </w:rPrChange>
        </w:rPr>
      </w:pPr>
      <w:r w:rsidRPr="00184A3A">
        <w:rPr>
          <w:lang w:eastAsia="zh-CN"/>
          <w:rPrChange w:id="3710" w:author="Edward Leung" w:date="2017-01-10T12:35:00Z">
            <w:rPr>
              <w:lang w:eastAsia="zh-CN"/>
            </w:rPr>
          </w:rPrChange>
        </w:rPr>
        <w:t>Output</w:t>
      </w:r>
    </w:p>
    <w:p w14:paraId="610E1944" w14:textId="77777777" w:rsidR="001B04A6" w:rsidRPr="00184A3A" w:rsidRDefault="001B04A6" w:rsidP="001B04A6">
      <w:pPr>
        <w:ind w:left="450"/>
        <w:rPr>
          <w:lang w:eastAsia="zh-CN"/>
          <w:rPrChange w:id="3711" w:author="Edward Leung" w:date="2017-01-10T12:35:00Z">
            <w:rPr>
              <w:lang w:eastAsia="zh-CN"/>
            </w:rPr>
          </w:rPrChange>
        </w:rPr>
      </w:pPr>
      <w:r w:rsidRPr="00184A3A">
        <w:rPr>
          <w:lang w:eastAsia="zh-CN"/>
          <w:rPrChange w:id="3712" w:author="Edward Leung" w:date="2017-01-10T12:35:00Z">
            <w:rPr>
              <w:lang w:eastAsia="zh-CN"/>
            </w:rPr>
          </w:rPrChange>
        </w:rPr>
        <w:t>N/A</w:t>
      </w:r>
    </w:p>
    <w:p w14:paraId="0028642C" w14:textId="1040D7B9" w:rsidR="001B04A6" w:rsidRPr="00184A3A" w:rsidRDefault="001B04A6" w:rsidP="001B04A6">
      <w:pPr>
        <w:pStyle w:val="Heading3"/>
        <w:rPr>
          <w:lang w:eastAsia="zh-CN"/>
          <w:rPrChange w:id="3713" w:author="Edward Leung" w:date="2017-01-10T12:35:00Z">
            <w:rPr>
              <w:lang w:eastAsia="zh-CN"/>
            </w:rPr>
          </w:rPrChange>
        </w:rPr>
      </w:pPr>
      <w:r w:rsidRPr="00184A3A">
        <w:rPr>
          <w:lang w:eastAsia="zh-CN"/>
          <w:rPrChange w:id="3714" w:author="Edward Leung" w:date="2017-01-10T12:35:00Z">
            <w:rPr>
              <w:lang w:eastAsia="zh-CN"/>
            </w:rPr>
          </w:rPrChange>
        </w:rPr>
        <w:t xml:space="preserve">Maintain </w:t>
      </w:r>
      <w:r w:rsidR="00F56B3B" w:rsidRPr="00184A3A">
        <w:rPr>
          <w:lang w:eastAsia="zh-CN"/>
          <w:rPrChange w:id="3715" w:author="Edward Leung" w:date="2017-01-10T12:35:00Z">
            <w:rPr>
              <w:lang w:eastAsia="zh-CN"/>
            </w:rPr>
          </w:rPrChange>
        </w:rPr>
        <w:t>Scheduler Jobs</w:t>
      </w:r>
      <w:r w:rsidRPr="00184A3A">
        <w:rPr>
          <w:lang w:eastAsia="zh-CN"/>
          <w:rPrChange w:id="3716" w:author="Edward Leung" w:date="2017-01-10T12:35:00Z">
            <w:rPr>
              <w:lang w:eastAsia="zh-CN"/>
            </w:rPr>
          </w:rPrChange>
        </w:rPr>
        <w:t xml:space="preserve"> (List)</w:t>
      </w:r>
    </w:p>
    <w:p w14:paraId="2897A54E" w14:textId="77777777" w:rsidR="001B04A6" w:rsidRPr="00184A3A" w:rsidRDefault="001B04A6" w:rsidP="001B04A6">
      <w:pPr>
        <w:pStyle w:val="Heading4"/>
        <w:ind w:left="864"/>
        <w:rPr>
          <w:rPrChange w:id="3717" w:author="Edward Leung" w:date="2017-01-10T12:35:00Z">
            <w:rPr/>
          </w:rPrChange>
        </w:rPr>
      </w:pPr>
      <w:r w:rsidRPr="00184A3A">
        <w:rPr>
          <w:rPrChange w:id="3718" w:author="Edward Leung" w:date="2017-01-10T12:35:00Z">
            <w:rPr/>
          </w:rPrChange>
        </w:rPr>
        <w:t>Process/Work Flow</w:t>
      </w:r>
    </w:p>
    <w:p w14:paraId="5CAD7974" w14:textId="09A3A8C5" w:rsidR="001B04A6" w:rsidRPr="00184A3A" w:rsidRDefault="001B04A6" w:rsidP="001B04A6">
      <w:pPr>
        <w:ind w:left="450"/>
        <w:rPr>
          <w:lang w:eastAsia="zh-CN"/>
          <w:rPrChange w:id="3719" w:author="Edward Leung" w:date="2017-01-10T12:35:00Z">
            <w:rPr>
              <w:lang w:eastAsia="zh-CN"/>
            </w:rPr>
          </w:rPrChange>
        </w:rPr>
      </w:pPr>
      <w:r w:rsidRPr="00184A3A">
        <w:rPr>
          <w:lang w:eastAsia="zh-CN"/>
          <w:rPrChange w:id="3720" w:author="Edward Leung" w:date="2017-01-10T12:35:00Z">
            <w:rPr>
              <w:lang w:eastAsia="zh-CN"/>
            </w:rPr>
          </w:rPrChange>
        </w:rPr>
        <w:t xml:space="preserve">This function is to display </w:t>
      </w:r>
      <w:r w:rsidR="006A144D" w:rsidRPr="00184A3A">
        <w:rPr>
          <w:lang w:eastAsia="zh-CN"/>
          <w:rPrChange w:id="3721" w:author="Edward Leung" w:date="2017-01-10T12:35:00Z">
            <w:rPr>
              <w:lang w:eastAsia="zh-CN"/>
            </w:rPr>
          </w:rPrChange>
        </w:rPr>
        <w:t xml:space="preserve">all scheduler jobs details. The scheduler job </w:t>
      </w:r>
      <w:r w:rsidRPr="00184A3A">
        <w:rPr>
          <w:lang w:eastAsia="zh-CN"/>
          <w:rPrChange w:id="3722" w:author="Edward Leung" w:date="2017-01-10T12:35:00Z">
            <w:rPr>
              <w:lang w:eastAsia="zh-CN"/>
            </w:rPr>
          </w:rPrChange>
        </w:rPr>
        <w:t xml:space="preserve">records will be displayed into the table within the page, and </w:t>
      </w:r>
      <w:r w:rsidR="006A144D" w:rsidRPr="00184A3A">
        <w:rPr>
          <w:lang w:eastAsia="zh-CN"/>
          <w:rPrChange w:id="3723" w:author="Edward Leung" w:date="2017-01-10T12:35:00Z">
            <w:rPr>
              <w:lang w:eastAsia="zh-CN"/>
            </w:rPr>
          </w:rPrChange>
        </w:rPr>
        <w:t xml:space="preserve">only </w:t>
      </w:r>
      <w:r w:rsidRPr="00184A3A">
        <w:rPr>
          <w:lang w:eastAsia="zh-CN"/>
          <w:rPrChange w:id="3724" w:author="Edward Leung" w:date="2017-01-10T12:35:00Z">
            <w:rPr>
              <w:lang w:eastAsia="zh-CN"/>
            </w:rPr>
          </w:rPrChange>
        </w:rPr>
        <w:t xml:space="preserve">specific columns </w:t>
      </w:r>
      <w:r w:rsidR="006A144D" w:rsidRPr="00184A3A">
        <w:rPr>
          <w:lang w:eastAsia="zh-CN"/>
          <w:rPrChange w:id="3725" w:author="Edward Leung" w:date="2017-01-10T12:35:00Z">
            <w:rPr>
              <w:lang w:eastAsia="zh-CN"/>
            </w:rPr>
          </w:rPrChange>
        </w:rPr>
        <w:t>allow</w:t>
      </w:r>
      <w:r w:rsidRPr="00184A3A">
        <w:rPr>
          <w:lang w:eastAsia="zh-CN"/>
          <w:rPrChange w:id="3726" w:author="Edward Leung" w:date="2017-01-10T12:35:00Z">
            <w:rPr>
              <w:lang w:eastAsia="zh-CN"/>
            </w:rPr>
          </w:rPrChange>
        </w:rPr>
        <w:t xml:space="preserve"> </w:t>
      </w:r>
      <w:r w:rsidR="006A144D" w:rsidRPr="00184A3A">
        <w:rPr>
          <w:lang w:eastAsia="zh-CN"/>
          <w:rPrChange w:id="3727" w:author="Edward Leung" w:date="2017-01-10T12:35:00Z">
            <w:rPr>
              <w:lang w:eastAsia="zh-CN"/>
            </w:rPr>
          </w:rPrChange>
        </w:rPr>
        <w:t>edit</w:t>
      </w:r>
      <w:r w:rsidR="00B848ED" w:rsidRPr="00184A3A">
        <w:rPr>
          <w:lang w:eastAsia="zh-CN"/>
          <w:rPrChange w:id="3728" w:author="Edward Leung" w:date="2017-01-10T12:35:00Z">
            <w:rPr>
              <w:lang w:eastAsia="zh-CN"/>
            </w:rPr>
          </w:rPrChange>
        </w:rPr>
        <w:t>ing</w:t>
      </w:r>
      <w:r w:rsidR="006A144D" w:rsidRPr="00184A3A">
        <w:rPr>
          <w:lang w:eastAsia="zh-CN"/>
          <w:rPrChange w:id="3729" w:author="Edward Leung" w:date="2017-01-10T12:35:00Z">
            <w:rPr>
              <w:lang w:eastAsia="zh-CN"/>
            </w:rPr>
          </w:rPrChange>
        </w:rPr>
        <w:t>.</w:t>
      </w:r>
    </w:p>
    <w:p w14:paraId="06193062" w14:textId="77777777" w:rsidR="001B04A6" w:rsidRPr="00184A3A" w:rsidRDefault="001B04A6" w:rsidP="001B04A6">
      <w:pPr>
        <w:ind w:left="450"/>
        <w:rPr>
          <w:b/>
          <w:u w:val="single"/>
          <w:lang w:eastAsia="zh-CN"/>
          <w:rPrChange w:id="3730" w:author="Edward Leung" w:date="2017-01-10T12:35:00Z">
            <w:rPr>
              <w:b/>
              <w:u w:val="single"/>
              <w:lang w:eastAsia="zh-CN"/>
            </w:rPr>
          </w:rPrChange>
        </w:rPr>
      </w:pPr>
      <w:r w:rsidRPr="00184A3A">
        <w:rPr>
          <w:b/>
          <w:u w:val="single"/>
          <w:lang w:eastAsia="zh-CN"/>
          <w:rPrChange w:id="3731" w:author="Edward Leung" w:date="2017-01-10T12:35:00Z">
            <w:rPr>
              <w:b/>
              <w:u w:val="single"/>
              <w:lang w:eastAsia="zh-CN"/>
            </w:rPr>
          </w:rPrChange>
        </w:rPr>
        <w:t>Business Logic</w:t>
      </w:r>
    </w:p>
    <w:p w14:paraId="0F61DFE5" w14:textId="2BBCE4E8" w:rsidR="001B04A6" w:rsidRPr="00184A3A" w:rsidRDefault="001B04A6" w:rsidP="001B04A6">
      <w:pPr>
        <w:ind w:left="450"/>
        <w:rPr>
          <w:lang w:eastAsia="zh-CN"/>
          <w:rPrChange w:id="3732" w:author="Edward Leung" w:date="2017-01-10T12:35:00Z">
            <w:rPr>
              <w:lang w:eastAsia="zh-CN"/>
            </w:rPr>
          </w:rPrChange>
        </w:rPr>
      </w:pPr>
      <w:r w:rsidRPr="00184A3A">
        <w:rPr>
          <w:lang w:eastAsia="zh-CN"/>
          <w:rPrChange w:id="3733" w:author="Edward Leung" w:date="2017-01-10T12:35:00Z">
            <w:rPr>
              <w:lang w:eastAsia="zh-CN"/>
            </w:rPr>
          </w:rPrChange>
        </w:rPr>
        <w:t xml:space="preserve">The branch scheme is to describe the POS polling </w:t>
      </w:r>
      <w:r w:rsidR="00FD16C3" w:rsidRPr="00184A3A">
        <w:rPr>
          <w:lang w:eastAsia="zh-CN"/>
          <w:rPrChange w:id="3734" w:author="Edward Leung" w:date="2017-01-10T12:35:00Z">
            <w:rPr>
              <w:lang w:eastAsia="zh-CN"/>
            </w:rPr>
          </w:rPrChange>
        </w:rPr>
        <w:t>process scheduling details</w:t>
      </w:r>
      <w:r w:rsidR="00A8442A" w:rsidRPr="00184A3A">
        <w:rPr>
          <w:lang w:eastAsia="zh-CN"/>
          <w:rPrChange w:id="3735" w:author="Edward Leung" w:date="2017-01-10T12:35:00Z">
            <w:rPr>
              <w:lang w:eastAsia="zh-CN"/>
            </w:rPr>
          </w:rPrChange>
        </w:rPr>
        <w:t xml:space="preserve">. Each scheduler will run upon target poll </w:t>
      </w:r>
      <w:r w:rsidR="00431A78" w:rsidRPr="00184A3A">
        <w:rPr>
          <w:lang w:eastAsia="zh-CN"/>
          <w:rPrChange w:id="3736" w:author="Edward Leung" w:date="2017-01-10T12:35:00Z">
            <w:rPr>
              <w:lang w:eastAsia="zh-CN"/>
            </w:rPr>
          </w:rPrChange>
        </w:rPr>
        <w:t>branch scheme</w:t>
      </w:r>
      <w:r w:rsidR="00EE02D4" w:rsidRPr="00184A3A">
        <w:rPr>
          <w:lang w:eastAsia="zh-CN"/>
          <w:rPrChange w:id="3737" w:author="Edward Leung" w:date="2017-01-10T12:35:00Z">
            <w:rPr>
              <w:lang w:eastAsia="zh-CN"/>
            </w:rPr>
          </w:rPrChange>
        </w:rPr>
        <w:t xml:space="preserve"> to take on data processing</w:t>
      </w:r>
      <w:r w:rsidR="00B17923" w:rsidRPr="00184A3A">
        <w:rPr>
          <w:lang w:eastAsia="zh-CN"/>
          <w:rPrChange w:id="3738" w:author="Edward Leung" w:date="2017-01-10T12:35:00Z">
            <w:rPr>
              <w:lang w:eastAsia="zh-CN"/>
            </w:rPr>
          </w:rPrChange>
        </w:rPr>
        <w:t xml:space="preserve">. </w:t>
      </w:r>
      <w:r w:rsidRPr="00184A3A">
        <w:rPr>
          <w:lang w:eastAsia="zh-CN"/>
          <w:rPrChange w:id="3739" w:author="Edward Leung" w:date="2017-01-10T12:35:00Z">
            <w:rPr>
              <w:lang w:eastAsia="zh-CN"/>
            </w:rPr>
          </w:rPrChange>
        </w:rPr>
        <w:t xml:space="preserve">Each record represents a single </w:t>
      </w:r>
      <w:r w:rsidR="00B17923" w:rsidRPr="00184A3A">
        <w:rPr>
          <w:lang w:eastAsia="zh-CN"/>
          <w:rPrChange w:id="3740" w:author="Edward Leung" w:date="2017-01-10T12:35:00Z">
            <w:rPr>
              <w:lang w:eastAsia="zh-CN"/>
            </w:rPr>
          </w:rPrChange>
        </w:rPr>
        <w:t>schedule tasks and triggers by its configured time to submit separate tasks upon multiple poll schemes</w:t>
      </w:r>
      <w:r w:rsidRPr="00184A3A">
        <w:rPr>
          <w:lang w:eastAsia="zh-CN"/>
          <w:rPrChange w:id="3741" w:author="Edward Leung" w:date="2017-01-10T12:35:00Z">
            <w:rPr>
              <w:lang w:eastAsia="zh-CN"/>
            </w:rPr>
          </w:rPrChange>
        </w:rPr>
        <w:t>.</w:t>
      </w:r>
    </w:p>
    <w:p w14:paraId="38D701D3" w14:textId="1FC01810" w:rsidR="001B04A6" w:rsidRPr="00184A3A" w:rsidRDefault="001B04A6" w:rsidP="001B04A6">
      <w:pPr>
        <w:pStyle w:val="ListParagraph"/>
        <w:numPr>
          <w:ilvl w:val="0"/>
          <w:numId w:val="12"/>
        </w:numPr>
        <w:ind w:left="810"/>
        <w:rPr>
          <w:lang w:eastAsia="zh-CN"/>
          <w:rPrChange w:id="3742" w:author="Edward Leung" w:date="2017-01-10T12:35:00Z">
            <w:rPr>
              <w:lang w:eastAsia="zh-CN"/>
            </w:rPr>
          </w:rPrChange>
        </w:rPr>
      </w:pPr>
      <w:r w:rsidRPr="00184A3A">
        <w:rPr>
          <w:lang w:eastAsia="zh-CN"/>
          <w:rPrChange w:id="3743" w:author="Edward Leung" w:date="2017-01-10T12:35:00Z">
            <w:rPr>
              <w:lang w:eastAsia="zh-CN"/>
            </w:rPr>
          </w:rPrChange>
        </w:rPr>
        <w:t xml:space="preserve">By default, </w:t>
      </w:r>
      <w:r w:rsidR="00F4388F" w:rsidRPr="00184A3A">
        <w:rPr>
          <w:lang w:eastAsia="zh-CN"/>
          <w:rPrChange w:id="3744" w:author="Edward Leung" w:date="2017-01-10T12:35:00Z">
            <w:rPr>
              <w:lang w:eastAsia="zh-CN"/>
            </w:rPr>
          </w:rPrChange>
        </w:rPr>
        <w:t>all scheduler jobs will be displayed in the table within the page.</w:t>
      </w:r>
    </w:p>
    <w:p w14:paraId="2D738DAA" w14:textId="4F603483" w:rsidR="001B04A6" w:rsidRPr="00184A3A" w:rsidRDefault="001B04A6" w:rsidP="001B04A6">
      <w:pPr>
        <w:widowControl w:val="0"/>
        <w:numPr>
          <w:ilvl w:val="0"/>
          <w:numId w:val="12"/>
        </w:numPr>
        <w:adjustRightInd w:val="0"/>
        <w:spacing w:line="360" w:lineRule="atLeast"/>
        <w:ind w:left="810"/>
        <w:textAlignment w:val="baseline"/>
        <w:rPr>
          <w:lang w:eastAsia="zh-CN"/>
          <w:rPrChange w:id="3745" w:author="Edward Leung" w:date="2017-01-10T12:35:00Z">
            <w:rPr>
              <w:lang w:eastAsia="zh-CN"/>
            </w:rPr>
          </w:rPrChange>
        </w:rPr>
      </w:pPr>
      <w:r w:rsidRPr="00184A3A">
        <w:rPr>
          <w:lang w:eastAsia="zh-CN"/>
          <w:rPrChange w:id="3746" w:author="Edward Leung" w:date="2017-01-10T12:35:00Z">
            <w:rPr>
              <w:lang w:eastAsia="zh-CN"/>
            </w:rPr>
          </w:rPrChange>
        </w:rPr>
        <w:t xml:space="preserve">User could conduct </w:t>
      </w:r>
      <w:r w:rsidR="00117FC0" w:rsidRPr="00184A3A">
        <w:rPr>
          <w:lang w:eastAsia="zh-CN"/>
          <w:rPrChange w:id="3747" w:author="Edward Leung" w:date="2017-01-10T12:35:00Z">
            <w:rPr>
              <w:lang w:eastAsia="zh-CN"/>
            </w:rPr>
          </w:rPrChange>
        </w:rPr>
        <w:t>“Edit”</w:t>
      </w:r>
      <w:r w:rsidRPr="00184A3A">
        <w:rPr>
          <w:lang w:eastAsia="zh-CN"/>
          <w:rPrChange w:id="3748" w:author="Edward Leung" w:date="2017-01-10T12:35:00Z">
            <w:rPr>
              <w:lang w:eastAsia="zh-CN"/>
            </w:rPr>
          </w:rPrChange>
        </w:rPr>
        <w:t xml:space="preserve"> functions upon </w:t>
      </w:r>
      <w:r w:rsidR="00117FC0" w:rsidRPr="00184A3A">
        <w:rPr>
          <w:lang w:eastAsia="zh-CN"/>
          <w:rPrChange w:id="3749" w:author="Edward Leung" w:date="2017-01-10T12:35:00Z">
            <w:rPr>
              <w:lang w:eastAsia="zh-CN"/>
            </w:rPr>
          </w:rPrChange>
        </w:rPr>
        <w:t>the target scheduler job</w:t>
      </w:r>
      <w:r w:rsidRPr="00184A3A">
        <w:rPr>
          <w:lang w:eastAsia="zh-CN"/>
          <w:rPrChange w:id="3750" w:author="Edward Leung" w:date="2017-01-10T12:35:00Z">
            <w:rPr>
              <w:lang w:eastAsia="zh-CN"/>
            </w:rPr>
          </w:rPrChange>
        </w:rPr>
        <w:t xml:space="preserve"> records such</w:t>
      </w:r>
      <w:r w:rsidR="00833FFC" w:rsidRPr="00184A3A">
        <w:rPr>
          <w:lang w:eastAsia="zh-CN"/>
          <w:rPrChange w:id="3751" w:author="Edward Leung" w:date="2017-01-10T12:35:00Z">
            <w:rPr>
              <w:lang w:eastAsia="zh-CN"/>
            </w:rPr>
          </w:rPrChange>
        </w:rPr>
        <w:t xml:space="preserve"> as Edit</w:t>
      </w:r>
      <w:r w:rsidRPr="00184A3A">
        <w:rPr>
          <w:lang w:eastAsia="zh-CN"/>
          <w:rPrChange w:id="3752" w:author="Edward Leung" w:date="2017-01-10T12:35:00Z">
            <w:rPr>
              <w:lang w:eastAsia="zh-CN"/>
            </w:rPr>
          </w:rPrChange>
        </w:rPr>
        <w:t xml:space="preserve"> in the “Operation” column. (details included in session 6.4.5)</w:t>
      </w:r>
      <w:r w:rsidR="00117FC0" w:rsidRPr="00184A3A">
        <w:rPr>
          <w:lang w:eastAsia="zh-CN"/>
          <w:rPrChange w:id="3753" w:author="Edward Leung" w:date="2017-01-10T12:35:00Z">
            <w:rPr>
              <w:lang w:eastAsia="zh-CN"/>
            </w:rPr>
          </w:rPrChange>
        </w:rPr>
        <w:t xml:space="preserve"> so as to open a job detail panel to edit.</w:t>
      </w:r>
    </w:p>
    <w:p w14:paraId="450E8A20" w14:textId="77777777" w:rsidR="001B04A6" w:rsidRPr="00184A3A" w:rsidRDefault="001B04A6" w:rsidP="001B04A6">
      <w:pPr>
        <w:rPr>
          <w:lang w:eastAsia="zh-CN"/>
          <w:rPrChange w:id="3754" w:author="Edward Leung" w:date="2017-01-10T12:35:00Z">
            <w:rPr>
              <w:lang w:eastAsia="zh-CN"/>
            </w:rPr>
          </w:rPrChange>
        </w:rPr>
      </w:pPr>
    </w:p>
    <w:p w14:paraId="67D23842" w14:textId="77777777" w:rsidR="00463122" w:rsidRPr="00184A3A" w:rsidRDefault="00463122">
      <w:pPr>
        <w:rPr>
          <w:rFonts w:eastAsiaTheme="majorEastAsia" w:cstheme="majorBidi"/>
          <w:b/>
          <w:bCs/>
          <w:i/>
          <w:iCs/>
          <w:rPrChange w:id="3755" w:author="Edward Leung" w:date="2017-01-10T12:35:00Z">
            <w:rPr>
              <w:rFonts w:eastAsiaTheme="majorEastAsia" w:cstheme="majorBidi"/>
              <w:b/>
              <w:bCs/>
              <w:i/>
              <w:iCs/>
            </w:rPr>
          </w:rPrChange>
        </w:rPr>
      </w:pPr>
      <w:r w:rsidRPr="00184A3A">
        <w:rPr>
          <w:rPrChange w:id="3756" w:author="Edward Leung" w:date="2017-01-10T12:35:00Z">
            <w:rPr/>
          </w:rPrChange>
        </w:rPr>
        <w:br w:type="page"/>
      </w:r>
    </w:p>
    <w:p w14:paraId="59D5BF85" w14:textId="52D59C18" w:rsidR="001B04A6" w:rsidRPr="00184A3A" w:rsidRDefault="001B04A6" w:rsidP="001B04A6">
      <w:pPr>
        <w:pStyle w:val="Heading4"/>
        <w:ind w:left="864"/>
        <w:rPr>
          <w:rPrChange w:id="3757" w:author="Edward Leung" w:date="2017-01-10T12:35:00Z">
            <w:rPr/>
          </w:rPrChange>
        </w:rPr>
      </w:pPr>
      <w:r w:rsidRPr="00184A3A">
        <w:rPr>
          <w:rPrChange w:id="3758" w:author="Edward Leung" w:date="2017-01-10T12:35:00Z">
            <w:rPr/>
          </w:rPrChange>
        </w:rPr>
        <w:lastRenderedPageBreak/>
        <w:t>Screen</w:t>
      </w:r>
    </w:p>
    <w:p w14:paraId="78213F9C" w14:textId="0958F993" w:rsidR="001B04A6" w:rsidRPr="00184A3A" w:rsidRDefault="001B04A6" w:rsidP="001B04A6">
      <w:pPr>
        <w:ind w:left="270"/>
        <w:rPr>
          <w:b/>
          <w:u w:val="single"/>
          <w:rPrChange w:id="3759" w:author="Edward Leung" w:date="2017-01-10T12:35:00Z">
            <w:rPr>
              <w:b/>
              <w:u w:val="single"/>
            </w:rPr>
          </w:rPrChange>
        </w:rPr>
      </w:pPr>
      <w:r w:rsidRPr="00184A3A">
        <w:rPr>
          <w:b/>
          <w:u w:val="single"/>
          <w:rPrChange w:id="3760" w:author="Edward Leung" w:date="2017-01-10T12:35:00Z">
            <w:rPr>
              <w:b/>
              <w:u w:val="single"/>
            </w:rPr>
          </w:rPrChange>
        </w:rPr>
        <w:t xml:space="preserve">Maintain </w:t>
      </w:r>
      <w:r w:rsidR="00015A8A" w:rsidRPr="00184A3A">
        <w:rPr>
          <w:b/>
          <w:u w:val="single"/>
          <w:rPrChange w:id="3761" w:author="Edward Leung" w:date="2017-01-10T12:35:00Z">
            <w:rPr>
              <w:b/>
              <w:u w:val="single"/>
            </w:rPr>
          </w:rPrChange>
        </w:rPr>
        <w:t>Scheduler</w:t>
      </w:r>
      <w:r w:rsidRPr="00184A3A">
        <w:rPr>
          <w:b/>
          <w:u w:val="single"/>
          <w:rPrChange w:id="3762" w:author="Edward Leung" w:date="2017-01-10T12:35:00Z">
            <w:rPr>
              <w:b/>
              <w:u w:val="single"/>
            </w:rPr>
          </w:rPrChange>
        </w:rPr>
        <w:t xml:space="preserve"> </w:t>
      </w:r>
      <w:r w:rsidR="00015A8A" w:rsidRPr="00184A3A">
        <w:rPr>
          <w:b/>
          <w:u w:val="single"/>
          <w:rPrChange w:id="3763" w:author="Edward Leung" w:date="2017-01-10T12:35:00Z">
            <w:rPr>
              <w:b/>
              <w:u w:val="single"/>
            </w:rPr>
          </w:rPrChange>
        </w:rPr>
        <w:t>Jobs</w:t>
      </w:r>
      <w:r w:rsidRPr="00184A3A">
        <w:rPr>
          <w:b/>
          <w:u w:val="single"/>
          <w:rPrChange w:id="3764" w:author="Edward Leung" w:date="2017-01-10T12:35:00Z">
            <w:rPr>
              <w:b/>
              <w:u w:val="single"/>
            </w:rPr>
          </w:rPrChange>
        </w:rPr>
        <w:t xml:space="preserve"> (List)</w:t>
      </w:r>
    </w:p>
    <w:p w14:paraId="2A2CE63C" w14:textId="4C769A20" w:rsidR="006F3BCF" w:rsidRPr="00184A3A" w:rsidRDefault="00AB222D" w:rsidP="001B04A6">
      <w:pPr>
        <w:ind w:left="270"/>
        <w:rPr>
          <w:b/>
          <w:u w:val="single"/>
          <w:rPrChange w:id="3765" w:author="Edward Leung" w:date="2017-01-10T12:35:00Z">
            <w:rPr>
              <w:b/>
              <w:u w:val="single"/>
            </w:rPr>
          </w:rPrChange>
        </w:rPr>
      </w:pPr>
      <w:r w:rsidRPr="00184A3A">
        <w:rPr>
          <w:b/>
          <w:u w:val="single"/>
          <w:rPrChange w:id="3766" w:author="Edward Leung" w:date="2017-01-10T12:35:00Z">
            <w:rPr>
              <w:b/>
              <w:noProof/>
              <w:u w:val="single"/>
            </w:rPr>
          </w:rPrChange>
        </w:rPr>
        <w:drawing>
          <wp:inline distT="0" distB="0" distL="0" distR="0" wp14:anchorId="5BB1975B" wp14:editId="367E78E3">
            <wp:extent cx="6648450" cy="164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E922BE6" w14:textId="37209596" w:rsidR="001B04A6" w:rsidRPr="00184A3A" w:rsidRDefault="001B04A6" w:rsidP="001B04A6">
      <w:pPr>
        <w:rPr>
          <w:rPrChange w:id="3767" w:author="Edward Leung" w:date="2017-01-10T12:35:00Z">
            <w:rPr/>
          </w:rPrChange>
        </w:rPr>
      </w:pPr>
    </w:p>
    <w:p w14:paraId="38AAE382" w14:textId="77777777" w:rsidR="001B04A6" w:rsidRPr="00184A3A" w:rsidRDefault="001B04A6" w:rsidP="001B04A6">
      <w:pPr>
        <w:pStyle w:val="Heading4"/>
        <w:ind w:left="864"/>
        <w:rPr>
          <w:rPrChange w:id="3768" w:author="Edward Leung" w:date="2017-01-10T12:35:00Z">
            <w:rPr/>
          </w:rPrChange>
        </w:rPr>
      </w:pPr>
      <w:r w:rsidRPr="00184A3A">
        <w:rPr>
          <w:rPrChange w:id="3769" w:author="Edward Leung" w:date="2017-01-10T12:35:00Z">
            <w:rPr/>
          </w:rPrChange>
        </w:rPr>
        <w:t>Data Fields &amp; Presentation Logic</w:t>
      </w:r>
    </w:p>
    <w:p w14:paraId="0EE6BA9C" w14:textId="77777777" w:rsidR="001B04A6" w:rsidRPr="00184A3A" w:rsidRDefault="001B04A6" w:rsidP="001B04A6">
      <w:pPr>
        <w:pStyle w:val="ListParagraph"/>
        <w:numPr>
          <w:ilvl w:val="0"/>
          <w:numId w:val="13"/>
        </w:numPr>
        <w:rPr>
          <w:lang w:eastAsia="zh-CN"/>
          <w:rPrChange w:id="3770" w:author="Edward Leung" w:date="2017-01-10T12:35:00Z">
            <w:rPr>
              <w:lang w:eastAsia="zh-CN"/>
            </w:rPr>
          </w:rPrChange>
        </w:rPr>
      </w:pPr>
      <w:r w:rsidRPr="00184A3A">
        <w:rPr>
          <w:lang w:eastAsia="zh-CN"/>
          <w:rPrChange w:id="3771" w:author="Edward Leung" w:date="2017-01-10T12:35:00Z">
            <w:rPr>
              <w:lang w:eastAsia="zh-CN"/>
            </w:rPr>
          </w:rPrChange>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Change w:id="3772" w:author="Edward Leung" w:date="2017-01-10T12:35:00Z">
            <w:rPr>
              <w:lang w:eastAsia="zh-CN"/>
            </w:rPr>
          </w:rPrChange>
        </w:rPr>
      </w:pPr>
      <w:r w:rsidRPr="00184A3A">
        <w:rPr>
          <w:lang w:eastAsia="zh-CN"/>
          <w:rPrChange w:id="3773" w:author="Edward Leung" w:date="2017-01-10T12:35:00Z">
            <w:rPr>
              <w:lang w:eastAsia="zh-CN"/>
            </w:rPr>
          </w:rPrChange>
        </w:rPr>
        <w:t>Job</w:t>
      </w:r>
      <w:r w:rsidR="001B04A6" w:rsidRPr="00184A3A">
        <w:rPr>
          <w:lang w:eastAsia="zh-CN"/>
          <w:rPrChange w:id="3774" w:author="Edward Leung" w:date="2017-01-10T12:35:00Z">
            <w:rPr>
              <w:lang w:eastAsia="zh-CN"/>
            </w:rPr>
          </w:rPrChange>
        </w:rPr>
        <w:t xml:space="preserve"> </w:t>
      </w:r>
      <w:r w:rsidR="00154094" w:rsidRPr="00184A3A">
        <w:rPr>
          <w:lang w:eastAsia="zh-CN"/>
          <w:rPrChange w:id="3775" w:author="Edward Leung" w:date="2017-01-10T12:35:00Z">
            <w:rPr>
              <w:lang w:eastAsia="zh-CN"/>
            </w:rPr>
          </w:rPrChange>
        </w:rPr>
        <w:t>Group</w:t>
      </w:r>
      <w:r w:rsidR="001B04A6" w:rsidRPr="00184A3A">
        <w:rPr>
          <w:lang w:eastAsia="zh-CN"/>
          <w:rPrChange w:id="3776" w:author="Edward Leung" w:date="2017-01-10T12:35:00Z">
            <w:rPr>
              <w:lang w:eastAsia="zh-CN"/>
            </w:rPr>
          </w:rPrChange>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Change w:id="3777" w:author="Edward Leung" w:date="2017-01-10T12:35:00Z">
            <w:rPr>
              <w:lang w:eastAsia="zh-CN"/>
            </w:rPr>
          </w:rPrChange>
        </w:rPr>
      </w:pPr>
      <w:r w:rsidRPr="00184A3A">
        <w:rPr>
          <w:lang w:eastAsia="zh-CN"/>
          <w:rPrChange w:id="3778" w:author="Edward Leung" w:date="2017-01-10T12:35:00Z">
            <w:rPr>
              <w:lang w:eastAsia="zh-CN"/>
            </w:rPr>
          </w:rPrChange>
        </w:rPr>
        <w:t>Job Name (ascending)</w:t>
      </w:r>
    </w:p>
    <w:p w14:paraId="254BF2B3" w14:textId="77777777" w:rsidR="001B04A6" w:rsidRPr="00184A3A" w:rsidRDefault="001B04A6" w:rsidP="001B04A6">
      <w:pPr>
        <w:spacing w:line="240" w:lineRule="auto"/>
        <w:rPr>
          <w:lang w:eastAsia="zh-CN"/>
          <w:rPrChange w:id="3779" w:author="Edward Leung" w:date="2017-01-10T12:35:00Z">
            <w:rPr>
              <w:lang w:eastAsia="zh-CN"/>
            </w:rPr>
          </w:rPrChange>
        </w:rPr>
      </w:pPr>
    </w:p>
    <w:p w14:paraId="6DAA80AF" w14:textId="77777777" w:rsidR="001B04A6" w:rsidRPr="00184A3A" w:rsidRDefault="001B04A6" w:rsidP="001B04A6">
      <w:pPr>
        <w:pStyle w:val="ListParagraph"/>
        <w:numPr>
          <w:ilvl w:val="0"/>
          <w:numId w:val="13"/>
        </w:numPr>
        <w:spacing w:line="240" w:lineRule="auto"/>
        <w:rPr>
          <w:lang w:eastAsia="zh-CN"/>
          <w:rPrChange w:id="3780" w:author="Edward Leung" w:date="2017-01-10T12:35:00Z">
            <w:rPr>
              <w:lang w:eastAsia="zh-CN"/>
            </w:rPr>
          </w:rPrChange>
        </w:rPr>
      </w:pPr>
      <w:r w:rsidRPr="00184A3A">
        <w:rPr>
          <w:lang w:eastAsia="zh-CN"/>
          <w:rPrChange w:id="3781"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1B04A6" w:rsidRPr="00184A3A" w14:paraId="758CC231" w14:textId="77777777" w:rsidTr="0090729B">
        <w:tc>
          <w:tcPr>
            <w:tcW w:w="1553" w:type="dxa"/>
            <w:shd w:val="clear" w:color="auto" w:fill="C6D9F1"/>
            <w:vAlign w:val="center"/>
          </w:tcPr>
          <w:p w14:paraId="4117BA9A" w14:textId="77777777" w:rsidR="001B04A6" w:rsidRPr="00184A3A" w:rsidRDefault="001B04A6" w:rsidP="0090729B">
            <w:pPr>
              <w:rPr>
                <w:b/>
                <w:rPrChange w:id="3782" w:author="Edward Leung" w:date="2017-01-10T12:35:00Z">
                  <w:rPr>
                    <w:b/>
                  </w:rPr>
                </w:rPrChange>
              </w:rPr>
            </w:pPr>
            <w:r w:rsidRPr="00184A3A">
              <w:rPr>
                <w:b/>
                <w:rPrChange w:id="3783" w:author="Edward Leung" w:date="2017-01-10T12:35:00Z">
                  <w:rPr>
                    <w:b/>
                  </w:rPr>
                </w:rPrChange>
              </w:rPr>
              <w:t>Field</w:t>
            </w:r>
          </w:p>
        </w:tc>
        <w:tc>
          <w:tcPr>
            <w:tcW w:w="1260" w:type="dxa"/>
            <w:shd w:val="clear" w:color="auto" w:fill="C6D9F1"/>
            <w:vAlign w:val="center"/>
          </w:tcPr>
          <w:p w14:paraId="465E77B1" w14:textId="77777777" w:rsidR="001B04A6" w:rsidRPr="00184A3A" w:rsidRDefault="001B04A6" w:rsidP="0090729B">
            <w:pPr>
              <w:rPr>
                <w:b/>
                <w:rPrChange w:id="3784" w:author="Edward Leung" w:date="2017-01-10T12:35:00Z">
                  <w:rPr>
                    <w:b/>
                  </w:rPr>
                </w:rPrChange>
              </w:rPr>
            </w:pPr>
            <w:r w:rsidRPr="00184A3A">
              <w:rPr>
                <w:b/>
                <w:rPrChange w:id="3785" w:author="Edward Leung" w:date="2017-01-10T12:35:00Z">
                  <w:rPr>
                    <w:b/>
                  </w:rPr>
                </w:rPrChange>
              </w:rPr>
              <w:t>Object Type</w:t>
            </w:r>
          </w:p>
        </w:tc>
        <w:tc>
          <w:tcPr>
            <w:tcW w:w="1170" w:type="dxa"/>
            <w:shd w:val="clear" w:color="auto" w:fill="C6D9F1"/>
            <w:vAlign w:val="center"/>
          </w:tcPr>
          <w:p w14:paraId="3122A1A9" w14:textId="77777777" w:rsidR="001B04A6" w:rsidRPr="00184A3A" w:rsidRDefault="001B04A6" w:rsidP="0090729B">
            <w:pPr>
              <w:rPr>
                <w:b/>
                <w:rPrChange w:id="3786" w:author="Edward Leung" w:date="2017-01-10T12:35:00Z">
                  <w:rPr>
                    <w:b/>
                  </w:rPr>
                </w:rPrChange>
              </w:rPr>
            </w:pPr>
            <w:r w:rsidRPr="00184A3A">
              <w:rPr>
                <w:b/>
                <w:rPrChange w:id="3787" w:author="Edward Leung" w:date="2017-01-10T12:35:00Z">
                  <w:rPr>
                    <w:b/>
                  </w:rPr>
                </w:rPrChange>
              </w:rPr>
              <w:t>Default Value</w:t>
            </w:r>
          </w:p>
        </w:tc>
        <w:tc>
          <w:tcPr>
            <w:tcW w:w="1237" w:type="dxa"/>
            <w:shd w:val="clear" w:color="auto" w:fill="C6D9F1"/>
            <w:vAlign w:val="center"/>
          </w:tcPr>
          <w:p w14:paraId="18A09A80" w14:textId="77777777" w:rsidR="001B04A6" w:rsidRPr="00184A3A" w:rsidRDefault="001B04A6" w:rsidP="0090729B">
            <w:pPr>
              <w:rPr>
                <w:b/>
                <w:rPrChange w:id="3788" w:author="Edward Leung" w:date="2017-01-10T12:35:00Z">
                  <w:rPr>
                    <w:b/>
                  </w:rPr>
                </w:rPrChange>
              </w:rPr>
            </w:pPr>
            <w:r w:rsidRPr="00184A3A">
              <w:rPr>
                <w:b/>
                <w:rPrChange w:id="3789" w:author="Edward Leung" w:date="2017-01-10T12:35:00Z">
                  <w:rPr>
                    <w:b/>
                  </w:rPr>
                </w:rPrChange>
              </w:rPr>
              <w:t>Mandatory (M/O/C)</w:t>
            </w:r>
          </w:p>
        </w:tc>
        <w:tc>
          <w:tcPr>
            <w:tcW w:w="1103" w:type="dxa"/>
            <w:shd w:val="clear" w:color="auto" w:fill="C6D9F1"/>
            <w:vAlign w:val="center"/>
          </w:tcPr>
          <w:p w14:paraId="6453ECA0" w14:textId="77777777" w:rsidR="001B04A6" w:rsidRPr="00184A3A" w:rsidRDefault="001B04A6" w:rsidP="0090729B">
            <w:pPr>
              <w:rPr>
                <w:b/>
                <w:rPrChange w:id="3790" w:author="Edward Leung" w:date="2017-01-10T12:35:00Z">
                  <w:rPr>
                    <w:b/>
                  </w:rPr>
                </w:rPrChange>
              </w:rPr>
            </w:pPr>
            <w:r w:rsidRPr="00184A3A">
              <w:rPr>
                <w:b/>
                <w:rPrChange w:id="3791" w:author="Edward Leung" w:date="2017-01-10T12:35:00Z">
                  <w:rPr>
                    <w:b/>
                  </w:rPr>
                </w:rPrChange>
              </w:rPr>
              <w:t>Format</w:t>
            </w:r>
          </w:p>
        </w:tc>
        <w:tc>
          <w:tcPr>
            <w:tcW w:w="1507" w:type="dxa"/>
            <w:shd w:val="clear" w:color="auto" w:fill="C6D9F1"/>
            <w:vAlign w:val="center"/>
          </w:tcPr>
          <w:p w14:paraId="02A9A4F3" w14:textId="77777777" w:rsidR="001B04A6" w:rsidRPr="00184A3A" w:rsidRDefault="001B04A6" w:rsidP="0090729B">
            <w:pPr>
              <w:rPr>
                <w:b/>
                <w:rPrChange w:id="3792" w:author="Edward Leung" w:date="2017-01-10T12:35:00Z">
                  <w:rPr>
                    <w:b/>
                  </w:rPr>
                </w:rPrChange>
              </w:rPr>
            </w:pPr>
            <w:r w:rsidRPr="00184A3A">
              <w:rPr>
                <w:b/>
                <w:rPrChange w:id="3793" w:author="Edward Leung" w:date="2017-01-10T12:35:00Z">
                  <w:rPr>
                    <w:b/>
                  </w:rPr>
                </w:rPrChange>
              </w:rPr>
              <w:t>Action / Event / Response</w:t>
            </w:r>
          </w:p>
        </w:tc>
        <w:tc>
          <w:tcPr>
            <w:tcW w:w="2363" w:type="dxa"/>
            <w:shd w:val="clear" w:color="auto" w:fill="C6D9F1"/>
            <w:vAlign w:val="center"/>
          </w:tcPr>
          <w:p w14:paraId="4129A431" w14:textId="77777777" w:rsidR="001B04A6" w:rsidRPr="00184A3A" w:rsidRDefault="001B04A6" w:rsidP="0090729B">
            <w:pPr>
              <w:rPr>
                <w:b/>
                <w:rPrChange w:id="3794" w:author="Edward Leung" w:date="2017-01-10T12:35:00Z">
                  <w:rPr>
                    <w:b/>
                  </w:rPr>
                </w:rPrChange>
              </w:rPr>
            </w:pPr>
            <w:r w:rsidRPr="00184A3A">
              <w:rPr>
                <w:b/>
                <w:rPrChange w:id="3795" w:author="Edward Leung" w:date="2017-01-10T12:35:00Z">
                  <w:rPr>
                    <w:b/>
                  </w:rPr>
                </w:rPrChange>
              </w:rPr>
              <w:t>Description</w:t>
            </w:r>
          </w:p>
        </w:tc>
      </w:tr>
      <w:tr w:rsidR="001B04A6" w:rsidRPr="00184A3A" w14:paraId="5FCDD418" w14:textId="77777777" w:rsidTr="0090729B">
        <w:tc>
          <w:tcPr>
            <w:tcW w:w="1553" w:type="dxa"/>
            <w:vAlign w:val="center"/>
          </w:tcPr>
          <w:p w14:paraId="3402D334" w14:textId="7BD12078" w:rsidR="001B04A6" w:rsidRPr="00184A3A" w:rsidRDefault="00A33810" w:rsidP="0090729B">
            <w:pPr>
              <w:ind w:left="-18" w:right="-108"/>
              <w:rPr>
                <w:b/>
                <w:rPrChange w:id="3796" w:author="Edward Leung" w:date="2017-01-10T12:35:00Z">
                  <w:rPr>
                    <w:b/>
                  </w:rPr>
                </w:rPrChange>
              </w:rPr>
            </w:pPr>
            <w:r w:rsidRPr="00184A3A">
              <w:rPr>
                <w:b/>
                <w:rPrChange w:id="3797" w:author="Edward Leung" w:date="2017-01-10T12:35:00Z">
                  <w:rPr>
                    <w:b/>
                  </w:rPr>
                </w:rPrChange>
              </w:rPr>
              <w:t xml:space="preserve">Job </w:t>
            </w:r>
            <w:r w:rsidR="001B04A6" w:rsidRPr="00184A3A">
              <w:rPr>
                <w:b/>
                <w:rPrChange w:id="3798" w:author="Edward Leung" w:date="2017-01-10T12:35:00Z">
                  <w:rPr>
                    <w:b/>
                  </w:rPr>
                </w:rPrChange>
              </w:rPr>
              <w:t>Name</w:t>
            </w:r>
          </w:p>
        </w:tc>
        <w:tc>
          <w:tcPr>
            <w:tcW w:w="1260" w:type="dxa"/>
            <w:vAlign w:val="center"/>
          </w:tcPr>
          <w:p w14:paraId="6B6D400A" w14:textId="77777777" w:rsidR="001B04A6" w:rsidRPr="00184A3A" w:rsidRDefault="001B04A6" w:rsidP="0090729B">
            <w:pPr>
              <w:rPr>
                <w:rPrChange w:id="3799" w:author="Edward Leung" w:date="2017-01-10T12:35:00Z">
                  <w:rPr/>
                </w:rPrChange>
              </w:rPr>
            </w:pPr>
            <w:r w:rsidRPr="00184A3A">
              <w:rPr>
                <w:rPrChange w:id="3800" w:author="Edward Leung" w:date="2017-01-10T12:35:00Z">
                  <w:rPr/>
                </w:rPrChange>
              </w:rPr>
              <w:t>Read-only text</w:t>
            </w:r>
          </w:p>
        </w:tc>
        <w:tc>
          <w:tcPr>
            <w:tcW w:w="1170" w:type="dxa"/>
            <w:vAlign w:val="center"/>
          </w:tcPr>
          <w:p w14:paraId="593EAAC7" w14:textId="77777777" w:rsidR="001B04A6" w:rsidRPr="00184A3A" w:rsidRDefault="001B04A6" w:rsidP="0090729B">
            <w:pPr>
              <w:rPr>
                <w:rPrChange w:id="3801" w:author="Edward Leung" w:date="2017-01-10T12:35:00Z">
                  <w:rPr/>
                </w:rPrChange>
              </w:rPr>
            </w:pPr>
            <w:r w:rsidRPr="00184A3A">
              <w:rPr>
                <w:rPrChange w:id="3802" w:author="Edward Leung" w:date="2017-01-10T12:35:00Z">
                  <w:rPr/>
                </w:rPrChange>
              </w:rPr>
              <w:t>Prefilled</w:t>
            </w:r>
          </w:p>
        </w:tc>
        <w:tc>
          <w:tcPr>
            <w:tcW w:w="1237" w:type="dxa"/>
            <w:vAlign w:val="center"/>
          </w:tcPr>
          <w:p w14:paraId="542A8AE7" w14:textId="77777777" w:rsidR="001B04A6" w:rsidRPr="00184A3A" w:rsidRDefault="001B04A6" w:rsidP="0090729B">
            <w:pPr>
              <w:rPr>
                <w:rPrChange w:id="3803" w:author="Edward Leung" w:date="2017-01-10T12:35:00Z">
                  <w:rPr/>
                </w:rPrChange>
              </w:rPr>
            </w:pPr>
            <w:r w:rsidRPr="00184A3A">
              <w:rPr>
                <w:rPrChange w:id="3804" w:author="Edward Leung" w:date="2017-01-10T12:35:00Z">
                  <w:rPr/>
                </w:rPrChange>
              </w:rPr>
              <w:t>-</w:t>
            </w:r>
          </w:p>
        </w:tc>
        <w:tc>
          <w:tcPr>
            <w:tcW w:w="1103" w:type="dxa"/>
            <w:vAlign w:val="center"/>
          </w:tcPr>
          <w:p w14:paraId="7F1FAE5C" w14:textId="05570F19" w:rsidR="001B04A6" w:rsidRPr="00184A3A" w:rsidRDefault="001B04A6" w:rsidP="0090729B">
            <w:pPr>
              <w:rPr>
                <w:rPrChange w:id="3805" w:author="Edward Leung" w:date="2017-01-10T12:35:00Z">
                  <w:rPr/>
                </w:rPrChange>
              </w:rPr>
            </w:pPr>
            <w:r w:rsidRPr="00184A3A">
              <w:rPr>
                <w:rPrChange w:id="3806" w:author="Edward Leung" w:date="2017-01-10T12:35:00Z">
                  <w:rPr/>
                </w:rPrChange>
              </w:rPr>
              <w:t>A</w:t>
            </w:r>
            <w:r w:rsidR="00462D94" w:rsidRPr="00184A3A">
              <w:rPr>
                <w:rPrChange w:id="3807" w:author="Edward Leung" w:date="2017-01-10T12:35:00Z">
                  <w:rPr/>
                </w:rPrChange>
              </w:rPr>
              <w:t>5</w:t>
            </w:r>
            <w:r w:rsidRPr="00184A3A">
              <w:rPr>
                <w:rPrChange w:id="3808" w:author="Edward Leung" w:date="2017-01-10T12:35:00Z">
                  <w:rPr/>
                </w:rPrChange>
              </w:rPr>
              <w:t>0</w:t>
            </w:r>
          </w:p>
        </w:tc>
        <w:tc>
          <w:tcPr>
            <w:tcW w:w="1507" w:type="dxa"/>
            <w:vAlign w:val="center"/>
          </w:tcPr>
          <w:p w14:paraId="7D70F595" w14:textId="77777777" w:rsidR="001B04A6" w:rsidRPr="00184A3A" w:rsidRDefault="001B04A6" w:rsidP="0090729B">
            <w:pPr>
              <w:rPr>
                <w:rPrChange w:id="3809" w:author="Edward Leung" w:date="2017-01-10T12:35:00Z">
                  <w:rPr/>
                </w:rPrChange>
              </w:rPr>
            </w:pPr>
            <w:r w:rsidRPr="00184A3A">
              <w:rPr>
                <w:rPrChange w:id="3810" w:author="Edward Leung" w:date="2017-01-10T12:35:00Z">
                  <w:rPr/>
                </w:rPrChange>
              </w:rPr>
              <w:t>-</w:t>
            </w:r>
          </w:p>
        </w:tc>
        <w:tc>
          <w:tcPr>
            <w:tcW w:w="2363" w:type="dxa"/>
            <w:vAlign w:val="center"/>
          </w:tcPr>
          <w:p w14:paraId="718A4033" w14:textId="6AE2E2E1" w:rsidR="001B04A6" w:rsidRPr="00184A3A" w:rsidRDefault="00A33810" w:rsidP="0090729B">
            <w:pPr>
              <w:rPr>
                <w:rPrChange w:id="3811" w:author="Edward Leung" w:date="2017-01-10T12:35:00Z">
                  <w:rPr/>
                </w:rPrChange>
              </w:rPr>
            </w:pPr>
            <w:r w:rsidRPr="00184A3A">
              <w:rPr>
                <w:rPrChange w:id="3812" w:author="Edward Leung" w:date="2017-01-10T12:35:00Z">
                  <w:rPr/>
                </w:rPrChange>
              </w:rPr>
              <w:t>Job</w:t>
            </w:r>
            <w:r w:rsidR="001B04A6" w:rsidRPr="00184A3A">
              <w:rPr>
                <w:rPrChange w:id="3813" w:author="Edward Leung" w:date="2017-01-10T12:35:00Z">
                  <w:rPr/>
                </w:rPrChange>
              </w:rPr>
              <w:t xml:space="preserve"> name</w:t>
            </w:r>
          </w:p>
        </w:tc>
      </w:tr>
      <w:tr w:rsidR="001B04A6" w:rsidRPr="00184A3A" w14:paraId="32310289" w14:textId="77777777" w:rsidTr="0090729B">
        <w:tc>
          <w:tcPr>
            <w:tcW w:w="1553" w:type="dxa"/>
            <w:vAlign w:val="center"/>
          </w:tcPr>
          <w:p w14:paraId="764E8863" w14:textId="7E08DA2D" w:rsidR="001B04A6" w:rsidRPr="00184A3A" w:rsidRDefault="00A33810" w:rsidP="0090729B">
            <w:pPr>
              <w:ind w:left="-18" w:right="-108"/>
              <w:rPr>
                <w:b/>
                <w:rPrChange w:id="3814" w:author="Edward Leung" w:date="2017-01-10T12:35:00Z">
                  <w:rPr>
                    <w:b/>
                  </w:rPr>
                </w:rPrChange>
              </w:rPr>
            </w:pPr>
            <w:r w:rsidRPr="00184A3A">
              <w:rPr>
                <w:b/>
                <w:rPrChange w:id="3815" w:author="Edward Leung" w:date="2017-01-10T12:35:00Z">
                  <w:rPr>
                    <w:b/>
                  </w:rPr>
                </w:rPrChange>
              </w:rPr>
              <w:t>Job Description</w:t>
            </w:r>
          </w:p>
        </w:tc>
        <w:tc>
          <w:tcPr>
            <w:tcW w:w="1260" w:type="dxa"/>
            <w:vAlign w:val="center"/>
          </w:tcPr>
          <w:p w14:paraId="3DD33ED8" w14:textId="77777777" w:rsidR="001B04A6" w:rsidRPr="00184A3A" w:rsidRDefault="001B04A6" w:rsidP="0090729B">
            <w:pPr>
              <w:rPr>
                <w:rPrChange w:id="3816" w:author="Edward Leung" w:date="2017-01-10T12:35:00Z">
                  <w:rPr/>
                </w:rPrChange>
              </w:rPr>
            </w:pPr>
            <w:r w:rsidRPr="00184A3A">
              <w:rPr>
                <w:rPrChange w:id="3817" w:author="Edward Leung" w:date="2017-01-10T12:35:00Z">
                  <w:rPr/>
                </w:rPrChange>
              </w:rPr>
              <w:t>Read-only text</w:t>
            </w:r>
          </w:p>
        </w:tc>
        <w:tc>
          <w:tcPr>
            <w:tcW w:w="1170" w:type="dxa"/>
            <w:vAlign w:val="center"/>
          </w:tcPr>
          <w:p w14:paraId="6C1EA820" w14:textId="77777777" w:rsidR="001B04A6" w:rsidRPr="00184A3A" w:rsidRDefault="001B04A6" w:rsidP="0090729B">
            <w:pPr>
              <w:rPr>
                <w:rPrChange w:id="3818" w:author="Edward Leung" w:date="2017-01-10T12:35:00Z">
                  <w:rPr/>
                </w:rPrChange>
              </w:rPr>
            </w:pPr>
            <w:r w:rsidRPr="00184A3A">
              <w:rPr>
                <w:rPrChange w:id="3819" w:author="Edward Leung" w:date="2017-01-10T12:35:00Z">
                  <w:rPr/>
                </w:rPrChange>
              </w:rPr>
              <w:t>Prefilled</w:t>
            </w:r>
          </w:p>
        </w:tc>
        <w:tc>
          <w:tcPr>
            <w:tcW w:w="1237" w:type="dxa"/>
            <w:vAlign w:val="center"/>
          </w:tcPr>
          <w:p w14:paraId="6F24D4A6" w14:textId="77777777" w:rsidR="001B04A6" w:rsidRPr="00184A3A" w:rsidRDefault="001B04A6" w:rsidP="0090729B">
            <w:pPr>
              <w:rPr>
                <w:rPrChange w:id="3820" w:author="Edward Leung" w:date="2017-01-10T12:35:00Z">
                  <w:rPr/>
                </w:rPrChange>
              </w:rPr>
            </w:pPr>
            <w:r w:rsidRPr="00184A3A">
              <w:rPr>
                <w:rPrChange w:id="3821" w:author="Edward Leung" w:date="2017-01-10T12:35:00Z">
                  <w:rPr/>
                </w:rPrChange>
              </w:rPr>
              <w:t>-</w:t>
            </w:r>
          </w:p>
        </w:tc>
        <w:tc>
          <w:tcPr>
            <w:tcW w:w="1103" w:type="dxa"/>
            <w:vAlign w:val="center"/>
          </w:tcPr>
          <w:p w14:paraId="72FEDC69" w14:textId="77EAF271" w:rsidR="001B04A6" w:rsidRPr="00184A3A" w:rsidRDefault="001B04A6" w:rsidP="0090729B">
            <w:pPr>
              <w:rPr>
                <w:rPrChange w:id="3822" w:author="Edward Leung" w:date="2017-01-10T12:35:00Z">
                  <w:rPr/>
                </w:rPrChange>
              </w:rPr>
            </w:pPr>
            <w:r w:rsidRPr="00184A3A">
              <w:rPr>
                <w:rPrChange w:id="3823" w:author="Edward Leung" w:date="2017-01-10T12:35:00Z">
                  <w:rPr/>
                </w:rPrChange>
              </w:rPr>
              <w:t>A20</w:t>
            </w:r>
            <w:r w:rsidR="00462D94" w:rsidRPr="00184A3A">
              <w:rPr>
                <w:rPrChange w:id="3824" w:author="Edward Leung" w:date="2017-01-10T12:35:00Z">
                  <w:rPr/>
                </w:rPrChange>
              </w:rPr>
              <w:t>0</w:t>
            </w:r>
          </w:p>
        </w:tc>
        <w:tc>
          <w:tcPr>
            <w:tcW w:w="1507" w:type="dxa"/>
            <w:vAlign w:val="center"/>
          </w:tcPr>
          <w:p w14:paraId="365AAEF1" w14:textId="77777777" w:rsidR="001B04A6" w:rsidRPr="00184A3A" w:rsidRDefault="001B04A6" w:rsidP="0090729B">
            <w:pPr>
              <w:rPr>
                <w:rPrChange w:id="3825" w:author="Edward Leung" w:date="2017-01-10T12:35:00Z">
                  <w:rPr/>
                </w:rPrChange>
              </w:rPr>
            </w:pPr>
            <w:r w:rsidRPr="00184A3A">
              <w:rPr>
                <w:rPrChange w:id="3826" w:author="Edward Leung" w:date="2017-01-10T12:35:00Z">
                  <w:rPr/>
                </w:rPrChange>
              </w:rPr>
              <w:t>-</w:t>
            </w:r>
          </w:p>
        </w:tc>
        <w:tc>
          <w:tcPr>
            <w:tcW w:w="2363" w:type="dxa"/>
            <w:vAlign w:val="center"/>
          </w:tcPr>
          <w:p w14:paraId="5449E708" w14:textId="75AFB7F4" w:rsidR="001B04A6" w:rsidRPr="00184A3A" w:rsidRDefault="00A33810" w:rsidP="00A33810">
            <w:pPr>
              <w:rPr>
                <w:rPrChange w:id="3827" w:author="Edward Leung" w:date="2017-01-10T12:35:00Z">
                  <w:rPr/>
                </w:rPrChange>
              </w:rPr>
            </w:pPr>
            <w:r w:rsidRPr="00184A3A">
              <w:rPr>
                <w:rPrChange w:id="3828" w:author="Edward Leung" w:date="2017-01-10T12:35:00Z">
                  <w:rPr/>
                </w:rPrChange>
              </w:rPr>
              <w:t>Job description</w:t>
            </w:r>
          </w:p>
        </w:tc>
      </w:tr>
      <w:tr w:rsidR="001B04A6" w:rsidRPr="00184A3A" w14:paraId="4687FE6F" w14:textId="77777777" w:rsidTr="0090729B">
        <w:tc>
          <w:tcPr>
            <w:tcW w:w="1553" w:type="dxa"/>
            <w:vAlign w:val="center"/>
          </w:tcPr>
          <w:p w14:paraId="1D3B1970" w14:textId="6C82C9FE" w:rsidR="001B04A6" w:rsidRPr="00184A3A" w:rsidRDefault="00A33810" w:rsidP="0090729B">
            <w:pPr>
              <w:ind w:left="-18" w:right="-108"/>
              <w:rPr>
                <w:b/>
                <w:rPrChange w:id="3829" w:author="Edward Leung" w:date="2017-01-10T12:35:00Z">
                  <w:rPr>
                    <w:b/>
                  </w:rPr>
                </w:rPrChange>
              </w:rPr>
            </w:pPr>
            <w:r w:rsidRPr="00184A3A">
              <w:rPr>
                <w:b/>
                <w:rPrChange w:id="3830" w:author="Edward Leung" w:date="2017-01-10T12:35:00Z">
                  <w:rPr>
                    <w:b/>
                  </w:rPr>
                </w:rPrChange>
              </w:rPr>
              <w:t>Cron Expression</w:t>
            </w:r>
          </w:p>
        </w:tc>
        <w:tc>
          <w:tcPr>
            <w:tcW w:w="1260" w:type="dxa"/>
            <w:vAlign w:val="center"/>
          </w:tcPr>
          <w:p w14:paraId="7F4BA517" w14:textId="77777777" w:rsidR="001B04A6" w:rsidRPr="00184A3A" w:rsidRDefault="001B04A6" w:rsidP="0090729B">
            <w:pPr>
              <w:rPr>
                <w:rPrChange w:id="3831" w:author="Edward Leung" w:date="2017-01-10T12:35:00Z">
                  <w:rPr/>
                </w:rPrChange>
              </w:rPr>
            </w:pPr>
            <w:r w:rsidRPr="00184A3A">
              <w:rPr>
                <w:rPrChange w:id="3832" w:author="Edward Leung" w:date="2017-01-10T12:35:00Z">
                  <w:rPr/>
                </w:rPrChange>
              </w:rPr>
              <w:t>Read-only text</w:t>
            </w:r>
          </w:p>
        </w:tc>
        <w:tc>
          <w:tcPr>
            <w:tcW w:w="1170" w:type="dxa"/>
            <w:vAlign w:val="center"/>
          </w:tcPr>
          <w:p w14:paraId="14096788" w14:textId="77777777" w:rsidR="001B04A6" w:rsidRPr="00184A3A" w:rsidRDefault="001B04A6" w:rsidP="0090729B">
            <w:pPr>
              <w:rPr>
                <w:rPrChange w:id="3833" w:author="Edward Leung" w:date="2017-01-10T12:35:00Z">
                  <w:rPr/>
                </w:rPrChange>
              </w:rPr>
            </w:pPr>
            <w:r w:rsidRPr="00184A3A">
              <w:rPr>
                <w:rPrChange w:id="3834" w:author="Edward Leung" w:date="2017-01-10T12:35:00Z">
                  <w:rPr/>
                </w:rPrChange>
              </w:rPr>
              <w:t>Prefilled</w:t>
            </w:r>
          </w:p>
        </w:tc>
        <w:tc>
          <w:tcPr>
            <w:tcW w:w="1237" w:type="dxa"/>
            <w:vAlign w:val="center"/>
          </w:tcPr>
          <w:p w14:paraId="47D58FC4" w14:textId="77777777" w:rsidR="001B04A6" w:rsidRPr="00184A3A" w:rsidRDefault="001B04A6" w:rsidP="0090729B">
            <w:pPr>
              <w:rPr>
                <w:rPrChange w:id="3835" w:author="Edward Leung" w:date="2017-01-10T12:35:00Z">
                  <w:rPr/>
                </w:rPrChange>
              </w:rPr>
            </w:pPr>
            <w:r w:rsidRPr="00184A3A">
              <w:rPr>
                <w:rPrChange w:id="3836" w:author="Edward Leung" w:date="2017-01-10T12:35:00Z">
                  <w:rPr/>
                </w:rPrChange>
              </w:rPr>
              <w:t>-</w:t>
            </w:r>
          </w:p>
        </w:tc>
        <w:tc>
          <w:tcPr>
            <w:tcW w:w="1103" w:type="dxa"/>
            <w:vAlign w:val="center"/>
          </w:tcPr>
          <w:p w14:paraId="66F9375B" w14:textId="0B020420" w:rsidR="001B04A6" w:rsidRPr="00184A3A" w:rsidRDefault="00BD2D88" w:rsidP="0090729B">
            <w:pPr>
              <w:rPr>
                <w:rPrChange w:id="3837" w:author="Edward Leung" w:date="2017-01-10T12:35:00Z">
                  <w:rPr/>
                </w:rPrChange>
              </w:rPr>
            </w:pPr>
            <w:r w:rsidRPr="00184A3A">
              <w:rPr>
                <w:rPrChange w:id="3838" w:author="Edward Leung" w:date="2017-01-10T12:35:00Z">
                  <w:rPr/>
                </w:rPrChange>
              </w:rPr>
              <w:t>A</w:t>
            </w:r>
            <w:r w:rsidR="00F159F5" w:rsidRPr="00184A3A">
              <w:rPr>
                <w:rPrChange w:id="3839" w:author="Edward Leung" w:date="2017-01-10T12:35:00Z">
                  <w:rPr/>
                </w:rPrChange>
              </w:rPr>
              <w:t>50</w:t>
            </w:r>
          </w:p>
        </w:tc>
        <w:tc>
          <w:tcPr>
            <w:tcW w:w="1507" w:type="dxa"/>
            <w:vAlign w:val="center"/>
          </w:tcPr>
          <w:p w14:paraId="01CD8025" w14:textId="77777777" w:rsidR="001B04A6" w:rsidRPr="00184A3A" w:rsidRDefault="001B04A6" w:rsidP="0090729B">
            <w:pPr>
              <w:rPr>
                <w:rPrChange w:id="3840" w:author="Edward Leung" w:date="2017-01-10T12:35:00Z">
                  <w:rPr/>
                </w:rPrChange>
              </w:rPr>
            </w:pPr>
            <w:r w:rsidRPr="00184A3A">
              <w:rPr>
                <w:rPrChange w:id="3841" w:author="Edward Leung" w:date="2017-01-10T12:35:00Z">
                  <w:rPr/>
                </w:rPrChange>
              </w:rPr>
              <w:t>-</w:t>
            </w:r>
          </w:p>
        </w:tc>
        <w:tc>
          <w:tcPr>
            <w:tcW w:w="2363" w:type="dxa"/>
            <w:vAlign w:val="center"/>
          </w:tcPr>
          <w:p w14:paraId="43B9B600" w14:textId="34EB87FF" w:rsidR="001B04A6" w:rsidRPr="00184A3A" w:rsidRDefault="00A33810" w:rsidP="00A33810">
            <w:pPr>
              <w:rPr>
                <w:rPrChange w:id="3842" w:author="Edward Leung" w:date="2017-01-10T12:35:00Z">
                  <w:rPr/>
                </w:rPrChange>
              </w:rPr>
            </w:pPr>
            <w:r w:rsidRPr="00184A3A">
              <w:rPr>
                <w:rPrChange w:id="3843" w:author="Edward Leung" w:date="2017-01-10T12:35:00Z">
                  <w:rPr/>
                </w:rPrChange>
              </w:rPr>
              <w:t>The cron expression represents the job’s running time</w:t>
            </w:r>
          </w:p>
        </w:tc>
      </w:tr>
      <w:tr w:rsidR="001B04A6" w:rsidRPr="00184A3A" w14:paraId="2CD5E981" w14:textId="77777777" w:rsidTr="0090729B">
        <w:tc>
          <w:tcPr>
            <w:tcW w:w="1553" w:type="dxa"/>
            <w:vAlign w:val="center"/>
          </w:tcPr>
          <w:p w14:paraId="4E7FECAA" w14:textId="77777777" w:rsidR="001B04A6" w:rsidRPr="00184A3A" w:rsidRDefault="001B04A6" w:rsidP="0090729B">
            <w:pPr>
              <w:ind w:left="-18" w:right="-108"/>
              <w:rPr>
                <w:b/>
                <w:rPrChange w:id="3844" w:author="Edward Leung" w:date="2017-01-10T12:35:00Z">
                  <w:rPr>
                    <w:b/>
                  </w:rPr>
                </w:rPrChange>
              </w:rPr>
            </w:pPr>
            <w:r w:rsidRPr="00184A3A">
              <w:rPr>
                <w:b/>
                <w:rPrChange w:id="3845" w:author="Edward Leung" w:date="2017-01-10T12:35:00Z">
                  <w:rPr>
                    <w:b/>
                  </w:rPr>
                </w:rPrChange>
              </w:rPr>
              <w:t>Enable</w:t>
            </w:r>
          </w:p>
        </w:tc>
        <w:tc>
          <w:tcPr>
            <w:tcW w:w="1260" w:type="dxa"/>
            <w:vAlign w:val="center"/>
          </w:tcPr>
          <w:p w14:paraId="1CA7257A" w14:textId="77777777" w:rsidR="001B04A6" w:rsidRPr="00184A3A" w:rsidRDefault="001B04A6" w:rsidP="0090729B">
            <w:pPr>
              <w:rPr>
                <w:rPrChange w:id="3846" w:author="Edward Leung" w:date="2017-01-10T12:35:00Z">
                  <w:rPr/>
                </w:rPrChange>
              </w:rPr>
            </w:pPr>
            <w:r w:rsidRPr="00184A3A">
              <w:rPr>
                <w:rPrChange w:id="3847" w:author="Edward Leung" w:date="2017-01-10T12:35:00Z">
                  <w:rPr/>
                </w:rPrChange>
              </w:rPr>
              <w:t>Read-only text</w:t>
            </w:r>
          </w:p>
        </w:tc>
        <w:tc>
          <w:tcPr>
            <w:tcW w:w="1170" w:type="dxa"/>
            <w:vAlign w:val="center"/>
          </w:tcPr>
          <w:p w14:paraId="53558C7D" w14:textId="77777777" w:rsidR="001B04A6" w:rsidRPr="00184A3A" w:rsidRDefault="001B04A6" w:rsidP="0090729B">
            <w:pPr>
              <w:rPr>
                <w:rPrChange w:id="3848" w:author="Edward Leung" w:date="2017-01-10T12:35:00Z">
                  <w:rPr/>
                </w:rPrChange>
              </w:rPr>
            </w:pPr>
            <w:r w:rsidRPr="00184A3A">
              <w:rPr>
                <w:rPrChange w:id="3849" w:author="Edward Leung" w:date="2017-01-10T12:35:00Z">
                  <w:rPr/>
                </w:rPrChange>
              </w:rPr>
              <w:t>Prefilled</w:t>
            </w:r>
          </w:p>
        </w:tc>
        <w:tc>
          <w:tcPr>
            <w:tcW w:w="1237" w:type="dxa"/>
            <w:vAlign w:val="center"/>
          </w:tcPr>
          <w:p w14:paraId="13FB8914" w14:textId="77777777" w:rsidR="001B04A6" w:rsidRPr="00184A3A" w:rsidRDefault="001B04A6" w:rsidP="0090729B">
            <w:pPr>
              <w:rPr>
                <w:rPrChange w:id="3850" w:author="Edward Leung" w:date="2017-01-10T12:35:00Z">
                  <w:rPr/>
                </w:rPrChange>
              </w:rPr>
            </w:pPr>
            <w:r w:rsidRPr="00184A3A">
              <w:rPr>
                <w:rPrChange w:id="3851" w:author="Edward Leung" w:date="2017-01-10T12:35:00Z">
                  <w:rPr/>
                </w:rPrChange>
              </w:rPr>
              <w:t>-</w:t>
            </w:r>
          </w:p>
        </w:tc>
        <w:tc>
          <w:tcPr>
            <w:tcW w:w="1103" w:type="dxa"/>
            <w:vAlign w:val="center"/>
          </w:tcPr>
          <w:p w14:paraId="33C68CCC" w14:textId="77777777" w:rsidR="001B04A6" w:rsidRPr="00184A3A" w:rsidRDefault="001B04A6" w:rsidP="0090729B">
            <w:pPr>
              <w:rPr>
                <w:rPrChange w:id="3852" w:author="Edward Leung" w:date="2017-01-10T12:35:00Z">
                  <w:rPr/>
                </w:rPrChange>
              </w:rPr>
            </w:pPr>
            <w:r w:rsidRPr="00184A3A">
              <w:rPr>
                <w:rPrChange w:id="3853" w:author="Edward Leung" w:date="2017-01-10T12:35:00Z">
                  <w:rPr/>
                </w:rPrChange>
              </w:rPr>
              <w:t>A1</w:t>
            </w:r>
          </w:p>
        </w:tc>
        <w:tc>
          <w:tcPr>
            <w:tcW w:w="1507" w:type="dxa"/>
            <w:vAlign w:val="center"/>
          </w:tcPr>
          <w:p w14:paraId="6314415A" w14:textId="77777777" w:rsidR="001B04A6" w:rsidRPr="00184A3A" w:rsidRDefault="001B04A6" w:rsidP="0090729B">
            <w:pPr>
              <w:rPr>
                <w:rPrChange w:id="3854" w:author="Edward Leung" w:date="2017-01-10T12:35:00Z">
                  <w:rPr/>
                </w:rPrChange>
              </w:rPr>
            </w:pPr>
            <w:r w:rsidRPr="00184A3A">
              <w:rPr>
                <w:rPrChange w:id="3855" w:author="Edward Leung" w:date="2017-01-10T12:35:00Z">
                  <w:rPr/>
                </w:rPrChange>
              </w:rPr>
              <w:t>-</w:t>
            </w:r>
          </w:p>
        </w:tc>
        <w:tc>
          <w:tcPr>
            <w:tcW w:w="2363" w:type="dxa"/>
            <w:vAlign w:val="center"/>
          </w:tcPr>
          <w:p w14:paraId="1B1C1255" w14:textId="77777777" w:rsidR="001B04A6" w:rsidRPr="00184A3A" w:rsidRDefault="001B04A6" w:rsidP="0090729B">
            <w:pPr>
              <w:pStyle w:val="ListParagraph"/>
              <w:numPr>
                <w:ilvl w:val="0"/>
                <w:numId w:val="3"/>
              </w:numPr>
              <w:ind w:left="319" w:hanging="270"/>
              <w:rPr>
                <w:rPrChange w:id="3856" w:author="Edward Leung" w:date="2017-01-10T12:35:00Z">
                  <w:rPr/>
                </w:rPrChange>
              </w:rPr>
            </w:pPr>
            <w:r w:rsidRPr="00184A3A">
              <w:rPr>
                <w:rPrChange w:id="3857" w:author="Edward Leung" w:date="2017-01-10T12:35:00Z">
                  <w:rPr/>
                </w:rPrChange>
              </w:rPr>
              <w:t>Y (enabled)</w:t>
            </w:r>
          </w:p>
          <w:p w14:paraId="1EF80B4A" w14:textId="77777777" w:rsidR="001B04A6" w:rsidRPr="00184A3A" w:rsidRDefault="001B04A6" w:rsidP="0090729B">
            <w:pPr>
              <w:pStyle w:val="ListParagraph"/>
              <w:numPr>
                <w:ilvl w:val="0"/>
                <w:numId w:val="3"/>
              </w:numPr>
              <w:ind w:left="319" w:hanging="270"/>
              <w:rPr>
                <w:rPrChange w:id="3858" w:author="Edward Leung" w:date="2017-01-10T12:35:00Z">
                  <w:rPr/>
                </w:rPrChange>
              </w:rPr>
            </w:pPr>
            <w:r w:rsidRPr="00184A3A">
              <w:rPr>
                <w:rPrChange w:id="3859" w:author="Edward Leung" w:date="2017-01-10T12:35:00Z">
                  <w:rPr/>
                </w:rPrChange>
              </w:rPr>
              <w:t>N (disabled)</w:t>
            </w:r>
          </w:p>
        </w:tc>
      </w:tr>
    </w:tbl>
    <w:p w14:paraId="256BC89D" w14:textId="77777777" w:rsidR="001B04A6" w:rsidRPr="00184A3A" w:rsidRDefault="001B04A6" w:rsidP="001B04A6">
      <w:pPr>
        <w:pStyle w:val="Heading4"/>
        <w:ind w:left="864"/>
        <w:rPr>
          <w:rPrChange w:id="3860" w:author="Edward Leung" w:date="2017-01-10T12:35:00Z">
            <w:rPr/>
          </w:rPrChange>
        </w:rPr>
      </w:pPr>
      <w:r w:rsidRPr="00184A3A">
        <w:rPr>
          <w:rPrChange w:id="3861" w:author="Edward Leung" w:date="2017-01-10T12:35:00Z">
            <w:rPr/>
          </w:rPrChange>
        </w:rPr>
        <w:t>Screen Objects &amp; Action</w:t>
      </w:r>
    </w:p>
    <w:tbl>
      <w:tblPr>
        <w:tblW w:w="102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320"/>
      </w:tblGrid>
      <w:tr w:rsidR="001B04A6" w:rsidRPr="00184A3A" w14:paraId="6EE0747D" w14:textId="77777777" w:rsidTr="00E34670">
        <w:tc>
          <w:tcPr>
            <w:tcW w:w="1900" w:type="dxa"/>
            <w:shd w:val="clear" w:color="auto" w:fill="C6D9F1"/>
          </w:tcPr>
          <w:p w14:paraId="32FC0534" w14:textId="77777777" w:rsidR="001B04A6" w:rsidRPr="00184A3A" w:rsidRDefault="001B04A6" w:rsidP="0090729B">
            <w:pPr>
              <w:rPr>
                <w:b/>
                <w:rPrChange w:id="3862" w:author="Edward Leung" w:date="2017-01-10T12:35:00Z">
                  <w:rPr>
                    <w:b/>
                  </w:rPr>
                </w:rPrChange>
              </w:rPr>
            </w:pPr>
            <w:r w:rsidRPr="00184A3A">
              <w:rPr>
                <w:b/>
                <w:rPrChange w:id="3863" w:author="Edward Leung" w:date="2017-01-10T12:35:00Z">
                  <w:rPr>
                    <w:b/>
                  </w:rPr>
                </w:rPrChange>
              </w:rPr>
              <w:t>Screen Object</w:t>
            </w:r>
          </w:p>
        </w:tc>
        <w:tc>
          <w:tcPr>
            <w:tcW w:w="1120" w:type="dxa"/>
            <w:shd w:val="clear" w:color="auto" w:fill="C6D9F1"/>
          </w:tcPr>
          <w:p w14:paraId="09607163" w14:textId="77777777" w:rsidR="001B04A6" w:rsidRPr="00184A3A" w:rsidRDefault="001B04A6" w:rsidP="0090729B">
            <w:pPr>
              <w:rPr>
                <w:b/>
                <w:rPrChange w:id="3864" w:author="Edward Leung" w:date="2017-01-10T12:35:00Z">
                  <w:rPr>
                    <w:b/>
                  </w:rPr>
                </w:rPrChange>
              </w:rPr>
            </w:pPr>
            <w:r w:rsidRPr="00184A3A">
              <w:rPr>
                <w:b/>
                <w:rPrChange w:id="3865" w:author="Edward Leung" w:date="2017-01-10T12:35:00Z">
                  <w:rPr>
                    <w:b/>
                  </w:rPr>
                </w:rPrChange>
              </w:rPr>
              <w:t>Object Type</w:t>
            </w:r>
          </w:p>
        </w:tc>
        <w:tc>
          <w:tcPr>
            <w:tcW w:w="3920" w:type="dxa"/>
            <w:shd w:val="clear" w:color="auto" w:fill="C6D9F1"/>
          </w:tcPr>
          <w:p w14:paraId="53EAA01B" w14:textId="77777777" w:rsidR="001B04A6" w:rsidRPr="00184A3A" w:rsidRDefault="001B04A6" w:rsidP="0090729B">
            <w:pPr>
              <w:rPr>
                <w:b/>
                <w:rPrChange w:id="3866" w:author="Edward Leung" w:date="2017-01-10T12:35:00Z">
                  <w:rPr>
                    <w:b/>
                  </w:rPr>
                </w:rPrChange>
              </w:rPr>
            </w:pPr>
            <w:r w:rsidRPr="00184A3A">
              <w:rPr>
                <w:b/>
                <w:rPrChange w:id="3867" w:author="Edward Leung" w:date="2017-01-10T12:35:00Z">
                  <w:rPr>
                    <w:b/>
                  </w:rPr>
                </w:rPrChange>
              </w:rPr>
              <w:t>Action / Event / Response</w:t>
            </w:r>
          </w:p>
        </w:tc>
        <w:tc>
          <w:tcPr>
            <w:tcW w:w="3320" w:type="dxa"/>
            <w:shd w:val="clear" w:color="auto" w:fill="C6D9F1"/>
          </w:tcPr>
          <w:p w14:paraId="6B0D0E0A" w14:textId="77777777" w:rsidR="001B04A6" w:rsidRPr="00184A3A" w:rsidRDefault="001B04A6" w:rsidP="0090729B">
            <w:pPr>
              <w:rPr>
                <w:b/>
                <w:rPrChange w:id="3868" w:author="Edward Leung" w:date="2017-01-10T12:35:00Z">
                  <w:rPr>
                    <w:b/>
                  </w:rPr>
                </w:rPrChange>
              </w:rPr>
            </w:pPr>
            <w:r w:rsidRPr="00184A3A">
              <w:rPr>
                <w:b/>
                <w:rPrChange w:id="3869" w:author="Edward Leung" w:date="2017-01-10T12:35:00Z">
                  <w:rPr>
                    <w:b/>
                  </w:rPr>
                </w:rPrChange>
              </w:rPr>
              <w:t>Remarks</w:t>
            </w:r>
          </w:p>
        </w:tc>
      </w:tr>
      <w:tr w:rsidR="001B04A6" w:rsidRPr="00184A3A" w14:paraId="28072916" w14:textId="77777777" w:rsidTr="00E34670">
        <w:tc>
          <w:tcPr>
            <w:tcW w:w="1900" w:type="dxa"/>
          </w:tcPr>
          <w:p w14:paraId="5A95B65F" w14:textId="77777777" w:rsidR="001B04A6" w:rsidRPr="00184A3A" w:rsidRDefault="001B04A6" w:rsidP="0090729B">
            <w:pPr>
              <w:rPr>
                <w:rPrChange w:id="3870" w:author="Edward Leung" w:date="2017-01-10T12:35:00Z">
                  <w:rPr/>
                </w:rPrChange>
              </w:rPr>
            </w:pPr>
            <w:r w:rsidRPr="00184A3A">
              <w:rPr>
                <w:rPrChange w:id="3871" w:author="Edward Leung" w:date="2017-01-10T12:35:00Z">
                  <w:rPr/>
                </w:rPrChange>
              </w:rPr>
              <w:lastRenderedPageBreak/>
              <w:t>Operation -</w:t>
            </w:r>
            <w:r w:rsidRPr="00184A3A">
              <w:rPr>
                <w:b/>
                <w:rPrChange w:id="3872" w:author="Edward Leung" w:date="2017-01-10T12:35:00Z">
                  <w:rPr>
                    <w:b/>
                  </w:rPr>
                </w:rPrChange>
              </w:rPr>
              <w:t>Edit</w:t>
            </w:r>
          </w:p>
        </w:tc>
        <w:tc>
          <w:tcPr>
            <w:tcW w:w="1120" w:type="dxa"/>
          </w:tcPr>
          <w:p w14:paraId="3C824ECD" w14:textId="77777777" w:rsidR="001B04A6" w:rsidRPr="00184A3A" w:rsidRDefault="001B04A6" w:rsidP="0090729B">
            <w:pPr>
              <w:rPr>
                <w:rPrChange w:id="3873" w:author="Edward Leung" w:date="2017-01-10T12:35:00Z">
                  <w:rPr/>
                </w:rPrChange>
              </w:rPr>
            </w:pPr>
            <w:r w:rsidRPr="00184A3A">
              <w:rPr>
                <w:rPrChange w:id="3874" w:author="Edward Leung" w:date="2017-01-10T12:35:00Z">
                  <w:rPr/>
                </w:rPrChange>
              </w:rPr>
              <w:t>Button</w:t>
            </w:r>
          </w:p>
        </w:tc>
        <w:tc>
          <w:tcPr>
            <w:tcW w:w="3920" w:type="dxa"/>
          </w:tcPr>
          <w:p w14:paraId="6E15E4B6" w14:textId="20B534AC" w:rsidR="001B04A6" w:rsidRPr="00184A3A" w:rsidRDefault="001B04A6" w:rsidP="00C74C07">
            <w:pPr>
              <w:rPr>
                <w:rPrChange w:id="3875" w:author="Edward Leung" w:date="2017-01-10T12:35:00Z">
                  <w:rPr/>
                </w:rPrChange>
              </w:rPr>
            </w:pPr>
            <w:r w:rsidRPr="00184A3A">
              <w:rPr>
                <w:rPrChange w:id="3876" w:author="Edward Leung" w:date="2017-01-10T12:35:00Z">
                  <w:rPr/>
                </w:rPrChange>
              </w:rPr>
              <w:t xml:space="preserve">Edit the corresponding </w:t>
            </w:r>
            <w:r w:rsidR="00C74C07" w:rsidRPr="00184A3A">
              <w:rPr>
                <w:rPrChange w:id="3877" w:author="Edward Leung" w:date="2017-01-10T12:35:00Z">
                  <w:rPr/>
                </w:rPrChange>
              </w:rPr>
              <w:t>scheduler job</w:t>
            </w:r>
            <w:r w:rsidRPr="00184A3A">
              <w:rPr>
                <w:rPrChange w:id="3878" w:author="Edward Leung" w:date="2017-01-10T12:35:00Z">
                  <w:rPr/>
                </w:rPrChange>
              </w:rPr>
              <w:t xml:space="preserve"> record</w:t>
            </w:r>
          </w:p>
        </w:tc>
        <w:tc>
          <w:tcPr>
            <w:tcW w:w="3320" w:type="dxa"/>
          </w:tcPr>
          <w:p w14:paraId="58F41CF1" w14:textId="77777777" w:rsidR="001B04A6" w:rsidRPr="00184A3A" w:rsidRDefault="001B04A6" w:rsidP="0090729B">
            <w:pPr>
              <w:rPr>
                <w:rPrChange w:id="3879" w:author="Edward Leung" w:date="2017-01-10T12:35:00Z">
                  <w:rPr/>
                </w:rPrChange>
              </w:rPr>
            </w:pPr>
            <w:r w:rsidRPr="00184A3A">
              <w:rPr>
                <w:rPrChange w:id="3880" w:author="Edward Leung" w:date="2017-01-10T12:35:00Z">
                  <w:rPr/>
                </w:rPrChange>
              </w:rPr>
              <w:t>N/A</w:t>
            </w:r>
          </w:p>
        </w:tc>
      </w:tr>
    </w:tbl>
    <w:p w14:paraId="633C40FD" w14:textId="77777777" w:rsidR="001B04A6" w:rsidRPr="00184A3A" w:rsidRDefault="001B04A6" w:rsidP="001B04A6">
      <w:pPr>
        <w:ind w:left="450"/>
        <w:rPr>
          <w:lang w:eastAsia="zh-CN"/>
          <w:rPrChange w:id="3881" w:author="Edward Leung" w:date="2017-01-10T12:35:00Z">
            <w:rPr>
              <w:lang w:eastAsia="zh-CN"/>
            </w:rPr>
          </w:rPrChange>
        </w:rPr>
      </w:pPr>
    </w:p>
    <w:p w14:paraId="19961FB3" w14:textId="77777777" w:rsidR="001B04A6" w:rsidRPr="00184A3A" w:rsidRDefault="001B04A6" w:rsidP="001B04A6">
      <w:pPr>
        <w:pStyle w:val="Heading4"/>
        <w:ind w:left="864"/>
        <w:rPr>
          <w:rPrChange w:id="3882" w:author="Edward Leung" w:date="2017-01-10T12:35:00Z">
            <w:rPr/>
          </w:rPrChange>
        </w:rPr>
      </w:pPr>
      <w:r w:rsidRPr="00184A3A">
        <w:rPr>
          <w:rPrChange w:id="3883" w:author="Edward Leung" w:date="2017-01-10T12:35:00Z">
            <w:rPr/>
          </w:rPrChange>
        </w:rPr>
        <w:t>User/Security Group</w:t>
      </w:r>
    </w:p>
    <w:p w14:paraId="2F4ADE2F" w14:textId="77777777" w:rsidR="001B04A6" w:rsidRPr="00184A3A" w:rsidRDefault="001B04A6" w:rsidP="001B04A6">
      <w:pPr>
        <w:ind w:left="360"/>
        <w:rPr>
          <w:rFonts w:eastAsia="SimSun"/>
          <w:rPrChange w:id="3884" w:author="Edward Leung" w:date="2017-01-10T12:35:00Z">
            <w:rPr>
              <w:rFonts w:eastAsia="SimSun"/>
            </w:rPr>
          </w:rPrChange>
        </w:rPr>
      </w:pPr>
      <w:r w:rsidRPr="00184A3A">
        <w:rPr>
          <w:rFonts w:eastAsia="SimSun"/>
          <w:rPrChange w:id="3885" w:author="Edward Leung" w:date="2017-01-10T12:35:00Z">
            <w:rPr>
              <w:rFonts w:eastAsia="SimSun"/>
            </w:rPr>
          </w:rPrChange>
        </w:rPr>
        <w:t>This function can be accessed by the following user(s):</w:t>
      </w:r>
    </w:p>
    <w:p w14:paraId="663A87D7" w14:textId="77777777" w:rsidR="001B04A6" w:rsidRPr="00184A3A" w:rsidRDefault="001B04A6" w:rsidP="001B04A6">
      <w:pPr>
        <w:pStyle w:val="ListParagraph"/>
        <w:numPr>
          <w:ilvl w:val="0"/>
          <w:numId w:val="3"/>
        </w:numPr>
        <w:rPr>
          <w:rFonts w:eastAsia="SimSun"/>
          <w:rPrChange w:id="3886" w:author="Edward Leung" w:date="2017-01-10T12:35:00Z">
            <w:rPr>
              <w:rFonts w:eastAsia="SimSun"/>
            </w:rPr>
          </w:rPrChange>
        </w:rPr>
      </w:pPr>
      <w:r w:rsidRPr="00184A3A">
        <w:rPr>
          <w:rFonts w:eastAsia="SimSun"/>
          <w:rPrChange w:id="3887" w:author="Edward Leung" w:date="2017-01-10T12:35:00Z">
            <w:rPr>
              <w:rFonts w:eastAsia="SimSun"/>
            </w:rPr>
          </w:rPrChange>
        </w:rPr>
        <w:t>System Admin</w:t>
      </w:r>
    </w:p>
    <w:p w14:paraId="6E7A29FB" w14:textId="77777777" w:rsidR="001B04A6" w:rsidRPr="00184A3A" w:rsidRDefault="001B04A6" w:rsidP="001B04A6">
      <w:pPr>
        <w:pStyle w:val="Heading4"/>
        <w:ind w:left="864"/>
        <w:rPr>
          <w:rPrChange w:id="3888" w:author="Edward Leung" w:date="2017-01-10T12:35:00Z">
            <w:rPr/>
          </w:rPrChange>
        </w:rPr>
      </w:pPr>
      <w:r w:rsidRPr="00184A3A">
        <w:rPr>
          <w:rPrChange w:id="3889" w:author="Edward Leung" w:date="2017-01-10T12:35:00Z">
            <w:rPr/>
          </w:rPrChange>
        </w:rPr>
        <w:t>Data Fields &amp; Presentation Logic</w:t>
      </w:r>
    </w:p>
    <w:p w14:paraId="5FA96B15" w14:textId="77777777" w:rsidR="001B04A6" w:rsidRPr="00184A3A" w:rsidRDefault="001B04A6" w:rsidP="001B04A6">
      <w:pPr>
        <w:ind w:left="450"/>
        <w:rPr>
          <w:lang w:eastAsia="zh-CN"/>
          <w:rPrChange w:id="3890" w:author="Edward Leung" w:date="2017-01-10T12:35:00Z">
            <w:rPr>
              <w:lang w:eastAsia="zh-CN"/>
            </w:rPr>
          </w:rPrChange>
        </w:rPr>
      </w:pPr>
      <w:r w:rsidRPr="00184A3A">
        <w:rPr>
          <w:lang w:eastAsia="zh-CN"/>
          <w:rPrChange w:id="3891" w:author="Edward Leung" w:date="2017-01-10T12:35:00Z">
            <w:rPr>
              <w:lang w:eastAsia="zh-CN"/>
            </w:rPr>
          </w:rPrChange>
        </w:rPr>
        <w:t>N/A</w:t>
      </w:r>
    </w:p>
    <w:p w14:paraId="017DE9DC" w14:textId="77777777" w:rsidR="001B04A6" w:rsidRPr="00184A3A" w:rsidRDefault="001B04A6" w:rsidP="001B04A6">
      <w:pPr>
        <w:pStyle w:val="Heading4"/>
        <w:ind w:left="864"/>
        <w:rPr>
          <w:rPrChange w:id="3892" w:author="Edward Leung" w:date="2017-01-10T12:35:00Z">
            <w:rPr/>
          </w:rPrChange>
        </w:rPr>
      </w:pPr>
      <w:r w:rsidRPr="00184A3A">
        <w:rPr>
          <w:rPrChange w:id="3893" w:author="Edward Leung" w:date="2017-01-10T12:35:00Z">
            <w:rPr/>
          </w:rPrChange>
        </w:rPr>
        <w:t>Assumptions/Constraints</w:t>
      </w:r>
    </w:p>
    <w:p w14:paraId="56815F9B" w14:textId="77777777" w:rsidR="001B04A6" w:rsidRPr="00184A3A" w:rsidRDefault="001B04A6" w:rsidP="001B04A6">
      <w:pPr>
        <w:ind w:left="450"/>
        <w:rPr>
          <w:lang w:eastAsia="zh-CN"/>
          <w:rPrChange w:id="3894" w:author="Edward Leung" w:date="2017-01-10T12:35:00Z">
            <w:rPr>
              <w:lang w:eastAsia="zh-CN"/>
            </w:rPr>
          </w:rPrChange>
        </w:rPr>
      </w:pPr>
      <w:r w:rsidRPr="00184A3A">
        <w:rPr>
          <w:lang w:eastAsia="zh-CN"/>
          <w:rPrChange w:id="3895" w:author="Edward Leung" w:date="2017-01-10T12:35:00Z">
            <w:rPr>
              <w:lang w:eastAsia="zh-CN"/>
            </w:rPr>
          </w:rPrChange>
        </w:rPr>
        <w:t>N/A</w:t>
      </w:r>
    </w:p>
    <w:p w14:paraId="3C3DB07A" w14:textId="77777777" w:rsidR="001B04A6" w:rsidRPr="00184A3A" w:rsidRDefault="001B04A6" w:rsidP="001B04A6">
      <w:pPr>
        <w:pStyle w:val="Heading4"/>
        <w:ind w:left="864"/>
        <w:rPr>
          <w:rPrChange w:id="3896" w:author="Edward Leung" w:date="2017-01-10T12:35:00Z">
            <w:rPr/>
          </w:rPrChange>
        </w:rPr>
      </w:pPr>
      <w:r w:rsidRPr="00184A3A">
        <w:rPr>
          <w:rPrChange w:id="3897" w:author="Edward Leung" w:date="2017-01-10T12:35:00Z">
            <w:rPr/>
          </w:rPrChange>
        </w:rPr>
        <w:t xml:space="preserve">Error &amp; Exception List </w:t>
      </w:r>
    </w:p>
    <w:p w14:paraId="233C2920" w14:textId="41245446" w:rsidR="0036047D" w:rsidRPr="00184A3A" w:rsidRDefault="00AB222D" w:rsidP="00AB222D">
      <w:pPr>
        <w:ind w:left="450"/>
        <w:rPr>
          <w:lang w:eastAsia="zh-CN"/>
          <w:rPrChange w:id="3898" w:author="Edward Leung" w:date="2017-01-10T12:35:00Z">
            <w:rPr>
              <w:lang w:eastAsia="zh-CN"/>
            </w:rPr>
          </w:rPrChange>
        </w:rPr>
      </w:pPr>
      <w:r w:rsidRPr="00184A3A">
        <w:rPr>
          <w:lang w:eastAsia="zh-CN"/>
          <w:rPrChange w:id="3899" w:author="Edward Leung" w:date="2017-01-10T12:35:00Z">
            <w:rPr>
              <w:lang w:eastAsia="zh-CN"/>
            </w:rPr>
          </w:rPrChange>
        </w:rPr>
        <w:t>N/A</w:t>
      </w:r>
    </w:p>
    <w:p w14:paraId="04B7803E" w14:textId="77777777" w:rsidR="00AB222D" w:rsidRPr="00184A3A" w:rsidRDefault="00AB222D">
      <w:pPr>
        <w:rPr>
          <w:rPrChange w:id="3900" w:author="Edward Leung" w:date="2017-01-10T12:35:00Z">
            <w:rPr/>
          </w:rPrChange>
        </w:rPr>
      </w:pPr>
    </w:p>
    <w:p w14:paraId="0EBF7097" w14:textId="77777777" w:rsidR="00AB222D" w:rsidRPr="00184A3A" w:rsidRDefault="00AB222D" w:rsidP="00AB222D">
      <w:pPr>
        <w:pStyle w:val="Heading3"/>
        <w:rPr>
          <w:lang w:eastAsia="zh-CN"/>
          <w:rPrChange w:id="3901" w:author="Edward Leung" w:date="2017-01-10T12:35:00Z">
            <w:rPr>
              <w:lang w:eastAsia="zh-CN"/>
            </w:rPr>
          </w:rPrChange>
        </w:rPr>
      </w:pPr>
      <w:r w:rsidRPr="00184A3A">
        <w:rPr>
          <w:lang w:eastAsia="zh-CN"/>
          <w:rPrChange w:id="3902" w:author="Edward Leung" w:date="2017-01-10T12:35:00Z">
            <w:rPr>
              <w:lang w:eastAsia="zh-CN"/>
            </w:rPr>
          </w:rPrChange>
        </w:rPr>
        <w:t>Maintain Scheduler Jobs (List)</w:t>
      </w:r>
    </w:p>
    <w:p w14:paraId="614F0ED2" w14:textId="77777777" w:rsidR="00AB222D" w:rsidRPr="00184A3A" w:rsidRDefault="00AB222D" w:rsidP="00AB222D">
      <w:pPr>
        <w:pStyle w:val="Heading4"/>
        <w:ind w:left="864"/>
        <w:rPr>
          <w:rPrChange w:id="3903" w:author="Edward Leung" w:date="2017-01-10T12:35:00Z">
            <w:rPr/>
          </w:rPrChange>
        </w:rPr>
      </w:pPr>
      <w:r w:rsidRPr="00184A3A">
        <w:rPr>
          <w:rPrChange w:id="3904" w:author="Edward Leung" w:date="2017-01-10T12:35:00Z">
            <w:rPr/>
          </w:rPrChange>
        </w:rPr>
        <w:t>Process/Work Flow</w:t>
      </w:r>
    </w:p>
    <w:p w14:paraId="3ADF6E85" w14:textId="77777777" w:rsidR="00686FDD" w:rsidRPr="00184A3A" w:rsidRDefault="00686FDD" w:rsidP="00686FDD">
      <w:pPr>
        <w:ind w:left="360"/>
        <w:rPr>
          <w:b/>
          <w:u w:val="single"/>
          <w:rPrChange w:id="3905" w:author="Edward Leung" w:date="2017-01-10T12:35:00Z">
            <w:rPr>
              <w:b/>
              <w:u w:val="single"/>
            </w:rPr>
          </w:rPrChange>
        </w:rPr>
      </w:pPr>
      <w:r w:rsidRPr="00184A3A">
        <w:rPr>
          <w:b/>
          <w:u w:val="single"/>
          <w:rPrChange w:id="3906" w:author="Edward Leung" w:date="2017-01-10T12:35:00Z">
            <w:rPr>
              <w:b/>
              <w:u w:val="single"/>
            </w:rPr>
          </w:rPrChange>
        </w:rPr>
        <w:t>Maintain Branch Info (Edit)</w:t>
      </w:r>
    </w:p>
    <w:p w14:paraId="289FA6EE" w14:textId="4AF3781C" w:rsidR="00686FDD" w:rsidRPr="00184A3A" w:rsidRDefault="00686FDD" w:rsidP="00686FDD">
      <w:pPr>
        <w:ind w:left="360"/>
        <w:rPr>
          <w:rPrChange w:id="3907" w:author="Edward Leung" w:date="2017-01-10T12:35:00Z">
            <w:rPr/>
          </w:rPrChange>
        </w:rPr>
      </w:pPr>
      <w:r w:rsidRPr="00184A3A">
        <w:rPr>
          <w:rPrChange w:id="3908" w:author="Edward Leung" w:date="2017-01-10T12:35:00Z">
            <w:rPr/>
          </w:rPrChange>
        </w:rPr>
        <w:t xml:space="preserve">A pop-up dialog contain in original </w:t>
      </w:r>
      <w:r w:rsidR="004E501B" w:rsidRPr="00184A3A">
        <w:rPr>
          <w:rPrChange w:id="3909" w:author="Edward Leung" w:date="2017-01-10T12:35:00Z">
            <w:rPr/>
          </w:rPrChange>
        </w:rPr>
        <w:t>scheduler</w:t>
      </w:r>
      <w:r w:rsidRPr="00184A3A">
        <w:rPr>
          <w:rPrChange w:id="3910" w:author="Edward Leung" w:date="2017-01-10T12:35:00Z">
            <w:rPr/>
          </w:rPrChange>
        </w:rPr>
        <w:t xml:space="preserve"> info detail values will appear to receive input from the user by clicking the “Edit” button. Same as record creation, On clicking the “save” button, the system also validate the source’s connectivity, and save the record’s update. “Test” button works for the same validation.</w:t>
      </w:r>
    </w:p>
    <w:p w14:paraId="795394DF" w14:textId="5E586F4B" w:rsidR="004E501B" w:rsidRPr="00184A3A" w:rsidRDefault="004E501B" w:rsidP="00686FDD">
      <w:pPr>
        <w:ind w:left="360"/>
        <w:rPr>
          <w:color w:val="FF0000"/>
          <w:rPrChange w:id="3911" w:author="Edward Leung" w:date="2017-01-10T12:35:00Z">
            <w:rPr/>
          </w:rPrChange>
        </w:rPr>
      </w:pPr>
      <w:r w:rsidRPr="00184A3A">
        <w:rPr>
          <w:color w:val="FF0000"/>
          <w:rPrChange w:id="3912" w:author="Edward Leung" w:date="2017-01-10T12:35:00Z">
            <w:rPr/>
          </w:rPrChange>
        </w:rPr>
        <w:t>Because each single job has differences in the actual processing, any scheduler job records cannot be created or deleted from the table. The creation and deletion can only be maintained by IT department.</w:t>
      </w:r>
      <w:ins w:id="3913" w:author="Dick Chan" w:date="2017-01-10T10:03:00Z">
        <w:r w:rsidR="000D6E76" w:rsidRPr="00184A3A">
          <w:rPr>
            <w:color w:val="FF0000"/>
            <w:rPrChange w:id="3914" w:author="Edward Leung" w:date="2017-01-10T12:35:00Z">
              <w:rPr>
                <w:color w:val="FF0000"/>
              </w:rPr>
            </w:rPrChange>
          </w:rPr>
          <w:t xml:space="preserve"> Dick??? What is the meaning “has differences in the actual processing”? Besides, the function should be maintained by </w:t>
        </w:r>
      </w:ins>
      <w:ins w:id="3915" w:author="Dick Chan" w:date="2017-01-10T10:04:00Z">
        <w:r w:rsidR="000D6E76" w:rsidRPr="00184A3A">
          <w:rPr>
            <w:color w:val="FF0000"/>
            <w:rPrChange w:id="3916" w:author="Edward Leung" w:date="2017-01-10T12:35:00Z">
              <w:rPr>
                <w:color w:val="FF0000"/>
              </w:rPr>
            </w:rPrChange>
          </w:rPr>
          <w:t xml:space="preserve">“IT department”. </w:t>
        </w:r>
      </w:ins>
    </w:p>
    <w:p w14:paraId="0BD4549E" w14:textId="77777777" w:rsidR="00AB222D" w:rsidRPr="00184A3A" w:rsidRDefault="00AB222D" w:rsidP="00AB222D">
      <w:pPr>
        <w:rPr>
          <w:lang w:eastAsia="zh-CN"/>
          <w:rPrChange w:id="3917" w:author="Edward Leung" w:date="2017-01-10T12:35:00Z">
            <w:rPr>
              <w:lang w:eastAsia="zh-CN"/>
            </w:rPr>
          </w:rPrChange>
        </w:rPr>
      </w:pPr>
    </w:p>
    <w:p w14:paraId="6BBEE193" w14:textId="77777777" w:rsidR="00AB222D" w:rsidRPr="00184A3A" w:rsidRDefault="00AB222D" w:rsidP="00AB222D">
      <w:pPr>
        <w:pStyle w:val="Heading4"/>
        <w:ind w:left="864"/>
        <w:rPr>
          <w:rPrChange w:id="3918" w:author="Edward Leung" w:date="2017-01-10T12:35:00Z">
            <w:rPr/>
          </w:rPrChange>
        </w:rPr>
      </w:pPr>
      <w:r w:rsidRPr="00184A3A">
        <w:rPr>
          <w:rPrChange w:id="3919" w:author="Edward Leung" w:date="2017-01-10T12:35:00Z">
            <w:rPr/>
          </w:rPrChange>
        </w:rPr>
        <w:t>Screen</w:t>
      </w:r>
    </w:p>
    <w:p w14:paraId="14E0BCBD" w14:textId="043F5B0B" w:rsidR="00AB222D" w:rsidRPr="00184A3A" w:rsidRDefault="00AB222D" w:rsidP="00AB222D">
      <w:pPr>
        <w:ind w:left="270"/>
        <w:rPr>
          <w:b/>
          <w:u w:val="single"/>
          <w:rPrChange w:id="3920" w:author="Edward Leung" w:date="2017-01-10T12:35:00Z">
            <w:rPr>
              <w:b/>
              <w:u w:val="single"/>
            </w:rPr>
          </w:rPrChange>
        </w:rPr>
      </w:pPr>
      <w:r w:rsidRPr="00184A3A">
        <w:rPr>
          <w:b/>
          <w:u w:val="single"/>
          <w:rPrChange w:id="3921" w:author="Edward Leung" w:date="2017-01-10T12:35:00Z">
            <w:rPr>
              <w:b/>
              <w:u w:val="single"/>
            </w:rPr>
          </w:rPrChange>
        </w:rPr>
        <w:t>Maintain Scheduler Jobs (</w:t>
      </w:r>
      <w:r w:rsidR="00686FDD" w:rsidRPr="00184A3A">
        <w:rPr>
          <w:b/>
          <w:u w:val="single"/>
          <w:rPrChange w:id="3922" w:author="Edward Leung" w:date="2017-01-10T12:35:00Z">
            <w:rPr>
              <w:b/>
              <w:u w:val="single"/>
            </w:rPr>
          </w:rPrChange>
        </w:rPr>
        <w:t>Edit</w:t>
      </w:r>
      <w:r w:rsidRPr="00184A3A">
        <w:rPr>
          <w:b/>
          <w:u w:val="single"/>
          <w:rPrChange w:id="3923" w:author="Edward Leung" w:date="2017-01-10T12:35:00Z">
            <w:rPr>
              <w:b/>
              <w:u w:val="single"/>
            </w:rPr>
          </w:rPrChange>
        </w:rPr>
        <w:t>)</w:t>
      </w:r>
    </w:p>
    <w:p w14:paraId="0CB56DB7" w14:textId="77777777" w:rsidR="00AB222D" w:rsidRPr="00184A3A" w:rsidRDefault="00AB222D" w:rsidP="00AB222D">
      <w:pPr>
        <w:ind w:left="270"/>
        <w:rPr>
          <w:b/>
          <w:u w:val="single"/>
          <w:rPrChange w:id="3924" w:author="Edward Leung" w:date="2017-01-10T12:35:00Z">
            <w:rPr>
              <w:b/>
              <w:u w:val="single"/>
            </w:rPr>
          </w:rPrChange>
        </w:rPr>
      </w:pPr>
      <w:r w:rsidRPr="00184A3A">
        <w:rPr>
          <w:b/>
          <w:u w:val="single"/>
          <w:rPrChange w:id="3925" w:author="Edward Leung" w:date="2017-01-10T12:35:00Z">
            <w:rPr>
              <w:b/>
              <w:noProof/>
              <w:u w:val="single"/>
            </w:rPr>
          </w:rPrChange>
        </w:rPr>
        <w:drawing>
          <wp:inline distT="0" distB="0" distL="0" distR="0" wp14:anchorId="033779FB" wp14:editId="024F37A7">
            <wp:extent cx="6648450" cy="164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73EAACC" w14:textId="77777777" w:rsidR="00AB222D" w:rsidRPr="00184A3A" w:rsidRDefault="00AB222D" w:rsidP="00AB222D">
      <w:pPr>
        <w:rPr>
          <w:rPrChange w:id="3926" w:author="Edward Leung" w:date="2017-01-10T12:35:00Z">
            <w:rPr/>
          </w:rPrChange>
        </w:rPr>
      </w:pPr>
    </w:p>
    <w:p w14:paraId="2A2B191F" w14:textId="77777777" w:rsidR="00AB222D" w:rsidRPr="00184A3A" w:rsidRDefault="00AB222D" w:rsidP="00AB222D">
      <w:pPr>
        <w:pStyle w:val="Heading4"/>
        <w:ind w:left="864"/>
        <w:rPr>
          <w:rPrChange w:id="3927" w:author="Edward Leung" w:date="2017-01-10T12:35:00Z">
            <w:rPr/>
          </w:rPrChange>
        </w:rPr>
      </w:pPr>
      <w:r w:rsidRPr="00184A3A">
        <w:rPr>
          <w:rPrChange w:id="3928" w:author="Edward Leung" w:date="2017-01-10T12:35:00Z">
            <w:rPr/>
          </w:rPrChange>
        </w:rPr>
        <w:t>Data Fields &amp; Presentation Logic</w:t>
      </w:r>
    </w:p>
    <w:p w14:paraId="3A47B681" w14:textId="77777777" w:rsidR="00AB222D" w:rsidRPr="00184A3A" w:rsidRDefault="00AB222D" w:rsidP="00AB222D">
      <w:pPr>
        <w:spacing w:line="240" w:lineRule="auto"/>
        <w:rPr>
          <w:lang w:eastAsia="zh-CN"/>
          <w:rPrChange w:id="3929" w:author="Edward Leung" w:date="2017-01-10T12:35:00Z">
            <w:rPr>
              <w:lang w:eastAsia="zh-CN"/>
            </w:rPr>
          </w:rPrChange>
        </w:rPr>
      </w:pPr>
    </w:p>
    <w:p w14:paraId="6C314AFA" w14:textId="77777777" w:rsidR="00AB222D" w:rsidRPr="00184A3A" w:rsidRDefault="00AB222D" w:rsidP="00F24371">
      <w:pPr>
        <w:pStyle w:val="ListParagraph"/>
        <w:numPr>
          <w:ilvl w:val="0"/>
          <w:numId w:val="21"/>
        </w:numPr>
        <w:spacing w:line="240" w:lineRule="auto"/>
        <w:rPr>
          <w:lang w:eastAsia="zh-CN"/>
          <w:rPrChange w:id="3930" w:author="Edward Leung" w:date="2017-01-10T12:35:00Z">
            <w:rPr>
              <w:lang w:eastAsia="zh-CN"/>
            </w:rPr>
          </w:rPrChange>
        </w:rPr>
      </w:pPr>
      <w:r w:rsidRPr="00184A3A">
        <w:rPr>
          <w:lang w:eastAsia="zh-CN"/>
          <w:rPrChange w:id="3931"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AB222D" w:rsidRPr="00184A3A" w14:paraId="5313FC6E" w14:textId="77777777" w:rsidTr="0090729B">
        <w:tc>
          <w:tcPr>
            <w:tcW w:w="1553" w:type="dxa"/>
            <w:shd w:val="clear" w:color="auto" w:fill="C6D9F1"/>
            <w:vAlign w:val="center"/>
          </w:tcPr>
          <w:p w14:paraId="3A164A0A" w14:textId="77777777" w:rsidR="00AB222D" w:rsidRPr="00184A3A" w:rsidRDefault="00AB222D" w:rsidP="0090729B">
            <w:pPr>
              <w:rPr>
                <w:b/>
                <w:rPrChange w:id="3932" w:author="Edward Leung" w:date="2017-01-10T12:35:00Z">
                  <w:rPr>
                    <w:b/>
                  </w:rPr>
                </w:rPrChange>
              </w:rPr>
            </w:pPr>
            <w:r w:rsidRPr="00184A3A">
              <w:rPr>
                <w:b/>
                <w:rPrChange w:id="3933" w:author="Edward Leung" w:date="2017-01-10T12:35:00Z">
                  <w:rPr>
                    <w:b/>
                  </w:rPr>
                </w:rPrChange>
              </w:rPr>
              <w:t>Field</w:t>
            </w:r>
          </w:p>
        </w:tc>
        <w:tc>
          <w:tcPr>
            <w:tcW w:w="1260" w:type="dxa"/>
            <w:shd w:val="clear" w:color="auto" w:fill="C6D9F1"/>
            <w:vAlign w:val="center"/>
          </w:tcPr>
          <w:p w14:paraId="042326CC" w14:textId="77777777" w:rsidR="00AB222D" w:rsidRPr="00184A3A" w:rsidRDefault="00AB222D" w:rsidP="0090729B">
            <w:pPr>
              <w:rPr>
                <w:b/>
                <w:rPrChange w:id="3934" w:author="Edward Leung" w:date="2017-01-10T12:35:00Z">
                  <w:rPr>
                    <w:b/>
                  </w:rPr>
                </w:rPrChange>
              </w:rPr>
            </w:pPr>
            <w:r w:rsidRPr="00184A3A">
              <w:rPr>
                <w:b/>
                <w:rPrChange w:id="3935" w:author="Edward Leung" w:date="2017-01-10T12:35:00Z">
                  <w:rPr>
                    <w:b/>
                  </w:rPr>
                </w:rPrChange>
              </w:rPr>
              <w:t>Object Type</w:t>
            </w:r>
          </w:p>
        </w:tc>
        <w:tc>
          <w:tcPr>
            <w:tcW w:w="1170" w:type="dxa"/>
            <w:shd w:val="clear" w:color="auto" w:fill="C6D9F1"/>
            <w:vAlign w:val="center"/>
          </w:tcPr>
          <w:p w14:paraId="53940652" w14:textId="77777777" w:rsidR="00AB222D" w:rsidRPr="00184A3A" w:rsidRDefault="00AB222D" w:rsidP="0090729B">
            <w:pPr>
              <w:rPr>
                <w:b/>
                <w:rPrChange w:id="3936" w:author="Edward Leung" w:date="2017-01-10T12:35:00Z">
                  <w:rPr>
                    <w:b/>
                  </w:rPr>
                </w:rPrChange>
              </w:rPr>
            </w:pPr>
            <w:r w:rsidRPr="00184A3A">
              <w:rPr>
                <w:b/>
                <w:rPrChange w:id="3937" w:author="Edward Leung" w:date="2017-01-10T12:35:00Z">
                  <w:rPr>
                    <w:b/>
                  </w:rPr>
                </w:rPrChange>
              </w:rPr>
              <w:t>Default Value</w:t>
            </w:r>
          </w:p>
        </w:tc>
        <w:tc>
          <w:tcPr>
            <w:tcW w:w="1237" w:type="dxa"/>
            <w:shd w:val="clear" w:color="auto" w:fill="C6D9F1"/>
            <w:vAlign w:val="center"/>
          </w:tcPr>
          <w:p w14:paraId="70C36A0D" w14:textId="77777777" w:rsidR="00AB222D" w:rsidRPr="00184A3A" w:rsidRDefault="00AB222D" w:rsidP="0090729B">
            <w:pPr>
              <w:rPr>
                <w:b/>
                <w:rPrChange w:id="3938" w:author="Edward Leung" w:date="2017-01-10T12:35:00Z">
                  <w:rPr>
                    <w:b/>
                  </w:rPr>
                </w:rPrChange>
              </w:rPr>
            </w:pPr>
            <w:r w:rsidRPr="00184A3A">
              <w:rPr>
                <w:b/>
                <w:rPrChange w:id="3939" w:author="Edward Leung" w:date="2017-01-10T12:35:00Z">
                  <w:rPr>
                    <w:b/>
                  </w:rPr>
                </w:rPrChange>
              </w:rPr>
              <w:t>Mandatory (M/O/C)</w:t>
            </w:r>
          </w:p>
        </w:tc>
        <w:tc>
          <w:tcPr>
            <w:tcW w:w="1103" w:type="dxa"/>
            <w:shd w:val="clear" w:color="auto" w:fill="C6D9F1"/>
            <w:vAlign w:val="center"/>
          </w:tcPr>
          <w:p w14:paraId="13C87501" w14:textId="77777777" w:rsidR="00AB222D" w:rsidRPr="00184A3A" w:rsidRDefault="00AB222D" w:rsidP="0090729B">
            <w:pPr>
              <w:rPr>
                <w:b/>
                <w:rPrChange w:id="3940" w:author="Edward Leung" w:date="2017-01-10T12:35:00Z">
                  <w:rPr>
                    <w:b/>
                  </w:rPr>
                </w:rPrChange>
              </w:rPr>
            </w:pPr>
            <w:r w:rsidRPr="00184A3A">
              <w:rPr>
                <w:b/>
                <w:rPrChange w:id="3941" w:author="Edward Leung" w:date="2017-01-10T12:35:00Z">
                  <w:rPr>
                    <w:b/>
                  </w:rPr>
                </w:rPrChange>
              </w:rPr>
              <w:t>Format</w:t>
            </w:r>
          </w:p>
        </w:tc>
        <w:tc>
          <w:tcPr>
            <w:tcW w:w="1507" w:type="dxa"/>
            <w:shd w:val="clear" w:color="auto" w:fill="C6D9F1"/>
            <w:vAlign w:val="center"/>
          </w:tcPr>
          <w:p w14:paraId="0C3D59A5" w14:textId="77777777" w:rsidR="00AB222D" w:rsidRPr="00184A3A" w:rsidRDefault="00AB222D" w:rsidP="0090729B">
            <w:pPr>
              <w:rPr>
                <w:b/>
                <w:rPrChange w:id="3942" w:author="Edward Leung" w:date="2017-01-10T12:35:00Z">
                  <w:rPr>
                    <w:b/>
                  </w:rPr>
                </w:rPrChange>
              </w:rPr>
            </w:pPr>
            <w:r w:rsidRPr="00184A3A">
              <w:rPr>
                <w:b/>
                <w:rPrChange w:id="3943" w:author="Edward Leung" w:date="2017-01-10T12:35:00Z">
                  <w:rPr>
                    <w:b/>
                  </w:rPr>
                </w:rPrChange>
              </w:rPr>
              <w:t>Action / Event / Response</w:t>
            </w:r>
          </w:p>
        </w:tc>
        <w:tc>
          <w:tcPr>
            <w:tcW w:w="2363" w:type="dxa"/>
            <w:shd w:val="clear" w:color="auto" w:fill="C6D9F1"/>
            <w:vAlign w:val="center"/>
          </w:tcPr>
          <w:p w14:paraId="28A4BDD9" w14:textId="77777777" w:rsidR="00AB222D" w:rsidRPr="00184A3A" w:rsidRDefault="00AB222D" w:rsidP="0090729B">
            <w:pPr>
              <w:rPr>
                <w:b/>
                <w:rPrChange w:id="3944" w:author="Edward Leung" w:date="2017-01-10T12:35:00Z">
                  <w:rPr>
                    <w:b/>
                  </w:rPr>
                </w:rPrChange>
              </w:rPr>
            </w:pPr>
            <w:r w:rsidRPr="00184A3A">
              <w:rPr>
                <w:b/>
                <w:rPrChange w:id="3945" w:author="Edward Leung" w:date="2017-01-10T12:35:00Z">
                  <w:rPr>
                    <w:b/>
                  </w:rPr>
                </w:rPrChange>
              </w:rPr>
              <w:t>Description</w:t>
            </w:r>
          </w:p>
        </w:tc>
      </w:tr>
      <w:tr w:rsidR="00F24371" w:rsidRPr="00184A3A" w14:paraId="4C7CF1DE" w14:textId="77777777" w:rsidTr="0090729B">
        <w:tc>
          <w:tcPr>
            <w:tcW w:w="1553" w:type="dxa"/>
            <w:vAlign w:val="center"/>
          </w:tcPr>
          <w:p w14:paraId="40C7F68E" w14:textId="5A1874DD" w:rsidR="00F24371" w:rsidRPr="00184A3A" w:rsidRDefault="00F24371" w:rsidP="00F24371">
            <w:pPr>
              <w:ind w:left="-18" w:right="-108"/>
              <w:rPr>
                <w:b/>
                <w:rPrChange w:id="3946" w:author="Edward Leung" w:date="2017-01-10T12:35:00Z">
                  <w:rPr>
                    <w:b/>
                  </w:rPr>
                </w:rPrChange>
              </w:rPr>
            </w:pPr>
            <w:r w:rsidRPr="00184A3A">
              <w:rPr>
                <w:b/>
                <w:rPrChange w:id="3947" w:author="Edward Leung" w:date="2017-01-10T12:35:00Z">
                  <w:rPr>
                    <w:b/>
                  </w:rPr>
                </w:rPrChange>
              </w:rPr>
              <w:t>Job Name</w:t>
            </w:r>
          </w:p>
        </w:tc>
        <w:tc>
          <w:tcPr>
            <w:tcW w:w="1260" w:type="dxa"/>
            <w:vAlign w:val="center"/>
          </w:tcPr>
          <w:p w14:paraId="524A8352" w14:textId="6684A3B0" w:rsidR="00F24371" w:rsidRPr="00184A3A" w:rsidRDefault="00F24371" w:rsidP="00F24371">
            <w:pPr>
              <w:rPr>
                <w:rPrChange w:id="3948" w:author="Edward Leung" w:date="2017-01-10T12:35:00Z">
                  <w:rPr/>
                </w:rPrChange>
              </w:rPr>
            </w:pPr>
            <w:r w:rsidRPr="00184A3A">
              <w:rPr>
                <w:rPrChange w:id="3949" w:author="Edward Leung" w:date="2017-01-10T12:35:00Z">
                  <w:rPr/>
                </w:rPrChange>
              </w:rPr>
              <w:t>Textbox</w:t>
            </w:r>
          </w:p>
        </w:tc>
        <w:tc>
          <w:tcPr>
            <w:tcW w:w="1170" w:type="dxa"/>
          </w:tcPr>
          <w:p w14:paraId="0F9CC38C" w14:textId="74460E37" w:rsidR="00F24371" w:rsidRPr="00184A3A" w:rsidRDefault="00F24371" w:rsidP="00F24371">
            <w:pPr>
              <w:rPr>
                <w:rPrChange w:id="3950" w:author="Edward Leung" w:date="2017-01-10T12:35:00Z">
                  <w:rPr/>
                </w:rPrChange>
              </w:rPr>
            </w:pPr>
            <w:r w:rsidRPr="00184A3A">
              <w:rPr>
                <w:rPrChange w:id="3951" w:author="Edward Leung" w:date="2017-01-10T12:35:00Z">
                  <w:rPr/>
                </w:rPrChange>
              </w:rPr>
              <w:t>Original Value</w:t>
            </w:r>
          </w:p>
        </w:tc>
        <w:tc>
          <w:tcPr>
            <w:tcW w:w="1237" w:type="dxa"/>
            <w:vAlign w:val="center"/>
          </w:tcPr>
          <w:p w14:paraId="0C0694C6" w14:textId="2C2118FB" w:rsidR="00F24371" w:rsidRPr="00184A3A" w:rsidRDefault="00F24371" w:rsidP="00F24371">
            <w:pPr>
              <w:rPr>
                <w:rPrChange w:id="3952" w:author="Edward Leung" w:date="2017-01-10T12:35:00Z">
                  <w:rPr/>
                </w:rPrChange>
              </w:rPr>
            </w:pPr>
            <w:r w:rsidRPr="00184A3A">
              <w:rPr>
                <w:rPrChange w:id="3953" w:author="Edward Leung" w:date="2017-01-10T12:35:00Z">
                  <w:rPr/>
                </w:rPrChange>
              </w:rPr>
              <w:t>-</w:t>
            </w:r>
          </w:p>
        </w:tc>
        <w:tc>
          <w:tcPr>
            <w:tcW w:w="1103" w:type="dxa"/>
            <w:vAlign w:val="center"/>
          </w:tcPr>
          <w:p w14:paraId="73862B45" w14:textId="76704E78" w:rsidR="00F24371" w:rsidRPr="00184A3A" w:rsidRDefault="00F24371" w:rsidP="00F24371">
            <w:pPr>
              <w:rPr>
                <w:rPrChange w:id="3954" w:author="Edward Leung" w:date="2017-01-10T12:35:00Z">
                  <w:rPr/>
                </w:rPrChange>
              </w:rPr>
            </w:pPr>
            <w:r w:rsidRPr="00184A3A">
              <w:rPr>
                <w:rPrChange w:id="3955" w:author="Edward Leung" w:date="2017-01-10T12:35:00Z">
                  <w:rPr/>
                </w:rPrChange>
              </w:rPr>
              <w:t>A50</w:t>
            </w:r>
          </w:p>
        </w:tc>
        <w:tc>
          <w:tcPr>
            <w:tcW w:w="1507" w:type="dxa"/>
            <w:vAlign w:val="center"/>
          </w:tcPr>
          <w:p w14:paraId="7D36F0DF" w14:textId="286C111E" w:rsidR="00F24371" w:rsidRPr="00184A3A" w:rsidRDefault="00F24371" w:rsidP="00F24371">
            <w:pPr>
              <w:rPr>
                <w:rPrChange w:id="3956" w:author="Edward Leung" w:date="2017-01-10T12:35:00Z">
                  <w:rPr/>
                </w:rPrChange>
              </w:rPr>
            </w:pPr>
            <w:r w:rsidRPr="00184A3A">
              <w:rPr>
                <w:rPrChange w:id="3957" w:author="Edward Leung" w:date="2017-01-10T12:35:00Z">
                  <w:rPr/>
                </w:rPrChange>
              </w:rPr>
              <w:t>-</w:t>
            </w:r>
          </w:p>
        </w:tc>
        <w:tc>
          <w:tcPr>
            <w:tcW w:w="2363" w:type="dxa"/>
            <w:vAlign w:val="center"/>
          </w:tcPr>
          <w:p w14:paraId="3FC39020" w14:textId="3462FE12" w:rsidR="00F24371" w:rsidRPr="00184A3A" w:rsidRDefault="00F24371" w:rsidP="00F24371">
            <w:pPr>
              <w:rPr>
                <w:rPrChange w:id="3958" w:author="Edward Leung" w:date="2017-01-10T12:35:00Z">
                  <w:rPr/>
                </w:rPrChange>
              </w:rPr>
            </w:pPr>
            <w:r w:rsidRPr="00184A3A">
              <w:rPr>
                <w:rPrChange w:id="3959" w:author="Edward Leung" w:date="2017-01-10T12:35:00Z">
                  <w:rPr/>
                </w:rPrChange>
              </w:rPr>
              <w:t>Job name</w:t>
            </w:r>
          </w:p>
        </w:tc>
      </w:tr>
      <w:tr w:rsidR="00F24371" w:rsidRPr="00184A3A" w14:paraId="03534FCF" w14:textId="77777777" w:rsidTr="0090729B">
        <w:tc>
          <w:tcPr>
            <w:tcW w:w="1553" w:type="dxa"/>
            <w:vAlign w:val="center"/>
          </w:tcPr>
          <w:p w14:paraId="7057AE1B" w14:textId="76C8D06B" w:rsidR="00F24371" w:rsidRPr="00184A3A" w:rsidRDefault="00F24371" w:rsidP="00F24371">
            <w:pPr>
              <w:ind w:left="-18" w:right="-108"/>
              <w:rPr>
                <w:b/>
                <w:rPrChange w:id="3960" w:author="Edward Leung" w:date="2017-01-10T12:35:00Z">
                  <w:rPr>
                    <w:b/>
                  </w:rPr>
                </w:rPrChange>
              </w:rPr>
            </w:pPr>
            <w:r w:rsidRPr="00184A3A">
              <w:rPr>
                <w:b/>
                <w:rPrChange w:id="3961" w:author="Edward Leung" w:date="2017-01-10T12:35:00Z">
                  <w:rPr>
                    <w:b/>
                  </w:rPr>
                </w:rPrChange>
              </w:rPr>
              <w:t>Job Description</w:t>
            </w:r>
          </w:p>
        </w:tc>
        <w:tc>
          <w:tcPr>
            <w:tcW w:w="1260" w:type="dxa"/>
            <w:vAlign w:val="center"/>
          </w:tcPr>
          <w:p w14:paraId="6EBF478E" w14:textId="69399EC0" w:rsidR="00F24371" w:rsidRPr="00184A3A" w:rsidRDefault="00F24371" w:rsidP="00F24371">
            <w:pPr>
              <w:rPr>
                <w:rPrChange w:id="3962" w:author="Edward Leung" w:date="2017-01-10T12:35:00Z">
                  <w:rPr/>
                </w:rPrChange>
              </w:rPr>
            </w:pPr>
            <w:r w:rsidRPr="00184A3A">
              <w:rPr>
                <w:rPrChange w:id="3963" w:author="Edward Leung" w:date="2017-01-10T12:35:00Z">
                  <w:rPr/>
                </w:rPrChange>
              </w:rPr>
              <w:t>Textbox</w:t>
            </w:r>
          </w:p>
        </w:tc>
        <w:tc>
          <w:tcPr>
            <w:tcW w:w="1170" w:type="dxa"/>
          </w:tcPr>
          <w:p w14:paraId="3B28F544" w14:textId="0A00D2BF" w:rsidR="00F24371" w:rsidRPr="00184A3A" w:rsidRDefault="00F24371" w:rsidP="00F24371">
            <w:pPr>
              <w:rPr>
                <w:rPrChange w:id="3964" w:author="Edward Leung" w:date="2017-01-10T12:35:00Z">
                  <w:rPr/>
                </w:rPrChange>
              </w:rPr>
            </w:pPr>
            <w:r w:rsidRPr="00184A3A">
              <w:rPr>
                <w:rPrChange w:id="3965" w:author="Edward Leung" w:date="2017-01-10T12:35:00Z">
                  <w:rPr/>
                </w:rPrChange>
              </w:rPr>
              <w:t>Original Value</w:t>
            </w:r>
          </w:p>
        </w:tc>
        <w:tc>
          <w:tcPr>
            <w:tcW w:w="1237" w:type="dxa"/>
            <w:vAlign w:val="center"/>
          </w:tcPr>
          <w:p w14:paraId="2D561416" w14:textId="22B413FD" w:rsidR="00F24371" w:rsidRPr="00184A3A" w:rsidRDefault="00F24371" w:rsidP="00F24371">
            <w:pPr>
              <w:rPr>
                <w:rPrChange w:id="3966" w:author="Edward Leung" w:date="2017-01-10T12:35:00Z">
                  <w:rPr/>
                </w:rPrChange>
              </w:rPr>
            </w:pPr>
            <w:r w:rsidRPr="00184A3A">
              <w:rPr>
                <w:rPrChange w:id="3967" w:author="Edward Leung" w:date="2017-01-10T12:35:00Z">
                  <w:rPr/>
                </w:rPrChange>
              </w:rPr>
              <w:t>-</w:t>
            </w:r>
          </w:p>
        </w:tc>
        <w:tc>
          <w:tcPr>
            <w:tcW w:w="1103" w:type="dxa"/>
            <w:vAlign w:val="center"/>
          </w:tcPr>
          <w:p w14:paraId="5A4D566C" w14:textId="63863E77" w:rsidR="00F24371" w:rsidRPr="00184A3A" w:rsidRDefault="00F24371" w:rsidP="00F24371">
            <w:pPr>
              <w:rPr>
                <w:rPrChange w:id="3968" w:author="Edward Leung" w:date="2017-01-10T12:35:00Z">
                  <w:rPr/>
                </w:rPrChange>
              </w:rPr>
            </w:pPr>
            <w:r w:rsidRPr="00184A3A">
              <w:rPr>
                <w:rPrChange w:id="3969" w:author="Edward Leung" w:date="2017-01-10T12:35:00Z">
                  <w:rPr/>
                </w:rPrChange>
              </w:rPr>
              <w:t>A200</w:t>
            </w:r>
          </w:p>
        </w:tc>
        <w:tc>
          <w:tcPr>
            <w:tcW w:w="1507" w:type="dxa"/>
            <w:vAlign w:val="center"/>
          </w:tcPr>
          <w:p w14:paraId="63F9638B" w14:textId="06643951" w:rsidR="00F24371" w:rsidRPr="00184A3A" w:rsidRDefault="00F24371" w:rsidP="00F24371">
            <w:pPr>
              <w:rPr>
                <w:rPrChange w:id="3970" w:author="Edward Leung" w:date="2017-01-10T12:35:00Z">
                  <w:rPr/>
                </w:rPrChange>
              </w:rPr>
            </w:pPr>
            <w:r w:rsidRPr="00184A3A">
              <w:rPr>
                <w:rPrChange w:id="3971" w:author="Edward Leung" w:date="2017-01-10T12:35:00Z">
                  <w:rPr/>
                </w:rPrChange>
              </w:rPr>
              <w:t>-</w:t>
            </w:r>
          </w:p>
        </w:tc>
        <w:tc>
          <w:tcPr>
            <w:tcW w:w="2363" w:type="dxa"/>
            <w:vAlign w:val="center"/>
          </w:tcPr>
          <w:p w14:paraId="15128A60" w14:textId="2D5A279C" w:rsidR="00F24371" w:rsidRPr="00184A3A" w:rsidRDefault="00F24371" w:rsidP="00F24371">
            <w:pPr>
              <w:rPr>
                <w:rPrChange w:id="3972" w:author="Edward Leung" w:date="2017-01-10T12:35:00Z">
                  <w:rPr/>
                </w:rPrChange>
              </w:rPr>
            </w:pPr>
            <w:r w:rsidRPr="00184A3A">
              <w:rPr>
                <w:rPrChange w:id="3973" w:author="Edward Leung" w:date="2017-01-10T12:35:00Z">
                  <w:rPr/>
                </w:rPrChange>
              </w:rPr>
              <w:t>Job description</w:t>
            </w:r>
          </w:p>
        </w:tc>
      </w:tr>
      <w:tr w:rsidR="00F24371" w:rsidRPr="00184A3A" w14:paraId="567137E5" w14:textId="77777777" w:rsidTr="0090729B">
        <w:tc>
          <w:tcPr>
            <w:tcW w:w="1553" w:type="dxa"/>
            <w:vAlign w:val="center"/>
          </w:tcPr>
          <w:p w14:paraId="2E295DE4" w14:textId="16CD5A10" w:rsidR="00F24371" w:rsidRPr="00184A3A" w:rsidRDefault="00F24371" w:rsidP="00F24371">
            <w:pPr>
              <w:ind w:left="-18" w:right="-108"/>
              <w:rPr>
                <w:b/>
                <w:rPrChange w:id="3974" w:author="Edward Leung" w:date="2017-01-10T12:35:00Z">
                  <w:rPr>
                    <w:b/>
                  </w:rPr>
                </w:rPrChange>
              </w:rPr>
            </w:pPr>
            <w:r w:rsidRPr="00184A3A">
              <w:rPr>
                <w:b/>
                <w:rPrChange w:id="3975" w:author="Edward Leung" w:date="2017-01-10T12:35:00Z">
                  <w:rPr>
                    <w:b/>
                  </w:rPr>
                </w:rPrChange>
              </w:rPr>
              <w:t>Cron Expression</w:t>
            </w:r>
          </w:p>
        </w:tc>
        <w:tc>
          <w:tcPr>
            <w:tcW w:w="1260" w:type="dxa"/>
            <w:vAlign w:val="center"/>
          </w:tcPr>
          <w:p w14:paraId="0403B552" w14:textId="53099C57" w:rsidR="00F24371" w:rsidRPr="00184A3A" w:rsidRDefault="00F24371" w:rsidP="00F24371">
            <w:pPr>
              <w:rPr>
                <w:rPrChange w:id="3976" w:author="Edward Leung" w:date="2017-01-10T12:35:00Z">
                  <w:rPr/>
                </w:rPrChange>
              </w:rPr>
            </w:pPr>
            <w:r w:rsidRPr="00184A3A">
              <w:rPr>
                <w:rPrChange w:id="3977" w:author="Edward Leung" w:date="2017-01-10T12:35:00Z">
                  <w:rPr/>
                </w:rPrChange>
              </w:rPr>
              <w:t>Textbox</w:t>
            </w:r>
          </w:p>
        </w:tc>
        <w:tc>
          <w:tcPr>
            <w:tcW w:w="1170" w:type="dxa"/>
          </w:tcPr>
          <w:p w14:paraId="1D4FCBD4" w14:textId="3CF21424" w:rsidR="00F24371" w:rsidRPr="00184A3A" w:rsidRDefault="00F24371" w:rsidP="00F24371">
            <w:pPr>
              <w:rPr>
                <w:rPrChange w:id="3978" w:author="Edward Leung" w:date="2017-01-10T12:35:00Z">
                  <w:rPr/>
                </w:rPrChange>
              </w:rPr>
            </w:pPr>
            <w:r w:rsidRPr="00184A3A">
              <w:rPr>
                <w:rPrChange w:id="3979" w:author="Edward Leung" w:date="2017-01-10T12:35:00Z">
                  <w:rPr/>
                </w:rPrChange>
              </w:rPr>
              <w:t>Original Value</w:t>
            </w:r>
          </w:p>
        </w:tc>
        <w:tc>
          <w:tcPr>
            <w:tcW w:w="1237" w:type="dxa"/>
            <w:vAlign w:val="center"/>
          </w:tcPr>
          <w:p w14:paraId="194B50F8" w14:textId="3B657F91" w:rsidR="00F24371" w:rsidRPr="00184A3A" w:rsidRDefault="00F24371" w:rsidP="00F24371">
            <w:pPr>
              <w:rPr>
                <w:rPrChange w:id="3980" w:author="Edward Leung" w:date="2017-01-10T12:35:00Z">
                  <w:rPr/>
                </w:rPrChange>
              </w:rPr>
            </w:pPr>
            <w:r w:rsidRPr="00184A3A">
              <w:rPr>
                <w:rPrChange w:id="3981" w:author="Edward Leung" w:date="2017-01-10T12:35:00Z">
                  <w:rPr/>
                </w:rPrChange>
              </w:rPr>
              <w:t>-</w:t>
            </w:r>
          </w:p>
        </w:tc>
        <w:tc>
          <w:tcPr>
            <w:tcW w:w="1103" w:type="dxa"/>
            <w:vAlign w:val="center"/>
          </w:tcPr>
          <w:p w14:paraId="796E0279" w14:textId="6D01DEC4" w:rsidR="00F24371" w:rsidRPr="00184A3A" w:rsidRDefault="00F24371" w:rsidP="00F24371">
            <w:pPr>
              <w:rPr>
                <w:rPrChange w:id="3982" w:author="Edward Leung" w:date="2017-01-10T12:35:00Z">
                  <w:rPr/>
                </w:rPrChange>
              </w:rPr>
            </w:pPr>
            <w:r w:rsidRPr="00184A3A">
              <w:rPr>
                <w:rPrChange w:id="3983" w:author="Edward Leung" w:date="2017-01-10T12:35:00Z">
                  <w:rPr/>
                </w:rPrChange>
              </w:rPr>
              <w:t>A50</w:t>
            </w:r>
          </w:p>
        </w:tc>
        <w:tc>
          <w:tcPr>
            <w:tcW w:w="1507" w:type="dxa"/>
            <w:vAlign w:val="center"/>
          </w:tcPr>
          <w:p w14:paraId="0C61C7A2" w14:textId="5C03E398" w:rsidR="00F24371" w:rsidRPr="00184A3A" w:rsidRDefault="00F24371" w:rsidP="00F24371">
            <w:pPr>
              <w:rPr>
                <w:rPrChange w:id="3984" w:author="Edward Leung" w:date="2017-01-10T12:35:00Z">
                  <w:rPr/>
                </w:rPrChange>
              </w:rPr>
            </w:pPr>
            <w:r w:rsidRPr="00184A3A">
              <w:rPr>
                <w:rPrChange w:id="3985" w:author="Edward Leung" w:date="2017-01-10T12:35:00Z">
                  <w:rPr/>
                </w:rPrChange>
              </w:rPr>
              <w:t>-</w:t>
            </w:r>
          </w:p>
        </w:tc>
        <w:tc>
          <w:tcPr>
            <w:tcW w:w="2363" w:type="dxa"/>
            <w:vAlign w:val="center"/>
          </w:tcPr>
          <w:p w14:paraId="1E344614" w14:textId="3E53A90C" w:rsidR="00F24371" w:rsidRPr="00184A3A" w:rsidRDefault="00F24371" w:rsidP="00F24371">
            <w:pPr>
              <w:rPr>
                <w:rPrChange w:id="3986" w:author="Edward Leung" w:date="2017-01-10T12:35:00Z">
                  <w:rPr/>
                </w:rPrChange>
              </w:rPr>
            </w:pPr>
            <w:r w:rsidRPr="00184A3A">
              <w:rPr>
                <w:rPrChange w:id="3987" w:author="Edward Leung" w:date="2017-01-10T12:35:00Z">
                  <w:rPr/>
                </w:rPrChange>
              </w:rPr>
              <w:t>The cron expression represents the job’s running time</w:t>
            </w:r>
          </w:p>
        </w:tc>
      </w:tr>
      <w:tr w:rsidR="00F24371" w:rsidRPr="00184A3A" w14:paraId="11A0E2F8" w14:textId="77777777" w:rsidTr="0090729B">
        <w:tc>
          <w:tcPr>
            <w:tcW w:w="1553" w:type="dxa"/>
            <w:vAlign w:val="center"/>
          </w:tcPr>
          <w:p w14:paraId="507A22BC" w14:textId="687F1E2D" w:rsidR="00F24371" w:rsidRPr="00184A3A" w:rsidRDefault="00F24371" w:rsidP="00F24371">
            <w:pPr>
              <w:ind w:left="-18" w:right="-108"/>
              <w:rPr>
                <w:b/>
                <w:rPrChange w:id="3988" w:author="Edward Leung" w:date="2017-01-10T12:35:00Z">
                  <w:rPr>
                    <w:b/>
                  </w:rPr>
                </w:rPrChange>
              </w:rPr>
            </w:pPr>
            <w:r w:rsidRPr="00184A3A">
              <w:rPr>
                <w:b/>
                <w:rPrChange w:id="3989" w:author="Edward Leung" w:date="2017-01-10T12:35:00Z">
                  <w:rPr>
                    <w:b/>
                  </w:rPr>
                </w:rPrChange>
              </w:rPr>
              <w:t>Enable</w:t>
            </w:r>
          </w:p>
        </w:tc>
        <w:tc>
          <w:tcPr>
            <w:tcW w:w="1260" w:type="dxa"/>
            <w:vAlign w:val="center"/>
          </w:tcPr>
          <w:p w14:paraId="78935844" w14:textId="4B9C2E1C" w:rsidR="00F24371" w:rsidRPr="00184A3A" w:rsidRDefault="00F24371" w:rsidP="00F24371">
            <w:pPr>
              <w:rPr>
                <w:rPrChange w:id="3990" w:author="Edward Leung" w:date="2017-01-10T12:35:00Z">
                  <w:rPr/>
                </w:rPrChange>
              </w:rPr>
            </w:pPr>
            <w:r w:rsidRPr="00184A3A">
              <w:rPr>
                <w:rPrChange w:id="3991" w:author="Edward Leung" w:date="2017-01-10T12:35:00Z">
                  <w:rPr/>
                </w:rPrChange>
              </w:rPr>
              <w:t xml:space="preserve">Dropdown box </w:t>
            </w:r>
          </w:p>
        </w:tc>
        <w:tc>
          <w:tcPr>
            <w:tcW w:w="1170" w:type="dxa"/>
            <w:vAlign w:val="center"/>
          </w:tcPr>
          <w:p w14:paraId="47AE1DF7" w14:textId="5184DB3F" w:rsidR="00F24371" w:rsidRPr="00184A3A" w:rsidRDefault="00F24371" w:rsidP="00F24371">
            <w:pPr>
              <w:rPr>
                <w:rPrChange w:id="3992" w:author="Edward Leung" w:date="2017-01-10T12:35:00Z">
                  <w:rPr/>
                </w:rPrChange>
              </w:rPr>
            </w:pPr>
            <w:r w:rsidRPr="00184A3A">
              <w:rPr>
                <w:rPrChange w:id="3993" w:author="Edward Leung" w:date="2017-01-10T12:35:00Z">
                  <w:rPr/>
                </w:rPrChange>
              </w:rPr>
              <w:t>Original Value</w:t>
            </w:r>
          </w:p>
        </w:tc>
        <w:tc>
          <w:tcPr>
            <w:tcW w:w="1237" w:type="dxa"/>
            <w:vAlign w:val="center"/>
          </w:tcPr>
          <w:p w14:paraId="7DC070E8" w14:textId="1DA1B24F" w:rsidR="00F24371" w:rsidRPr="00184A3A" w:rsidRDefault="00F24371" w:rsidP="00F24371">
            <w:pPr>
              <w:rPr>
                <w:rPrChange w:id="3994" w:author="Edward Leung" w:date="2017-01-10T12:35:00Z">
                  <w:rPr/>
                </w:rPrChange>
              </w:rPr>
            </w:pPr>
            <w:r w:rsidRPr="00184A3A">
              <w:rPr>
                <w:rPrChange w:id="3995" w:author="Edward Leung" w:date="2017-01-10T12:35:00Z">
                  <w:rPr/>
                </w:rPrChange>
              </w:rPr>
              <w:t>-</w:t>
            </w:r>
          </w:p>
        </w:tc>
        <w:tc>
          <w:tcPr>
            <w:tcW w:w="1103" w:type="dxa"/>
            <w:vAlign w:val="center"/>
          </w:tcPr>
          <w:p w14:paraId="5AB86EDD" w14:textId="0DC0C704" w:rsidR="00F24371" w:rsidRPr="00184A3A" w:rsidRDefault="00F24371" w:rsidP="00F24371">
            <w:pPr>
              <w:rPr>
                <w:rPrChange w:id="3996" w:author="Edward Leung" w:date="2017-01-10T12:35:00Z">
                  <w:rPr/>
                </w:rPrChange>
              </w:rPr>
            </w:pPr>
            <w:r w:rsidRPr="00184A3A">
              <w:rPr>
                <w:rPrChange w:id="3997" w:author="Edward Leung" w:date="2017-01-10T12:35:00Z">
                  <w:rPr/>
                </w:rPrChange>
              </w:rPr>
              <w:t>A1</w:t>
            </w:r>
          </w:p>
        </w:tc>
        <w:tc>
          <w:tcPr>
            <w:tcW w:w="1507" w:type="dxa"/>
            <w:vAlign w:val="center"/>
          </w:tcPr>
          <w:p w14:paraId="7081F46A" w14:textId="040F6F0C" w:rsidR="00F24371" w:rsidRPr="00184A3A" w:rsidRDefault="00F24371" w:rsidP="00F24371">
            <w:pPr>
              <w:rPr>
                <w:rPrChange w:id="3998" w:author="Edward Leung" w:date="2017-01-10T12:35:00Z">
                  <w:rPr/>
                </w:rPrChange>
              </w:rPr>
            </w:pPr>
            <w:r w:rsidRPr="00184A3A">
              <w:rPr>
                <w:rPrChange w:id="3999" w:author="Edward Leung" w:date="2017-01-10T12:35:00Z">
                  <w:rPr/>
                </w:rPrChange>
              </w:rPr>
              <w:t>-</w:t>
            </w:r>
          </w:p>
        </w:tc>
        <w:tc>
          <w:tcPr>
            <w:tcW w:w="2363" w:type="dxa"/>
            <w:vAlign w:val="center"/>
          </w:tcPr>
          <w:p w14:paraId="4E6FB25C" w14:textId="77777777" w:rsidR="00F24371" w:rsidRPr="00184A3A" w:rsidRDefault="00F24371" w:rsidP="00F24371">
            <w:pPr>
              <w:pStyle w:val="ListParagraph"/>
              <w:numPr>
                <w:ilvl w:val="0"/>
                <w:numId w:val="3"/>
              </w:numPr>
              <w:ind w:left="319" w:hanging="270"/>
              <w:rPr>
                <w:rPrChange w:id="4000" w:author="Edward Leung" w:date="2017-01-10T12:35:00Z">
                  <w:rPr/>
                </w:rPrChange>
              </w:rPr>
            </w:pPr>
            <w:r w:rsidRPr="00184A3A">
              <w:rPr>
                <w:rPrChange w:id="4001" w:author="Edward Leung" w:date="2017-01-10T12:35:00Z">
                  <w:rPr/>
                </w:rPrChange>
              </w:rPr>
              <w:t>Y (enabled)</w:t>
            </w:r>
          </w:p>
          <w:p w14:paraId="448A886F" w14:textId="2E1A5ECC" w:rsidR="00F24371" w:rsidRPr="00184A3A" w:rsidRDefault="00F24371" w:rsidP="00F24371">
            <w:pPr>
              <w:pStyle w:val="ListParagraph"/>
              <w:numPr>
                <w:ilvl w:val="0"/>
                <w:numId w:val="3"/>
              </w:numPr>
              <w:ind w:left="319" w:hanging="270"/>
              <w:rPr>
                <w:rPrChange w:id="4002" w:author="Edward Leung" w:date="2017-01-10T12:35:00Z">
                  <w:rPr/>
                </w:rPrChange>
              </w:rPr>
            </w:pPr>
            <w:r w:rsidRPr="00184A3A">
              <w:rPr>
                <w:rPrChange w:id="4003" w:author="Edward Leung" w:date="2017-01-10T12:35:00Z">
                  <w:rPr/>
                </w:rPrChange>
              </w:rPr>
              <w:t>N (disabled)</w:t>
            </w:r>
          </w:p>
        </w:tc>
      </w:tr>
    </w:tbl>
    <w:p w14:paraId="797DF4E4" w14:textId="77777777" w:rsidR="00AB222D" w:rsidRPr="00184A3A" w:rsidRDefault="00AB222D" w:rsidP="00AB222D">
      <w:pPr>
        <w:pStyle w:val="Heading4"/>
        <w:ind w:left="864"/>
        <w:rPr>
          <w:rPrChange w:id="4004" w:author="Edward Leung" w:date="2017-01-10T12:35:00Z">
            <w:rPr/>
          </w:rPrChange>
        </w:rPr>
      </w:pPr>
      <w:r w:rsidRPr="00184A3A">
        <w:rPr>
          <w:rPrChange w:id="4005" w:author="Edward Leung" w:date="2017-01-10T12:35:00Z">
            <w:rPr/>
          </w:rPrChange>
        </w:rPr>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AB222D" w:rsidRPr="00184A3A" w14:paraId="6D1BD4A7" w14:textId="77777777" w:rsidTr="0090729B">
        <w:tc>
          <w:tcPr>
            <w:tcW w:w="1900" w:type="dxa"/>
            <w:shd w:val="clear" w:color="auto" w:fill="C6D9F1"/>
          </w:tcPr>
          <w:p w14:paraId="7028D120" w14:textId="77777777" w:rsidR="00AB222D" w:rsidRPr="00184A3A" w:rsidRDefault="00AB222D" w:rsidP="0090729B">
            <w:pPr>
              <w:rPr>
                <w:b/>
                <w:rPrChange w:id="4006" w:author="Edward Leung" w:date="2017-01-10T12:35:00Z">
                  <w:rPr>
                    <w:b/>
                  </w:rPr>
                </w:rPrChange>
              </w:rPr>
            </w:pPr>
            <w:r w:rsidRPr="00184A3A">
              <w:rPr>
                <w:b/>
                <w:rPrChange w:id="4007" w:author="Edward Leung" w:date="2017-01-10T12:35:00Z">
                  <w:rPr>
                    <w:b/>
                  </w:rPr>
                </w:rPrChange>
              </w:rPr>
              <w:t>Screen Object</w:t>
            </w:r>
          </w:p>
        </w:tc>
        <w:tc>
          <w:tcPr>
            <w:tcW w:w="1120" w:type="dxa"/>
            <w:shd w:val="clear" w:color="auto" w:fill="C6D9F1"/>
          </w:tcPr>
          <w:p w14:paraId="68EBB408" w14:textId="77777777" w:rsidR="00AB222D" w:rsidRPr="00184A3A" w:rsidRDefault="00AB222D" w:rsidP="0090729B">
            <w:pPr>
              <w:rPr>
                <w:b/>
                <w:rPrChange w:id="4008" w:author="Edward Leung" w:date="2017-01-10T12:35:00Z">
                  <w:rPr>
                    <w:b/>
                  </w:rPr>
                </w:rPrChange>
              </w:rPr>
            </w:pPr>
            <w:r w:rsidRPr="00184A3A">
              <w:rPr>
                <w:b/>
                <w:rPrChange w:id="4009" w:author="Edward Leung" w:date="2017-01-10T12:35:00Z">
                  <w:rPr>
                    <w:b/>
                  </w:rPr>
                </w:rPrChange>
              </w:rPr>
              <w:t>Object Type</w:t>
            </w:r>
          </w:p>
        </w:tc>
        <w:tc>
          <w:tcPr>
            <w:tcW w:w="3920" w:type="dxa"/>
            <w:shd w:val="clear" w:color="auto" w:fill="C6D9F1"/>
          </w:tcPr>
          <w:p w14:paraId="3566770A" w14:textId="77777777" w:rsidR="00AB222D" w:rsidRPr="00184A3A" w:rsidRDefault="00AB222D" w:rsidP="0090729B">
            <w:pPr>
              <w:rPr>
                <w:b/>
                <w:rPrChange w:id="4010" w:author="Edward Leung" w:date="2017-01-10T12:35:00Z">
                  <w:rPr>
                    <w:b/>
                  </w:rPr>
                </w:rPrChange>
              </w:rPr>
            </w:pPr>
            <w:r w:rsidRPr="00184A3A">
              <w:rPr>
                <w:b/>
                <w:rPrChange w:id="4011" w:author="Edward Leung" w:date="2017-01-10T12:35:00Z">
                  <w:rPr>
                    <w:b/>
                  </w:rPr>
                </w:rPrChange>
              </w:rPr>
              <w:t>Action / Event / Response</w:t>
            </w:r>
          </w:p>
        </w:tc>
        <w:tc>
          <w:tcPr>
            <w:tcW w:w="3420" w:type="dxa"/>
            <w:shd w:val="clear" w:color="auto" w:fill="C6D9F1"/>
          </w:tcPr>
          <w:p w14:paraId="36F19632" w14:textId="77777777" w:rsidR="00AB222D" w:rsidRPr="00184A3A" w:rsidRDefault="00AB222D" w:rsidP="0090729B">
            <w:pPr>
              <w:rPr>
                <w:b/>
                <w:rPrChange w:id="4012" w:author="Edward Leung" w:date="2017-01-10T12:35:00Z">
                  <w:rPr>
                    <w:b/>
                  </w:rPr>
                </w:rPrChange>
              </w:rPr>
            </w:pPr>
            <w:r w:rsidRPr="00184A3A">
              <w:rPr>
                <w:b/>
                <w:rPrChange w:id="4013" w:author="Edward Leung" w:date="2017-01-10T12:35:00Z">
                  <w:rPr>
                    <w:b/>
                  </w:rPr>
                </w:rPrChange>
              </w:rPr>
              <w:t>Remarks</w:t>
            </w:r>
          </w:p>
        </w:tc>
      </w:tr>
      <w:tr w:rsidR="00F24371" w:rsidRPr="00184A3A" w14:paraId="6FCCDB5A" w14:textId="77777777" w:rsidTr="0090729B">
        <w:tc>
          <w:tcPr>
            <w:tcW w:w="1900" w:type="dxa"/>
          </w:tcPr>
          <w:p w14:paraId="5FB9F85D" w14:textId="25364FE6" w:rsidR="00F24371" w:rsidRPr="00184A3A" w:rsidRDefault="00F24371" w:rsidP="00F24371">
            <w:pPr>
              <w:rPr>
                <w:rPrChange w:id="4014" w:author="Edward Leung" w:date="2017-01-10T12:35:00Z">
                  <w:rPr/>
                </w:rPrChange>
              </w:rPr>
            </w:pPr>
            <w:r w:rsidRPr="00184A3A">
              <w:rPr>
                <w:rPrChange w:id="4015" w:author="Edward Leung" w:date="2017-01-10T12:35:00Z">
                  <w:rPr/>
                </w:rPrChange>
              </w:rPr>
              <w:t>Save</w:t>
            </w:r>
          </w:p>
        </w:tc>
        <w:tc>
          <w:tcPr>
            <w:tcW w:w="1120" w:type="dxa"/>
          </w:tcPr>
          <w:p w14:paraId="7C79DEA0" w14:textId="3EA61244" w:rsidR="00F24371" w:rsidRPr="00184A3A" w:rsidRDefault="00F24371" w:rsidP="00F24371">
            <w:pPr>
              <w:rPr>
                <w:rPrChange w:id="4016" w:author="Edward Leung" w:date="2017-01-10T12:35:00Z">
                  <w:rPr/>
                </w:rPrChange>
              </w:rPr>
            </w:pPr>
            <w:r w:rsidRPr="00184A3A">
              <w:rPr>
                <w:rPrChange w:id="4017" w:author="Edward Leung" w:date="2017-01-10T12:35:00Z">
                  <w:rPr/>
                </w:rPrChange>
              </w:rPr>
              <w:t>Button</w:t>
            </w:r>
          </w:p>
        </w:tc>
        <w:tc>
          <w:tcPr>
            <w:tcW w:w="3920" w:type="dxa"/>
          </w:tcPr>
          <w:p w14:paraId="6A5E8DF8" w14:textId="1679B7E1" w:rsidR="00F24371" w:rsidRPr="00184A3A" w:rsidRDefault="00F24371" w:rsidP="00F24371">
            <w:pPr>
              <w:rPr>
                <w:rPrChange w:id="4018" w:author="Edward Leung" w:date="2017-01-10T12:35:00Z">
                  <w:rPr/>
                </w:rPrChange>
              </w:rPr>
            </w:pPr>
            <w:r w:rsidRPr="00184A3A">
              <w:rPr>
                <w:rPrChange w:id="4019" w:author="Edward Leung" w:date="2017-01-10T12:35:00Z">
                  <w:rPr/>
                </w:rPrChange>
              </w:rPr>
              <w:t>Save the created/edited content of the corresponding record</w:t>
            </w:r>
          </w:p>
        </w:tc>
        <w:tc>
          <w:tcPr>
            <w:tcW w:w="3420" w:type="dxa"/>
          </w:tcPr>
          <w:p w14:paraId="48794806" w14:textId="6BA784D2" w:rsidR="00F24371" w:rsidRPr="00184A3A" w:rsidRDefault="00F24371" w:rsidP="00F24371">
            <w:pPr>
              <w:rPr>
                <w:rPrChange w:id="4020" w:author="Edward Leung" w:date="2017-01-10T12:35:00Z">
                  <w:rPr/>
                </w:rPrChange>
              </w:rPr>
            </w:pPr>
            <w:r w:rsidRPr="00184A3A">
              <w:rPr>
                <w:rPrChange w:id="4021" w:author="Edward Leung" w:date="2017-01-10T12:35:00Z">
                  <w:rPr/>
                </w:rPrChange>
              </w:rPr>
              <w:t>N/A</w:t>
            </w:r>
          </w:p>
        </w:tc>
      </w:tr>
      <w:tr w:rsidR="00F24371" w:rsidRPr="00184A3A" w14:paraId="667EEC36" w14:textId="77777777" w:rsidTr="0090729B">
        <w:tc>
          <w:tcPr>
            <w:tcW w:w="1900" w:type="dxa"/>
          </w:tcPr>
          <w:p w14:paraId="3D5947BA" w14:textId="149F5411" w:rsidR="00F24371" w:rsidRPr="00184A3A" w:rsidRDefault="00F24371" w:rsidP="00F24371">
            <w:pPr>
              <w:rPr>
                <w:rPrChange w:id="4022" w:author="Edward Leung" w:date="2017-01-10T12:35:00Z">
                  <w:rPr/>
                </w:rPrChange>
              </w:rPr>
            </w:pPr>
            <w:r w:rsidRPr="00184A3A">
              <w:rPr>
                <w:rPrChange w:id="4023" w:author="Edward Leung" w:date="2017-01-10T12:35:00Z">
                  <w:rPr/>
                </w:rPrChange>
              </w:rPr>
              <w:t>Close</w:t>
            </w:r>
          </w:p>
        </w:tc>
        <w:tc>
          <w:tcPr>
            <w:tcW w:w="1120" w:type="dxa"/>
          </w:tcPr>
          <w:p w14:paraId="25216DB5" w14:textId="3F68D9AE" w:rsidR="00F24371" w:rsidRPr="00184A3A" w:rsidRDefault="00F24371" w:rsidP="00F24371">
            <w:pPr>
              <w:rPr>
                <w:rPrChange w:id="4024" w:author="Edward Leung" w:date="2017-01-10T12:35:00Z">
                  <w:rPr/>
                </w:rPrChange>
              </w:rPr>
            </w:pPr>
            <w:r w:rsidRPr="00184A3A">
              <w:rPr>
                <w:rPrChange w:id="4025" w:author="Edward Leung" w:date="2017-01-10T12:35:00Z">
                  <w:rPr/>
                </w:rPrChange>
              </w:rPr>
              <w:t>Button</w:t>
            </w:r>
          </w:p>
        </w:tc>
        <w:tc>
          <w:tcPr>
            <w:tcW w:w="3920" w:type="dxa"/>
          </w:tcPr>
          <w:p w14:paraId="0E7A8901" w14:textId="3473C952" w:rsidR="00F24371" w:rsidRPr="00184A3A" w:rsidRDefault="00F24371" w:rsidP="00F24371">
            <w:pPr>
              <w:rPr>
                <w:rPrChange w:id="4026" w:author="Edward Leung" w:date="2017-01-10T12:35:00Z">
                  <w:rPr/>
                </w:rPrChange>
              </w:rPr>
            </w:pPr>
            <w:r w:rsidRPr="00184A3A">
              <w:rPr>
                <w:rPrChange w:id="4027" w:author="Edward Leung" w:date="2017-01-10T12:35:00Z">
                  <w:rPr/>
                </w:rPrChange>
              </w:rPr>
              <w:t>Cancel and discard all changes of corresponding created/edited record and back to the list page</w:t>
            </w:r>
          </w:p>
        </w:tc>
        <w:tc>
          <w:tcPr>
            <w:tcW w:w="3420" w:type="dxa"/>
          </w:tcPr>
          <w:p w14:paraId="0DE6B373" w14:textId="5C056F80" w:rsidR="00F24371" w:rsidRPr="00184A3A" w:rsidRDefault="00E27969" w:rsidP="00F24371">
            <w:pPr>
              <w:rPr>
                <w:rPrChange w:id="4028" w:author="Edward Leung" w:date="2017-01-10T12:35:00Z">
                  <w:rPr/>
                </w:rPrChange>
              </w:rPr>
            </w:pPr>
            <w:r w:rsidRPr="00184A3A">
              <w:rPr>
                <w:rPrChange w:id="4029" w:author="Edward Leung" w:date="2017-01-10T12:35:00Z">
                  <w:rPr/>
                </w:rPrChange>
              </w:rPr>
              <w:t>N/A</w:t>
            </w:r>
          </w:p>
        </w:tc>
      </w:tr>
    </w:tbl>
    <w:p w14:paraId="21080F59" w14:textId="77777777" w:rsidR="00AB222D" w:rsidRPr="00184A3A" w:rsidRDefault="00AB222D" w:rsidP="00AB222D">
      <w:pPr>
        <w:ind w:left="450"/>
        <w:rPr>
          <w:lang w:eastAsia="zh-CN"/>
          <w:rPrChange w:id="4030" w:author="Edward Leung" w:date="2017-01-10T12:35:00Z">
            <w:rPr>
              <w:lang w:eastAsia="zh-CN"/>
            </w:rPr>
          </w:rPrChange>
        </w:rPr>
      </w:pPr>
    </w:p>
    <w:p w14:paraId="4D41825A" w14:textId="77777777" w:rsidR="00AB222D" w:rsidRPr="00184A3A" w:rsidRDefault="00AB222D" w:rsidP="00AB222D">
      <w:pPr>
        <w:pStyle w:val="Heading4"/>
        <w:ind w:left="864"/>
        <w:rPr>
          <w:rPrChange w:id="4031" w:author="Edward Leung" w:date="2017-01-10T12:35:00Z">
            <w:rPr/>
          </w:rPrChange>
        </w:rPr>
      </w:pPr>
      <w:r w:rsidRPr="00184A3A">
        <w:rPr>
          <w:rPrChange w:id="4032" w:author="Edward Leung" w:date="2017-01-10T12:35:00Z">
            <w:rPr/>
          </w:rPrChange>
        </w:rPr>
        <w:t>User/Security Group</w:t>
      </w:r>
    </w:p>
    <w:p w14:paraId="6532994D" w14:textId="77777777" w:rsidR="00AB222D" w:rsidRPr="00184A3A" w:rsidRDefault="00AB222D" w:rsidP="00AB222D">
      <w:pPr>
        <w:ind w:left="360"/>
        <w:rPr>
          <w:rFonts w:eastAsia="SimSun"/>
          <w:rPrChange w:id="4033" w:author="Edward Leung" w:date="2017-01-10T12:35:00Z">
            <w:rPr>
              <w:rFonts w:eastAsia="SimSun"/>
            </w:rPr>
          </w:rPrChange>
        </w:rPr>
      </w:pPr>
      <w:r w:rsidRPr="00184A3A">
        <w:rPr>
          <w:rFonts w:eastAsia="SimSun"/>
          <w:rPrChange w:id="4034" w:author="Edward Leung" w:date="2017-01-10T12:35:00Z">
            <w:rPr>
              <w:rFonts w:eastAsia="SimSun"/>
            </w:rPr>
          </w:rPrChange>
        </w:rPr>
        <w:t>This function can be accessed by the following user(s):</w:t>
      </w:r>
    </w:p>
    <w:p w14:paraId="612FFA4F" w14:textId="77777777" w:rsidR="00AB222D" w:rsidRPr="00184A3A" w:rsidRDefault="00AB222D" w:rsidP="00AB222D">
      <w:pPr>
        <w:pStyle w:val="ListParagraph"/>
        <w:numPr>
          <w:ilvl w:val="0"/>
          <w:numId w:val="3"/>
        </w:numPr>
        <w:rPr>
          <w:rFonts w:eastAsia="SimSun"/>
          <w:rPrChange w:id="4035" w:author="Edward Leung" w:date="2017-01-10T12:35:00Z">
            <w:rPr>
              <w:rFonts w:eastAsia="SimSun"/>
            </w:rPr>
          </w:rPrChange>
        </w:rPr>
      </w:pPr>
      <w:r w:rsidRPr="00184A3A">
        <w:rPr>
          <w:rFonts w:eastAsia="SimSun"/>
          <w:rPrChange w:id="4036" w:author="Edward Leung" w:date="2017-01-10T12:35:00Z">
            <w:rPr>
              <w:rFonts w:eastAsia="SimSun"/>
            </w:rPr>
          </w:rPrChange>
        </w:rPr>
        <w:t>System Admin</w:t>
      </w:r>
    </w:p>
    <w:p w14:paraId="4BE5DBB8" w14:textId="77777777" w:rsidR="00AB222D" w:rsidRPr="00184A3A" w:rsidRDefault="00AB222D" w:rsidP="00AB222D">
      <w:pPr>
        <w:pStyle w:val="Heading4"/>
        <w:ind w:left="864"/>
        <w:rPr>
          <w:rPrChange w:id="4037" w:author="Edward Leung" w:date="2017-01-10T12:35:00Z">
            <w:rPr/>
          </w:rPrChange>
        </w:rPr>
      </w:pPr>
      <w:r w:rsidRPr="00184A3A">
        <w:rPr>
          <w:rPrChange w:id="4038" w:author="Edward Leung" w:date="2017-01-10T12:35:00Z">
            <w:rPr/>
          </w:rPrChange>
        </w:rPr>
        <w:t>Assumptions/Constraints</w:t>
      </w:r>
    </w:p>
    <w:p w14:paraId="4C2AF3E4" w14:textId="77777777" w:rsidR="00AB222D" w:rsidRPr="00184A3A" w:rsidRDefault="00AB222D" w:rsidP="00AB222D">
      <w:pPr>
        <w:ind w:left="450"/>
        <w:rPr>
          <w:lang w:eastAsia="zh-CN"/>
          <w:rPrChange w:id="4039" w:author="Edward Leung" w:date="2017-01-10T12:35:00Z">
            <w:rPr>
              <w:lang w:eastAsia="zh-CN"/>
            </w:rPr>
          </w:rPrChange>
        </w:rPr>
      </w:pPr>
      <w:r w:rsidRPr="00184A3A">
        <w:rPr>
          <w:lang w:eastAsia="zh-CN"/>
          <w:rPrChange w:id="4040" w:author="Edward Leung" w:date="2017-01-10T12:35:00Z">
            <w:rPr>
              <w:lang w:eastAsia="zh-CN"/>
            </w:rPr>
          </w:rPrChange>
        </w:rPr>
        <w:t>N/A</w:t>
      </w:r>
    </w:p>
    <w:p w14:paraId="26DB47B3" w14:textId="77777777" w:rsidR="00AB222D" w:rsidRPr="00184A3A" w:rsidRDefault="00AB222D" w:rsidP="00AB222D">
      <w:pPr>
        <w:pStyle w:val="Heading4"/>
        <w:ind w:left="864"/>
        <w:rPr>
          <w:rPrChange w:id="4041" w:author="Edward Leung" w:date="2017-01-10T12:35:00Z">
            <w:rPr/>
          </w:rPrChange>
        </w:rPr>
      </w:pPr>
      <w:r w:rsidRPr="00184A3A">
        <w:rPr>
          <w:rPrChange w:id="4042" w:author="Edward Leung" w:date="2017-01-10T12:35:00Z">
            <w:rPr/>
          </w:rPrChange>
        </w:rPr>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AB222D" w:rsidRPr="00184A3A" w14:paraId="08624BC0" w14:textId="77777777" w:rsidTr="0090729B">
        <w:tc>
          <w:tcPr>
            <w:tcW w:w="1497" w:type="dxa"/>
            <w:shd w:val="clear" w:color="auto" w:fill="C6D9F1"/>
          </w:tcPr>
          <w:p w14:paraId="455A57A6" w14:textId="77777777" w:rsidR="00AB222D" w:rsidRPr="00184A3A" w:rsidRDefault="00AB222D" w:rsidP="0090729B">
            <w:pPr>
              <w:pStyle w:val="BodyText"/>
              <w:rPr>
                <w:b/>
                <w:rPrChange w:id="4043" w:author="Edward Leung" w:date="2017-01-10T12:35:00Z">
                  <w:rPr>
                    <w:b/>
                  </w:rPr>
                </w:rPrChange>
              </w:rPr>
            </w:pPr>
            <w:r w:rsidRPr="00184A3A">
              <w:rPr>
                <w:b/>
                <w:rPrChange w:id="4044" w:author="Edward Leung" w:date="2017-01-10T12:35:00Z">
                  <w:rPr>
                    <w:b/>
                  </w:rPr>
                </w:rPrChange>
              </w:rPr>
              <w:t>Error Code</w:t>
            </w:r>
          </w:p>
        </w:tc>
        <w:tc>
          <w:tcPr>
            <w:tcW w:w="1260" w:type="dxa"/>
            <w:shd w:val="clear" w:color="auto" w:fill="C6D9F1"/>
          </w:tcPr>
          <w:p w14:paraId="35E148EE" w14:textId="77777777" w:rsidR="00AB222D" w:rsidRPr="00184A3A" w:rsidRDefault="00AB222D" w:rsidP="0090729B">
            <w:pPr>
              <w:pStyle w:val="BodyText"/>
              <w:rPr>
                <w:b/>
                <w:rPrChange w:id="4045" w:author="Edward Leung" w:date="2017-01-10T12:35:00Z">
                  <w:rPr>
                    <w:b/>
                  </w:rPr>
                </w:rPrChange>
              </w:rPr>
            </w:pPr>
            <w:r w:rsidRPr="00184A3A">
              <w:rPr>
                <w:b/>
                <w:rPrChange w:id="4046" w:author="Edward Leung" w:date="2017-01-10T12:35:00Z">
                  <w:rPr>
                    <w:b/>
                  </w:rPr>
                </w:rPrChange>
              </w:rPr>
              <w:t>Severity</w:t>
            </w:r>
          </w:p>
        </w:tc>
        <w:tc>
          <w:tcPr>
            <w:tcW w:w="7465" w:type="dxa"/>
            <w:shd w:val="clear" w:color="auto" w:fill="C6D9F1"/>
          </w:tcPr>
          <w:p w14:paraId="1EB7B332" w14:textId="77777777" w:rsidR="00AB222D" w:rsidRPr="00184A3A" w:rsidRDefault="00AB222D" w:rsidP="0090729B">
            <w:pPr>
              <w:pStyle w:val="BodyText"/>
              <w:rPr>
                <w:b/>
                <w:rPrChange w:id="4047" w:author="Edward Leung" w:date="2017-01-10T12:35:00Z">
                  <w:rPr>
                    <w:b/>
                  </w:rPr>
                </w:rPrChange>
              </w:rPr>
            </w:pPr>
            <w:r w:rsidRPr="00184A3A">
              <w:rPr>
                <w:b/>
                <w:rPrChange w:id="4048" w:author="Edward Leung" w:date="2017-01-10T12:35:00Z">
                  <w:rPr>
                    <w:b/>
                  </w:rPr>
                </w:rPrChange>
              </w:rPr>
              <w:t>Error Message</w:t>
            </w:r>
          </w:p>
        </w:tc>
      </w:tr>
      <w:tr w:rsidR="00AB222D" w:rsidRPr="00184A3A" w14:paraId="5E050FAE" w14:textId="77777777" w:rsidTr="0090729B">
        <w:tc>
          <w:tcPr>
            <w:tcW w:w="1497" w:type="dxa"/>
          </w:tcPr>
          <w:p w14:paraId="3E00BC46" w14:textId="6361282E" w:rsidR="00AB222D" w:rsidRPr="00184A3A" w:rsidRDefault="00697221" w:rsidP="0090729B">
            <w:pPr>
              <w:rPr>
                <w:rPrChange w:id="4049" w:author="Edward Leung" w:date="2017-01-10T12:35:00Z">
                  <w:rPr/>
                </w:rPrChange>
              </w:rPr>
            </w:pPr>
            <w:r w:rsidRPr="00184A3A">
              <w:rPr>
                <w:rPrChange w:id="4050" w:author="Edward Leung" w:date="2017-01-10T12:35:00Z">
                  <w:rPr/>
                </w:rPrChange>
              </w:rPr>
              <w:lastRenderedPageBreak/>
              <w:t>S</w:t>
            </w:r>
          </w:p>
        </w:tc>
        <w:tc>
          <w:tcPr>
            <w:tcW w:w="1260" w:type="dxa"/>
          </w:tcPr>
          <w:p w14:paraId="3D4393C2" w14:textId="7B9F2D6E" w:rsidR="00AB222D" w:rsidRPr="00184A3A" w:rsidRDefault="00697221" w:rsidP="0090729B">
            <w:pPr>
              <w:rPr>
                <w:rPrChange w:id="4051" w:author="Edward Leung" w:date="2017-01-10T12:35:00Z">
                  <w:rPr/>
                </w:rPrChange>
              </w:rPr>
            </w:pPr>
            <w:r w:rsidRPr="00184A3A">
              <w:rPr>
                <w:rPrChange w:id="4052" w:author="Edward Leung" w:date="2017-01-10T12:35:00Z">
                  <w:rPr/>
                </w:rPrChange>
              </w:rPr>
              <w:t>N/A</w:t>
            </w:r>
          </w:p>
        </w:tc>
        <w:tc>
          <w:tcPr>
            <w:tcW w:w="7465" w:type="dxa"/>
          </w:tcPr>
          <w:p w14:paraId="64885A82" w14:textId="617AAB94" w:rsidR="00AB222D" w:rsidRPr="00184A3A" w:rsidRDefault="00697221" w:rsidP="0090729B">
            <w:pPr>
              <w:rPr>
                <w:rPrChange w:id="4053" w:author="Edward Leung" w:date="2017-01-10T12:35:00Z">
                  <w:rPr/>
                </w:rPrChange>
              </w:rPr>
            </w:pPr>
            <w:r w:rsidRPr="00184A3A">
              <w:rPr>
                <w:rPrChange w:id="4054" w:author="Edward Leung" w:date="2017-01-10T12:35:00Z">
                  <w:rPr/>
                </w:rPrChange>
              </w:rPr>
              <w:t>The cron expression is not valid!</w:t>
            </w:r>
          </w:p>
        </w:tc>
      </w:tr>
      <w:tr w:rsidR="00697221" w:rsidRPr="00184A3A" w14:paraId="5C13D855" w14:textId="77777777" w:rsidTr="0090729B">
        <w:tc>
          <w:tcPr>
            <w:tcW w:w="1497" w:type="dxa"/>
          </w:tcPr>
          <w:p w14:paraId="5F5BD9C8" w14:textId="0ED6FD29" w:rsidR="00697221" w:rsidRPr="00184A3A" w:rsidRDefault="00697221" w:rsidP="0090729B">
            <w:pPr>
              <w:rPr>
                <w:rPrChange w:id="4055" w:author="Edward Leung" w:date="2017-01-10T12:35:00Z">
                  <w:rPr/>
                </w:rPrChange>
              </w:rPr>
            </w:pPr>
            <w:r w:rsidRPr="00184A3A">
              <w:rPr>
                <w:rPrChange w:id="4056" w:author="Edward Leung" w:date="2017-01-10T12:35:00Z">
                  <w:rPr/>
                </w:rPrChange>
              </w:rPr>
              <w:t>Successful Message</w:t>
            </w:r>
          </w:p>
        </w:tc>
        <w:tc>
          <w:tcPr>
            <w:tcW w:w="1260" w:type="dxa"/>
          </w:tcPr>
          <w:p w14:paraId="61BEBD99" w14:textId="78A63FFD" w:rsidR="00697221" w:rsidRPr="00184A3A" w:rsidRDefault="00697221" w:rsidP="0090729B">
            <w:pPr>
              <w:rPr>
                <w:rPrChange w:id="4057" w:author="Edward Leung" w:date="2017-01-10T12:35:00Z">
                  <w:rPr/>
                </w:rPrChange>
              </w:rPr>
            </w:pPr>
            <w:r w:rsidRPr="00184A3A">
              <w:rPr>
                <w:rPrChange w:id="4058" w:author="Edward Leung" w:date="2017-01-10T12:35:00Z">
                  <w:rPr/>
                </w:rPrChange>
              </w:rPr>
              <w:t>N/A</w:t>
            </w:r>
          </w:p>
        </w:tc>
        <w:tc>
          <w:tcPr>
            <w:tcW w:w="7465" w:type="dxa"/>
          </w:tcPr>
          <w:p w14:paraId="6D7C7EA8" w14:textId="6BFF58DD" w:rsidR="00697221" w:rsidRPr="00184A3A" w:rsidRDefault="00697221" w:rsidP="0090729B">
            <w:pPr>
              <w:rPr>
                <w:rPrChange w:id="4059" w:author="Edward Leung" w:date="2017-01-10T12:35:00Z">
                  <w:rPr/>
                </w:rPrChange>
              </w:rPr>
            </w:pPr>
            <w:r w:rsidRPr="00184A3A">
              <w:rPr>
                <w:rPrChange w:id="4060" w:author="Edward Leung" w:date="2017-01-10T12:35:00Z">
                  <w:rPr/>
                </w:rPrChange>
              </w:rPr>
              <w:t>The job information is updated successfully</w:t>
            </w:r>
          </w:p>
        </w:tc>
      </w:tr>
    </w:tbl>
    <w:p w14:paraId="647B1593" w14:textId="77777777" w:rsidR="00712376" w:rsidRPr="00184A3A" w:rsidRDefault="00712376">
      <w:pPr>
        <w:rPr>
          <w:rFonts w:cs="Microsoft YaHei"/>
          <w:b/>
          <w:bCs/>
          <w:color w:val="4F81BD" w:themeColor="accent1"/>
          <w:sz w:val="26"/>
          <w:szCs w:val="26"/>
          <w:lang w:eastAsia="zh-HK"/>
          <w:rPrChange w:id="4061" w:author="Edward Leung" w:date="2017-01-10T12:35:00Z">
            <w:rPr>
              <w:rFonts w:cs="Microsoft YaHei"/>
              <w:b/>
              <w:bCs/>
              <w:color w:val="4F81BD" w:themeColor="accent1"/>
              <w:sz w:val="26"/>
              <w:szCs w:val="26"/>
              <w:lang w:eastAsia="zh-HK"/>
            </w:rPr>
          </w:rPrChange>
        </w:rPr>
      </w:pPr>
      <w:r w:rsidRPr="00184A3A">
        <w:rPr>
          <w:rPrChange w:id="4062" w:author="Edward Leung" w:date="2017-01-10T12:35:00Z">
            <w:rPr/>
          </w:rPrChange>
        </w:rPr>
        <w:br w:type="page"/>
      </w:r>
    </w:p>
    <w:p w14:paraId="65EE4C96" w14:textId="234D3871" w:rsidR="001C4B36" w:rsidRPr="00184A3A" w:rsidRDefault="001C4B36" w:rsidP="001C4B36">
      <w:pPr>
        <w:pStyle w:val="Heading2"/>
        <w:rPr>
          <w:rPrChange w:id="4063" w:author="Edward Leung" w:date="2017-01-10T12:35:00Z">
            <w:rPr/>
          </w:rPrChange>
        </w:rPr>
      </w:pPr>
      <w:bookmarkStart w:id="4064" w:name="_Toc471750754"/>
      <w:r w:rsidRPr="00184A3A">
        <w:rPr>
          <w:rPrChange w:id="4065" w:author="Edward Leung" w:date="2017-01-10T12:35:00Z">
            <w:rPr/>
          </w:rPrChange>
        </w:rPr>
        <w:lastRenderedPageBreak/>
        <w:t>Branch Scheme Maintenance</w:t>
      </w:r>
      <w:bookmarkEnd w:id="4064"/>
    </w:p>
    <w:p w14:paraId="60F79007" w14:textId="77777777" w:rsidR="00712376" w:rsidRPr="00184A3A" w:rsidRDefault="00712376" w:rsidP="00712376">
      <w:pPr>
        <w:pStyle w:val="Heading3"/>
        <w:rPr>
          <w:lang w:eastAsia="zh-CN"/>
          <w:rPrChange w:id="4066" w:author="Edward Leung" w:date="2017-01-10T12:35:00Z">
            <w:rPr>
              <w:lang w:eastAsia="zh-CN"/>
            </w:rPr>
          </w:rPrChange>
        </w:rPr>
      </w:pPr>
      <w:r w:rsidRPr="00184A3A">
        <w:rPr>
          <w:lang w:eastAsia="zh-CN"/>
          <w:rPrChange w:id="4067" w:author="Edward Leung" w:date="2017-01-10T12:35:00Z">
            <w:rPr>
              <w:lang w:eastAsia="zh-CN"/>
            </w:rPr>
          </w:rPrChange>
        </w:rPr>
        <w:t>Description</w:t>
      </w:r>
    </w:p>
    <w:p w14:paraId="145D3E67" w14:textId="41E04226" w:rsidR="00712376" w:rsidRPr="00184A3A" w:rsidRDefault="00712376" w:rsidP="00712376">
      <w:pPr>
        <w:ind w:left="450"/>
        <w:jc w:val="both"/>
        <w:rPr>
          <w:lang w:eastAsia="zh-CN"/>
          <w:rPrChange w:id="4068" w:author="Edward Leung" w:date="2017-01-10T12:35:00Z">
            <w:rPr>
              <w:lang w:eastAsia="zh-CN"/>
            </w:rPr>
          </w:rPrChange>
        </w:rPr>
      </w:pPr>
      <w:r w:rsidRPr="00184A3A">
        <w:rPr>
          <w:lang w:eastAsia="zh-CN"/>
          <w:rPrChange w:id="4069" w:author="Edward Leung" w:date="2017-01-10T12:35:00Z">
            <w:rPr>
              <w:lang w:eastAsia="zh-CN"/>
            </w:rPr>
          </w:rPrChange>
        </w:rPr>
        <w:t>The “Branch Scheme Maintenance” function allows user’s manipulation on POS client data processing logic data. The data is input/configured by service bus administr</w:t>
      </w:r>
      <w:r w:rsidR="006F3BCF" w:rsidRPr="00184A3A">
        <w:rPr>
          <w:lang w:eastAsia="zh-CN"/>
          <w:rPrChange w:id="4070" w:author="Edward Leung" w:date="2017-01-10T12:35:00Z">
            <w:rPr>
              <w:lang w:eastAsia="zh-CN"/>
            </w:rPr>
          </w:rPrChange>
        </w:rPr>
        <w:t>ator according to the poll branch</w:t>
      </w:r>
      <w:r w:rsidRPr="00184A3A">
        <w:rPr>
          <w:lang w:eastAsia="zh-CN"/>
          <w:rPrChange w:id="4071" w:author="Edward Leung" w:date="2017-01-10T12:35:00Z">
            <w:rPr>
              <w:lang w:eastAsia="zh-CN"/>
            </w:rPr>
          </w:rPrChange>
        </w:rPr>
        <w:t xml:space="preserve"> scheme data in current polling server. The view of these data are available for the access from both Service Bus, but Service, bus Admin user are allowed to use operations including Create, Edit and Delete</w:t>
      </w:r>
      <w:r w:rsidR="00131B58" w:rsidRPr="00184A3A">
        <w:rPr>
          <w:lang w:eastAsia="zh-CN"/>
          <w:rPrChange w:id="4072" w:author="Edward Leung" w:date="2017-01-10T12:35:00Z">
            <w:rPr>
              <w:lang w:eastAsia="zh-CN"/>
            </w:rPr>
          </w:rPrChange>
        </w:rPr>
        <w:t>.</w:t>
      </w:r>
    </w:p>
    <w:p w14:paraId="6FAC241B" w14:textId="7C5C7449" w:rsidR="00712376" w:rsidRPr="00184A3A" w:rsidRDefault="00712376" w:rsidP="00131B58">
      <w:pPr>
        <w:ind w:left="450"/>
        <w:rPr>
          <w:lang w:eastAsia="zh-CN"/>
          <w:rPrChange w:id="4073" w:author="Edward Leung" w:date="2017-01-10T12:35:00Z">
            <w:rPr>
              <w:lang w:eastAsia="zh-CN"/>
            </w:rPr>
          </w:rPrChange>
        </w:rPr>
      </w:pPr>
      <w:r w:rsidRPr="00184A3A">
        <w:rPr>
          <w:lang w:eastAsia="zh-CN"/>
          <w:rPrChange w:id="4074" w:author="Edward Leung" w:date="2017-01-10T12:35:00Z">
            <w:rPr>
              <w:lang w:eastAsia="zh-CN"/>
            </w:rPr>
          </w:rPrChange>
        </w:rPr>
        <w:t>Use Case functions</w:t>
      </w:r>
    </w:p>
    <w:p w14:paraId="38B6DC1F" w14:textId="2ABF7D44" w:rsidR="00712376" w:rsidRPr="00184A3A" w:rsidRDefault="00712376" w:rsidP="00712376">
      <w:pPr>
        <w:ind w:left="450"/>
        <w:rPr>
          <w:lang w:eastAsia="zh-CN"/>
          <w:rPrChange w:id="4075" w:author="Edward Leung" w:date="2017-01-10T12:35:00Z">
            <w:rPr>
              <w:lang w:eastAsia="zh-CN"/>
            </w:rPr>
          </w:rPrChange>
        </w:rPr>
      </w:pPr>
      <w:r w:rsidRPr="00184A3A">
        <w:rPr>
          <w:lang w:eastAsia="zh-CN"/>
          <w:rPrChange w:id="4076" w:author="Edward Leung" w:date="2017-01-10T12:35:00Z">
            <w:rPr>
              <w:lang w:eastAsia="zh-CN"/>
            </w:rPr>
          </w:rPrChange>
        </w:rPr>
        <w:t># Maintain Branch Scheme (List)</w:t>
      </w:r>
    </w:p>
    <w:p w14:paraId="0F355952" w14:textId="0A5C8770" w:rsidR="00712376" w:rsidRPr="00184A3A" w:rsidRDefault="00712376" w:rsidP="00712376">
      <w:pPr>
        <w:ind w:left="450"/>
        <w:rPr>
          <w:lang w:eastAsia="zh-CN"/>
          <w:rPrChange w:id="4077" w:author="Edward Leung" w:date="2017-01-10T12:35:00Z">
            <w:rPr>
              <w:lang w:eastAsia="zh-CN"/>
            </w:rPr>
          </w:rPrChange>
        </w:rPr>
      </w:pPr>
      <w:r w:rsidRPr="00184A3A">
        <w:rPr>
          <w:lang w:eastAsia="zh-CN"/>
          <w:rPrChange w:id="4078" w:author="Edward Leung" w:date="2017-01-10T12:35:00Z">
            <w:rPr>
              <w:lang w:eastAsia="zh-CN"/>
            </w:rPr>
          </w:rPrChange>
        </w:rPr>
        <w:t># Maintain Branch Scheme (Create/Edit/Delete)</w:t>
      </w:r>
    </w:p>
    <w:p w14:paraId="40214FE3" w14:textId="3590FB2A" w:rsidR="00712376" w:rsidRPr="00184A3A" w:rsidRDefault="00712376" w:rsidP="00712376">
      <w:pPr>
        <w:ind w:left="450"/>
        <w:rPr>
          <w:lang w:eastAsia="zh-CN"/>
          <w:rPrChange w:id="4079" w:author="Edward Leung" w:date="2017-01-10T12:35:00Z">
            <w:rPr>
              <w:lang w:eastAsia="zh-CN"/>
            </w:rPr>
          </w:rPrChange>
        </w:rPr>
      </w:pPr>
      <w:r w:rsidRPr="00184A3A">
        <w:rPr>
          <w:lang w:eastAsia="zh-CN"/>
          <w:rPrChange w:id="4080" w:author="Edward Leung" w:date="2017-01-10T12:35:00Z">
            <w:rPr>
              <w:lang w:eastAsia="zh-CN"/>
            </w:rPr>
          </w:rPrChange>
        </w:rPr>
        <w:t># Maintain Scheme Info (List)</w:t>
      </w:r>
    </w:p>
    <w:p w14:paraId="30D50397" w14:textId="138320FE" w:rsidR="00712376" w:rsidRPr="00184A3A" w:rsidRDefault="00712376" w:rsidP="00712376">
      <w:pPr>
        <w:ind w:left="450"/>
        <w:rPr>
          <w:lang w:eastAsia="zh-CN"/>
          <w:rPrChange w:id="4081" w:author="Edward Leung" w:date="2017-01-10T12:35:00Z">
            <w:rPr>
              <w:lang w:eastAsia="zh-CN"/>
            </w:rPr>
          </w:rPrChange>
        </w:rPr>
      </w:pPr>
      <w:r w:rsidRPr="00184A3A">
        <w:rPr>
          <w:lang w:eastAsia="zh-CN"/>
          <w:rPrChange w:id="4082" w:author="Edward Leung" w:date="2017-01-10T12:35:00Z">
            <w:rPr>
              <w:lang w:eastAsia="zh-CN"/>
            </w:rPr>
          </w:rPrChange>
        </w:rPr>
        <w:t># Maintain Scheme Info (Create/Edit/Delete)</w:t>
      </w:r>
    </w:p>
    <w:p w14:paraId="0A210053" w14:textId="77777777" w:rsidR="00712376" w:rsidRPr="00184A3A" w:rsidRDefault="00712376" w:rsidP="00712376">
      <w:pPr>
        <w:ind w:left="450"/>
        <w:rPr>
          <w:lang w:eastAsia="zh-CN"/>
          <w:rPrChange w:id="4083" w:author="Edward Leung" w:date="2017-01-10T12:35:00Z">
            <w:rPr>
              <w:lang w:eastAsia="zh-CN"/>
            </w:rPr>
          </w:rPrChange>
        </w:rPr>
      </w:pPr>
      <w:r w:rsidRPr="00184A3A">
        <w:rPr>
          <w:lang w:eastAsia="zh-CN"/>
          <w:rPrChange w:id="4084" w:author="Edward Leung" w:date="2017-01-10T12:35:00Z">
            <w:rPr>
              <w:lang w:eastAsia="zh-CN"/>
            </w:rPr>
          </w:rPrChange>
        </w:rPr>
        <w:t># Maintain Table Column (List)</w:t>
      </w:r>
    </w:p>
    <w:p w14:paraId="6D126909" w14:textId="62E79EAB" w:rsidR="00712376" w:rsidRPr="00184A3A" w:rsidRDefault="00712376" w:rsidP="00712376">
      <w:pPr>
        <w:ind w:left="450"/>
        <w:rPr>
          <w:lang w:eastAsia="zh-CN"/>
          <w:rPrChange w:id="4085" w:author="Edward Leung" w:date="2017-01-10T12:35:00Z">
            <w:rPr>
              <w:lang w:eastAsia="zh-CN"/>
            </w:rPr>
          </w:rPrChange>
        </w:rPr>
      </w:pPr>
      <w:r w:rsidRPr="00184A3A">
        <w:rPr>
          <w:lang w:eastAsia="zh-CN"/>
          <w:rPrChange w:id="4086" w:author="Edward Leung" w:date="2017-01-10T12:35:00Z">
            <w:rPr>
              <w:lang w:eastAsia="zh-CN"/>
            </w:rPr>
          </w:rPrChange>
        </w:rPr>
        <w:t xml:space="preserve"># Maintain Table Column (Create/Edit/Delete) </w:t>
      </w:r>
    </w:p>
    <w:p w14:paraId="2FB34858" w14:textId="77777777" w:rsidR="00712376" w:rsidRPr="00184A3A" w:rsidRDefault="00712376" w:rsidP="00712376">
      <w:pPr>
        <w:pStyle w:val="Heading3"/>
        <w:rPr>
          <w:lang w:eastAsia="zh-CN"/>
          <w:rPrChange w:id="4087" w:author="Edward Leung" w:date="2017-01-10T12:35:00Z">
            <w:rPr>
              <w:lang w:eastAsia="zh-CN"/>
            </w:rPr>
          </w:rPrChange>
        </w:rPr>
      </w:pPr>
      <w:r w:rsidRPr="00184A3A">
        <w:rPr>
          <w:lang w:eastAsia="zh-CN"/>
          <w:rPrChange w:id="4088" w:author="Edward Leung" w:date="2017-01-10T12:35:00Z">
            <w:rPr>
              <w:lang w:eastAsia="zh-CN"/>
            </w:rPr>
          </w:rPrChange>
        </w:rPr>
        <w:t>Input</w:t>
      </w:r>
    </w:p>
    <w:p w14:paraId="0BEB2838" w14:textId="77777777" w:rsidR="00712376" w:rsidRPr="00184A3A" w:rsidRDefault="00712376" w:rsidP="00712376">
      <w:pPr>
        <w:ind w:left="450"/>
        <w:rPr>
          <w:lang w:eastAsia="zh-CN"/>
          <w:rPrChange w:id="4089" w:author="Edward Leung" w:date="2017-01-10T12:35:00Z">
            <w:rPr>
              <w:lang w:eastAsia="zh-CN"/>
            </w:rPr>
          </w:rPrChange>
        </w:rPr>
      </w:pPr>
      <w:r w:rsidRPr="00184A3A">
        <w:rPr>
          <w:lang w:eastAsia="zh-CN"/>
          <w:rPrChange w:id="4090" w:author="Edward Leung" w:date="2017-01-10T12:35:00Z">
            <w:rPr>
              <w:lang w:eastAsia="zh-CN"/>
            </w:rPr>
          </w:rPrChange>
        </w:rPr>
        <w:t>N/A</w:t>
      </w:r>
    </w:p>
    <w:p w14:paraId="5772B46C" w14:textId="77777777" w:rsidR="00712376" w:rsidRPr="00184A3A" w:rsidRDefault="00712376" w:rsidP="00712376">
      <w:pPr>
        <w:pStyle w:val="Heading3"/>
        <w:rPr>
          <w:lang w:eastAsia="zh-CN"/>
          <w:rPrChange w:id="4091" w:author="Edward Leung" w:date="2017-01-10T12:35:00Z">
            <w:rPr>
              <w:lang w:eastAsia="zh-CN"/>
            </w:rPr>
          </w:rPrChange>
        </w:rPr>
      </w:pPr>
      <w:r w:rsidRPr="00184A3A">
        <w:rPr>
          <w:lang w:eastAsia="zh-CN"/>
          <w:rPrChange w:id="4092" w:author="Edward Leung" w:date="2017-01-10T12:35:00Z">
            <w:rPr>
              <w:lang w:eastAsia="zh-CN"/>
            </w:rPr>
          </w:rPrChange>
        </w:rPr>
        <w:t>Output</w:t>
      </w:r>
    </w:p>
    <w:p w14:paraId="66808965" w14:textId="77777777" w:rsidR="00712376" w:rsidRPr="00184A3A" w:rsidRDefault="00712376" w:rsidP="00712376">
      <w:pPr>
        <w:ind w:left="450"/>
        <w:rPr>
          <w:lang w:eastAsia="zh-CN"/>
          <w:rPrChange w:id="4093" w:author="Edward Leung" w:date="2017-01-10T12:35:00Z">
            <w:rPr>
              <w:lang w:eastAsia="zh-CN"/>
            </w:rPr>
          </w:rPrChange>
        </w:rPr>
      </w:pPr>
      <w:r w:rsidRPr="00184A3A">
        <w:rPr>
          <w:lang w:eastAsia="zh-CN"/>
          <w:rPrChange w:id="4094" w:author="Edward Leung" w:date="2017-01-10T12:35:00Z">
            <w:rPr>
              <w:lang w:eastAsia="zh-CN"/>
            </w:rPr>
          </w:rPrChange>
        </w:rPr>
        <w:t>N/A</w:t>
      </w:r>
    </w:p>
    <w:p w14:paraId="6C23D2B0" w14:textId="1CE2510B" w:rsidR="00712376" w:rsidRPr="00184A3A" w:rsidRDefault="0064451A" w:rsidP="00712376">
      <w:pPr>
        <w:pStyle w:val="Heading3"/>
        <w:rPr>
          <w:lang w:eastAsia="zh-CN"/>
          <w:rPrChange w:id="4095" w:author="Edward Leung" w:date="2017-01-10T12:35:00Z">
            <w:rPr>
              <w:lang w:eastAsia="zh-CN"/>
            </w:rPr>
          </w:rPrChange>
        </w:rPr>
      </w:pPr>
      <w:r w:rsidRPr="00184A3A">
        <w:rPr>
          <w:lang w:eastAsia="zh-CN"/>
          <w:rPrChange w:id="4096" w:author="Edward Leung" w:date="2017-01-10T12:35:00Z">
            <w:rPr>
              <w:lang w:eastAsia="zh-CN"/>
            </w:rPr>
          </w:rPrChange>
        </w:rPr>
        <w:t>Maintain</w:t>
      </w:r>
      <w:r w:rsidR="00712376" w:rsidRPr="00184A3A">
        <w:rPr>
          <w:lang w:eastAsia="zh-CN"/>
          <w:rPrChange w:id="4097" w:author="Edward Leung" w:date="2017-01-10T12:35:00Z">
            <w:rPr>
              <w:lang w:eastAsia="zh-CN"/>
            </w:rPr>
          </w:rPrChange>
        </w:rPr>
        <w:t xml:space="preserve"> Branch </w:t>
      </w:r>
      <w:r w:rsidRPr="00184A3A">
        <w:rPr>
          <w:lang w:eastAsia="zh-CN"/>
          <w:rPrChange w:id="4098" w:author="Edward Leung" w:date="2017-01-10T12:35:00Z">
            <w:rPr>
              <w:lang w:eastAsia="zh-CN"/>
            </w:rPr>
          </w:rPrChange>
        </w:rPr>
        <w:t>Scheme</w:t>
      </w:r>
      <w:r w:rsidR="00712376" w:rsidRPr="00184A3A">
        <w:rPr>
          <w:lang w:eastAsia="zh-CN"/>
          <w:rPrChange w:id="4099" w:author="Edward Leung" w:date="2017-01-10T12:35:00Z">
            <w:rPr>
              <w:lang w:eastAsia="zh-CN"/>
            </w:rPr>
          </w:rPrChange>
        </w:rPr>
        <w:t xml:space="preserve"> </w:t>
      </w:r>
      <w:r w:rsidRPr="00184A3A">
        <w:rPr>
          <w:lang w:eastAsia="zh-CN"/>
          <w:rPrChange w:id="4100" w:author="Edward Leung" w:date="2017-01-10T12:35:00Z">
            <w:rPr>
              <w:lang w:eastAsia="zh-CN"/>
            </w:rPr>
          </w:rPrChange>
        </w:rPr>
        <w:t>(</w:t>
      </w:r>
      <w:r w:rsidR="00712376" w:rsidRPr="00184A3A">
        <w:rPr>
          <w:lang w:eastAsia="zh-CN"/>
          <w:rPrChange w:id="4101" w:author="Edward Leung" w:date="2017-01-10T12:35:00Z">
            <w:rPr>
              <w:lang w:eastAsia="zh-CN"/>
            </w:rPr>
          </w:rPrChange>
        </w:rPr>
        <w:t>List</w:t>
      </w:r>
      <w:r w:rsidRPr="00184A3A">
        <w:rPr>
          <w:lang w:eastAsia="zh-CN"/>
          <w:rPrChange w:id="4102" w:author="Edward Leung" w:date="2017-01-10T12:35:00Z">
            <w:rPr>
              <w:lang w:eastAsia="zh-CN"/>
            </w:rPr>
          </w:rPrChange>
        </w:rPr>
        <w:t>)</w:t>
      </w:r>
    </w:p>
    <w:p w14:paraId="35569277" w14:textId="77777777" w:rsidR="00712376" w:rsidRPr="00184A3A" w:rsidRDefault="00712376" w:rsidP="00712376">
      <w:pPr>
        <w:pStyle w:val="Heading4"/>
        <w:ind w:left="864"/>
        <w:rPr>
          <w:rPrChange w:id="4103" w:author="Edward Leung" w:date="2017-01-10T12:35:00Z">
            <w:rPr/>
          </w:rPrChange>
        </w:rPr>
      </w:pPr>
      <w:r w:rsidRPr="00184A3A">
        <w:rPr>
          <w:rPrChange w:id="4104" w:author="Edward Leung" w:date="2017-01-10T12:35:00Z">
            <w:rPr/>
          </w:rPrChange>
        </w:rPr>
        <w:t>Process/Work Flow</w:t>
      </w:r>
    </w:p>
    <w:p w14:paraId="6CFD9A91" w14:textId="7D8091AE" w:rsidR="008F5A9F" w:rsidRPr="00184A3A" w:rsidRDefault="008F5A9F" w:rsidP="008F5A9F">
      <w:pPr>
        <w:ind w:left="450"/>
        <w:rPr>
          <w:lang w:eastAsia="zh-CN"/>
          <w:rPrChange w:id="4105" w:author="Edward Leung" w:date="2017-01-10T12:35:00Z">
            <w:rPr>
              <w:lang w:eastAsia="zh-CN"/>
            </w:rPr>
          </w:rPrChange>
        </w:rPr>
      </w:pPr>
      <w:r w:rsidRPr="00184A3A">
        <w:rPr>
          <w:lang w:eastAsia="zh-CN"/>
          <w:rPrChange w:id="4106" w:author="Edward Leung" w:date="2017-01-10T12:35:00Z">
            <w:rPr>
              <w:lang w:eastAsia="zh-CN"/>
            </w:rPr>
          </w:rPrChange>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8F5A9F">
      <w:pPr>
        <w:ind w:left="450"/>
        <w:rPr>
          <w:b/>
          <w:u w:val="single"/>
          <w:lang w:eastAsia="zh-CN"/>
          <w:rPrChange w:id="4107" w:author="Edward Leung" w:date="2017-01-10T12:35:00Z">
            <w:rPr>
              <w:b/>
              <w:u w:val="single"/>
              <w:lang w:eastAsia="zh-CN"/>
            </w:rPr>
          </w:rPrChange>
        </w:rPr>
      </w:pPr>
      <w:r w:rsidRPr="00184A3A">
        <w:rPr>
          <w:b/>
          <w:u w:val="single"/>
          <w:lang w:eastAsia="zh-CN"/>
          <w:rPrChange w:id="4108" w:author="Edward Leung" w:date="2017-01-10T12:35:00Z">
            <w:rPr>
              <w:b/>
              <w:u w:val="single"/>
              <w:lang w:eastAsia="zh-CN"/>
            </w:rPr>
          </w:rPrChange>
        </w:rPr>
        <w:t>Business Logic</w:t>
      </w:r>
    </w:p>
    <w:p w14:paraId="51CACA66" w14:textId="3D175738" w:rsidR="008F5A9F" w:rsidRPr="00184A3A" w:rsidRDefault="008F5A9F" w:rsidP="008F5A9F">
      <w:pPr>
        <w:ind w:left="450"/>
        <w:rPr>
          <w:lang w:eastAsia="zh-CN"/>
          <w:rPrChange w:id="4109" w:author="Edward Leung" w:date="2017-01-10T12:35:00Z">
            <w:rPr>
              <w:lang w:eastAsia="zh-CN"/>
            </w:rPr>
          </w:rPrChange>
        </w:rPr>
      </w:pPr>
      <w:r w:rsidRPr="00184A3A">
        <w:rPr>
          <w:lang w:eastAsia="zh-CN"/>
          <w:rPrChange w:id="4110" w:author="Edward Leung" w:date="2017-01-10T12:35:00Z">
            <w:rPr>
              <w:lang w:eastAsia="zh-CN"/>
            </w:rPr>
          </w:rPrChange>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1069D21C" w:rsidR="008F5A9F" w:rsidRPr="00184A3A" w:rsidRDefault="008F5A9F" w:rsidP="008F5A9F">
      <w:pPr>
        <w:pStyle w:val="ListParagraph"/>
        <w:numPr>
          <w:ilvl w:val="0"/>
          <w:numId w:val="12"/>
        </w:numPr>
        <w:ind w:left="810"/>
        <w:rPr>
          <w:color w:val="FF0000"/>
          <w:lang w:eastAsia="zh-CN"/>
          <w:rPrChange w:id="4111" w:author="Edward Leung" w:date="2017-01-10T12:35:00Z">
            <w:rPr>
              <w:lang w:eastAsia="zh-CN"/>
            </w:rPr>
          </w:rPrChange>
        </w:rPr>
      </w:pPr>
      <w:r w:rsidRPr="00184A3A">
        <w:rPr>
          <w:lang w:eastAsia="zh-CN"/>
          <w:rPrChange w:id="4112" w:author="Edward Leung" w:date="2017-01-10T12:35:00Z">
            <w:rPr>
              <w:lang w:eastAsia="zh-CN"/>
            </w:rPr>
          </w:rPrChange>
        </w:rPr>
        <w:t>By default, when the page is accessed, there’s no search criteria provided and all branch info will be displayed on the page with pagination</w:t>
      </w:r>
      <w:ins w:id="4113" w:author="Dick Chan" w:date="2017-01-10T10:04:00Z">
        <w:r w:rsidR="000D6E76" w:rsidRPr="00184A3A">
          <w:rPr>
            <w:lang w:eastAsia="zh-CN"/>
            <w:rPrChange w:id="4114" w:author="Edward Leung" w:date="2017-01-10T12:35:00Z">
              <w:rPr>
                <w:lang w:eastAsia="zh-CN"/>
              </w:rPr>
            </w:rPrChange>
          </w:rPr>
          <w:t xml:space="preserve"> </w:t>
        </w:r>
        <w:r w:rsidR="000D6E76" w:rsidRPr="00184A3A">
          <w:rPr>
            <w:color w:val="FF0000"/>
            <w:lang w:eastAsia="zh-CN"/>
            <w:rPrChange w:id="4115" w:author="Edward Leung" w:date="2017-01-10T12:35:00Z">
              <w:rPr>
                <w:lang w:eastAsia="zh-CN"/>
              </w:rPr>
            </w:rPrChange>
          </w:rPr>
          <w:sym w:font="Wingdings" w:char="F0E7"/>
        </w:r>
        <w:r w:rsidR="000D6E76" w:rsidRPr="00184A3A">
          <w:rPr>
            <w:color w:val="FF0000"/>
            <w:lang w:eastAsia="zh-CN"/>
            <w:rPrChange w:id="4116" w:author="Edward Leung" w:date="2017-01-10T12:35:00Z">
              <w:rPr>
                <w:lang w:eastAsia="zh-CN"/>
              </w:rPr>
            </w:rPrChange>
          </w:rPr>
          <w:t xml:space="preserve"> </w:t>
        </w:r>
        <w:r w:rsidR="000D6E76" w:rsidRPr="00184A3A">
          <w:rPr>
            <w:color w:val="FF0000"/>
            <w:rPrChange w:id="4117" w:author="Edward Leung" w:date="2017-01-10T12:35:00Z">
              <w:rPr/>
            </w:rPrChange>
          </w:rPr>
          <w:t>D</w:t>
        </w:r>
        <w:r w:rsidR="000D6E76" w:rsidRPr="00184A3A">
          <w:rPr>
            <w:color w:val="FF0000"/>
            <w:lang w:eastAsia="zh-CN"/>
            <w:rPrChange w:id="4118" w:author="Edward Leung" w:date="2017-01-10T12:35:00Z">
              <w:rPr>
                <w:lang w:eastAsia="zh-CN"/>
              </w:rPr>
            </w:rPrChange>
          </w:rPr>
          <w:t>ick??? Beware where is the point #1</w:t>
        </w:r>
      </w:ins>
      <w:ins w:id="4119" w:author="Dick Chan" w:date="2017-01-10T10:05:00Z">
        <w:r w:rsidR="000D6E76" w:rsidRPr="00184A3A">
          <w:rPr>
            <w:color w:val="FF0000"/>
            <w:lang w:eastAsia="zh-CN"/>
            <w:rPrChange w:id="4120" w:author="Edward Leung" w:date="2017-01-10T12:35:00Z">
              <w:rPr>
                <w:lang w:eastAsia="zh-CN"/>
              </w:rPr>
            </w:rPrChange>
          </w:rPr>
          <w:t xml:space="preserve"> and #2</w:t>
        </w:r>
      </w:ins>
      <w:ins w:id="4121" w:author="Dick Chan" w:date="2017-01-10T10:04:00Z">
        <w:r w:rsidR="000D6E76" w:rsidRPr="00184A3A">
          <w:rPr>
            <w:color w:val="FF0000"/>
            <w:lang w:eastAsia="zh-CN"/>
            <w:rPrChange w:id="4122" w:author="Edward Leung" w:date="2017-01-10T12:35:00Z">
              <w:rPr>
                <w:lang w:eastAsia="zh-CN"/>
              </w:rPr>
            </w:rPrChange>
          </w:rPr>
          <w:t>?</w:t>
        </w:r>
      </w:ins>
      <w:ins w:id="4123" w:author="Dick Chan" w:date="2017-01-10T10:06:00Z">
        <w:r w:rsidR="000D6E76" w:rsidRPr="00184A3A">
          <w:rPr>
            <w:color w:val="FF0000"/>
            <w:lang w:eastAsia="zh-CN"/>
            <w:rPrChange w:id="4124" w:author="Edward Leung" w:date="2017-01-10T12:35:00Z">
              <w:rPr>
                <w:color w:val="FF0000"/>
                <w:lang w:eastAsia="zh-CN"/>
              </w:rPr>
            </w:rPrChange>
          </w:rPr>
          <w:t xml:space="preserve"> Why there is no searching screen?</w:t>
        </w:r>
      </w:ins>
      <w:ins w:id="4125" w:author="Dick Chan" w:date="2017-01-10T10:07:00Z">
        <w:r w:rsidR="000D6E76" w:rsidRPr="00184A3A">
          <w:rPr>
            <w:color w:val="FF0000"/>
            <w:lang w:eastAsia="zh-CN"/>
            <w:rPrChange w:id="4126" w:author="Edward Leung" w:date="2017-01-10T12:35:00Z">
              <w:rPr>
                <w:color w:val="FF0000"/>
                <w:lang w:eastAsia="zh-CN"/>
              </w:rPr>
            </w:rPrChange>
          </w:rPr>
          <w:t xml:space="preserve"> Basically, it is not </w:t>
        </w:r>
      </w:ins>
      <w:ins w:id="4127" w:author="Dick Chan" w:date="2017-01-10T10:08:00Z">
        <w:r w:rsidR="000D6E76" w:rsidRPr="00184A3A">
          <w:rPr>
            <w:color w:val="FF0000"/>
            <w:lang w:eastAsia="zh-CN"/>
            <w:rPrChange w:id="4128" w:author="Edward Leung" w:date="2017-01-10T12:35:00Z">
              <w:rPr>
                <w:color w:val="FF0000"/>
                <w:lang w:eastAsia="zh-CN"/>
              </w:rPr>
            </w:rPrChange>
          </w:rPr>
          <w:t>maintainable as over thousands of records, 900+ branch times 3 scheme = 2,700+ records.</w:t>
        </w:r>
      </w:ins>
    </w:p>
    <w:p w14:paraId="4840E62E" w14:textId="77777777" w:rsidR="008F5A9F" w:rsidRPr="00184A3A" w:rsidRDefault="008F5A9F" w:rsidP="008F5A9F">
      <w:pPr>
        <w:widowControl w:val="0"/>
        <w:numPr>
          <w:ilvl w:val="0"/>
          <w:numId w:val="12"/>
        </w:numPr>
        <w:adjustRightInd w:val="0"/>
        <w:spacing w:line="360" w:lineRule="atLeast"/>
        <w:ind w:left="810"/>
        <w:textAlignment w:val="baseline"/>
        <w:rPr>
          <w:lang w:eastAsia="zh-CN"/>
          <w:rPrChange w:id="4129" w:author="Edward Leung" w:date="2017-01-10T12:35:00Z">
            <w:rPr>
              <w:lang w:eastAsia="zh-CN"/>
            </w:rPr>
          </w:rPrChange>
        </w:rPr>
      </w:pPr>
      <w:r w:rsidRPr="00184A3A">
        <w:rPr>
          <w:lang w:eastAsia="zh-CN"/>
          <w:rPrChange w:id="4130" w:author="Edward Leung" w:date="2017-01-10T12:35:00Z">
            <w:rPr>
              <w:lang w:eastAsia="zh-CN"/>
            </w:rPr>
          </w:rPrChange>
        </w:rPr>
        <w:t>User could conduct manipulations on searched-out records such as page switching, sorting by specific columns and refining.</w:t>
      </w:r>
    </w:p>
    <w:p w14:paraId="7CCB51A4" w14:textId="31F31763" w:rsidR="008F5A9F" w:rsidRPr="00184A3A" w:rsidRDefault="008F5A9F" w:rsidP="008F5A9F">
      <w:pPr>
        <w:widowControl w:val="0"/>
        <w:numPr>
          <w:ilvl w:val="0"/>
          <w:numId w:val="12"/>
        </w:numPr>
        <w:adjustRightInd w:val="0"/>
        <w:spacing w:line="360" w:lineRule="atLeast"/>
        <w:ind w:left="810"/>
        <w:textAlignment w:val="baseline"/>
        <w:rPr>
          <w:lang w:eastAsia="zh-CN"/>
          <w:rPrChange w:id="4131" w:author="Edward Leung" w:date="2017-01-10T12:35:00Z">
            <w:rPr>
              <w:lang w:eastAsia="zh-CN"/>
            </w:rPr>
          </w:rPrChange>
        </w:rPr>
      </w:pPr>
      <w:r w:rsidRPr="00184A3A">
        <w:rPr>
          <w:lang w:eastAsia="zh-CN"/>
          <w:rPrChange w:id="4132" w:author="Edward Leung" w:date="2017-01-10T12:35:00Z">
            <w:rPr>
              <w:lang w:eastAsia="zh-CN"/>
            </w:rPr>
          </w:rPrChange>
        </w:rPr>
        <w:lastRenderedPageBreak/>
        <w:t xml:space="preserve">User could conduct operational functions upon searched-out records such as Edit/Delete and view its details in the “Operation” column. </w:t>
      </w:r>
      <w:r w:rsidR="007840DC" w:rsidRPr="00184A3A">
        <w:rPr>
          <w:lang w:eastAsia="zh-CN"/>
          <w:rPrChange w:id="4133" w:author="Edward Leung" w:date="2017-01-10T12:35:00Z">
            <w:rPr>
              <w:lang w:eastAsia="zh-CN"/>
            </w:rPr>
          </w:rPrChange>
        </w:rPr>
        <w:t>(details included in session 6.4.</w:t>
      </w:r>
      <w:r w:rsidRPr="00184A3A">
        <w:rPr>
          <w:lang w:eastAsia="zh-CN"/>
          <w:rPrChange w:id="4134" w:author="Edward Leung" w:date="2017-01-10T12:35:00Z">
            <w:rPr>
              <w:lang w:eastAsia="zh-CN"/>
            </w:rPr>
          </w:rPrChange>
        </w:rPr>
        <w:t>5)</w:t>
      </w:r>
    </w:p>
    <w:p w14:paraId="553DA1B1" w14:textId="77777777" w:rsidR="00712376" w:rsidRPr="00184A3A" w:rsidRDefault="00712376" w:rsidP="00712376">
      <w:pPr>
        <w:rPr>
          <w:lang w:eastAsia="zh-CN"/>
          <w:rPrChange w:id="4135" w:author="Edward Leung" w:date="2017-01-10T12:35:00Z">
            <w:rPr>
              <w:lang w:eastAsia="zh-CN"/>
            </w:rPr>
          </w:rPrChange>
        </w:rPr>
      </w:pPr>
    </w:p>
    <w:p w14:paraId="3870E190" w14:textId="77777777" w:rsidR="00712376" w:rsidRPr="00184A3A" w:rsidRDefault="00712376" w:rsidP="00712376">
      <w:pPr>
        <w:pStyle w:val="Heading4"/>
        <w:ind w:left="864"/>
        <w:rPr>
          <w:rPrChange w:id="4136" w:author="Edward Leung" w:date="2017-01-10T12:35:00Z">
            <w:rPr/>
          </w:rPrChange>
        </w:rPr>
      </w:pPr>
      <w:r w:rsidRPr="00184A3A">
        <w:rPr>
          <w:rPrChange w:id="4137" w:author="Edward Leung" w:date="2017-01-10T12:35:00Z">
            <w:rPr/>
          </w:rPrChange>
        </w:rPr>
        <w:t>Screen</w:t>
      </w:r>
    </w:p>
    <w:p w14:paraId="4A5399BE" w14:textId="56E0905A" w:rsidR="003C7A86" w:rsidRPr="00184A3A" w:rsidRDefault="003C7A86" w:rsidP="003C7A86">
      <w:pPr>
        <w:ind w:left="270"/>
        <w:rPr>
          <w:b/>
          <w:u w:val="single"/>
          <w:rPrChange w:id="4138" w:author="Edward Leung" w:date="2017-01-10T12:35:00Z">
            <w:rPr>
              <w:b/>
              <w:u w:val="single"/>
            </w:rPr>
          </w:rPrChange>
        </w:rPr>
      </w:pPr>
      <w:r w:rsidRPr="00184A3A">
        <w:rPr>
          <w:b/>
          <w:u w:val="single"/>
          <w:rPrChange w:id="4139" w:author="Edward Leung" w:date="2017-01-10T12:35:00Z">
            <w:rPr>
              <w:b/>
              <w:u w:val="single"/>
            </w:rPr>
          </w:rPrChange>
        </w:rPr>
        <w:t>Maintain Branch Scheme (List)</w:t>
      </w:r>
    </w:p>
    <w:p w14:paraId="5D8A181E" w14:textId="57BA5EC6" w:rsidR="00712376" w:rsidRPr="00184A3A" w:rsidRDefault="00453350" w:rsidP="00712376">
      <w:pPr>
        <w:rPr>
          <w:ins w:id="4140" w:author="Dick Chan" w:date="2017-01-10T10:09:00Z"/>
          <w:rPrChange w:id="4141" w:author="Edward Leung" w:date="2017-01-10T12:35:00Z">
            <w:rPr>
              <w:ins w:id="4142" w:author="Dick Chan" w:date="2017-01-10T10:09:00Z"/>
            </w:rPr>
          </w:rPrChange>
        </w:rPr>
      </w:pPr>
      <w:r w:rsidRPr="00184A3A">
        <w:rPr>
          <w:rPrChange w:id="4143" w:author="Edward Leung" w:date="2017-01-10T12:35:00Z">
            <w:rPr>
              <w:noProof/>
            </w:rPr>
          </w:rPrChange>
        </w:rPr>
        <w:drawing>
          <wp:inline distT="0" distB="0" distL="0" distR="0" wp14:anchorId="72823B36" wp14:editId="0821C0D9">
            <wp:extent cx="6858000" cy="3020060"/>
            <wp:effectExtent l="0" t="0" r="0" b="8890"/>
            <wp:docPr id="16" name="Picture 16"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3D2B942" w14:textId="3DCA3471" w:rsidR="000D6E76" w:rsidRPr="00184A3A" w:rsidRDefault="000D6E76" w:rsidP="00712376">
      <w:pPr>
        <w:rPr>
          <w:rPrChange w:id="4144" w:author="Edward Leung" w:date="2017-01-10T12:35:00Z">
            <w:rPr/>
          </w:rPrChange>
        </w:rPr>
      </w:pPr>
      <w:ins w:id="4145" w:author="Dick Chan" w:date="2017-01-10T10:09:00Z">
        <w:r w:rsidRPr="00184A3A">
          <w:rPr>
            <w:rPrChange w:id="4146" w:author="Edward Leung" w:date="2017-01-10T12:35:00Z">
              <w:rPr/>
            </w:rPrChange>
          </w:rPr>
          <w:t>Dick??? What is Operation Success/Failure??? Confusing…</w:t>
        </w:r>
      </w:ins>
    </w:p>
    <w:p w14:paraId="15CC29B1" w14:textId="77777777" w:rsidR="00712376" w:rsidRPr="00184A3A" w:rsidRDefault="00712376" w:rsidP="00712376">
      <w:pPr>
        <w:pStyle w:val="Heading4"/>
        <w:ind w:left="864"/>
        <w:rPr>
          <w:rPrChange w:id="4147" w:author="Edward Leung" w:date="2017-01-10T12:35:00Z">
            <w:rPr/>
          </w:rPrChange>
        </w:rPr>
      </w:pPr>
      <w:r w:rsidRPr="00184A3A">
        <w:rPr>
          <w:rPrChange w:id="4148" w:author="Edward Leung" w:date="2017-01-10T12:35:00Z">
            <w:rPr/>
          </w:rPrChange>
        </w:rPr>
        <w:t>Data Fields &amp; Presentation Logic</w:t>
      </w:r>
    </w:p>
    <w:p w14:paraId="271D2837" w14:textId="77777777" w:rsidR="005D4776" w:rsidRPr="00184A3A" w:rsidRDefault="005D4776" w:rsidP="00F24371">
      <w:pPr>
        <w:pStyle w:val="ListParagraph"/>
        <w:numPr>
          <w:ilvl w:val="0"/>
          <w:numId w:val="21"/>
        </w:numPr>
        <w:rPr>
          <w:lang w:eastAsia="zh-CN"/>
          <w:rPrChange w:id="4149" w:author="Edward Leung" w:date="2017-01-10T12:35:00Z">
            <w:rPr>
              <w:lang w:eastAsia="zh-CN"/>
            </w:rPr>
          </w:rPrChange>
        </w:rPr>
      </w:pPr>
      <w:r w:rsidRPr="00184A3A">
        <w:rPr>
          <w:lang w:eastAsia="zh-CN"/>
          <w:rPrChange w:id="4150" w:author="Edward Leung" w:date="2017-01-10T12:35:00Z">
            <w:rPr>
              <w:lang w:eastAsia="zh-CN"/>
            </w:rPr>
          </w:rPrChange>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Change w:id="4151" w:author="Edward Leung" w:date="2017-01-10T12:35:00Z">
            <w:rPr>
              <w:lang w:eastAsia="zh-CN"/>
            </w:rPr>
          </w:rPrChange>
        </w:rPr>
      </w:pPr>
      <w:r w:rsidRPr="00184A3A">
        <w:rPr>
          <w:lang w:eastAsia="zh-CN"/>
          <w:rPrChange w:id="4152" w:author="Edward Leung" w:date="2017-01-10T12:35:00Z">
            <w:rPr>
              <w:lang w:eastAsia="zh-CN"/>
            </w:rPr>
          </w:rPrChange>
        </w:rPr>
        <w:t>Scheme Name (ascending)</w:t>
      </w:r>
    </w:p>
    <w:p w14:paraId="26251E8D" w14:textId="77777777" w:rsidR="005D4776" w:rsidRPr="00184A3A" w:rsidRDefault="005D4776" w:rsidP="005D4776">
      <w:pPr>
        <w:spacing w:line="240" w:lineRule="auto"/>
        <w:rPr>
          <w:lang w:eastAsia="zh-CN"/>
          <w:rPrChange w:id="4153" w:author="Edward Leung" w:date="2017-01-10T12:35:00Z">
            <w:rPr>
              <w:lang w:eastAsia="zh-CN"/>
            </w:rPr>
          </w:rPrChange>
        </w:rPr>
      </w:pPr>
    </w:p>
    <w:p w14:paraId="7911D1A0" w14:textId="77777777" w:rsidR="005D4776" w:rsidRPr="00184A3A" w:rsidRDefault="005D4776" w:rsidP="00F24371">
      <w:pPr>
        <w:pStyle w:val="ListParagraph"/>
        <w:numPr>
          <w:ilvl w:val="0"/>
          <w:numId w:val="21"/>
        </w:numPr>
        <w:spacing w:line="240" w:lineRule="auto"/>
        <w:rPr>
          <w:lang w:eastAsia="zh-CN"/>
          <w:rPrChange w:id="4154" w:author="Edward Leung" w:date="2017-01-10T12:35:00Z">
            <w:rPr>
              <w:lang w:eastAsia="zh-CN"/>
            </w:rPr>
          </w:rPrChange>
        </w:rPr>
      </w:pPr>
      <w:r w:rsidRPr="00184A3A">
        <w:rPr>
          <w:lang w:eastAsia="zh-CN"/>
          <w:rPrChange w:id="4155"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5D4776" w:rsidRPr="00184A3A" w14:paraId="3BFDE522" w14:textId="77777777" w:rsidTr="005D4776">
        <w:tc>
          <w:tcPr>
            <w:tcW w:w="1553" w:type="dxa"/>
            <w:shd w:val="clear" w:color="auto" w:fill="C6D9F1"/>
            <w:vAlign w:val="center"/>
          </w:tcPr>
          <w:p w14:paraId="3BA3CF20" w14:textId="77777777" w:rsidR="005D4776" w:rsidRPr="00184A3A" w:rsidRDefault="005D4776" w:rsidP="00F23C2F">
            <w:pPr>
              <w:rPr>
                <w:b/>
                <w:rPrChange w:id="4156" w:author="Edward Leung" w:date="2017-01-10T12:35:00Z">
                  <w:rPr>
                    <w:b/>
                  </w:rPr>
                </w:rPrChange>
              </w:rPr>
            </w:pPr>
            <w:r w:rsidRPr="00184A3A">
              <w:rPr>
                <w:b/>
                <w:rPrChange w:id="4157" w:author="Edward Leung" w:date="2017-01-10T12:35:00Z">
                  <w:rPr>
                    <w:b/>
                  </w:rPr>
                </w:rPrChange>
              </w:rPr>
              <w:t>Field</w:t>
            </w:r>
          </w:p>
        </w:tc>
        <w:tc>
          <w:tcPr>
            <w:tcW w:w="1260" w:type="dxa"/>
            <w:shd w:val="clear" w:color="auto" w:fill="C6D9F1"/>
            <w:vAlign w:val="center"/>
          </w:tcPr>
          <w:p w14:paraId="164DDCF6" w14:textId="77777777" w:rsidR="005D4776" w:rsidRPr="00184A3A" w:rsidRDefault="005D4776" w:rsidP="00F23C2F">
            <w:pPr>
              <w:rPr>
                <w:b/>
                <w:rPrChange w:id="4158" w:author="Edward Leung" w:date="2017-01-10T12:35:00Z">
                  <w:rPr>
                    <w:b/>
                  </w:rPr>
                </w:rPrChange>
              </w:rPr>
            </w:pPr>
            <w:r w:rsidRPr="00184A3A">
              <w:rPr>
                <w:b/>
                <w:rPrChange w:id="4159" w:author="Edward Leung" w:date="2017-01-10T12:35:00Z">
                  <w:rPr>
                    <w:b/>
                  </w:rPr>
                </w:rPrChange>
              </w:rPr>
              <w:t>Object Type</w:t>
            </w:r>
          </w:p>
        </w:tc>
        <w:tc>
          <w:tcPr>
            <w:tcW w:w="1170" w:type="dxa"/>
            <w:shd w:val="clear" w:color="auto" w:fill="C6D9F1"/>
            <w:vAlign w:val="center"/>
          </w:tcPr>
          <w:p w14:paraId="44229725" w14:textId="77777777" w:rsidR="005D4776" w:rsidRPr="00184A3A" w:rsidRDefault="005D4776" w:rsidP="00F23C2F">
            <w:pPr>
              <w:rPr>
                <w:b/>
                <w:rPrChange w:id="4160" w:author="Edward Leung" w:date="2017-01-10T12:35:00Z">
                  <w:rPr>
                    <w:b/>
                  </w:rPr>
                </w:rPrChange>
              </w:rPr>
            </w:pPr>
            <w:r w:rsidRPr="00184A3A">
              <w:rPr>
                <w:b/>
                <w:rPrChange w:id="4161" w:author="Edward Leung" w:date="2017-01-10T12:35:00Z">
                  <w:rPr>
                    <w:b/>
                  </w:rPr>
                </w:rPrChange>
              </w:rPr>
              <w:t>Default Value</w:t>
            </w:r>
          </w:p>
        </w:tc>
        <w:tc>
          <w:tcPr>
            <w:tcW w:w="1237" w:type="dxa"/>
            <w:shd w:val="clear" w:color="auto" w:fill="C6D9F1"/>
            <w:vAlign w:val="center"/>
          </w:tcPr>
          <w:p w14:paraId="7E0D2EBE" w14:textId="77777777" w:rsidR="005D4776" w:rsidRPr="00184A3A" w:rsidRDefault="005D4776" w:rsidP="00F23C2F">
            <w:pPr>
              <w:rPr>
                <w:b/>
                <w:rPrChange w:id="4162" w:author="Edward Leung" w:date="2017-01-10T12:35:00Z">
                  <w:rPr>
                    <w:b/>
                  </w:rPr>
                </w:rPrChange>
              </w:rPr>
            </w:pPr>
            <w:r w:rsidRPr="00184A3A">
              <w:rPr>
                <w:b/>
                <w:rPrChange w:id="4163" w:author="Edward Leung" w:date="2017-01-10T12:35:00Z">
                  <w:rPr>
                    <w:b/>
                  </w:rPr>
                </w:rPrChange>
              </w:rPr>
              <w:t>Mandatory (M/O/C)</w:t>
            </w:r>
          </w:p>
        </w:tc>
        <w:tc>
          <w:tcPr>
            <w:tcW w:w="1103" w:type="dxa"/>
            <w:shd w:val="clear" w:color="auto" w:fill="C6D9F1"/>
            <w:vAlign w:val="center"/>
          </w:tcPr>
          <w:p w14:paraId="5AC73A17" w14:textId="77777777" w:rsidR="005D4776" w:rsidRPr="00184A3A" w:rsidRDefault="005D4776" w:rsidP="00F23C2F">
            <w:pPr>
              <w:rPr>
                <w:b/>
                <w:rPrChange w:id="4164" w:author="Edward Leung" w:date="2017-01-10T12:35:00Z">
                  <w:rPr>
                    <w:b/>
                  </w:rPr>
                </w:rPrChange>
              </w:rPr>
            </w:pPr>
            <w:r w:rsidRPr="00184A3A">
              <w:rPr>
                <w:b/>
                <w:rPrChange w:id="4165" w:author="Edward Leung" w:date="2017-01-10T12:35:00Z">
                  <w:rPr>
                    <w:b/>
                  </w:rPr>
                </w:rPrChange>
              </w:rPr>
              <w:t>Format</w:t>
            </w:r>
          </w:p>
        </w:tc>
        <w:tc>
          <w:tcPr>
            <w:tcW w:w="1507" w:type="dxa"/>
            <w:shd w:val="clear" w:color="auto" w:fill="C6D9F1"/>
            <w:vAlign w:val="center"/>
          </w:tcPr>
          <w:p w14:paraId="280C62FE" w14:textId="77777777" w:rsidR="005D4776" w:rsidRPr="00184A3A" w:rsidRDefault="005D4776" w:rsidP="00F23C2F">
            <w:pPr>
              <w:rPr>
                <w:b/>
                <w:rPrChange w:id="4166" w:author="Edward Leung" w:date="2017-01-10T12:35:00Z">
                  <w:rPr>
                    <w:b/>
                  </w:rPr>
                </w:rPrChange>
              </w:rPr>
            </w:pPr>
            <w:r w:rsidRPr="00184A3A">
              <w:rPr>
                <w:b/>
                <w:rPrChange w:id="4167" w:author="Edward Leung" w:date="2017-01-10T12:35:00Z">
                  <w:rPr>
                    <w:b/>
                  </w:rPr>
                </w:rPrChange>
              </w:rPr>
              <w:t>Action / Event / Response</w:t>
            </w:r>
          </w:p>
        </w:tc>
        <w:tc>
          <w:tcPr>
            <w:tcW w:w="2363" w:type="dxa"/>
            <w:shd w:val="clear" w:color="auto" w:fill="C6D9F1"/>
            <w:vAlign w:val="center"/>
          </w:tcPr>
          <w:p w14:paraId="7E3E6D8E" w14:textId="77777777" w:rsidR="005D4776" w:rsidRPr="00184A3A" w:rsidRDefault="005D4776" w:rsidP="00F23C2F">
            <w:pPr>
              <w:rPr>
                <w:b/>
                <w:rPrChange w:id="4168" w:author="Edward Leung" w:date="2017-01-10T12:35:00Z">
                  <w:rPr>
                    <w:b/>
                  </w:rPr>
                </w:rPrChange>
              </w:rPr>
            </w:pPr>
            <w:r w:rsidRPr="00184A3A">
              <w:rPr>
                <w:b/>
                <w:rPrChange w:id="4169" w:author="Edward Leung" w:date="2017-01-10T12:35:00Z">
                  <w:rPr>
                    <w:b/>
                  </w:rPr>
                </w:rPrChange>
              </w:rPr>
              <w:t>Description</w:t>
            </w:r>
          </w:p>
        </w:tc>
      </w:tr>
      <w:tr w:rsidR="005D4776" w:rsidRPr="00184A3A" w14:paraId="4AB550A9" w14:textId="77777777" w:rsidTr="005D4776">
        <w:tc>
          <w:tcPr>
            <w:tcW w:w="1553" w:type="dxa"/>
            <w:vAlign w:val="center"/>
          </w:tcPr>
          <w:p w14:paraId="164C2FA2" w14:textId="62276789" w:rsidR="005D4776" w:rsidRPr="00184A3A" w:rsidRDefault="005D4776" w:rsidP="00F23C2F">
            <w:pPr>
              <w:ind w:left="-18" w:right="-108"/>
              <w:rPr>
                <w:b/>
                <w:rPrChange w:id="4170" w:author="Edward Leung" w:date="2017-01-10T12:35:00Z">
                  <w:rPr>
                    <w:b/>
                  </w:rPr>
                </w:rPrChange>
              </w:rPr>
            </w:pPr>
            <w:r w:rsidRPr="00184A3A">
              <w:rPr>
                <w:b/>
                <w:rPrChange w:id="4171" w:author="Edward Leung" w:date="2017-01-10T12:35:00Z">
                  <w:rPr>
                    <w:b/>
                  </w:rPr>
                </w:rPrChange>
              </w:rPr>
              <w:t>Poll Scheme Name</w:t>
            </w:r>
          </w:p>
        </w:tc>
        <w:tc>
          <w:tcPr>
            <w:tcW w:w="1260" w:type="dxa"/>
            <w:vAlign w:val="center"/>
          </w:tcPr>
          <w:p w14:paraId="03CC0B02" w14:textId="77777777" w:rsidR="005D4776" w:rsidRPr="00184A3A" w:rsidRDefault="005D4776" w:rsidP="00F23C2F">
            <w:pPr>
              <w:rPr>
                <w:rPrChange w:id="4172" w:author="Edward Leung" w:date="2017-01-10T12:35:00Z">
                  <w:rPr/>
                </w:rPrChange>
              </w:rPr>
            </w:pPr>
            <w:r w:rsidRPr="00184A3A">
              <w:rPr>
                <w:rPrChange w:id="4173" w:author="Edward Leung" w:date="2017-01-10T12:35:00Z">
                  <w:rPr/>
                </w:rPrChange>
              </w:rPr>
              <w:t>Read-only text</w:t>
            </w:r>
          </w:p>
        </w:tc>
        <w:tc>
          <w:tcPr>
            <w:tcW w:w="1170" w:type="dxa"/>
            <w:vAlign w:val="center"/>
          </w:tcPr>
          <w:p w14:paraId="45CF0532" w14:textId="77777777" w:rsidR="005D4776" w:rsidRPr="00184A3A" w:rsidRDefault="005D4776" w:rsidP="00F23C2F">
            <w:pPr>
              <w:rPr>
                <w:rPrChange w:id="4174" w:author="Edward Leung" w:date="2017-01-10T12:35:00Z">
                  <w:rPr/>
                </w:rPrChange>
              </w:rPr>
            </w:pPr>
            <w:r w:rsidRPr="00184A3A">
              <w:rPr>
                <w:rPrChange w:id="4175" w:author="Edward Leung" w:date="2017-01-10T12:35:00Z">
                  <w:rPr/>
                </w:rPrChange>
              </w:rPr>
              <w:t>Prefilled</w:t>
            </w:r>
          </w:p>
        </w:tc>
        <w:tc>
          <w:tcPr>
            <w:tcW w:w="1237" w:type="dxa"/>
            <w:vAlign w:val="center"/>
          </w:tcPr>
          <w:p w14:paraId="32073538" w14:textId="77777777" w:rsidR="005D4776" w:rsidRPr="00184A3A" w:rsidRDefault="005D4776" w:rsidP="00F23C2F">
            <w:pPr>
              <w:rPr>
                <w:rPrChange w:id="4176" w:author="Edward Leung" w:date="2017-01-10T12:35:00Z">
                  <w:rPr/>
                </w:rPrChange>
              </w:rPr>
            </w:pPr>
            <w:r w:rsidRPr="00184A3A">
              <w:rPr>
                <w:rPrChange w:id="4177" w:author="Edward Leung" w:date="2017-01-10T12:35:00Z">
                  <w:rPr/>
                </w:rPrChange>
              </w:rPr>
              <w:t>-</w:t>
            </w:r>
          </w:p>
        </w:tc>
        <w:tc>
          <w:tcPr>
            <w:tcW w:w="1103" w:type="dxa"/>
            <w:vAlign w:val="center"/>
          </w:tcPr>
          <w:p w14:paraId="599167F4" w14:textId="77777777" w:rsidR="005D4776" w:rsidRPr="00184A3A" w:rsidRDefault="005D4776" w:rsidP="00F23C2F">
            <w:pPr>
              <w:rPr>
                <w:rPrChange w:id="4178" w:author="Edward Leung" w:date="2017-01-10T12:35:00Z">
                  <w:rPr/>
                </w:rPrChange>
              </w:rPr>
            </w:pPr>
            <w:r w:rsidRPr="00184A3A">
              <w:rPr>
                <w:rPrChange w:id="4179" w:author="Edward Leung" w:date="2017-01-10T12:35:00Z">
                  <w:rPr/>
                </w:rPrChange>
              </w:rPr>
              <w:t>A17</w:t>
            </w:r>
          </w:p>
        </w:tc>
        <w:tc>
          <w:tcPr>
            <w:tcW w:w="1507" w:type="dxa"/>
            <w:vAlign w:val="center"/>
          </w:tcPr>
          <w:p w14:paraId="3A4DE7D6" w14:textId="77777777" w:rsidR="005D4776" w:rsidRPr="00184A3A" w:rsidRDefault="005D4776" w:rsidP="00F23C2F">
            <w:pPr>
              <w:rPr>
                <w:rPrChange w:id="4180" w:author="Edward Leung" w:date="2017-01-10T12:35:00Z">
                  <w:rPr/>
                </w:rPrChange>
              </w:rPr>
            </w:pPr>
            <w:r w:rsidRPr="00184A3A">
              <w:rPr>
                <w:rPrChange w:id="4181" w:author="Edward Leung" w:date="2017-01-10T12:35:00Z">
                  <w:rPr/>
                </w:rPrChange>
              </w:rPr>
              <w:t>-</w:t>
            </w:r>
          </w:p>
        </w:tc>
        <w:tc>
          <w:tcPr>
            <w:tcW w:w="2363" w:type="dxa"/>
            <w:vAlign w:val="center"/>
          </w:tcPr>
          <w:p w14:paraId="59C3E1AB" w14:textId="73AE1861" w:rsidR="005D4776" w:rsidRPr="00184A3A" w:rsidRDefault="005D4776" w:rsidP="00F23C2F">
            <w:pPr>
              <w:rPr>
                <w:rPrChange w:id="4182" w:author="Edward Leung" w:date="2017-01-10T12:35:00Z">
                  <w:rPr/>
                </w:rPrChange>
              </w:rPr>
            </w:pPr>
            <w:r w:rsidRPr="00184A3A">
              <w:rPr>
                <w:rPrChange w:id="4183" w:author="Edward Leung" w:date="2017-01-10T12:35:00Z">
                  <w:rPr/>
                </w:rPrChange>
              </w:rPr>
              <w:t>Poll scheme name</w:t>
            </w:r>
          </w:p>
        </w:tc>
      </w:tr>
      <w:tr w:rsidR="005D4776" w:rsidRPr="00184A3A" w14:paraId="193A9B29" w14:textId="77777777" w:rsidTr="005D4776">
        <w:tc>
          <w:tcPr>
            <w:tcW w:w="1553" w:type="dxa"/>
            <w:vAlign w:val="center"/>
          </w:tcPr>
          <w:p w14:paraId="7555E85C" w14:textId="33D73560" w:rsidR="005D4776" w:rsidRPr="00184A3A" w:rsidRDefault="005D4776" w:rsidP="005D4776">
            <w:pPr>
              <w:ind w:left="-18" w:right="-108"/>
              <w:rPr>
                <w:b/>
                <w:rPrChange w:id="4184" w:author="Edward Leung" w:date="2017-01-10T12:35:00Z">
                  <w:rPr>
                    <w:b/>
                  </w:rPr>
                </w:rPrChange>
              </w:rPr>
            </w:pPr>
            <w:r w:rsidRPr="00184A3A">
              <w:rPr>
                <w:b/>
                <w:rPrChange w:id="4185" w:author="Edward Leung" w:date="2017-01-10T12:35:00Z">
                  <w:rPr>
                    <w:b/>
                  </w:rPr>
                </w:rPrChange>
              </w:rPr>
              <w:t>Poll Scheme Type</w:t>
            </w:r>
          </w:p>
        </w:tc>
        <w:tc>
          <w:tcPr>
            <w:tcW w:w="1260" w:type="dxa"/>
            <w:vAlign w:val="center"/>
          </w:tcPr>
          <w:p w14:paraId="7BC00808" w14:textId="04A3F2F0" w:rsidR="005D4776" w:rsidRPr="00184A3A" w:rsidRDefault="005D4776" w:rsidP="005D4776">
            <w:pPr>
              <w:rPr>
                <w:rPrChange w:id="4186" w:author="Edward Leung" w:date="2017-01-10T12:35:00Z">
                  <w:rPr/>
                </w:rPrChange>
              </w:rPr>
            </w:pPr>
            <w:r w:rsidRPr="00184A3A">
              <w:rPr>
                <w:rPrChange w:id="4187" w:author="Edward Leung" w:date="2017-01-10T12:35:00Z">
                  <w:rPr/>
                </w:rPrChange>
              </w:rPr>
              <w:t>Read-only text</w:t>
            </w:r>
          </w:p>
        </w:tc>
        <w:tc>
          <w:tcPr>
            <w:tcW w:w="1170" w:type="dxa"/>
            <w:vAlign w:val="center"/>
          </w:tcPr>
          <w:p w14:paraId="1101096E" w14:textId="20AB8B00" w:rsidR="005D4776" w:rsidRPr="00184A3A" w:rsidRDefault="005D4776" w:rsidP="005D4776">
            <w:pPr>
              <w:rPr>
                <w:rPrChange w:id="4188" w:author="Edward Leung" w:date="2017-01-10T12:35:00Z">
                  <w:rPr/>
                </w:rPrChange>
              </w:rPr>
            </w:pPr>
            <w:r w:rsidRPr="00184A3A">
              <w:rPr>
                <w:rPrChange w:id="4189" w:author="Edward Leung" w:date="2017-01-10T12:35:00Z">
                  <w:rPr/>
                </w:rPrChange>
              </w:rPr>
              <w:t>Prefilled</w:t>
            </w:r>
          </w:p>
        </w:tc>
        <w:tc>
          <w:tcPr>
            <w:tcW w:w="1237" w:type="dxa"/>
            <w:vAlign w:val="center"/>
          </w:tcPr>
          <w:p w14:paraId="6FD37170" w14:textId="7000401C" w:rsidR="005D4776" w:rsidRPr="00184A3A" w:rsidRDefault="005D4776" w:rsidP="005D4776">
            <w:pPr>
              <w:rPr>
                <w:rPrChange w:id="4190" w:author="Edward Leung" w:date="2017-01-10T12:35:00Z">
                  <w:rPr/>
                </w:rPrChange>
              </w:rPr>
            </w:pPr>
            <w:r w:rsidRPr="00184A3A">
              <w:rPr>
                <w:rPrChange w:id="4191" w:author="Edward Leung" w:date="2017-01-10T12:35:00Z">
                  <w:rPr/>
                </w:rPrChange>
              </w:rPr>
              <w:t>-</w:t>
            </w:r>
          </w:p>
        </w:tc>
        <w:tc>
          <w:tcPr>
            <w:tcW w:w="1103" w:type="dxa"/>
            <w:vAlign w:val="center"/>
          </w:tcPr>
          <w:p w14:paraId="535A1842" w14:textId="77777777" w:rsidR="005D4776" w:rsidRPr="00184A3A" w:rsidRDefault="00CF4702" w:rsidP="005D4776">
            <w:pPr>
              <w:rPr>
                <w:ins w:id="4192" w:author="Dick Chan" w:date="2017-01-10T10:09:00Z"/>
                <w:rPrChange w:id="4193" w:author="Edward Leung" w:date="2017-01-10T12:35:00Z">
                  <w:rPr>
                    <w:ins w:id="4194" w:author="Dick Chan" w:date="2017-01-10T10:09:00Z"/>
                  </w:rPr>
                </w:rPrChange>
              </w:rPr>
            </w:pPr>
            <w:r w:rsidRPr="00184A3A">
              <w:rPr>
                <w:rPrChange w:id="4195" w:author="Edward Leung" w:date="2017-01-10T12:35:00Z">
                  <w:rPr/>
                </w:rPrChange>
              </w:rPr>
              <w:t>A20</w:t>
            </w:r>
          </w:p>
          <w:p w14:paraId="1DB3C389" w14:textId="1BCC7E4D" w:rsidR="000D6E76" w:rsidRPr="00184A3A" w:rsidRDefault="000D6E76" w:rsidP="005D4776">
            <w:pPr>
              <w:rPr>
                <w:rPrChange w:id="4196" w:author="Edward Leung" w:date="2017-01-10T12:35:00Z">
                  <w:rPr/>
                </w:rPrChange>
              </w:rPr>
            </w:pPr>
            <w:ins w:id="4197" w:author="Dick Chan" w:date="2017-01-10T10:10:00Z">
              <w:r w:rsidRPr="00184A3A">
                <w:rPr>
                  <w:color w:val="FF0000"/>
                  <w:rPrChange w:id="4198" w:author="Edward Leung" w:date="2017-01-10T12:35:00Z">
                    <w:rPr/>
                  </w:rPrChange>
                </w:rPr>
                <w:lastRenderedPageBreak/>
                <w:t>Dick??? Change to LOV</w:t>
              </w:r>
            </w:ins>
          </w:p>
        </w:tc>
        <w:tc>
          <w:tcPr>
            <w:tcW w:w="1507" w:type="dxa"/>
            <w:vAlign w:val="center"/>
          </w:tcPr>
          <w:p w14:paraId="14611D56" w14:textId="5C5588C3" w:rsidR="005D4776" w:rsidRPr="00184A3A" w:rsidRDefault="005D4776" w:rsidP="005D4776">
            <w:pPr>
              <w:rPr>
                <w:rPrChange w:id="4199" w:author="Edward Leung" w:date="2017-01-10T12:35:00Z">
                  <w:rPr/>
                </w:rPrChange>
              </w:rPr>
            </w:pPr>
            <w:r w:rsidRPr="00184A3A">
              <w:rPr>
                <w:rPrChange w:id="4200" w:author="Edward Leung" w:date="2017-01-10T12:35:00Z">
                  <w:rPr/>
                </w:rPrChange>
              </w:rPr>
              <w:lastRenderedPageBreak/>
              <w:t>-</w:t>
            </w:r>
          </w:p>
        </w:tc>
        <w:tc>
          <w:tcPr>
            <w:tcW w:w="2363" w:type="dxa"/>
            <w:vAlign w:val="center"/>
          </w:tcPr>
          <w:p w14:paraId="7DAF6B1F" w14:textId="081EFDA3" w:rsidR="005D4776" w:rsidRPr="00184A3A" w:rsidRDefault="005D4776" w:rsidP="005D4776">
            <w:pPr>
              <w:rPr>
                <w:rPrChange w:id="4201" w:author="Edward Leung" w:date="2017-01-10T12:35:00Z">
                  <w:rPr/>
                </w:rPrChange>
              </w:rPr>
            </w:pPr>
            <w:r w:rsidRPr="00184A3A">
              <w:rPr>
                <w:rPrChange w:id="4202" w:author="Edward Leung" w:date="2017-01-10T12:35:00Z">
                  <w:rPr/>
                </w:rPrChange>
              </w:rPr>
              <w:t>Poll Scheme Type is used to defined the set of tables this scheme will be covered</w:t>
            </w:r>
          </w:p>
          <w:p w14:paraId="35F1FA1A" w14:textId="77777777" w:rsidR="005D4776" w:rsidRPr="00184A3A" w:rsidRDefault="005D4776" w:rsidP="005D4776">
            <w:pPr>
              <w:pStyle w:val="ListParagraph"/>
              <w:numPr>
                <w:ilvl w:val="0"/>
                <w:numId w:val="3"/>
              </w:numPr>
              <w:ind w:left="319" w:hanging="270"/>
              <w:rPr>
                <w:rPrChange w:id="4203" w:author="Edward Leung" w:date="2017-01-10T12:35:00Z">
                  <w:rPr/>
                </w:rPrChange>
              </w:rPr>
            </w:pPr>
            <w:r w:rsidRPr="00184A3A">
              <w:rPr>
                <w:rPrChange w:id="4204" w:author="Edward Leung" w:date="2017-01-10T12:35:00Z">
                  <w:rPr/>
                </w:rPrChange>
              </w:rPr>
              <w:lastRenderedPageBreak/>
              <w:t>SALES_REALTIME</w:t>
            </w:r>
          </w:p>
          <w:p w14:paraId="11BEE3A8" w14:textId="63305602" w:rsidR="005D4776" w:rsidRPr="00184A3A" w:rsidRDefault="005D4776" w:rsidP="005D4776">
            <w:pPr>
              <w:pStyle w:val="ListParagraph"/>
              <w:numPr>
                <w:ilvl w:val="0"/>
                <w:numId w:val="3"/>
              </w:numPr>
              <w:ind w:left="319" w:hanging="270"/>
              <w:rPr>
                <w:rPrChange w:id="4205" w:author="Edward Leung" w:date="2017-01-10T12:35:00Z">
                  <w:rPr/>
                </w:rPrChange>
              </w:rPr>
            </w:pPr>
            <w:r w:rsidRPr="00184A3A">
              <w:rPr>
                <w:rPrChange w:id="4206" w:author="Edward Leung" w:date="2017-01-10T12:35:00Z">
                  <w:rPr/>
                </w:rPrChange>
              </w:rPr>
              <w:t>SALES_EOD</w:t>
            </w:r>
          </w:p>
          <w:p w14:paraId="6CAF396A" w14:textId="7116C635" w:rsidR="005D4776" w:rsidRPr="00184A3A" w:rsidRDefault="005D4776" w:rsidP="005D4776">
            <w:pPr>
              <w:pStyle w:val="ListParagraph"/>
              <w:numPr>
                <w:ilvl w:val="0"/>
                <w:numId w:val="3"/>
              </w:numPr>
              <w:ind w:left="319" w:hanging="270"/>
              <w:rPr>
                <w:rPrChange w:id="4207" w:author="Edward Leung" w:date="2017-01-10T12:35:00Z">
                  <w:rPr/>
                </w:rPrChange>
              </w:rPr>
            </w:pPr>
            <w:r w:rsidRPr="00184A3A">
              <w:rPr>
                <w:rPrChange w:id="4208" w:author="Edward Leung" w:date="2017-01-10T12:35:00Z">
                  <w:rPr/>
                </w:rPrChange>
              </w:rPr>
              <w:t>MASTER</w:t>
            </w:r>
          </w:p>
        </w:tc>
      </w:tr>
      <w:tr w:rsidR="005D4776" w:rsidRPr="00184A3A" w14:paraId="4DFD460B" w14:textId="77777777" w:rsidTr="005D4776">
        <w:tc>
          <w:tcPr>
            <w:tcW w:w="1553" w:type="dxa"/>
            <w:vAlign w:val="center"/>
          </w:tcPr>
          <w:p w14:paraId="052E1A20" w14:textId="4DAD7913" w:rsidR="005D4776" w:rsidRPr="00184A3A" w:rsidRDefault="005D4776" w:rsidP="005D4776">
            <w:pPr>
              <w:ind w:left="-18" w:right="-108"/>
              <w:rPr>
                <w:b/>
                <w:rPrChange w:id="4209" w:author="Edward Leung" w:date="2017-01-10T12:35:00Z">
                  <w:rPr>
                    <w:b/>
                  </w:rPr>
                </w:rPrChange>
              </w:rPr>
            </w:pPr>
            <w:r w:rsidRPr="00184A3A">
              <w:rPr>
                <w:b/>
                <w:rPrChange w:id="4210" w:author="Edward Leung" w:date="2017-01-10T12:35:00Z">
                  <w:rPr>
                    <w:b/>
                  </w:rPr>
                </w:rPrChange>
              </w:rPr>
              <w:lastRenderedPageBreak/>
              <w:t>Direction</w:t>
            </w:r>
          </w:p>
        </w:tc>
        <w:tc>
          <w:tcPr>
            <w:tcW w:w="1260" w:type="dxa"/>
            <w:vAlign w:val="center"/>
          </w:tcPr>
          <w:p w14:paraId="54ACE5A3" w14:textId="586C8CE3" w:rsidR="005D4776" w:rsidRPr="00184A3A" w:rsidRDefault="005D4776" w:rsidP="005D4776">
            <w:pPr>
              <w:rPr>
                <w:rPrChange w:id="4211" w:author="Edward Leung" w:date="2017-01-10T12:35:00Z">
                  <w:rPr/>
                </w:rPrChange>
              </w:rPr>
            </w:pPr>
            <w:r w:rsidRPr="00184A3A">
              <w:rPr>
                <w:rPrChange w:id="4212" w:author="Edward Leung" w:date="2017-01-10T12:35:00Z">
                  <w:rPr/>
                </w:rPrChange>
              </w:rPr>
              <w:t>Read-only text</w:t>
            </w:r>
          </w:p>
        </w:tc>
        <w:tc>
          <w:tcPr>
            <w:tcW w:w="1170" w:type="dxa"/>
            <w:vAlign w:val="center"/>
          </w:tcPr>
          <w:p w14:paraId="07F277E8" w14:textId="5765B775" w:rsidR="005D4776" w:rsidRPr="00184A3A" w:rsidRDefault="005D4776" w:rsidP="005D4776">
            <w:pPr>
              <w:rPr>
                <w:rPrChange w:id="4213" w:author="Edward Leung" w:date="2017-01-10T12:35:00Z">
                  <w:rPr/>
                </w:rPrChange>
              </w:rPr>
            </w:pPr>
            <w:r w:rsidRPr="00184A3A">
              <w:rPr>
                <w:rPrChange w:id="4214" w:author="Edward Leung" w:date="2017-01-10T12:35:00Z">
                  <w:rPr/>
                </w:rPrChange>
              </w:rPr>
              <w:t>Prefilled</w:t>
            </w:r>
          </w:p>
        </w:tc>
        <w:tc>
          <w:tcPr>
            <w:tcW w:w="1237" w:type="dxa"/>
            <w:vAlign w:val="center"/>
          </w:tcPr>
          <w:p w14:paraId="7BEEC303" w14:textId="743BD8EB" w:rsidR="005D4776" w:rsidRPr="00184A3A" w:rsidRDefault="005D4776" w:rsidP="005D4776">
            <w:pPr>
              <w:rPr>
                <w:rPrChange w:id="4215" w:author="Edward Leung" w:date="2017-01-10T12:35:00Z">
                  <w:rPr/>
                </w:rPrChange>
              </w:rPr>
            </w:pPr>
            <w:r w:rsidRPr="00184A3A">
              <w:rPr>
                <w:rPrChange w:id="4216" w:author="Edward Leung" w:date="2017-01-10T12:35:00Z">
                  <w:rPr/>
                </w:rPrChange>
              </w:rPr>
              <w:t>-</w:t>
            </w:r>
          </w:p>
        </w:tc>
        <w:tc>
          <w:tcPr>
            <w:tcW w:w="1103" w:type="dxa"/>
            <w:vAlign w:val="center"/>
          </w:tcPr>
          <w:p w14:paraId="11BC5216" w14:textId="605D8BE9" w:rsidR="005D4776" w:rsidRPr="00184A3A" w:rsidRDefault="00CF4702" w:rsidP="005D4776">
            <w:pPr>
              <w:rPr>
                <w:rPrChange w:id="4217" w:author="Edward Leung" w:date="2017-01-10T12:35:00Z">
                  <w:rPr/>
                </w:rPrChange>
              </w:rPr>
            </w:pPr>
            <w:r w:rsidRPr="00184A3A">
              <w:rPr>
                <w:rPrChange w:id="4218" w:author="Edward Leung" w:date="2017-01-10T12:35:00Z">
                  <w:rPr/>
                </w:rPrChange>
              </w:rPr>
              <w:t>A40</w:t>
            </w:r>
          </w:p>
        </w:tc>
        <w:tc>
          <w:tcPr>
            <w:tcW w:w="1507" w:type="dxa"/>
            <w:vAlign w:val="center"/>
          </w:tcPr>
          <w:p w14:paraId="00A5E38C" w14:textId="3DACE77E" w:rsidR="005D4776" w:rsidRPr="00184A3A" w:rsidRDefault="005D4776" w:rsidP="005D4776">
            <w:pPr>
              <w:rPr>
                <w:rPrChange w:id="4219" w:author="Edward Leung" w:date="2017-01-10T12:35:00Z">
                  <w:rPr/>
                </w:rPrChange>
              </w:rPr>
            </w:pPr>
            <w:r w:rsidRPr="00184A3A">
              <w:rPr>
                <w:rPrChange w:id="4220" w:author="Edward Leung" w:date="2017-01-10T12:35:00Z">
                  <w:rPr/>
                </w:rPrChange>
              </w:rPr>
              <w:t>-</w:t>
            </w:r>
          </w:p>
        </w:tc>
        <w:tc>
          <w:tcPr>
            <w:tcW w:w="2363" w:type="dxa"/>
            <w:vAlign w:val="center"/>
          </w:tcPr>
          <w:p w14:paraId="77172542" w14:textId="059C246E" w:rsidR="005D4776" w:rsidRPr="00184A3A" w:rsidRDefault="00CF4702" w:rsidP="005D4776">
            <w:pPr>
              <w:rPr>
                <w:rPrChange w:id="4221" w:author="Edward Leung" w:date="2017-01-10T12:35:00Z">
                  <w:rPr/>
                </w:rPrChange>
              </w:rPr>
            </w:pPr>
            <w:r w:rsidRPr="00184A3A">
              <w:rPr>
                <w:rPrChange w:id="4222" w:author="Edward Leung" w:date="2017-01-10T12:35:00Z">
                  <w:rPr/>
                </w:rPrChange>
              </w:rPr>
              <w:t>Describe the direction of the data</w:t>
            </w:r>
          </w:p>
        </w:tc>
      </w:tr>
      <w:tr w:rsidR="005D4776" w:rsidRPr="00184A3A" w14:paraId="77D34DCF" w14:textId="77777777" w:rsidTr="005D4776">
        <w:tc>
          <w:tcPr>
            <w:tcW w:w="1553" w:type="dxa"/>
            <w:vAlign w:val="center"/>
          </w:tcPr>
          <w:p w14:paraId="226A8647" w14:textId="487C403A" w:rsidR="005D4776" w:rsidRPr="00184A3A" w:rsidRDefault="005D4776" w:rsidP="005D4776">
            <w:pPr>
              <w:ind w:left="-18" w:right="-108"/>
              <w:rPr>
                <w:b/>
                <w:rPrChange w:id="4223" w:author="Edward Leung" w:date="2017-01-10T12:35:00Z">
                  <w:rPr>
                    <w:b/>
                  </w:rPr>
                </w:rPrChange>
              </w:rPr>
            </w:pPr>
            <w:r w:rsidRPr="00184A3A">
              <w:rPr>
                <w:b/>
                <w:rPrChange w:id="4224" w:author="Edward Leung" w:date="2017-01-10T12:35:00Z">
                  <w:rPr>
                    <w:b/>
                  </w:rPr>
                </w:rPrChange>
              </w:rPr>
              <w:t>Start Time</w:t>
            </w:r>
          </w:p>
        </w:tc>
        <w:tc>
          <w:tcPr>
            <w:tcW w:w="1260" w:type="dxa"/>
            <w:vAlign w:val="center"/>
          </w:tcPr>
          <w:p w14:paraId="6BAE06C4" w14:textId="2D39B23A" w:rsidR="005D4776" w:rsidRPr="00184A3A" w:rsidRDefault="005D4776" w:rsidP="005D4776">
            <w:pPr>
              <w:rPr>
                <w:rPrChange w:id="4225" w:author="Edward Leung" w:date="2017-01-10T12:35:00Z">
                  <w:rPr/>
                </w:rPrChange>
              </w:rPr>
            </w:pPr>
            <w:r w:rsidRPr="00184A3A">
              <w:rPr>
                <w:rPrChange w:id="4226" w:author="Edward Leung" w:date="2017-01-10T12:35:00Z">
                  <w:rPr/>
                </w:rPrChange>
              </w:rPr>
              <w:t>Read-only text</w:t>
            </w:r>
          </w:p>
        </w:tc>
        <w:tc>
          <w:tcPr>
            <w:tcW w:w="1170" w:type="dxa"/>
            <w:vAlign w:val="center"/>
          </w:tcPr>
          <w:p w14:paraId="0E467728" w14:textId="197732AA" w:rsidR="005D4776" w:rsidRPr="00184A3A" w:rsidRDefault="005D4776" w:rsidP="005D4776">
            <w:pPr>
              <w:rPr>
                <w:rPrChange w:id="4227" w:author="Edward Leung" w:date="2017-01-10T12:35:00Z">
                  <w:rPr/>
                </w:rPrChange>
              </w:rPr>
            </w:pPr>
            <w:r w:rsidRPr="00184A3A">
              <w:rPr>
                <w:rPrChange w:id="4228" w:author="Edward Leung" w:date="2017-01-10T12:35:00Z">
                  <w:rPr/>
                </w:rPrChange>
              </w:rPr>
              <w:t>Prefilled</w:t>
            </w:r>
          </w:p>
        </w:tc>
        <w:tc>
          <w:tcPr>
            <w:tcW w:w="1237" w:type="dxa"/>
            <w:vAlign w:val="center"/>
          </w:tcPr>
          <w:p w14:paraId="4055E703" w14:textId="0CDF6433" w:rsidR="005D4776" w:rsidRPr="00184A3A" w:rsidRDefault="005D4776" w:rsidP="005D4776">
            <w:pPr>
              <w:rPr>
                <w:rPrChange w:id="4229" w:author="Edward Leung" w:date="2017-01-10T12:35:00Z">
                  <w:rPr/>
                </w:rPrChange>
              </w:rPr>
            </w:pPr>
            <w:r w:rsidRPr="00184A3A">
              <w:rPr>
                <w:rPrChange w:id="4230" w:author="Edward Leung" w:date="2017-01-10T12:35:00Z">
                  <w:rPr/>
                </w:rPrChange>
              </w:rPr>
              <w:t>-</w:t>
            </w:r>
          </w:p>
        </w:tc>
        <w:tc>
          <w:tcPr>
            <w:tcW w:w="1103" w:type="dxa"/>
            <w:vAlign w:val="center"/>
          </w:tcPr>
          <w:p w14:paraId="1C51DDA4" w14:textId="77777777" w:rsidR="00EE3BE3" w:rsidRPr="00184A3A" w:rsidRDefault="00EE3BE3" w:rsidP="005D4776">
            <w:pPr>
              <w:rPr>
                <w:ins w:id="4231" w:author="Dick Chan" w:date="2017-01-10T10:10:00Z"/>
                <w:rPrChange w:id="4232" w:author="Edward Leung" w:date="2017-01-10T12:35:00Z">
                  <w:rPr>
                    <w:ins w:id="4233" w:author="Dick Chan" w:date="2017-01-10T10:10:00Z"/>
                  </w:rPr>
                </w:rPrChange>
              </w:rPr>
            </w:pPr>
            <w:r w:rsidRPr="00184A3A">
              <w:rPr>
                <w:rPrChange w:id="4234" w:author="Edward Leung" w:date="2017-01-10T12:35:00Z">
                  <w:rPr/>
                </w:rPrChange>
              </w:rPr>
              <w:t>Time – hh24:mi:ss</w:t>
            </w:r>
          </w:p>
          <w:p w14:paraId="3A8C41BF" w14:textId="58AEDDA6" w:rsidR="000D6E76" w:rsidRPr="00184A3A" w:rsidRDefault="000D6E76">
            <w:pPr>
              <w:rPr>
                <w:rPrChange w:id="4235" w:author="Edward Leung" w:date="2017-01-10T12:35:00Z">
                  <w:rPr/>
                </w:rPrChange>
              </w:rPr>
            </w:pPr>
            <w:ins w:id="4236" w:author="Dick Chan" w:date="2017-01-10T10:10:00Z">
              <w:r w:rsidRPr="00184A3A">
                <w:rPr>
                  <w:color w:val="FF0000"/>
                  <w:rPrChange w:id="4237" w:author="Edward Leung" w:date="2017-01-10T12:35:00Z">
                    <w:rPr/>
                  </w:rPrChange>
                </w:rPr>
                <w:t xml:space="preserve">Dick??? Really need seconds? </w:t>
              </w:r>
            </w:ins>
            <w:ins w:id="4238" w:author="Dick Chan" w:date="2017-01-10T10:11:00Z">
              <w:r w:rsidRPr="00184A3A">
                <w:rPr>
                  <w:color w:val="FF0000"/>
                  <w:rPrChange w:id="4239" w:author="Edward Leung" w:date="2017-01-10T12:35:00Z">
                    <w:rPr/>
                  </w:rPrChange>
                </w:rPr>
                <w:t>mi</w:t>
              </w:r>
            </w:ins>
            <w:ins w:id="4240" w:author="Dick Chan" w:date="2017-01-10T10:10:00Z">
              <w:r w:rsidRPr="00184A3A">
                <w:rPr>
                  <w:color w:val="FF0000"/>
                  <w:rPrChange w:id="4241" w:author="Edward Leung" w:date="2017-01-10T12:35:00Z">
                    <w:rPr/>
                  </w:rPrChange>
                </w:rPr>
                <w:t>:</w:t>
              </w:r>
              <w:r w:rsidRPr="00184A3A">
                <w:rPr>
                  <w:b/>
                  <w:color w:val="FF0000"/>
                  <w:rPrChange w:id="4242" w:author="Edward Leung" w:date="2017-01-10T12:35:00Z">
                    <w:rPr/>
                  </w:rPrChange>
                </w:rPr>
                <w:t>ss</w:t>
              </w:r>
            </w:ins>
          </w:p>
        </w:tc>
        <w:tc>
          <w:tcPr>
            <w:tcW w:w="1507" w:type="dxa"/>
            <w:vAlign w:val="center"/>
          </w:tcPr>
          <w:p w14:paraId="31C30631" w14:textId="1BF0E612" w:rsidR="005D4776" w:rsidRPr="00184A3A" w:rsidRDefault="005D4776" w:rsidP="005D4776">
            <w:pPr>
              <w:rPr>
                <w:rPrChange w:id="4243" w:author="Edward Leung" w:date="2017-01-10T12:35:00Z">
                  <w:rPr/>
                </w:rPrChange>
              </w:rPr>
            </w:pPr>
            <w:r w:rsidRPr="00184A3A">
              <w:rPr>
                <w:rPrChange w:id="4244" w:author="Edward Leung" w:date="2017-01-10T12:35:00Z">
                  <w:rPr/>
                </w:rPrChange>
              </w:rPr>
              <w:t>-</w:t>
            </w:r>
          </w:p>
        </w:tc>
        <w:tc>
          <w:tcPr>
            <w:tcW w:w="2363" w:type="dxa"/>
            <w:vAlign w:val="center"/>
          </w:tcPr>
          <w:p w14:paraId="21D15C6C" w14:textId="62857461" w:rsidR="005D4776" w:rsidRPr="00184A3A" w:rsidRDefault="00843D85" w:rsidP="005D4776">
            <w:pPr>
              <w:rPr>
                <w:rPrChange w:id="4245" w:author="Edward Leung" w:date="2017-01-10T12:35:00Z">
                  <w:rPr/>
                </w:rPrChange>
              </w:rPr>
            </w:pPr>
            <w:r w:rsidRPr="00184A3A">
              <w:rPr>
                <w:rPrChange w:id="4246" w:author="Edward Leung" w:date="2017-01-10T12:35:00Z">
                  <w:rPr/>
                </w:rPrChange>
              </w:rPr>
              <w:t>Start time of the poll scheme</w:t>
            </w:r>
          </w:p>
        </w:tc>
      </w:tr>
      <w:tr w:rsidR="00EE3BE3" w:rsidRPr="00184A3A" w14:paraId="7A92962A" w14:textId="77777777" w:rsidTr="005D4776">
        <w:tc>
          <w:tcPr>
            <w:tcW w:w="1553" w:type="dxa"/>
            <w:vAlign w:val="center"/>
          </w:tcPr>
          <w:p w14:paraId="3174C538" w14:textId="61B8BD0C" w:rsidR="00EE3BE3" w:rsidRPr="00184A3A" w:rsidRDefault="00EE3BE3" w:rsidP="00EE3BE3">
            <w:pPr>
              <w:ind w:left="-18" w:right="-108"/>
              <w:rPr>
                <w:b/>
                <w:rPrChange w:id="4247" w:author="Edward Leung" w:date="2017-01-10T12:35:00Z">
                  <w:rPr>
                    <w:b/>
                  </w:rPr>
                </w:rPrChange>
              </w:rPr>
            </w:pPr>
            <w:r w:rsidRPr="00184A3A">
              <w:rPr>
                <w:b/>
                <w:rPrChange w:id="4248" w:author="Edward Leung" w:date="2017-01-10T12:35:00Z">
                  <w:rPr>
                    <w:b/>
                  </w:rPr>
                </w:rPrChange>
              </w:rPr>
              <w:t>End Time</w:t>
            </w:r>
          </w:p>
        </w:tc>
        <w:tc>
          <w:tcPr>
            <w:tcW w:w="1260" w:type="dxa"/>
            <w:vAlign w:val="center"/>
          </w:tcPr>
          <w:p w14:paraId="67BEB5A1" w14:textId="03B70301" w:rsidR="00EE3BE3" w:rsidRPr="00184A3A" w:rsidRDefault="00EE3BE3" w:rsidP="00EE3BE3">
            <w:pPr>
              <w:rPr>
                <w:rPrChange w:id="4249" w:author="Edward Leung" w:date="2017-01-10T12:35:00Z">
                  <w:rPr/>
                </w:rPrChange>
              </w:rPr>
            </w:pPr>
            <w:r w:rsidRPr="00184A3A">
              <w:rPr>
                <w:rPrChange w:id="4250" w:author="Edward Leung" w:date="2017-01-10T12:35:00Z">
                  <w:rPr/>
                </w:rPrChange>
              </w:rPr>
              <w:t>Read-only text</w:t>
            </w:r>
          </w:p>
        </w:tc>
        <w:tc>
          <w:tcPr>
            <w:tcW w:w="1170" w:type="dxa"/>
            <w:vAlign w:val="center"/>
          </w:tcPr>
          <w:p w14:paraId="1A4ADBD9" w14:textId="1EFAF543" w:rsidR="00EE3BE3" w:rsidRPr="00184A3A" w:rsidRDefault="00EE3BE3" w:rsidP="00EE3BE3">
            <w:pPr>
              <w:rPr>
                <w:rPrChange w:id="4251" w:author="Edward Leung" w:date="2017-01-10T12:35:00Z">
                  <w:rPr/>
                </w:rPrChange>
              </w:rPr>
            </w:pPr>
            <w:r w:rsidRPr="00184A3A">
              <w:rPr>
                <w:rPrChange w:id="4252" w:author="Edward Leung" w:date="2017-01-10T12:35:00Z">
                  <w:rPr/>
                </w:rPrChange>
              </w:rPr>
              <w:t>Prefilled</w:t>
            </w:r>
          </w:p>
        </w:tc>
        <w:tc>
          <w:tcPr>
            <w:tcW w:w="1237" w:type="dxa"/>
            <w:vAlign w:val="center"/>
          </w:tcPr>
          <w:p w14:paraId="44E0DF0F" w14:textId="1C9FD226" w:rsidR="00EE3BE3" w:rsidRPr="00184A3A" w:rsidRDefault="00EE3BE3" w:rsidP="00EE3BE3">
            <w:pPr>
              <w:rPr>
                <w:rPrChange w:id="4253" w:author="Edward Leung" w:date="2017-01-10T12:35:00Z">
                  <w:rPr/>
                </w:rPrChange>
              </w:rPr>
            </w:pPr>
            <w:r w:rsidRPr="00184A3A">
              <w:rPr>
                <w:rPrChange w:id="4254" w:author="Edward Leung" w:date="2017-01-10T12:35:00Z">
                  <w:rPr/>
                </w:rPrChange>
              </w:rPr>
              <w:t>-</w:t>
            </w:r>
          </w:p>
        </w:tc>
        <w:tc>
          <w:tcPr>
            <w:tcW w:w="1103" w:type="dxa"/>
            <w:vAlign w:val="center"/>
          </w:tcPr>
          <w:p w14:paraId="01DA2A61" w14:textId="55BA6CCB" w:rsidR="00EE3BE3" w:rsidRPr="00184A3A" w:rsidRDefault="00EE3BE3" w:rsidP="00EE3BE3">
            <w:pPr>
              <w:rPr>
                <w:rPrChange w:id="4255" w:author="Edward Leung" w:date="2017-01-10T12:35:00Z">
                  <w:rPr/>
                </w:rPrChange>
              </w:rPr>
            </w:pPr>
            <w:r w:rsidRPr="00184A3A">
              <w:rPr>
                <w:rPrChange w:id="4256" w:author="Edward Leung" w:date="2017-01-10T12:35:00Z">
                  <w:rPr/>
                </w:rPrChange>
              </w:rPr>
              <w:t>Time – hh24:mi:ss</w:t>
            </w:r>
          </w:p>
        </w:tc>
        <w:tc>
          <w:tcPr>
            <w:tcW w:w="1507" w:type="dxa"/>
            <w:vAlign w:val="center"/>
          </w:tcPr>
          <w:p w14:paraId="29987C3E" w14:textId="550763C3" w:rsidR="00EE3BE3" w:rsidRPr="00184A3A" w:rsidRDefault="00EE3BE3" w:rsidP="00EE3BE3">
            <w:pPr>
              <w:rPr>
                <w:rPrChange w:id="4257" w:author="Edward Leung" w:date="2017-01-10T12:35:00Z">
                  <w:rPr/>
                </w:rPrChange>
              </w:rPr>
            </w:pPr>
            <w:r w:rsidRPr="00184A3A">
              <w:rPr>
                <w:rPrChange w:id="4258" w:author="Edward Leung" w:date="2017-01-10T12:35:00Z">
                  <w:rPr/>
                </w:rPrChange>
              </w:rPr>
              <w:t>-</w:t>
            </w:r>
          </w:p>
        </w:tc>
        <w:tc>
          <w:tcPr>
            <w:tcW w:w="2363" w:type="dxa"/>
            <w:vAlign w:val="center"/>
          </w:tcPr>
          <w:p w14:paraId="59E3286C" w14:textId="77777777" w:rsidR="00EE3BE3" w:rsidRPr="00184A3A" w:rsidRDefault="00EE3BE3" w:rsidP="00EE3BE3">
            <w:pPr>
              <w:rPr>
                <w:rPrChange w:id="4259" w:author="Edward Leung" w:date="2017-01-10T12:35:00Z">
                  <w:rPr/>
                </w:rPrChange>
              </w:rPr>
            </w:pPr>
          </w:p>
        </w:tc>
      </w:tr>
      <w:tr w:rsidR="005D4776" w:rsidRPr="00184A3A" w14:paraId="7FD13AE5" w14:textId="77777777" w:rsidTr="005D4776">
        <w:tc>
          <w:tcPr>
            <w:tcW w:w="1553" w:type="dxa"/>
            <w:vAlign w:val="center"/>
          </w:tcPr>
          <w:p w14:paraId="5A119415" w14:textId="1CBBCD6F" w:rsidR="005D4776" w:rsidRPr="00184A3A" w:rsidRDefault="005D4776" w:rsidP="005D4776">
            <w:pPr>
              <w:ind w:left="-18" w:right="-108"/>
              <w:rPr>
                <w:b/>
                <w:rPrChange w:id="4260" w:author="Edward Leung" w:date="2017-01-10T12:35:00Z">
                  <w:rPr>
                    <w:b/>
                  </w:rPr>
                </w:rPrChange>
              </w:rPr>
            </w:pPr>
            <w:r w:rsidRPr="00184A3A">
              <w:rPr>
                <w:b/>
                <w:rPrChange w:id="4261" w:author="Edward Leung" w:date="2017-01-10T12:35:00Z">
                  <w:rPr>
                    <w:b/>
                  </w:rPr>
                </w:rPrChange>
              </w:rPr>
              <w:t>Enable</w:t>
            </w:r>
          </w:p>
        </w:tc>
        <w:tc>
          <w:tcPr>
            <w:tcW w:w="1260" w:type="dxa"/>
            <w:vAlign w:val="center"/>
          </w:tcPr>
          <w:p w14:paraId="6F6ADCDE" w14:textId="178B1200" w:rsidR="005D4776" w:rsidRPr="00184A3A" w:rsidRDefault="005D4776" w:rsidP="005D4776">
            <w:pPr>
              <w:rPr>
                <w:rPrChange w:id="4262" w:author="Edward Leung" w:date="2017-01-10T12:35:00Z">
                  <w:rPr/>
                </w:rPrChange>
              </w:rPr>
            </w:pPr>
            <w:r w:rsidRPr="00184A3A">
              <w:rPr>
                <w:rPrChange w:id="4263" w:author="Edward Leung" w:date="2017-01-10T12:35:00Z">
                  <w:rPr/>
                </w:rPrChange>
              </w:rPr>
              <w:t>Read-only text</w:t>
            </w:r>
          </w:p>
        </w:tc>
        <w:tc>
          <w:tcPr>
            <w:tcW w:w="1170" w:type="dxa"/>
            <w:vAlign w:val="center"/>
          </w:tcPr>
          <w:p w14:paraId="71A8186C" w14:textId="4D3E3B87" w:rsidR="005D4776" w:rsidRPr="00184A3A" w:rsidRDefault="005D4776" w:rsidP="005D4776">
            <w:pPr>
              <w:rPr>
                <w:rPrChange w:id="4264" w:author="Edward Leung" w:date="2017-01-10T12:35:00Z">
                  <w:rPr/>
                </w:rPrChange>
              </w:rPr>
            </w:pPr>
            <w:r w:rsidRPr="00184A3A">
              <w:rPr>
                <w:rPrChange w:id="4265" w:author="Edward Leung" w:date="2017-01-10T12:35:00Z">
                  <w:rPr/>
                </w:rPrChange>
              </w:rPr>
              <w:t>Prefilled</w:t>
            </w:r>
          </w:p>
        </w:tc>
        <w:tc>
          <w:tcPr>
            <w:tcW w:w="1237" w:type="dxa"/>
            <w:vAlign w:val="center"/>
          </w:tcPr>
          <w:p w14:paraId="58BDD71A" w14:textId="677E865A" w:rsidR="005D4776" w:rsidRPr="00184A3A" w:rsidRDefault="005D4776" w:rsidP="005D4776">
            <w:pPr>
              <w:rPr>
                <w:rPrChange w:id="4266" w:author="Edward Leung" w:date="2017-01-10T12:35:00Z">
                  <w:rPr/>
                </w:rPrChange>
              </w:rPr>
            </w:pPr>
            <w:r w:rsidRPr="00184A3A">
              <w:rPr>
                <w:rPrChange w:id="4267" w:author="Edward Leung" w:date="2017-01-10T12:35:00Z">
                  <w:rPr/>
                </w:rPrChange>
              </w:rPr>
              <w:t>-</w:t>
            </w:r>
          </w:p>
        </w:tc>
        <w:tc>
          <w:tcPr>
            <w:tcW w:w="1103" w:type="dxa"/>
            <w:vAlign w:val="center"/>
          </w:tcPr>
          <w:p w14:paraId="05F1E1A2" w14:textId="6DFA2938" w:rsidR="005D4776" w:rsidRPr="00184A3A" w:rsidRDefault="00EE3BE3" w:rsidP="005D4776">
            <w:pPr>
              <w:rPr>
                <w:rPrChange w:id="4268" w:author="Edward Leung" w:date="2017-01-10T12:35:00Z">
                  <w:rPr/>
                </w:rPrChange>
              </w:rPr>
            </w:pPr>
            <w:r w:rsidRPr="00184A3A">
              <w:rPr>
                <w:rPrChange w:id="4269" w:author="Edward Leung" w:date="2017-01-10T12:35:00Z">
                  <w:rPr/>
                </w:rPrChange>
              </w:rPr>
              <w:t>A1</w:t>
            </w:r>
          </w:p>
        </w:tc>
        <w:tc>
          <w:tcPr>
            <w:tcW w:w="1507" w:type="dxa"/>
            <w:vAlign w:val="center"/>
          </w:tcPr>
          <w:p w14:paraId="2B69A785" w14:textId="063999B7" w:rsidR="005D4776" w:rsidRPr="00184A3A" w:rsidRDefault="005D4776" w:rsidP="005D4776">
            <w:pPr>
              <w:rPr>
                <w:rPrChange w:id="4270" w:author="Edward Leung" w:date="2017-01-10T12:35:00Z">
                  <w:rPr/>
                </w:rPrChange>
              </w:rPr>
            </w:pPr>
            <w:r w:rsidRPr="00184A3A">
              <w:rPr>
                <w:rPrChange w:id="4271" w:author="Edward Leung" w:date="2017-01-10T12:35:00Z">
                  <w:rPr/>
                </w:rPrChange>
              </w:rPr>
              <w:t>-</w:t>
            </w:r>
          </w:p>
        </w:tc>
        <w:tc>
          <w:tcPr>
            <w:tcW w:w="2363" w:type="dxa"/>
            <w:vAlign w:val="center"/>
          </w:tcPr>
          <w:p w14:paraId="0C728965" w14:textId="3C4F358F" w:rsidR="005D4776" w:rsidRPr="00184A3A" w:rsidRDefault="005D4776" w:rsidP="005D4776">
            <w:pPr>
              <w:pStyle w:val="ListParagraph"/>
              <w:numPr>
                <w:ilvl w:val="0"/>
                <w:numId w:val="3"/>
              </w:numPr>
              <w:ind w:left="319" w:hanging="270"/>
              <w:rPr>
                <w:rPrChange w:id="4272" w:author="Edward Leung" w:date="2017-01-10T12:35:00Z">
                  <w:rPr/>
                </w:rPrChange>
              </w:rPr>
            </w:pPr>
            <w:r w:rsidRPr="00184A3A">
              <w:rPr>
                <w:rPrChange w:id="4273" w:author="Edward Leung" w:date="2017-01-10T12:35:00Z">
                  <w:rPr/>
                </w:rPrChange>
              </w:rPr>
              <w:t>Y</w:t>
            </w:r>
            <w:r w:rsidR="00EE3BE3" w:rsidRPr="00184A3A">
              <w:rPr>
                <w:rPrChange w:id="4274" w:author="Edward Leung" w:date="2017-01-10T12:35:00Z">
                  <w:rPr/>
                </w:rPrChange>
              </w:rPr>
              <w:t xml:space="preserve"> (enabled)</w:t>
            </w:r>
          </w:p>
          <w:p w14:paraId="0F4C5E7B" w14:textId="6CAB5CDB" w:rsidR="005D4776" w:rsidRPr="00184A3A" w:rsidRDefault="005D4776" w:rsidP="005D4776">
            <w:pPr>
              <w:pStyle w:val="ListParagraph"/>
              <w:numPr>
                <w:ilvl w:val="0"/>
                <w:numId w:val="3"/>
              </w:numPr>
              <w:ind w:left="319" w:hanging="270"/>
              <w:rPr>
                <w:rPrChange w:id="4275" w:author="Edward Leung" w:date="2017-01-10T12:35:00Z">
                  <w:rPr/>
                </w:rPrChange>
              </w:rPr>
            </w:pPr>
            <w:r w:rsidRPr="00184A3A">
              <w:rPr>
                <w:rPrChange w:id="4276" w:author="Edward Leung" w:date="2017-01-10T12:35:00Z">
                  <w:rPr/>
                </w:rPrChange>
              </w:rPr>
              <w:t>N</w:t>
            </w:r>
            <w:r w:rsidR="00EE3BE3" w:rsidRPr="00184A3A">
              <w:rPr>
                <w:rPrChange w:id="4277" w:author="Edward Leung" w:date="2017-01-10T12:35:00Z">
                  <w:rPr/>
                </w:rPrChange>
              </w:rPr>
              <w:t xml:space="preserve"> (disabled)</w:t>
            </w:r>
          </w:p>
        </w:tc>
      </w:tr>
    </w:tbl>
    <w:p w14:paraId="3B03F7DC" w14:textId="77777777" w:rsidR="00712376" w:rsidRPr="00184A3A" w:rsidRDefault="00712376" w:rsidP="00712376">
      <w:pPr>
        <w:pStyle w:val="Heading4"/>
        <w:ind w:left="864"/>
        <w:rPr>
          <w:rPrChange w:id="4278" w:author="Edward Leung" w:date="2017-01-10T12:35:00Z">
            <w:rPr/>
          </w:rPrChange>
        </w:rPr>
      </w:pPr>
      <w:r w:rsidRPr="00184A3A">
        <w:rPr>
          <w:rPrChange w:id="4279" w:author="Edward Leung" w:date="2017-01-10T12:35:00Z">
            <w:rPr/>
          </w:rPrChange>
        </w:rPr>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3D85" w:rsidRPr="00184A3A" w14:paraId="38B3CA5A" w14:textId="77777777" w:rsidTr="00F23C2F">
        <w:tc>
          <w:tcPr>
            <w:tcW w:w="1900" w:type="dxa"/>
            <w:shd w:val="clear" w:color="auto" w:fill="C6D9F1"/>
          </w:tcPr>
          <w:p w14:paraId="79A50B2F" w14:textId="77777777" w:rsidR="00843D85" w:rsidRPr="00184A3A" w:rsidRDefault="00843D85" w:rsidP="00F23C2F">
            <w:pPr>
              <w:rPr>
                <w:b/>
                <w:rPrChange w:id="4280" w:author="Edward Leung" w:date="2017-01-10T12:35:00Z">
                  <w:rPr>
                    <w:b/>
                  </w:rPr>
                </w:rPrChange>
              </w:rPr>
            </w:pPr>
            <w:r w:rsidRPr="00184A3A">
              <w:rPr>
                <w:b/>
                <w:rPrChange w:id="4281" w:author="Edward Leung" w:date="2017-01-10T12:35:00Z">
                  <w:rPr>
                    <w:b/>
                  </w:rPr>
                </w:rPrChange>
              </w:rPr>
              <w:t>Screen Object</w:t>
            </w:r>
          </w:p>
        </w:tc>
        <w:tc>
          <w:tcPr>
            <w:tcW w:w="1120" w:type="dxa"/>
            <w:shd w:val="clear" w:color="auto" w:fill="C6D9F1"/>
          </w:tcPr>
          <w:p w14:paraId="4BAAFC0A" w14:textId="77777777" w:rsidR="00843D85" w:rsidRPr="00184A3A" w:rsidRDefault="00843D85" w:rsidP="00F23C2F">
            <w:pPr>
              <w:rPr>
                <w:b/>
                <w:rPrChange w:id="4282" w:author="Edward Leung" w:date="2017-01-10T12:35:00Z">
                  <w:rPr>
                    <w:b/>
                  </w:rPr>
                </w:rPrChange>
              </w:rPr>
            </w:pPr>
            <w:r w:rsidRPr="00184A3A">
              <w:rPr>
                <w:b/>
                <w:rPrChange w:id="4283" w:author="Edward Leung" w:date="2017-01-10T12:35:00Z">
                  <w:rPr>
                    <w:b/>
                  </w:rPr>
                </w:rPrChange>
              </w:rPr>
              <w:t>Object Type</w:t>
            </w:r>
          </w:p>
        </w:tc>
        <w:tc>
          <w:tcPr>
            <w:tcW w:w="3920" w:type="dxa"/>
            <w:shd w:val="clear" w:color="auto" w:fill="C6D9F1"/>
          </w:tcPr>
          <w:p w14:paraId="7993F01C" w14:textId="77777777" w:rsidR="00843D85" w:rsidRPr="00184A3A" w:rsidRDefault="00843D85" w:rsidP="00F23C2F">
            <w:pPr>
              <w:rPr>
                <w:b/>
                <w:rPrChange w:id="4284" w:author="Edward Leung" w:date="2017-01-10T12:35:00Z">
                  <w:rPr>
                    <w:b/>
                  </w:rPr>
                </w:rPrChange>
              </w:rPr>
            </w:pPr>
            <w:r w:rsidRPr="00184A3A">
              <w:rPr>
                <w:b/>
                <w:rPrChange w:id="4285" w:author="Edward Leung" w:date="2017-01-10T12:35:00Z">
                  <w:rPr>
                    <w:b/>
                  </w:rPr>
                </w:rPrChange>
              </w:rPr>
              <w:t>Action / Event / Response</w:t>
            </w:r>
          </w:p>
        </w:tc>
        <w:tc>
          <w:tcPr>
            <w:tcW w:w="3420" w:type="dxa"/>
            <w:shd w:val="clear" w:color="auto" w:fill="C6D9F1"/>
          </w:tcPr>
          <w:p w14:paraId="3B6F5244" w14:textId="77777777" w:rsidR="00843D85" w:rsidRPr="00184A3A" w:rsidRDefault="00843D85" w:rsidP="00F23C2F">
            <w:pPr>
              <w:rPr>
                <w:b/>
                <w:rPrChange w:id="4286" w:author="Edward Leung" w:date="2017-01-10T12:35:00Z">
                  <w:rPr>
                    <w:b/>
                  </w:rPr>
                </w:rPrChange>
              </w:rPr>
            </w:pPr>
            <w:r w:rsidRPr="00184A3A">
              <w:rPr>
                <w:b/>
                <w:rPrChange w:id="4287" w:author="Edward Leung" w:date="2017-01-10T12:35:00Z">
                  <w:rPr>
                    <w:b/>
                  </w:rPr>
                </w:rPrChange>
              </w:rPr>
              <w:t>Remarks</w:t>
            </w:r>
          </w:p>
        </w:tc>
      </w:tr>
      <w:tr w:rsidR="00843D85" w:rsidRPr="00184A3A" w14:paraId="3714426A" w14:textId="77777777" w:rsidTr="00F23C2F">
        <w:tc>
          <w:tcPr>
            <w:tcW w:w="1900" w:type="dxa"/>
          </w:tcPr>
          <w:p w14:paraId="6466BBC1" w14:textId="77777777" w:rsidR="00843D85" w:rsidRPr="00184A3A" w:rsidRDefault="00843D85" w:rsidP="00F23C2F">
            <w:pPr>
              <w:rPr>
                <w:rPrChange w:id="4288" w:author="Edward Leung" w:date="2017-01-10T12:35:00Z">
                  <w:rPr/>
                </w:rPrChange>
              </w:rPr>
            </w:pPr>
            <w:r w:rsidRPr="00184A3A">
              <w:rPr>
                <w:rPrChange w:id="4289" w:author="Edward Leung" w:date="2017-01-10T12:35:00Z">
                  <w:rPr/>
                </w:rPrChange>
              </w:rPr>
              <w:t>Create</w:t>
            </w:r>
          </w:p>
        </w:tc>
        <w:tc>
          <w:tcPr>
            <w:tcW w:w="1120" w:type="dxa"/>
          </w:tcPr>
          <w:p w14:paraId="543DCBE1" w14:textId="77777777" w:rsidR="00843D85" w:rsidRPr="00184A3A" w:rsidRDefault="00843D85" w:rsidP="00F23C2F">
            <w:pPr>
              <w:rPr>
                <w:rPrChange w:id="4290" w:author="Edward Leung" w:date="2017-01-10T12:35:00Z">
                  <w:rPr/>
                </w:rPrChange>
              </w:rPr>
            </w:pPr>
            <w:r w:rsidRPr="00184A3A">
              <w:rPr>
                <w:rPrChange w:id="4291" w:author="Edward Leung" w:date="2017-01-10T12:35:00Z">
                  <w:rPr/>
                </w:rPrChange>
              </w:rPr>
              <w:t>Button</w:t>
            </w:r>
          </w:p>
        </w:tc>
        <w:tc>
          <w:tcPr>
            <w:tcW w:w="3920" w:type="dxa"/>
          </w:tcPr>
          <w:p w14:paraId="61C35EBD" w14:textId="1E2783EA" w:rsidR="00843D85" w:rsidRPr="00184A3A" w:rsidRDefault="00843D85" w:rsidP="00843D85">
            <w:pPr>
              <w:rPr>
                <w:rPrChange w:id="4292" w:author="Edward Leung" w:date="2017-01-10T12:35:00Z">
                  <w:rPr/>
                </w:rPrChange>
              </w:rPr>
            </w:pPr>
            <w:r w:rsidRPr="00184A3A">
              <w:rPr>
                <w:rPrChange w:id="4293" w:author="Edward Leung" w:date="2017-01-10T12:35:00Z">
                  <w:rPr/>
                </w:rPrChange>
              </w:rPr>
              <w:t>Create a new entry of poll scheme</w:t>
            </w:r>
          </w:p>
        </w:tc>
        <w:tc>
          <w:tcPr>
            <w:tcW w:w="3420" w:type="dxa"/>
          </w:tcPr>
          <w:p w14:paraId="1F1656FF" w14:textId="77777777" w:rsidR="00843D85" w:rsidRPr="00184A3A" w:rsidRDefault="00843D85" w:rsidP="00F23C2F">
            <w:pPr>
              <w:rPr>
                <w:rPrChange w:id="4294" w:author="Edward Leung" w:date="2017-01-10T12:35:00Z">
                  <w:rPr/>
                </w:rPrChange>
              </w:rPr>
            </w:pPr>
            <w:r w:rsidRPr="00184A3A">
              <w:rPr>
                <w:rPrChange w:id="4295" w:author="Edward Leung" w:date="2017-01-10T12:35:00Z">
                  <w:rPr/>
                </w:rPrChange>
              </w:rPr>
              <w:t>N/A</w:t>
            </w:r>
          </w:p>
        </w:tc>
      </w:tr>
      <w:tr w:rsidR="00843D85" w:rsidRPr="00184A3A" w14:paraId="0D662004" w14:textId="77777777" w:rsidTr="00F23C2F">
        <w:tc>
          <w:tcPr>
            <w:tcW w:w="1900" w:type="dxa"/>
          </w:tcPr>
          <w:p w14:paraId="1F44A4D1" w14:textId="77777777" w:rsidR="00843D85" w:rsidRPr="00184A3A" w:rsidRDefault="00843D85" w:rsidP="00F23C2F">
            <w:pPr>
              <w:rPr>
                <w:rPrChange w:id="4296" w:author="Edward Leung" w:date="2017-01-10T12:35:00Z">
                  <w:rPr/>
                </w:rPrChange>
              </w:rPr>
            </w:pPr>
            <w:r w:rsidRPr="00184A3A">
              <w:rPr>
                <w:rPrChange w:id="4297" w:author="Edward Leung" w:date="2017-01-10T12:35:00Z">
                  <w:rPr/>
                </w:rPrChange>
              </w:rPr>
              <w:t>Operation -</w:t>
            </w:r>
            <w:r w:rsidRPr="00184A3A">
              <w:rPr>
                <w:b/>
                <w:rPrChange w:id="4298" w:author="Edward Leung" w:date="2017-01-10T12:35:00Z">
                  <w:rPr>
                    <w:b/>
                  </w:rPr>
                </w:rPrChange>
              </w:rPr>
              <w:t>Edit</w:t>
            </w:r>
          </w:p>
        </w:tc>
        <w:tc>
          <w:tcPr>
            <w:tcW w:w="1120" w:type="dxa"/>
          </w:tcPr>
          <w:p w14:paraId="2773A445" w14:textId="77777777" w:rsidR="00843D85" w:rsidRPr="00184A3A" w:rsidRDefault="00843D85" w:rsidP="00F23C2F">
            <w:pPr>
              <w:rPr>
                <w:rPrChange w:id="4299" w:author="Edward Leung" w:date="2017-01-10T12:35:00Z">
                  <w:rPr/>
                </w:rPrChange>
              </w:rPr>
            </w:pPr>
            <w:r w:rsidRPr="00184A3A">
              <w:rPr>
                <w:rPrChange w:id="4300" w:author="Edward Leung" w:date="2017-01-10T12:35:00Z">
                  <w:rPr/>
                </w:rPrChange>
              </w:rPr>
              <w:t>Button</w:t>
            </w:r>
          </w:p>
        </w:tc>
        <w:tc>
          <w:tcPr>
            <w:tcW w:w="3920" w:type="dxa"/>
          </w:tcPr>
          <w:p w14:paraId="1A71A357" w14:textId="1A6A4160" w:rsidR="00843D85" w:rsidRPr="00184A3A" w:rsidRDefault="00843D85" w:rsidP="00F23C2F">
            <w:pPr>
              <w:rPr>
                <w:rPrChange w:id="4301" w:author="Edward Leung" w:date="2017-01-10T12:35:00Z">
                  <w:rPr/>
                </w:rPrChange>
              </w:rPr>
            </w:pPr>
            <w:r w:rsidRPr="00184A3A">
              <w:rPr>
                <w:rPrChange w:id="4302" w:author="Edward Leung" w:date="2017-01-10T12:35:00Z">
                  <w:rPr/>
                </w:rPrChange>
              </w:rPr>
              <w:t>Edit the corresponding poll scheme record</w:t>
            </w:r>
          </w:p>
        </w:tc>
        <w:tc>
          <w:tcPr>
            <w:tcW w:w="3420" w:type="dxa"/>
          </w:tcPr>
          <w:p w14:paraId="149403E5" w14:textId="77777777" w:rsidR="00843D85" w:rsidRPr="00184A3A" w:rsidRDefault="00843D85" w:rsidP="00F23C2F">
            <w:pPr>
              <w:rPr>
                <w:rPrChange w:id="4303" w:author="Edward Leung" w:date="2017-01-10T12:35:00Z">
                  <w:rPr/>
                </w:rPrChange>
              </w:rPr>
            </w:pPr>
            <w:r w:rsidRPr="00184A3A">
              <w:rPr>
                <w:rPrChange w:id="4304" w:author="Edward Leung" w:date="2017-01-10T12:35:00Z">
                  <w:rPr/>
                </w:rPrChange>
              </w:rPr>
              <w:t>N/A</w:t>
            </w:r>
          </w:p>
        </w:tc>
      </w:tr>
      <w:tr w:rsidR="00843D85" w:rsidRPr="00184A3A" w14:paraId="619A4EF6" w14:textId="77777777" w:rsidTr="00F23C2F">
        <w:tc>
          <w:tcPr>
            <w:tcW w:w="1900" w:type="dxa"/>
          </w:tcPr>
          <w:p w14:paraId="21E6F94B" w14:textId="77777777" w:rsidR="00843D85" w:rsidRPr="00184A3A" w:rsidRDefault="00843D85" w:rsidP="00F23C2F">
            <w:pPr>
              <w:rPr>
                <w:rPrChange w:id="4305" w:author="Edward Leung" w:date="2017-01-10T12:35:00Z">
                  <w:rPr/>
                </w:rPrChange>
              </w:rPr>
            </w:pPr>
            <w:r w:rsidRPr="00184A3A">
              <w:rPr>
                <w:rPrChange w:id="4306" w:author="Edward Leung" w:date="2017-01-10T12:35:00Z">
                  <w:rPr/>
                </w:rPrChange>
              </w:rPr>
              <w:t>Operation -</w:t>
            </w:r>
            <w:r w:rsidRPr="00184A3A">
              <w:rPr>
                <w:b/>
                <w:rPrChange w:id="4307" w:author="Edward Leung" w:date="2017-01-10T12:35:00Z">
                  <w:rPr>
                    <w:b/>
                  </w:rPr>
                </w:rPrChange>
              </w:rPr>
              <w:t>Delete</w:t>
            </w:r>
          </w:p>
        </w:tc>
        <w:tc>
          <w:tcPr>
            <w:tcW w:w="1120" w:type="dxa"/>
          </w:tcPr>
          <w:p w14:paraId="34F682CC" w14:textId="77777777" w:rsidR="00843D85" w:rsidRPr="00184A3A" w:rsidRDefault="00843D85" w:rsidP="00F23C2F">
            <w:pPr>
              <w:rPr>
                <w:rPrChange w:id="4308" w:author="Edward Leung" w:date="2017-01-10T12:35:00Z">
                  <w:rPr/>
                </w:rPrChange>
              </w:rPr>
            </w:pPr>
            <w:r w:rsidRPr="00184A3A">
              <w:rPr>
                <w:rPrChange w:id="4309" w:author="Edward Leung" w:date="2017-01-10T12:35:00Z">
                  <w:rPr/>
                </w:rPrChange>
              </w:rPr>
              <w:t>Button</w:t>
            </w:r>
          </w:p>
        </w:tc>
        <w:tc>
          <w:tcPr>
            <w:tcW w:w="3920" w:type="dxa"/>
          </w:tcPr>
          <w:p w14:paraId="700489B3" w14:textId="2943027D" w:rsidR="00843D85" w:rsidRPr="00184A3A" w:rsidRDefault="00843D85" w:rsidP="00F23C2F">
            <w:pPr>
              <w:rPr>
                <w:rPrChange w:id="4310" w:author="Edward Leung" w:date="2017-01-10T12:35:00Z">
                  <w:rPr/>
                </w:rPrChange>
              </w:rPr>
            </w:pPr>
            <w:r w:rsidRPr="00184A3A">
              <w:rPr>
                <w:rPrChange w:id="4311" w:author="Edward Leung" w:date="2017-01-10T12:35:00Z">
                  <w:rPr/>
                </w:rPrChange>
              </w:rPr>
              <w:t>Delete the corresponding poll scheme</w:t>
            </w:r>
          </w:p>
        </w:tc>
        <w:tc>
          <w:tcPr>
            <w:tcW w:w="3420" w:type="dxa"/>
          </w:tcPr>
          <w:p w14:paraId="79237DB4" w14:textId="77777777" w:rsidR="00843D85" w:rsidRPr="00184A3A" w:rsidRDefault="00843D85" w:rsidP="00F23C2F">
            <w:pPr>
              <w:rPr>
                <w:rPrChange w:id="4312" w:author="Edward Leung" w:date="2017-01-10T12:35:00Z">
                  <w:rPr/>
                </w:rPrChange>
              </w:rPr>
            </w:pPr>
            <w:r w:rsidRPr="00184A3A">
              <w:rPr>
                <w:rPrChange w:id="4313" w:author="Edward Leung" w:date="2017-01-10T12:35:00Z">
                  <w:rPr/>
                </w:rPrChange>
              </w:rPr>
              <w:t>N/A</w:t>
            </w:r>
          </w:p>
        </w:tc>
      </w:tr>
      <w:tr w:rsidR="00843D85" w:rsidRPr="00184A3A" w14:paraId="22F9399B" w14:textId="77777777" w:rsidTr="00F23C2F">
        <w:tc>
          <w:tcPr>
            <w:tcW w:w="1900" w:type="dxa"/>
          </w:tcPr>
          <w:p w14:paraId="77D414D9" w14:textId="77777777" w:rsidR="00843D85" w:rsidRPr="00184A3A" w:rsidRDefault="00843D85" w:rsidP="00F23C2F">
            <w:pPr>
              <w:rPr>
                <w:rPrChange w:id="4314" w:author="Edward Leung" w:date="2017-01-10T12:35:00Z">
                  <w:rPr/>
                </w:rPrChange>
              </w:rPr>
            </w:pPr>
            <w:r w:rsidRPr="00184A3A">
              <w:rPr>
                <w:rPrChange w:id="4315" w:author="Edward Leung" w:date="2017-01-10T12:35:00Z">
                  <w:rPr/>
                </w:rPrChange>
              </w:rPr>
              <w:t>Operation -</w:t>
            </w:r>
            <w:r w:rsidRPr="00184A3A">
              <w:rPr>
                <w:b/>
                <w:rPrChange w:id="4316" w:author="Edward Leung" w:date="2017-01-10T12:35:00Z">
                  <w:rPr>
                    <w:b/>
                  </w:rPr>
                </w:rPrChange>
              </w:rPr>
              <w:t>Detail</w:t>
            </w:r>
          </w:p>
        </w:tc>
        <w:tc>
          <w:tcPr>
            <w:tcW w:w="1120" w:type="dxa"/>
          </w:tcPr>
          <w:p w14:paraId="1E30AEBD" w14:textId="77777777" w:rsidR="00843D85" w:rsidRPr="00184A3A" w:rsidRDefault="00843D85" w:rsidP="00F23C2F">
            <w:pPr>
              <w:rPr>
                <w:rPrChange w:id="4317" w:author="Edward Leung" w:date="2017-01-10T12:35:00Z">
                  <w:rPr/>
                </w:rPrChange>
              </w:rPr>
            </w:pPr>
            <w:r w:rsidRPr="00184A3A">
              <w:rPr>
                <w:rPrChange w:id="4318" w:author="Edward Leung" w:date="2017-01-10T12:35:00Z">
                  <w:rPr/>
                </w:rPrChange>
              </w:rPr>
              <w:t>Button</w:t>
            </w:r>
          </w:p>
        </w:tc>
        <w:tc>
          <w:tcPr>
            <w:tcW w:w="3920" w:type="dxa"/>
          </w:tcPr>
          <w:p w14:paraId="4CAC3D56" w14:textId="0184C50D" w:rsidR="00843D85" w:rsidRPr="00184A3A" w:rsidRDefault="00843D85" w:rsidP="00F23C2F">
            <w:pPr>
              <w:rPr>
                <w:rPrChange w:id="4319" w:author="Edward Leung" w:date="2017-01-10T12:35:00Z">
                  <w:rPr/>
                </w:rPrChange>
              </w:rPr>
            </w:pPr>
            <w:r w:rsidRPr="00184A3A">
              <w:rPr>
                <w:rPrChange w:id="4320" w:author="Edward Leung" w:date="2017-01-10T12:35:00Z">
                  <w:rPr/>
                </w:rPrChange>
              </w:rPr>
              <w:t>View the corresponding poll scheme detail</w:t>
            </w:r>
          </w:p>
        </w:tc>
        <w:tc>
          <w:tcPr>
            <w:tcW w:w="3420" w:type="dxa"/>
          </w:tcPr>
          <w:p w14:paraId="06B9DA52" w14:textId="77777777" w:rsidR="00843D85" w:rsidRPr="00184A3A" w:rsidRDefault="00843D85" w:rsidP="00F23C2F">
            <w:pPr>
              <w:rPr>
                <w:rPrChange w:id="4321" w:author="Edward Leung" w:date="2017-01-10T12:35:00Z">
                  <w:rPr/>
                </w:rPrChange>
              </w:rPr>
            </w:pPr>
            <w:r w:rsidRPr="00184A3A">
              <w:rPr>
                <w:rPrChange w:id="4322" w:author="Edward Leung" w:date="2017-01-10T12:35:00Z">
                  <w:rPr/>
                </w:rPrChange>
              </w:rPr>
              <w:t>N/A</w:t>
            </w:r>
          </w:p>
        </w:tc>
      </w:tr>
    </w:tbl>
    <w:p w14:paraId="22488AD1" w14:textId="0434D391" w:rsidR="00712376" w:rsidRPr="00184A3A" w:rsidRDefault="00712376" w:rsidP="00712376">
      <w:pPr>
        <w:ind w:left="450"/>
        <w:rPr>
          <w:lang w:eastAsia="zh-CN"/>
          <w:rPrChange w:id="4323" w:author="Edward Leung" w:date="2017-01-10T12:35:00Z">
            <w:rPr>
              <w:lang w:eastAsia="zh-CN"/>
            </w:rPr>
          </w:rPrChange>
        </w:rPr>
      </w:pPr>
    </w:p>
    <w:p w14:paraId="540229E0" w14:textId="77777777" w:rsidR="00712376" w:rsidRPr="00184A3A" w:rsidRDefault="00712376" w:rsidP="00712376">
      <w:pPr>
        <w:pStyle w:val="Heading4"/>
        <w:ind w:left="864"/>
        <w:rPr>
          <w:rPrChange w:id="4324" w:author="Edward Leung" w:date="2017-01-10T12:35:00Z">
            <w:rPr/>
          </w:rPrChange>
        </w:rPr>
      </w:pPr>
      <w:r w:rsidRPr="00184A3A">
        <w:rPr>
          <w:rPrChange w:id="4325" w:author="Edward Leung" w:date="2017-01-10T12:35:00Z">
            <w:rPr/>
          </w:rPrChange>
        </w:rPr>
        <w:t>User/Security Group</w:t>
      </w:r>
    </w:p>
    <w:p w14:paraId="6BE03485" w14:textId="77777777" w:rsidR="00CC4959" w:rsidRPr="00184A3A" w:rsidRDefault="00CC4959" w:rsidP="00CC4959">
      <w:pPr>
        <w:ind w:left="360"/>
        <w:rPr>
          <w:rFonts w:eastAsia="SimSun"/>
          <w:rPrChange w:id="4326" w:author="Edward Leung" w:date="2017-01-10T12:35:00Z">
            <w:rPr>
              <w:rFonts w:eastAsia="SimSun"/>
            </w:rPr>
          </w:rPrChange>
        </w:rPr>
      </w:pPr>
      <w:r w:rsidRPr="00184A3A">
        <w:rPr>
          <w:rFonts w:eastAsia="SimSun"/>
          <w:rPrChange w:id="4327" w:author="Edward Leung" w:date="2017-01-10T12:35:00Z">
            <w:rPr>
              <w:rFonts w:eastAsia="SimSun"/>
            </w:rPr>
          </w:rPrChange>
        </w:rPr>
        <w:t>This function can be accessed by the following user(s):</w:t>
      </w:r>
    </w:p>
    <w:p w14:paraId="134BB18E" w14:textId="77777777" w:rsidR="00CC4959" w:rsidRPr="00184A3A" w:rsidRDefault="00CC4959" w:rsidP="00CC4959">
      <w:pPr>
        <w:pStyle w:val="ListParagraph"/>
        <w:numPr>
          <w:ilvl w:val="0"/>
          <w:numId w:val="3"/>
        </w:numPr>
        <w:rPr>
          <w:rFonts w:eastAsia="SimSun"/>
          <w:rPrChange w:id="4328" w:author="Edward Leung" w:date="2017-01-10T12:35:00Z">
            <w:rPr>
              <w:rFonts w:eastAsia="SimSun"/>
            </w:rPr>
          </w:rPrChange>
        </w:rPr>
      </w:pPr>
      <w:r w:rsidRPr="00184A3A">
        <w:rPr>
          <w:rFonts w:eastAsia="SimSun"/>
          <w:rPrChange w:id="4329" w:author="Edward Leung" w:date="2017-01-10T12:35:00Z">
            <w:rPr>
              <w:rFonts w:eastAsia="SimSun"/>
            </w:rPr>
          </w:rPrChange>
        </w:rPr>
        <w:t>System Admin</w:t>
      </w:r>
    </w:p>
    <w:p w14:paraId="02892E24" w14:textId="77777777" w:rsidR="00712376" w:rsidRPr="00184A3A" w:rsidRDefault="00712376" w:rsidP="00712376">
      <w:pPr>
        <w:pStyle w:val="Heading4"/>
        <w:ind w:left="864"/>
        <w:rPr>
          <w:rPrChange w:id="4330" w:author="Edward Leung" w:date="2017-01-10T12:35:00Z">
            <w:rPr/>
          </w:rPrChange>
        </w:rPr>
      </w:pPr>
      <w:r w:rsidRPr="00184A3A">
        <w:rPr>
          <w:rPrChange w:id="4331" w:author="Edward Leung" w:date="2017-01-10T12:35:00Z">
            <w:rPr/>
          </w:rPrChange>
        </w:rPr>
        <w:t>Data Fields &amp; Presentation Logic</w:t>
      </w:r>
    </w:p>
    <w:p w14:paraId="63BBCF73" w14:textId="77777777" w:rsidR="00712376" w:rsidRPr="00184A3A" w:rsidRDefault="00712376" w:rsidP="00712376">
      <w:pPr>
        <w:ind w:left="450"/>
        <w:rPr>
          <w:lang w:eastAsia="zh-CN"/>
          <w:rPrChange w:id="4332" w:author="Edward Leung" w:date="2017-01-10T12:35:00Z">
            <w:rPr>
              <w:lang w:eastAsia="zh-CN"/>
            </w:rPr>
          </w:rPrChange>
        </w:rPr>
      </w:pPr>
      <w:r w:rsidRPr="00184A3A">
        <w:rPr>
          <w:lang w:eastAsia="zh-CN"/>
          <w:rPrChange w:id="4333" w:author="Edward Leung" w:date="2017-01-10T12:35:00Z">
            <w:rPr>
              <w:lang w:eastAsia="zh-CN"/>
            </w:rPr>
          </w:rPrChange>
        </w:rPr>
        <w:t>N/A</w:t>
      </w:r>
    </w:p>
    <w:p w14:paraId="37126DB6" w14:textId="77777777" w:rsidR="00712376" w:rsidRPr="00184A3A" w:rsidRDefault="00712376" w:rsidP="00712376">
      <w:pPr>
        <w:pStyle w:val="Heading4"/>
        <w:ind w:left="864"/>
        <w:rPr>
          <w:rPrChange w:id="4334" w:author="Edward Leung" w:date="2017-01-10T12:35:00Z">
            <w:rPr/>
          </w:rPrChange>
        </w:rPr>
      </w:pPr>
      <w:r w:rsidRPr="00184A3A">
        <w:rPr>
          <w:rPrChange w:id="4335" w:author="Edward Leung" w:date="2017-01-10T12:35:00Z">
            <w:rPr/>
          </w:rPrChange>
        </w:rPr>
        <w:lastRenderedPageBreak/>
        <w:t>Assumptions/Constraints</w:t>
      </w:r>
    </w:p>
    <w:p w14:paraId="59079E0E" w14:textId="77777777" w:rsidR="00712376" w:rsidRPr="00184A3A" w:rsidRDefault="00712376" w:rsidP="00712376">
      <w:pPr>
        <w:ind w:left="450"/>
        <w:rPr>
          <w:lang w:eastAsia="zh-CN"/>
          <w:rPrChange w:id="4336" w:author="Edward Leung" w:date="2017-01-10T12:35:00Z">
            <w:rPr>
              <w:lang w:eastAsia="zh-CN"/>
            </w:rPr>
          </w:rPrChange>
        </w:rPr>
      </w:pPr>
      <w:r w:rsidRPr="00184A3A">
        <w:rPr>
          <w:lang w:eastAsia="zh-CN"/>
          <w:rPrChange w:id="4337" w:author="Edward Leung" w:date="2017-01-10T12:35:00Z">
            <w:rPr>
              <w:lang w:eastAsia="zh-CN"/>
            </w:rPr>
          </w:rPrChange>
        </w:rPr>
        <w:t>N/A</w:t>
      </w:r>
    </w:p>
    <w:p w14:paraId="14476F1B" w14:textId="77777777" w:rsidR="00712376" w:rsidRPr="00184A3A" w:rsidRDefault="00712376" w:rsidP="00712376">
      <w:pPr>
        <w:pStyle w:val="Heading4"/>
        <w:ind w:left="864"/>
        <w:rPr>
          <w:rPrChange w:id="4338" w:author="Edward Leung" w:date="2017-01-10T12:35:00Z">
            <w:rPr/>
          </w:rPrChange>
        </w:rPr>
      </w:pPr>
      <w:r w:rsidRPr="00184A3A">
        <w:rPr>
          <w:rPrChange w:id="4339" w:author="Edward Leung" w:date="2017-01-10T12:35:00Z">
            <w:rPr/>
          </w:rPrChange>
        </w:rPr>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14:paraId="157A1355" w14:textId="77777777" w:rsidTr="0090729B">
        <w:tc>
          <w:tcPr>
            <w:tcW w:w="1497" w:type="dxa"/>
            <w:shd w:val="clear" w:color="auto" w:fill="C6D9F1"/>
          </w:tcPr>
          <w:p w14:paraId="5EF752CA" w14:textId="77777777" w:rsidR="00533274" w:rsidRPr="00184A3A" w:rsidRDefault="00533274" w:rsidP="0090729B">
            <w:pPr>
              <w:pStyle w:val="BodyText"/>
              <w:rPr>
                <w:b/>
                <w:rPrChange w:id="4340" w:author="Edward Leung" w:date="2017-01-10T12:35:00Z">
                  <w:rPr>
                    <w:b/>
                  </w:rPr>
                </w:rPrChange>
              </w:rPr>
            </w:pPr>
            <w:r w:rsidRPr="00184A3A">
              <w:rPr>
                <w:b/>
                <w:rPrChange w:id="4341" w:author="Edward Leung" w:date="2017-01-10T12:35:00Z">
                  <w:rPr>
                    <w:b/>
                  </w:rPr>
                </w:rPrChange>
              </w:rPr>
              <w:t>Error Code</w:t>
            </w:r>
          </w:p>
        </w:tc>
        <w:tc>
          <w:tcPr>
            <w:tcW w:w="1260" w:type="dxa"/>
            <w:shd w:val="clear" w:color="auto" w:fill="C6D9F1"/>
          </w:tcPr>
          <w:p w14:paraId="51300219" w14:textId="77777777" w:rsidR="00533274" w:rsidRPr="00184A3A" w:rsidRDefault="00533274" w:rsidP="0090729B">
            <w:pPr>
              <w:pStyle w:val="BodyText"/>
              <w:rPr>
                <w:b/>
                <w:rPrChange w:id="4342" w:author="Edward Leung" w:date="2017-01-10T12:35:00Z">
                  <w:rPr>
                    <w:b/>
                  </w:rPr>
                </w:rPrChange>
              </w:rPr>
            </w:pPr>
            <w:r w:rsidRPr="00184A3A">
              <w:rPr>
                <w:b/>
                <w:rPrChange w:id="4343" w:author="Edward Leung" w:date="2017-01-10T12:35:00Z">
                  <w:rPr>
                    <w:b/>
                  </w:rPr>
                </w:rPrChange>
              </w:rPr>
              <w:t>Severity</w:t>
            </w:r>
          </w:p>
        </w:tc>
        <w:tc>
          <w:tcPr>
            <w:tcW w:w="7465" w:type="dxa"/>
            <w:shd w:val="clear" w:color="auto" w:fill="C6D9F1"/>
          </w:tcPr>
          <w:p w14:paraId="39CD5672" w14:textId="77777777" w:rsidR="00533274" w:rsidRPr="00184A3A" w:rsidRDefault="00533274" w:rsidP="0090729B">
            <w:pPr>
              <w:pStyle w:val="BodyText"/>
              <w:rPr>
                <w:b/>
                <w:rPrChange w:id="4344" w:author="Edward Leung" w:date="2017-01-10T12:35:00Z">
                  <w:rPr>
                    <w:b/>
                  </w:rPr>
                </w:rPrChange>
              </w:rPr>
            </w:pPr>
            <w:r w:rsidRPr="00184A3A">
              <w:rPr>
                <w:b/>
                <w:rPrChange w:id="4345" w:author="Edward Leung" w:date="2017-01-10T12:35:00Z">
                  <w:rPr>
                    <w:b/>
                  </w:rPr>
                </w:rPrChange>
              </w:rPr>
              <w:t>Error Message</w:t>
            </w:r>
          </w:p>
        </w:tc>
      </w:tr>
      <w:tr w:rsidR="00533274" w:rsidRPr="00184A3A" w14:paraId="3C855218" w14:textId="77777777" w:rsidTr="0090729B">
        <w:tc>
          <w:tcPr>
            <w:tcW w:w="1497" w:type="dxa"/>
          </w:tcPr>
          <w:p w14:paraId="07445509" w14:textId="77777777" w:rsidR="00533274" w:rsidRPr="00184A3A" w:rsidRDefault="00533274" w:rsidP="0090729B">
            <w:pPr>
              <w:rPr>
                <w:rPrChange w:id="4346" w:author="Edward Leung" w:date="2017-01-10T12:35:00Z">
                  <w:rPr/>
                </w:rPrChange>
              </w:rPr>
            </w:pPr>
          </w:p>
        </w:tc>
        <w:tc>
          <w:tcPr>
            <w:tcW w:w="1260" w:type="dxa"/>
          </w:tcPr>
          <w:p w14:paraId="637EF3BD" w14:textId="77777777" w:rsidR="00533274" w:rsidRPr="00184A3A" w:rsidRDefault="00533274" w:rsidP="0090729B">
            <w:pPr>
              <w:rPr>
                <w:rPrChange w:id="4347" w:author="Edward Leung" w:date="2017-01-10T12:35:00Z">
                  <w:rPr/>
                </w:rPrChange>
              </w:rPr>
            </w:pPr>
          </w:p>
        </w:tc>
        <w:tc>
          <w:tcPr>
            <w:tcW w:w="7465" w:type="dxa"/>
          </w:tcPr>
          <w:p w14:paraId="18597FB7" w14:textId="144D3127" w:rsidR="00533274" w:rsidRPr="00184A3A" w:rsidRDefault="000D6E76" w:rsidP="0090729B">
            <w:pPr>
              <w:rPr>
                <w:rPrChange w:id="4348" w:author="Edward Leung" w:date="2017-01-10T12:35:00Z">
                  <w:rPr/>
                </w:rPrChange>
              </w:rPr>
            </w:pPr>
            <w:ins w:id="4349" w:author="Dick Chan" w:date="2017-01-10T10:11:00Z">
              <w:r w:rsidRPr="00184A3A">
                <w:rPr>
                  <w:rPrChange w:id="4350" w:author="Edward Leung" w:date="2017-01-10T12:35:00Z">
                    <w:rPr/>
                  </w:rPrChange>
                </w:rPr>
                <w:t>Dick??? No validation or incomplete???</w:t>
              </w:r>
            </w:ins>
          </w:p>
        </w:tc>
      </w:tr>
    </w:tbl>
    <w:p w14:paraId="69BDC797" w14:textId="77777777" w:rsidR="00712376" w:rsidRPr="00184A3A" w:rsidRDefault="00712376" w:rsidP="00712376">
      <w:pPr>
        <w:rPr>
          <w:rFonts w:eastAsiaTheme="majorEastAsia" w:cstheme="majorBidi"/>
          <w:b/>
          <w:bCs/>
          <w:color w:val="4F81BD" w:themeColor="accent1"/>
          <w:lang w:eastAsia="zh-CN"/>
          <w:rPrChange w:id="4351" w:author="Edward Leung" w:date="2017-01-10T12:35:00Z">
            <w:rPr>
              <w:rFonts w:eastAsiaTheme="majorEastAsia" w:cstheme="majorBidi"/>
              <w:b/>
              <w:bCs/>
              <w:color w:val="4F81BD" w:themeColor="accent1"/>
              <w:lang w:eastAsia="zh-CN"/>
            </w:rPr>
          </w:rPrChange>
        </w:rPr>
      </w:pPr>
      <w:r w:rsidRPr="00184A3A">
        <w:rPr>
          <w:lang w:eastAsia="zh-CN"/>
          <w:rPrChange w:id="4352" w:author="Edward Leung" w:date="2017-01-10T12:35:00Z">
            <w:rPr>
              <w:lang w:eastAsia="zh-CN"/>
            </w:rPr>
          </w:rPrChange>
        </w:rPr>
        <w:br w:type="page"/>
      </w:r>
    </w:p>
    <w:p w14:paraId="309EDC40" w14:textId="3800B6F3" w:rsidR="00712376" w:rsidRPr="00184A3A" w:rsidRDefault="0064451A" w:rsidP="00712376">
      <w:pPr>
        <w:pStyle w:val="Heading3"/>
        <w:rPr>
          <w:lang w:eastAsia="zh-CN"/>
          <w:rPrChange w:id="4353" w:author="Edward Leung" w:date="2017-01-10T12:35:00Z">
            <w:rPr>
              <w:lang w:eastAsia="zh-CN"/>
            </w:rPr>
          </w:rPrChange>
        </w:rPr>
      </w:pPr>
      <w:r w:rsidRPr="00184A3A">
        <w:rPr>
          <w:lang w:eastAsia="zh-CN"/>
          <w:rPrChange w:id="4354" w:author="Edward Leung" w:date="2017-01-10T12:35:00Z">
            <w:rPr>
              <w:lang w:eastAsia="zh-CN"/>
            </w:rPr>
          </w:rPrChange>
        </w:rPr>
        <w:lastRenderedPageBreak/>
        <w:t>Maintain</w:t>
      </w:r>
      <w:r w:rsidR="00712376" w:rsidRPr="00184A3A">
        <w:rPr>
          <w:lang w:eastAsia="zh-CN"/>
          <w:rPrChange w:id="4355" w:author="Edward Leung" w:date="2017-01-10T12:35:00Z">
            <w:rPr>
              <w:lang w:eastAsia="zh-CN"/>
            </w:rPr>
          </w:rPrChange>
        </w:rPr>
        <w:t xml:space="preserve"> Branch </w:t>
      </w:r>
      <w:r w:rsidRPr="00184A3A">
        <w:rPr>
          <w:lang w:eastAsia="zh-CN"/>
          <w:rPrChange w:id="4356" w:author="Edward Leung" w:date="2017-01-10T12:35:00Z">
            <w:rPr>
              <w:lang w:eastAsia="zh-CN"/>
            </w:rPr>
          </w:rPrChange>
        </w:rPr>
        <w:t>Scheme (Create/Edit/Delete)</w:t>
      </w:r>
    </w:p>
    <w:p w14:paraId="59744868" w14:textId="77777777" w:rsidR="00712376" w:rsidRPr="00184A3A" w:rsidRDefault="00712376" w:rsidP="00712376">
      <w:pPr>
        <w:pStyle w:val="Heading4"/>
        <w:ind w:left="864"/>
        <w:rPr>
          <w:rPrChange w:id="4357" w:author="Edward Leung" w:date="2017-01-10T12:35:00Z">
            <w:rPr/>
          </w:rPrChange>
        </w:rPr>
      </w:pPr>
      <w:r w:rsidRPr="00184A3A">
        <w:rPr>
          <w:rPrChange w:id="4358" w:author="Edward Leung" w:date="2017-01-10T12:35:00Z">
            <w:rPr/>
          </w:rPrChange>
        </w:rPr>
        <w:t>Process/Work Flow</w:t>
      </w:r>
    </w:p>
    <w:p w14:paraId="6DE82FC2" w14:textId="41342D42" w:rsidR="005A6F86" w:rsidRPr="00184A3A" w:rsidRDefault="005A6F86" w:rsidP="005A6F86">
      <w:pPr>
        <w:ind w:left="360"/>
        <w:rPr>
          <w:lang w:eastAsia="zh-CN"/>
          <w:rPrChange w:id="4359" w:author="Edward Leung" w:date="2017-01-10T12:35:00Z">
            <w:rPr>
              <w:lang w:eastAsia="zh-CN"/>
            </w:rPr>
          </w:rPrChange>
        </w:rPr>
      </w:pPr>
      <w:r w:rsidRPr="00184A3A">
        <w:rPr>
          <w:lang w:eastAsia="zh-CN"/>
          <w:rPrChange w:id="4360" w:author="Edward Leung" w:date="2017-01-10T12:35:00Z">
            <w:rPr>
              <w:lang w:eastAsia="zh-CN"/>
            </w:rPr>
          </w:rPrChange>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5A6F86">
      <w:pPr>
        <w:ind w:left="360"/>
        <w:rPr>
          <w:b/>
          <w:u w:val="single"/>
          <w:lang w:eastAsia="zh-CN"/>
          <w:rPrChange w:id="4361" w:author="Edward Leung" w:date="2017-01-10T12:35:00Z">
            <w:rPr>
              <w:b/>
              <w:u w:val="single"/>
              <w:lang w:eastAsia="zh-CN"/>
            </w:rPr>
          </w:rPrChange>
        </w:rPr>
      </w:pPr>
      <w:r w:rsidRPr="00184A3A">
        <w:rPr>
          <w:b/>
          <w:u w:val="single"/>
          <w:lang w:eastAsia="zh-CN"/>
          <w:rPrChange w:id="4362" w:author="Edward Leung" w:date="2017-01-10T12:35:00Z">
            <w:rPr>
              <w:b/>
              <w:u w:val="single"/>
              <w:lang w:eastAsia="zh-CN"/>
            </w:rPr>
          </w:rPrChange>
        </w:rPr>
        <w:t>Business Logic</w:t>
      </w:r>
    </w:p>
    <w:p w14:paraId="7A55ACFE" w14:textId="6E68360F" w:rsidR="005A6F86" w:rsidRPr="00184A3A" w:rsidRDefault="005A6F86" w:rsidP="005A6F86">
      <w:pPr>
        <w:ind w:left="360"/>
        <w:rPr>
          <w:lang w:eastAsia="zh-CN"/>
          <w:rPrChange w:id="4363" w:author="Edward Leung" w:date="2017-01-10T12:35:00Z">
            <w:rPr>
              <w:lang w:eastAsia="zh-CN"/>
            </w:rPr>
          </w:rPrChange>
        </w:rPr>
      </w:pPr>
      <w:r w:rsidRPr="00184A3A">
        <w:rPr>
          <w:lang w:eastAsia="zh-CN"/>
          <w:rPrChange w:id="4364" w:author="Edward Leung" w:date="2017-01-10T12:35:00Z">
            <w:rPr>
              <w:lang w:eastAsia="zh-CN"/>
            </w:rPr>
          </w:rPrChange>
        </w:rPr>
        <w:t>By below operation from the “Maintain Branch Scheme” page, user is able to utilize different functions upon the poll branch scheme data.</w:t>
      </w:r>
    </w:p>
    <w:p w14:paraId="01AEAE1F" w14:textId="03D36E77" w:rsidR="005A6F86" w:rsidRPr="00184A3A" w:rsidRDefault="005A6F86" w:rsidP="005A6F86">
      <w:pPr>
        <w:ind w:left="360"/>
        <w:rPr>
          <w:b/>
          <w:u w:val="single"/>
          <w:rPrChange w:id="4365" w:author="Edward Leung" w:date="2017-01-10T12:35:00Z">
            <w:rPr>
              <w:b/>
              <w:u w:val="single"/>
            </w:rPr>
          </w:rPrChange>
        </w:rPr>
      </w:pPr>
      <w:r w:rsidRPr="00184A3A">
        <w:rPr>
          <w:b/>
          <w:u w:val="single"/>
          <w:rPrChange w:id="4366" w:author="Edward Leung" w:date="2017-01-10T12:35:00Z">
            <w:rPr>
              <w:b/>
              <w:u w:val="single"/>
            </w:rPr>
          </w:rPrChange>
        </w:rPr>
        <w:t xml:space="preserve">Maintain Branch </w:t>
      </w:r>
      <w:r w:rsidR="00541505" w:rsidRPr="00184A3A">
        <w:rPr>
          <w:b/>
          <w:u w:val="single"/>
          <w:rPrChange w:id="4367" w:author="Edward Leung" w:date="2017-01-10T12:35:00Z">
            <w:rPr>
              <w:b/>
              <w:u w:val="single"/>
            </w:rPr>
          </w:rPrChange>
        </w:rPr>
        <w:t>Scheme</w:t>
      </w:r>
      <w:r w:rsidRPr="00184A3A">
        <w:rPr>
          <w:b/>
          <w:u w:val="single"/>
          <w:rPrChange w:id="4368" w:author="Edward Leung" w:date="2017-01-10T12:35:00Z">
            <w:rPr>
              <w:b/>
              <w:u w:val="single"/>
            </w:rPr>
          </w:rPrChange>
        </w:rPr>
        <w:t xml:space="preserve"> (Create)</w:t>
      </w:r>
    </w:p>
    <w:p w14:paraId="0167B200" w14:textId="32A79E76" w:rsidR="005A6F86" w:rsidRPr="00184A3A" w:rsidRDefault="005A6F86" w:rsidP="00541505">
      <w:pPr>
        <w:pStyle w:val="Texte1"/>
        <w:tabs>
          <w:tab w:val="left" w:pos="2520"/>
        </w:tabs>
        <w:ind w:left="2520" w:hanging="2160"/>
        <w:rPr>
          <w:rFonts w:ascii="Palatino Linotype" w:hAnsi="Palatino Linotype" w:cs="Arial"/>
          <w:sz w:val="20"/>
          <w:rPrChange w:id="4369" w:author="Edward Leung" w:date="2017-01-10T12:35:00Z">
            <w:rPr>
              <w:rFonts w:ascii="Palatino Linotype" w:hAnsi="Palatino Linotype" w:cs="Arial"/>
              <w:sz w:val="20"/>
            </w:rPr>
          </w:rPrChange>
        </w:rPr>
      </w:pPr>
      <w:r w:rsidRPr="00184A3A">
        <w:rPr>
          <w:rFonts w:ascii="Palatino Linotype" w:hAnsi="Palatino Linotype" w:cs="Arial"/>
          <w:sz w:val="20"/>
          <w:rPrChange w:id="4370" w:author="Edward Leung" w:date="2017-01-10T12:35:00Z">
            <w:rPr>
              <w:rFonts w:ascii="Palatino Linotype" w:hAnsi="Palatino Linotype" w:cs="Arial"/>
              <w:sz w:val="20"/>
            </w:rPr>
          </w:rPrChange>
        </w:rPr>
        <w:t>Home</w:t>
      </w:r>
      <w:r w:rsidR="0013302E" w:rsidRPr="00184A3A">
        <w:rPr>
          <w:rFonts w:ascii="Palatino Linotype" w:hAnsi="Palatino Linotype" w:cs="Arial"/>
          <w:sz w:val="20"/>
          <w:rPrChange w:id="4371" w:author="Edward Leung" w:date="2017-01-10T12:35:00Z">
            <w:rPr>
              <w:rFonts w:ascii="Palatino Linotype" w:hAnsi="Palatino Linotype" w:cs="Arial"/>
              <w:sz w:val="20"/>
            </w:rPr>
          </w:rPrChange>
        </w:rPr>
        <w:t>&gt;</w:t>
      </w:r>
      <w:r w:rsidRPr="00184A3A">
        <w:rPr>
          <w:rFonts w:ascii="Palatino Linotype" w:hAnsi="Palatino Linotype" w:cs="Arial"/>
          <w:sz w:val="20"/>
          <w:rPrChange w:id="4372" w:author="Edward Leung" w:date="2017-01-10T12:35:00Z">
            <w:rPr>
              <w:rFonts w:ascii="Palatino Linotype" w:hAnsi="Palatino Linotype" w:cs="Arial"/>
              <w:sz w:val="20"/>
            </w:rPr>
          </w:rPrChange>
        </w:rPr>
        <w:t xml:space="preserve"> Polling Configuration</w:t>
      </w:r>
      <w:r w:rsidR="0013302E" w:rsidRPr="00184A3A">
        <w:rPr>
          <w:rFonts w:ascii="Palatino Linotype" w:hAnsi="Palatino Linotype" w:cs="Arial"/>
          <w:sz w:val="20"/>
          <w:rPrChange w:id="4373" w:author="Edward Leung" w:date="2017-01-10T12:35:00Z">
            <w:rPr>
              <w:rFonts w:ascii="Palatino Linotype" w:hAnsi="Palatino Linotype" w:cs="Arial"/>
              <w:sz w:val="20"/>
            </w:rPr>
          </w:rPrChange>
        </w:rPr>
        <w:t>&gt;</w:t>
      </w:r>
      <w:r w:rsidRPr="00184A3A">
        <w:rPr>
          <w:rFonts w:ascii="Palatino Linotype" w:hAnsi="Palatino Linotype" w:cs="Arial"/>
          <w:sz w:val="20"/>
          <w:rPrChange w:id="4374" w:author="Edward Leung" w:date="2017-01-10T12:35:00Z">
            <w:rPr>
              <w:rFonts w:ascii="Palatino Linotype" w:hAnsi="Palatino Linotype" w:cs="Arial"/>
              <w:sz w:val="20"/>
            </w:rPr>
          </w:rPrChange>
        </w:rPr>
        <w:t xml:space="preserve"> Branch Scheme</w:t>
      </w:r>
      <w:r w:rsidR="0013302E" w:rsidRPr="00184A3A">
        <w:rPr>
          <w:rFonts w:ascii="Palatino Linotype" w:hAnsi="Palatino Linotype" w:cs="Arial"/>
          <w:sz w:val="20"/>
          <w:rPrChange w:id="4375" w:author="Edward Leung" w:date="2017-01-10T12:35:00Z">
            <w:rPr>
              <w:rFonts w:ascii="Palatino Linotype" w:hAnsi="Palatino Linotype" w:cs="Arial"/>
              <w:sz w:val="20"/>
            </w:rPr>
          </w:rPrChange>
        </w:rPr>
        <w:t>&gt;</w:t>
      </w:r>
      <w:r w:rsidRPr="00184A3A">
        <w:rPr>
          <w:rFonts w:ascii="Palatino Linotype" w:hAnsi="Palatino Linotype" w:cs="Arial"/>
          <w:sz w:val="20"/>
          <w:rPrChange w:id="4376" w:author="Edward Leung" w:date="2017-01-10T12:35:00Z">
            <w:rPr>
              <w:rFonts w:ascii="Palatino Linotype" w:hAnsi="Palatino Linotype" w:cs="Arial"/>
              <w:sz w:val="20"/>
            </w:rPr>
          </w:rPrChange>
        </w:rPr>
        <w:t xml:space="preserve"> Create</w:t>
      </w:r>
    </w:p>
    <w:p w14:paraId="255A9B07" w14:textId="3F6F6378" w:rsidR="005A6F86" w:rsidRPr="00184A3A" w:rsidRDefault="005A6F86" w:rsidP="005A6F86">
      <w:pPr>
        <w:ind w:left="360"/>
        <w:rPr>
          <w:szCs w:val="20"/>
          <w:rPrChange w:id="4377" w:author="Edward Leung" w:date="2017-01-10T12:35:00Z">
            <w:rPr>
              <w:szCs w:val="20"/>
            </w:rPr>
          </w:rPrChange>
        </w:rPr>
      </w:pPr>
      <w:r w:rsidRPr="00184A3A">
        <w:rPr>
          <w:szCs w:val="20"/>
          <w:rPrChange w:id="4378" w:author="Edward Leung" w:date="2017-01-10T12:35:00Z">
            <w:rPr>
              <w:szCs w:val="20"/>
            </w:rPr>
          </w:rPrChange>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5A6F86">
      <w:pPr>
        <w:ind w:left="360"/>
        <w:rPr>
          <w:b/>
          <w:u w:val="single"/>
          <w:rPrChange w:id="4379" w:author="Edward Leung" w:date="2017-01-10T12:35:00Z">
            <w:rPr>
              <w:b/>
              <w:u w:val="single"/>
            </w:rPr>
          </w:rPrChange>
        </w:rPr>
      </w:pPr>
      <w:r w:rsidRPr="00184A3A">
        <w:rPr>
          <w:b/>
          <w:u w:val="single"/>
          <w:rPrChange w:id="4380" w:author="Edward Leung" w:date="2017-01-10T12:35:00Z">
            <w:rPr>
              <w:b/>
              <w:u w:val="single"/>
            </w:rPr>
          </w:rPrChange>
        </w:rPr>
        <w:t xml:space="preserve">Maintain Branch </w:t>
      </w:r>
      <w:r w:rsidR="00541505" w:rsidRPr="00184A3A">
        <w:rPr>
          <w:b/>
          <w:u w:val="single"/>
          <w:rPrChange w:id="4381" w:author="Edward Leung" w:date="2017-01-10T12:35:00Z">
            <w:rPr>
              <w:b/>
              <w:u w:val="single"/>
            </w:rPr>
          </w:rPrChange>
        </w:rPr>
        <w:t xml:space="preserve">Scheme </w:t>
      </w:r>
      <w:r w:rsidRPr="00184A3A">
        <w:rPr>
          <w:b/>
          <w:u w:val="single"/>
          <w:rPrChange w:id="4382" w:author="Edward Leung" w:date="2017-01-10T12:35:00Z">
            <w:rPr>
              <w:b/>
              <w:u w:val="single"/>
            </w:rPr>
          </w:rPrChange>
        </w:rPr>
        <w:t>(Edit)</w:t>
      </w:r>
    </w:p>
    <w:p w14:paraId="6E5DC6AC" w14:textId="492CAB46" w:rsidR="005A6F86" w:rsidRPr="00184A3A" w:rsidRDefault="005A6F86" w:rsidP="00541505">
      <w:pPr>
        <w:pStyle w:val="Texte1"/>
        <w:tabs>
          <w:tab w:val="left" w:pos="360"/>
        </w:tabs>
        <w:ind w:left="360"/>
        <w:rPr>
          <w:rFonts w:ascii="Palatino Linotype" w:hAnsi="Palatino Linotype" w:cs="Arial"/>
          <w:sz w:val="20"/>
          <w:rPrChange w:id="4383" w:author="Edward Leung" w:date="2017-01-10T12:35:00Z">
            <w:rPr>
              <w:rFonts w:ascii="Palatino Linotype" w:hAnsi="Palatino Linotype" w:cs="Arial"/>
              <w:sz w:val="20"/>
            </w:rPr>
          </w:rPrChange>
        </w:rPr>
      </w:pPr>
      <w:r w:rsidRPr="00184A3A">
        <w:rPr>
          <w:rFonts w:ascii="Palatino Linotype" w:hAnsi="Palatino Linotype" w:cs="Arial"/>
          <w:sz w:val="20"/>
          <w:rPrChange w:id="4384" w:author="Edward Leung" w:date="2017-01-10T12:35:00Z">
            <w:rPr>
              <w:rFonts w:ascii="Palatino Linotype" w:hAnsi="Palatino Linotype" w:cs="Arial"/>
              <w:sz w:val="20"/>
            </w:rPr>
          </w:rPrChange>
        </w:rPr>
        <w:t>Home</w:t>
      </w:r>
      <w:r w:rsidR="0013302E" w:rsidRPr="00184A3A">
        <w:rPr>
          <w:rFonts w:ascii="Palatino Linotype" w:hAnsi="Palatino Linotype" w:cs="Arial"/>
          <w:sz w:val="20"/>
          <w:rPrChange w:id="4385" w:author="Edward Leung" w:date="2017-01-10T12:35:00Z">
            <w:rPr>
              <w:rFonts w:ascii="Palatino Linotype" w:hAnsi="Palatino Linotype" w:cs="Arial"/>
              <w:sz w:val="20"/>
            </w:rPr>
          </w:rPrChange>
        </w:rPr>
        <w:t>&gt;</w:t>
      </w:r>
      <w:r w:rsidRPr="00184A3A">
        <w:rPr>
          <w:rFonts w:ascii="Palatino Linotype" w:hAnsi="Palatino Linotype" w:cs="Arial"/>
          <w:sz w:val="20"/>
          <w:rPrChange w:id="4386" w:author="Edward Leung" w:date="2017-01-10T12:35:00Z">
            <w:rPr>
              <w:rFonts w:ascii="Palatino Linotype" w:hAnsi="Palatino Linotype" w:cs="Arial"/>
              <w:sz w:val="20"/>
            </w:rPr>
          </w:rPrChange>
        </w:rPr>
        <w:t xml:space="preserve"> Polling Configuration</w:t>
      </w:r>
      <w:r w:rsidR="0013302E" w:rsidRPr="00184A3A">
        <w:rPr>
          <w:rFonts w:ascii="Palatino Linotype" w:hAnsi="Palatino Linotype" w:cs="Arial"/>
          <w:sz w:val="20"/>
          <w:rPrChange w:id="4387" w:author="Edward Leung" w:date="2017-01-10T12:35:00Z">
            <w:rPr>
              <w:rFonts w:ascii="Palatino Linotype" w:hAnsi="Palatino Linotype" w:cs="Arial"/>
              <w:sz w:val="20"/>
            </w:rPr>
          </w:rPrChange>
        </w:rPr>
        <w:t>&gt;</w:t>
      </w:r>
      <w:r w:rsidRPr="00184A3A">
        <w:rPr>
          <w:rFonts w:ascii="Palatino Linotype" w:hAnsi="Palatino Linotype" w:cs="Arial"/>
          <w:sz w:val="20"/>
          <w:rPrChange w:id="4388" w:author="Edward Leung" w:date="2017-01-10T12:35:00Z">
            <w:rPr>
              <w:rFonts w:ascii="Palatino Linotype" w:hAnsi="Palatino Linotype" w:cs="Arial"/>
              <w:sz w:val="20"/>
            </w:rPr>
          </w:rPrChange>
        </w:rPr>
        <w:t xml:space="preserve"> Branch Scheme</w:t>
      </w:r>
      <w:r w:rsidR="0013302E" w:rsidRPr="00184A3A">
        <w:rPr>
          <w:rFonts w:ascii="Palatino Linotype" w:hAnsi="Palatino Linotype" w:cs="Arial"/>
          <w:sz w:val="20"/>
          <w:rPrChange w:id="4389" w:author="Edward Leung" w:date="2017-01-10T12:35:00Z">
            <w:rPr>
              <w:rFonts w:ascii="Palatino Linotype" w:hAnsi="Palatino Linotype" w:cs="Arial"/>
              <w:sz w:val="20"/>
            </w:rPr>
          </w:rPrChange>
        </w:rPr>
        <w:t>&gt;</w:t>
      </w:r>
      <w:r w:rsidRPr="00184A3A">
        <w:rPr>
          <w:rFonts w:ascii="Palatino Linotype" w:hAnsi="Palatino Linotype" w:cs="Arial"/>
          <w:sz w:val="20"/>
          <w:rPrChange w:id="4390" w:author="Edward Leung" w:date="2017-01-10T12:35:00Z">
            <w:rPr>
              <w:rFonts w:ascii="Palatino Linotype" w:hAnsi="Palatino Linotype" w:cs="Arial"/>
              <w:sz w:val="20"/>
            </w:rPr>
          </w:rPrChange>
        </w:rPr>
        <w:t xml:space="preserve"> Search Record</w:t>
      </w:r>
      <w:r w:rsidR="0013302E" w:rsidRPr="00184A3A">
        <w:rPr>
          <w:rFonts w:ascii="Palatino Linotype" w:hAnsi="Palatino Linotype" w:cs="Arial"/>
          <w:sz w:val="20"/>
          <w:rPrChange w:id="4391" w:author="Edward Leung" w:date="2017-01-10T12:35:00Z">
            <w:rPr>
              <w:rFonts w:ascii="Palatino Linotype" w:hAnsi="Palatino Linotype" w:cs="Arial"/>
              <w:sz w:val="20"/>
            </w:rPr>
          </w:rPrChange>
        </w:rPr>
        <w:t>&gt;</w:t>
      </w:r>
      <w:r w:rsidRPr="00184A3A">
        <w:rPr>
          <w:rFonts w:ascii="Palatino Linotype" w:hAnsi="Palatino Linotype" w:cs="Arial"/>
          <w:sz w:val="20"/>
          <w:rPrChange w:id="4392" w:author="Edward Leung" w:date="2017-01-10T12:35:00Z">
            <w:rPr>
              <w:rFonts w:ascii="Palatino Linotype" w:hAnsi="Palatino Linotype" w:cs="Arial"/>
              <w:sz w:val="20"/>
            </w:rPr>
          </w:rPrChange>
        </w:rPr>
        <w:t xml:space="preserve"> Edit </w:t>
      </w:r>
    </w:p>
    <w:p w14:paraId="5A6F1557" w14:textId="6DFE3CF4" w:rsidR="005A6F86" w:rsidRPr="00184A3A" w:rsidRDefault="005A6F86" w:rsidP="00541505">
      <w:pPr>
        <w:pStyle w:val="Texte1"/>
        <w:tabs>
          <w:tab w:val="left" w:pos="360"/>
        </w:tabs>
        <w:ind w:left="360"/>
        <w:rPr>
          <w:rFonts w:ascii="Palatino Linotype" w:hAnsi="Palatino Linotype" w:cs="Arial"/>
          <w:sz w:val="20"/>
          <w:rPrChange w:id="4393" w:author="Edward Leung" w:date="2017-01-10T12:35:00Z">
            <w:rPr>
              <w:rFonts w:ascii="Palatino Linotype" w:hAnsi="Palatino Linotype" w:cs="Arial"/>
              <w:sz w:val="20"/>
            </w:rPr>
          </w:rPrChange>
        </w:rPr>
      </w:pPr>
      <w:r w:rsidRPr="00184A3A">
        <w:rPr>
          <w:rFonts w:ascii="Palatino Linotype" w:hAnsi="Palatino Linotype" w:cs="Arial"/>
          <w:sz w:val="20"/>
          <w:rPrChange w:id="4394" w:author="Edward Leung" w:date="2017-01-10T12:35:00Z">
            <w:rPr>
              <w:rFonts w:ascii="Palatino Linotype" w:hAnsi="Palatino Linotype" w:cs="Arial"/>
              <w:sz w:val="20"/>
            </w:rPr>
          </w:rPrChange>
        </w:rPr>
        <w:t>A pop-up dialog contain in original branch info detail values will appear to receive input from the user by clicking the “Edit” button. Same as record creation, On clicking the “save” button, the system also validate upon the values, and save the record’s update.</w:t>
      </w:r>
    </w:p>
    <w:p w14:paraId="265EAC96" w14:textId="5CD41217" w:rsidR="005A6F86" w:rsidRPr="00184A3A" w:rsidRDefault="005A6F86" w:rsidP="005A6F86">
      <w:pPr>
        <w:ind w:left="360"/>
        <w:rPr>
          <w:b/>
          <w:u w:val="single"/>
          <w:rPrChange w:id="4395" w:author="Edward Leung" w:date="2017-01-10T12:35:00Z">
            <w:rPr>
              <w:b/>
              <w:u w:val="single"/>
            </w:rPr>
          </w:rPrChange>
        </w:rPr>
      </w:pPr>
      <w:r w:rsidRPr="00184A3A">
        <w:rPr>
          <w:b/>
          <w:u w:val="single"/>
          <w:rPrChange w:id="4396" w:author="Edward Leung" w:date="2017-01-10T12:35:00Z">
            <w:rPr>
              <w:b/>
              <w:u w:val="single"/>
            </w:rPr>
          </w:rPrChange>
        </w:rPr>
        <w:t xml:space="preserve">Maintain Branch </w:t>
      </w:r>
      <w:r w:rsidR="00541505" w:rsidRPr="00184A3A">
        <w:rPr>
          <w:b/>
          <w:u w:val="single"/>
          <w:rPrChange w:id="4397" w:author="Edward Leung" w:date="2017-01-10T12:35:00Z">
            <w:rPr>
              <w:b/>
              <w:u w:val="single"/>
            </w:rPr>
          </w:rPrChange>
        </w:rPr>
        <w:t xml:space="preserve">Scheme </w:t>
      </w:r>
      <w:r w:rsidRPr="00184A3A">
        <w:rPr>
          <w:b/>
          <w:u w:val="single"/>
          <w:rPrChange w:id="4398" w:author="Edward Leung" w:date="2017-01-10T12:35:00Z">
            <w:rPr>
              <w:b/>
              <w:u w:val="single"/>
            </w:rPr>
          </w:rPrChang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Change w:id="4399" w:author="Edward Leung" w:date="2017-01-10T12:35:00Z">
            <w:rPr>
              <w:rFonts w:ascii="Palatino Linotype" w:hAnsi="Palatino Linotype" w:cs="Arial"/>
              <w:sz w:val="20"/>
            </w:rPr>
          </w:rPrChange>
        </w:rPr>
      </w:pPr>
      <w:r w:rsidRPr="00184A3A">
        <w:rPr>
          <w:rFonts w:ascii="Palatino Linotype" w:hAnsi="Palatino Linotype" w:cs="Arial"/>
          <w:sz w:val="20"/>
          <w:rPrChange w:id="4400" w:author="Edward Leung" w:date="2017-01-10T12:35:00Z">
            <w:rPr>
              <w:rFonts w:ascii="Palatino Linotype" w:hAnsi="Palatino Linotype" w:cs="Arial"/>
              <w:sz w:val="20"/>
            </w:rPr>
          </w:rPrChange>
        </w:rPr>
        <w:t>Home</w:t>
      </w:r>
      <w:r w:rsidR="0013302E" w:rsidRPr="00184A3A">
        <w:rPr>
          <w:rFonts w:ascii="Palatino Linotype" w:hAnsi="Palatino Linotype" w:cs="Arial"/>
          <w:sz w:val="20"/>
          <w:rPrChange w:id="4401" w:author="Edward Leung" w:date="2017-01-10T12:35:00Z">
            <w:rPr>
              <w:rFonts w:ascii="Palatino Linotype" w:hAnsi="Palatino Linotype" w:cs="Arial"/>
              <w:sz w:val="20"/>
            </w:rPr>
          </w:rPrChange>
        </w:rPr>
        <w:t>&gt;</w:t>
      </w:r>
      <w:r w:rsidRPr="00184A3A">
        <w:rPr>
          <w:rFonts w:ascii="Palatino Linotype" w:hAnsi="Palatino Linotype" w:cs="Arial"/>
          <w:sz w:val="20"/>
          <w:rPrChange w:id="4402" w:author="Edward Leung" w:date="2017-01-10T12:35:00Z">
            <w:rPr>
              <w:rFonts w:ascii="Palatino Linotype" w:hAnsi="Palatino Linotype" w:cs="Arial"/>
              <w:sz w:val="20"/>
            </w:rPr>
          </w:rPrChange>
        </w:rPr>
        <w:t xml:space="preserve"> Polling Configuration</w:t>
      </w:r>
      <w:r w:rsidR="0013302E" w:rsidRPr="00184A3A">
        <w:rPr>
          <w:rFonts w:ascii="Palatino Linotype" w:hAnsi="Palatino Linotype" w:cs="Arial"/>
          <w:sz w:val="20"/>
          <w:rPrChange w:id="4403" w:author="Edward Leung" w:date="2017-01-10T12:35:00Z">
            <w:rPr>
              <w:rFonts w:ascii="Palatino Linotype" w:hAnsi="Palatino Linotype" w:cs="Arial"/>
              <w:sz w:val="20"/>
            </w:rPr>
          </w:rPrChange>
        </w:rPr>
        <w:t>&gt;</w:t>
      </w:r>
      <w:r w:rsidRPr="00184A3A">
        <w:rPr>
          <w:rFonts w:ascii="Palatino Linotype" w:hAnsi="Palatino Linotype" w:cs="Arial"/>
          <w:sz w:val="20"/>
          <w:rPrChange w:id="4404" w:author="Edward Leung" w:date="2017-01-10T12:35:00Z">
            <w:rPr>
              <w:rFonts w:ascii="Palatino Linotype" w:hAnsi="Palatino Linotype" w:cs="Arial"/>
              <w:sz w:val="20"/>
            </w:rPr>
          </w:rPrChange>
        </w:rPr>
        <w:t xml:space="preserve"> Branch Scheme</w:t>
      </w:r>
      <w:r w:rsidR="0013302E" w:rsidRPr="00184A3A">
        <w:rPr>
          <w:rFonts w:ascii="Palatino Linotype" w:hAnsi="Palatino Linotype" w:cs="Arial"/>
          <w:sz w:val="20"/>
          <w:rPrChange w:id="4405" w:author="Edward Leung" w:date="2017-01-10T12:35:00Z">
            <w:rPr>
              <w:rFonts w:ascii="Palatino Linotype" w:hAnsi="Palatino Linotype" w:cs="Arial"/>
              <w:sz w:val="20"/>
            </w:rPr>
          </w:rPrChange>
        </w:rPr>
        <w:t>&gt;</w:t>
      </w:r>
      <w:r w:rsidRPr="00184A3A">
        <w:rPr>
          <w:rFonts w:ascii="Palatino Linotype" w:hAnsi="Palatino Linotype" w:cs="Arial"/>
          <w:sz w:val="20"/>
          <w:rPrChange w:id="4406" w:author="Edward Leung" w:date="2017-01-10T12:35:00Z">
            <w:rPr>
              <w:rFonts w:ascii="Palatino Linotype" w:hAnsi="Palatino Linotype" w:cs="Arial"/>
              <w:sz w:val="20"/>
            </w:rPr>
          </w:rPrChange>
        </w:rPr>
        <w:t xml:space="preserve"> Search Record</w:t>
      </w:r>
      <w:r w:rsidR="0013302E" w:rsidRPr="00184A3A">
        <w:rPr>
          <w:rFonts w:ascii="Palatino Linotype" w:hAnsi="Palatino Linotype" w:cs="Arial"/>
          <w:sz w:val="20"/>
          <w:rPrChange w:id="4407" w:author="Edward Leung" w:date="2017-01-10T12:35:00Z">
            <w:rPr>
              <w:rFonts w:ascii="Palatino Linotype" w:hAnsi="Palatino Linotype" w:cs="Arial"/>
              <w:sz w:val="20"/>
            </w:rPr>
          </w:rPrChange>
        </w:rPr>
        <w:t>&gt;</w:t>
      </w:r>
      <w:r w:rsidRPr="00184A3A">
        <w:rPr>
          <w:rFonts w:ascii="Palatino Linotype" w:hAnsi="Palatino Linotype" w:cs="Arial"/>
          <w:sz w:val="20"/>
          <w:rPrChange w:id="4408" w:author="Edward Leung" w:date="2017-01-10T12:35:00Z">
            <w:rPr>
              <w:rFonts w:ascii="Palatino Linotype" w:hAnsi="Palatino Linotype" w:cs="Arial"/>
              <w:sz w:val="20"/>
            </w:rPr>
          </w:rPrChange>
        </w:rPr>
        <w:t xml:space="preserve"> Delete </w:t>
      </w:r>
    </w:p>
    <w:p w14:paraId="55B2CB81" w14:textId="258B17AA" w:rsidR="005A6F86" w:rsidRPr="00184A3A" w:rsidRDefault="005A6F86" w:rsidP="00541505">
      <w:pPr>
        <w:pStyle w:val="Texte1"/>
        <w:tabs>
          <w:tab w:val="left" w:pos="360"/>
        </w:tabs>
        <w:ind w:left="360"/>
        <w:rPr>
          <w:rFonts w:ascii="Palatino Linotype" w:hAnsi="Palatino Linotype" w:cs="Arial"/>
          <w:sz w:val="20"/>
          <w:rPrChange w:id="4409" w:author="Edward Leung" w:date="2017-01-10T12:35:00Z">
            <w:rPr>
              <w:rFonts w:ascii="Palatino Linotype" w:hAnsi="Palatino Linotype" w:cs="Arial"/>
              <w:sz w:val="20"/>
            </w:rPr>
          </w:rPrChange>
        </w:rPr>
      </w:pPr>
      <w:r w:rsidRPr="00184A3A">
        <w:rPr>
          <w:rFonts w:ascii="Palatino Linotype" w:hAnsi="Palatino Linotype" w:cs="Arial"/>
          <w:sz w:val="20"/>
          <w:rPrChange w:id="4410" w:author="Edward Leung" w:date="2017-01-10T12:35:00Z">
            <w:rPr>
              <w:rFonts w:ascii="Palatino Linotype" w:hAnsi="Palatino Linotype" w:cs="Arial"/>
              <w:sz w:val="20"/>
            </w:rPr>
          </w:rPrChange>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Change w:id="4411" w:author="Edward Leung" w:date="2017-01-10T12:35:00Z">
            <w:rPr>
              <w:lang w:eastAsia="zh-CN"/>
            </w:rPr>
          </w:rPrChange>
        </w:rPr>
      </w:pPr>
    </w:p>
    <w:p w14:paraId="7E2A751B" w14:textId="77777777" w:rsidR="00712376" w:rsidRPr="00184A3A" w:rsidRDefault="00712376" w:rsidP="00712376">
      <w:pPr>
        <w:pStyle w:val="Heading4"/>
        <w:ind w:left="864"/>
        <w:rPr>
          <w:rPrChange w:id="4412" w:author="Edward Leung" w:date="2017-01-10T12:35:00Z">
            <w:rPr/>
          </w:rPrChange>
        </w:rPr>
      </w:pPr>
      <w:r w:rsidRPr="00184A3A">
        <w:rPr>
          <w:rPrChange w:id="4413" w:author="Edward Leung" w:date="2017-01-10T12:35:00Z">
            <w:rPr/>
          </w:rPrChange>
        </w:rPr>
        <w:lastRenderedPageBreak/>
        <w:t>Screen</w:t>
      </w:r>
    </w:p>
    <w:p w14:paraId="3DDB8D16" w14:textId="305DCF5F" w:rsidR="00712376" w:rsidRPr="00184A3A" w:rsidRDefault="001611DA" w:rsidP="00712376">
      <w:pPr>
        <w:rPr>
          <w:lang w:eastAsia="zh-CN"/>
          <w:rPrChange w:id="4414" w:author="Edward Leung" w:date="2017-01-10T12:35:00Z">
            <w:rPr>
              <w:lang w:eastAsia="zh-CN"/>
            </w:rPr>
          </w:rPrChange>
        </w:rPr>
      </w:pPr>
      <w:r w:rsidRPr="00184A3A">
        <w:rPr>
          <w:rPrChange w:id="4415" w:author="Edward Leung" w:date="2017-01-10T12:35:00Z">
            <w:rPr>
              <w:noProof/>
            </w:rPr>
          </w:rPrChange>
        </w:rPr>
        <w:drawing>
          <wp:inline distT="0" distB="0" distL="0" distR="0" wp14:anchorId="319BEE65" wp14:editId="2954991B">
            <wp:extent cx="6858000" cy="3020060"/>
            <wp:effectExtent l="0" t="0" r="0" b="8890"/>
            <wp:docPr id="15" name="Picture 15"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AC05DA2" w14:textId="77777777" w:rsidR="00712376" w:rsidRPr="00184A3A" w:rsidRDefault="00712376" w:rsidP="00712376">
      <w:pPr>
        <w:pStyle w:val="Heading4"/>
        <w:ind w:left="864"/>
        <w:rPr>
          <w:rPrChange w:id="4416" w:author="Edward Leung" w:date="2017-01-10T12:35:00Z">
            <w:rPr/>
          </w:rPrChange>
        </w:rPr>
      </w:pPr>
      <w:r w:rsidRPr="00184A3A">
        <w:rPr>
          <w:rPrChange w:id="4417" w:author="Edward Leung" w:date="2017-01-10T12:35:00Z">
            <w:rPr/>
          </w:rPrChange>
        </w:rPr>
        <w:t>Data Fields &amp; Presentation Logic</w:t>
      </w:r>
    </w:p>
    <w:p w14:paraId="66E92137" w14:textId="77777777" w:rsidR="00095CC7" w:rsidRPr="00184A3A" w:rsidRDefault="00095CC7" w:rsidP="00095CC7">
      <w:pPr>
        <w:pStyle w:val="ListParagraph"/>
        <w:numPr>
          <w:ilvl w:val="0"/>
          <w:numId w:val="14"/>
        </w:numPr>
        <w:rPr>
          <w:lang w:eastAsia="zh-CN"/>
          <w:rPrChange w:id="4418" w:author="Edward Leung" w:date="2017-01-10T12:35:00Z">
            <w:rPr>
              <w:lang w:eastAsia="zh-CN"/>
            </w:rPr>
          </w:rPrChange>
        </w:rPr>
      </w:pPr>
      <w:r w:rsidRPr="00184A3A">
        <w:rPr>
          <w:lang w:eastAsia="zh-CN"/>
          <w:rPrChange w:id="4419" w:author="Edward Leung" w:date="2017-01-10T12:35:00Z">
            <w:rPr>
              <w:lang w:eastAsia="zh-CN"/>
            </w:rPr>
          </w:rPrChange>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Change w:id="4420" w:author="Edward Leung" w:date="2017-01-10T12:35:00Z">
            <w:rPr>
              <w:lang w:eastAsia="zh-CN"/>
            </w:rPr>
          </w:rPrChange>
        </w:rPr>
      </w:pPr>
      <w:r w:rsidRPr="00184A3A">
        <w:rPr>
          <w:lang w:eastAsia="zh-CN"/>
          <w:rPrChange w:id="4421" w:author="Edward Leung" w:date="2017-01-10T12:35:00Z">
            <w:rPr>
              <w:lang w:eastAsia="zh-CN"/>
            </w:rPr>
          </w:rPrChange>
        </w:rPr>
        <w:t>Scheme Name (ascending)</w:t>
      </w:r>
    </w:p>
    <w:p w14:paraId="1CCCEC48" w14:textId="77777777" w:rsidR="00095CC7" w:rsidRPr="00184A3A" w:rsidRDefault="00095CC7" w:rsidP="00095CC7">
      <w:pPr>
        <w:spacing w:line="240" w:lineRule="auto"/>
        <w:rPr>
          <w:lang w:eastAsia="zh-CN"/>
          <w:rPrChange w:id="4422" w:author="Edward Leung" w:date="2017-01-10T12:35:00Z">
            <w:rPr>
              <w:lang w:eastAsia="zh-CN"/>
            </w:rPr>
          </w:rPrChange>
        </w:rPr>
      </w:pPr>
    </w:p>
    <w:p w14:paraId="7C915055" w14:textId="77777777" w:rsidR="00095CC7" w:rsidRPr="00184A3A" w:rsidRDefault="00095CC7" w:rsidP="00095CC7">
      <w:pPr>
        <w:pStyle w:val="ListParagraph"/>
        <w:numPr>
          <w:ilvl w:val="0"/>
          <w:numId w:val="14"/>
        </w:numPr>
        <w:spacing w:line="240" w:lineRule="auto"/>
        <w:rPr>
          <w:lang w:eastAsia="zh-CN"/>
          <w:rPrChange w:id="4423" w:author="Edward Leung" w:date="2017-01-10T12:35:00Z">
            <w:rPr>
              <w:lang w:eastAsia="zh-CN"/>
            </w:rPr>
          </w:rPrChange>
        </w:rPr>
      </w:pPr>
      <w:r w:rsidRPr="00184A3A">
        <w:rPr>
          <w:lang w:eastAsia="zh-CN"/>
          <w:rPrChange w:id="4424"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095CC7" w:rsidRPr="00184A3A" w14:paraId="0EC1B31D" w14:textId="77777777" w:rsidTr="00F23C2F">
        <w:tc>
          <w:tcPr>
            <w:tcW w:w="1553" w:type="dxa"/>
            <w:shd w:val="clear" w:color="auto" w:fill="C6D9F1"/>
            <w:vAlign w:val="center"/>
          </w:tcPr>
          <w:p w14:paraId="6DC3C656" w14:textId="77777777" w:rsidR="00095CC7" w:rsidRPr="00184A3A" w:rsidRDefault="00095CC7" w:rsidP="00F23C2F">
            <w:pPr>
              <w:rPr>
                <w:b/>
                <w:rPrChange w:id="4425" w:author="Edward Leung" w:date="2017-01-10T12:35:00Z">
                  <w:rPr>
                    <w:b/>
                  </w:rPr>
                </w:rPrChange>
              </w:rPr>
            </w:pPr>
            <w:r w:rsidRPr="00184A3A">
              <w:rPr>
                <w:b/>
                <w:rPrChange w:id="4426" w:author="Edward Leung" w:date="2017-01-10T12:35:00Z">
                  <w:rPr>
                    <w:b/>
                  </w:rPr>
                </w:rPrChange>
              </w:rPr>
              <w:t>Field</w:t>
            </w:r>
          </w:p>
        </w:tc>
        <w:tc>
          <w:tcPr>
            <w:tcW w:w="1260" w:type="dxa"/>
            <w:shd w:val="clear" w:color="auto" w:fill="C6D9F1"/>
            <w:vAlign w:val="center"/>
          </w:tcPr>
          <w:p w14:paraId="0A9CBC05" w14:textId="77777777" w:rsidR="00095CC7" w:rsidRPr="00184A3A" w:rsidRDefault="00095CC7" w:rsidP="00F23C2F">
            <w:pPr>
              <w:rPr>
                <w:b/>
                <w:rPrChange w:id="4427" w:author="Edward Leung" w:date="2017-01-10T12:35:00Z">
                  <w:rPr>
                    <w:b/>
                  </w:rPr>
                </w:rPrChange>
              </w:rPr>
            </w:pPr>
            <w:r w:rsidRPr="00184A3A">
              <w:rPr>
                <w:b/>
                <w:rPrChange w:id="4428" w:author="Edward Leung" w:date="2017-01-10T12:35:00Z">
                  <w:rPr>
                    <w:b/>
                  </w:rPr>
                </w:rPrChange>
              </w:rPr>
              <w:t>Object Type</w:t>
            </w:r>
          </w:p>
        </w:tc>
        <w:tc>
          <w:tcPr>
            <w:tcW w:w="1170" w:type="dxa"/>
            <w:shd w:val="clear" w:color="auto" w:fill="C6D9F1"/>
            <w:vAlign w:val="center"/>
          </w:tcPr>
          <w:p w14:paraId="39E5B926" w14:textId="77777777" w:rsidR="00095CC7" w:rsidRPr="00184A3A" w:rsidRDefault="00095CC7" w:rsidP="00F23C2F">
            <w:pPr>
              <w:rPr>
                <w:b/>
                <w:rPrChange w:id="4429" w:author="Edward Leung" w:date="2017-01-10T12:35:00Z">
                  <w:rPr>
                    <w:b/>
                  </w:rPr>
                </w:rPrChange>
              </w:rPr>
            </w:pPr>
            <w:r w:rsidRPr="00184A3A">
              <w:rPr>
                <w:b/>
                <w:rPrChange w:id="4430" w:author="Edward Leung" w:date="2017-01-10T12:35:00Z">
                  <w:rPr>
                    <w:b/>
                  </w:rPr>
                </w:rPrChange>
              </w:rPr>
              <w:t>Default Value</w:t>
            </w:r>
          </w:p>
        </w:tc>
        <w:tc>
          <w:tcPr>
            <w:tcW w:w="1237" w:type="dxa"/>
            <w:shd w:val="clear" w:color="auto" w:fill="C6D9F1"/>
            <w:vAlign w:val="center"/>
          </w:tcPr>
          <w:p w14:paraId="3CFCBC86" w14:textId="77777777" w:rsidR="00095CC7" w:rsidRPr="00184A3A" w:rsidRDefault="00095CC7" w:rsidP="00F23C2F">
            <w:pPr>
              <w:rPr>
                <w:b/>
                <w:rPrChange w:id="4431" w:author="Edward Leung" w:date="2017-01-10T12:35:00Z">
                  <w:rPr>
                    <w:b/>
                  </w:rPr>
                </w:rPrChange>
              </w:rPr>
            </w:pPr>
            <w:r w:rsidRPr="00184A3A">
              <w:rPr>
                <w:b/>
                <w:rPrChange w:id="4432" w:author="Edward Leung" w:date="2017-01-10T12:35:00Z">
                  <w:rPr>
                    <w:b/>
                  </w:rPr>
                </w:rPrChange>
              </w:rPr>
              <w:t>Mandatory (M/O/C)</w:t>
            </w:r>
          </w:p>
        </w:tc>
        <w:tc>
          <w:tcPr>
            <w:tcW w:w="1103" w:type="dxa"/>
            <w:shd w:val="clear" w:color="auto" w:fill="C6D9F1"/>
            <w:vAlign w:val="center"/>
          </w:tcPr>
          <w:p w14:paraId="46D932BA" w14:textId="77777777" w:rsidR="00095CC7" w:rsidRPr="00184A3A" w:rsidRDefault="00095CC7" w:rsidP="00F23C2F">
            <w:pPr>
              <w:rPr>
                <w:b/>
                <w:rPrChange w:id="4433" w:author="Edward Leung" w:date="2017-01-10T12:35:00Z">
                  <w:rPr>
                    <w:b/>
                  </w:rPr>
                </w:rPrChange>
              </w:rPr>
            </w:pPr>
            <w:r w:rsidRPr="00184A3A">
              <w:rPr>
                <w:b/>
                <w:rPrChange w:id="4434" w:author="Edward Leung" w:date="2017-01-10T12:35:00Z">
                  <w:rPr>
                    <w:b/>
                  </w:rPr>
                </w:rPrChange>
              </w:rPr>
              <w:t>Format</w:t>
            </w:r>
          </w:p>
        </w:tc>
        <w:tc>
          <w:tcPr>
            <w:tcW w:w="1507" w:type="dxa"/>
            <w:shd w:val="clear" w:color="auto" w:fill="C6D9F1"/>
            <w:vAlign w:val="center"/>
          </w:tcPr>
          <w:p w14:paraId="157BDF71" w14:textId="77777777" w:rsidR="00095CC7" w:rsidRPr="00184A3A" w:rsidRDefault="00095CC7" w:rsidP="00F23C2F">
            <w:pPr>
              <w:rPr>
                <w:b/>
                <w:rPrChange w:id="4435" w:author="Edward Leung" w:date="2017-01-10T12:35:00Z">
                  <w:rPr>
                    <w:b/>
                  </w:rPr>
                </w:rPrChange>
              </w:rPr>
            </w:pPr>
            <w:r w:rsidRPr="00184A3A">
              <w:rPr>
                <w:b/>
                <w:rPrChange w:id="4436" w:author="Edward Leung" w:date="2017-01-10T12:35:00Z">
                  <w:rPr>
                    <w:b/>
                  </w:rPr>
                </w:rPrChange>
              </w:rPr>
              <w:t>Action / Event / Response</w:t>
            </w:r>
          </w:p>
        </w:tc>
        <w:tc>
          <w:tcPr>
            <w:tcW w:w="2363" w:type="dxa"/>
            <w:shd w:val="clear" w:color="auto" w:fill="C6D9F1"/>
            <w:vAlign w:val="center"/>
          </w:tcPr>
          <w:p w14:paraId="4C37ABAC" w14:textId="77777777" w:rsidR="00095CC7" w:rsidRPr="00184A3A" w:rsidRDefault="00095CC7" w:rsidP="00F23C2F">
            <w:pPr>
              <w:rPr>
                <w:b/>
                <w:rPrChange w:id="4437" w:author="Edward Leung" w:date="2017-01-10T12:35:00Z">
                  <w:rPr>
                    <w:b/>
                  </w:rPr>
                </w:rPrChange>
              </w:rPr>
            </w:pPr>
            <w:r w:rsidRPr="00184A3A">
              <w:rPr>
                <w:b/>
                <w:rPrChange w:id="4438" w:author="Edward Leung" w:date="2017-01-10T12:35:00Z">
                  <w:rPr>
                    <w:b/>
                  </w:rPr>
                </w:rPrChange>
              </w:rPr>
              <w:t>Description</w:t>
            </w:r>
          </w:p>
        </w:tc>
      </w:tr>
      <w:tr w:rsidR="00095CC7" w:rsidRPr="00184A3A" w14:paraId="3D06CE94" w14:textId="77777777" w:rsidTr="00F23C2F">
        <w:tc>
          <w:tcPr>
            <w:tcW w:w="1553" w:type="dxa"/>
            <w:vAlign w:val="center"/>
          </w:tcPr>
          <w:p w14:paraId="380119E8" w14:textId="77777777" w:rsidR="00095CC7" w:rsidRPr="00184A3A" w:rsidRDefault="00095CC7" w:rsidP="00F23C2F">
            <w:pPr>
              <w:ind w:left="-18" w:right="-108"/>
              <w:rPr>
                <w:b/>
                <w:rPrChange w:id="4439" w:author="Edward Leung" w:date="2017-01-10T12:35:00Z">
                  <w:rPr>
                    <w:b/>
                  </w:rPr>
                </w:rPrChange>
              </w:rPr>
            </w:pPr>
            <w:r w:rsidRPr="00184A3A">
              <w:rPr>
                <w:b/>
                <w:rPrChange w:id="4440" w:author="Edward Leung" w:date="2017-01-10T12:35:00Z">
                  <w:rPr>
                    <w:b/>
                  </w:rPr>
                </w:rPrChange>
              </w:rPr>
              <w:t>Poll Scheme Name</w:t>
            </w:r>
          </w:p>
        </w:tc>
        <w:tc>
          <w:tcPr>
            <w:tcW w:w="1260" w:type="dxa"/>
            <w:vAlign w:val="center"/>
          </w:tcPr>
          <w:p w14:paraId="1D4B9FDE" w14:textId="36C1E55D" w:rsidR="00095CC7" w:rsidRPr="00184A3A" w:rsidRDefault="00272623" w:rsidP="00F23C2F">
            <w:pPr>
              <w:rPr>
                <w:rPrChange w:id="4441" w:author="Edward Leung" w:date="2017-01-10T12:35:00Z">
                  <w:rPr/>
                </w:rPrChange>
              </w:rPr>
            </w:pPr>
            <w:r w:rsidRPr="00184A3A">
              <w:rPr>
                <w:rPrChange w:id="4442" w:author="Edward Leung" w:date="2017-01-10T12:35:00Z">
                  <w:rPr/>
                </w:rPrChange>
              </w:rPr>
              <w:t>textbox</w:t>
            </w:r>
          </w:p>
        </w:tc>
        <w:tc>
          <w:tcPr>
            <w:tcW w:w="1170" w:type="dxa"/>
            <w:vAlign w:val="center"/>
          </w:tcPr>
          <w:p w14:paraId="7940BF2B" w14:textId="77777777" w:rsidR="00095CC7" w:rsidRPr="00184A3A" w:rsidRDefault="00095CC7" w:rsidP="00F23C2F">
            <w:pPr>
              <w:rPr>
                <w:rPrChange w:id="4443" w:author="Edward Leung" w:date="2017-01-10T12:35:00Z">
                  <w:rPr/>
                </w:rPrChange>
              </w:rPr>
            </w:pPr>
            <w:r w:rsidRPr="00184A3A">
              <w:rPr>
                <w:rPrChange w:id="4444" w:author="Edward Leung" w:date="2017-01-10T12:35:00Z">
                  <w:rPr/>
                </w:rPrChange>
              </w:rPr>
              <w:t>Prefilled</w:t>
            </w:r>
          </w:p>
        </w:tc>
        <w:tc>
          <w:tcPr>
            <w:tcW w:w="1237" w:type="dxa"/>
            <w:vAlign w:val="center"/>
          </w:tcPr>
          <w:p w14:paraId="43F2C550" w14:textId="77777777" w:rsidR="00095CC7" w:rsidRPr="00184A3A" w:rsidRDefault="00095CC7" w:rsidP="00F23C2F">
            <w:pPr>
              <w:rPr>
                <w:rPrChange w:id="4445" w:author="Edward Leung" w:date="2017-01-10T12:35:00Z">
                  <w:rPr/>
                </w:rPrChange>
              </w:rPr>
            </w:pPr>
            <w:r w:rsidRPr="00184A3A">
              <w:rPr>
                <w:rPrChange w:id="4446" w:author="Edward Leung" w:date="2017-01-10T12:35:00Z">
                  <w:rPr/>
                </w:rPrChange>
              </w:rPr>
              <w:t>-</w:t>
            </w:r>
          </w:p>
        </w:tc>
        <w:tc>
          <w:tcPr>
            <w:tcW w:w="1103" w:type="dxa"/>
            <w:vAlign w:val="center"/>
          </w:tcPr>
          <w:p w14:paraId="53886F18" w14:textId="77777777" w:rsidR="00095CC7" w:rsidRPr="00184A3A" w:rsidRDefault="00095CC7" w:rsidP="00F23C2F">
            <w:pPr>
              <w:rPr>
                <w:rPrChange w:id="4447" w:author="Edward Leung" w:date="2017-01-10T12:35:00Z">
                  <w:rPr/>
                </w:rPrChange>
              </w:rPr>
            </w:pPr>
            <w:r w:rsidRPr="00184A3A">
              <w:rPr>
                <w:rPrChange w:id="4448" w:author="Edward Leung" w:date="2017-01-10T12:35:00Z">
                  <w:rPr/>
                </w:rPrChange>
              </w:rPr>
              <w:t>A17</w:t>
            </w:r>
          </w:p>
        </w:tc>
        <w:tc>
          <w:tcPr>
            <w:tcW w:w="1507" w:type="dxa"/>
            <w:vAlign w:val="center"/>
          </w:tcPr>
          <w:p w14:paraId="341ACE2D" w14:textId="77777777" w:rsidR="00095CC7" w:rsidRPr="00184A3A" w:rsidRDefault="00095CC7" w:rsidP="00F23C2F">
            <w:pPr>
              <w:rPr>
                <w:rPrChange w:id="4449" w:author="Edward Leung" w:date="2017-01-10T12:35:00Z">
                  <w:rPr/>
                </w:rPrChange>
              </w:rPr>
            </w:pPr>
            <w:r w:rsidRPr="00184A3A">
              <w:rPr>
                <w:rPrChange w:id="4450" w:author="Edward Leung" w:date="2017-01-10T12:35:00Z">
                  <w:rPr/>
                </w:rPrChange>
              </w:rPr>
              <w:t>-</w:t>
            </w:r>
          </w:p>
        </w:tc>
        <w:tc>
          <w:tcPr>
            <w:tcW w:w="2363" w:type="dxa"/>
            <w:vAlign w:val="center"/>
          </w:tcPr>
          <w:p w14:paraId="036461C1" w14:textId="77777777" w:rsidR="00095CC7" w:rsidRPr="00184A3A" w:rsidRDefault="00095CC7" w:rsidP="00F23C2F">
            <w:pPr>
              <w:rPr>
                <w:rPrChange w:id="4451" w:author="Edward Leung" w:date="2017-01-10T12:35:00Z">
                  <w:rPr/>
                </w:rPrChange>
              </w:rPr>
            </w:pPr>
            <w:r w:rsidRPr="00184A3A">
              <w:rPr>
                <w:rPrChange w:id="4452" w:author="Edward Leung" w:date="2017-01-10T12:35:00Z">
                  <w:rPr/>
                </w:rPrChange>
              </w:rPr>
              <w:t>Poll scheme name</w:t>
            </w:r>
          </w:p>
        </w:tc>
      </w:tr>
      <w:tr w:rsidR="00095CC7" w:rsidRPr="00184A3A" w14:paraId="1B3353D9" w14:textId="77777777" w:rsidTr="00F23C2F">
        <w:tc>
          <w:tcPr>
            <w:tcW w:w="1553" w:type="dxa"/>
            <w:vAlign w:val="center"/>
          </w:tcPr>
          <w:p w14:paraId="492FD6B6" w14:textId="77777777" w:rsidR="00095CC7" w:rsidRPr="00184A3A" w:rsidRDefault="00095CC7" w:rsidP="00F23C2F">
            <w:pPr>
              <w:ind w:left="-18" w:right="-108"/>
              <w:rPr>
                <w:b/>
                <w:rPrChange w:id="4453" w:author="Edward Leung" w:date="2017-01-10T12:35:00Z">
                  <w:rPr>
                    <w:b/>
                  </w:rPr>
                </w:rPrChange>
              </w:rPr>
            </w:pPr>
            <w:r w:rsidRPr="00184A3A">
              <w:rPr>
                <w:b/>
                <w:rPrChange w:id="4454" w:author="Edward Leung" w:date="2017-01-10T12:35:00Z">
                  <w:rPr>
                    <w:b/>
                  </w:rPr>
                </w:rPrChange>
              </w:rPr>
              <w:t>Poll Scheme Type</w:t>
            </w:r>
          </w:p>
        </w:tc>
        <w:tc>
          <w:tcPr>
            <w:tcW w:w="1260" w:type="dxa"/>
            <w:vAlign w:val="center"/>
          </w:tcPr>
          <w:p w14:paraId="4B4CE0E1" w14:textId="6CEAA037" w:rsidR="00095CC7" w:rsidRPr="00184A3A" w:rsidRDefault="00272623" w:rsidP="00F23C2F">
            <w:pPr>
              <w:rPr>
                <w:rPrChange w:id="4455" w:author="Edward Leung" w:date="2017-01-10T12:35:00Z">
                  <w:rPr/>
                </w:rPrChange>
              </w:rPr>
            </w:pPr>
            <w:r w:rsidRPr="00184A3A">
              <w:rPr>
                <w:rPrChange w:id="4456" w:author="Edward Leung" w:date="2017-01-10T12:35:00Z">
                  <w:rPr/>
                </w:rPrChange>
              </w:rPr>
              <w:t>Dropdown box</w:t>
            </w:r>
          </w:p>
        </w:tc>
        <w:tc>
          <w:tcPr>
            <w:tcW w:w="1170" w:type="dxa"/>
            <w:vAlign w:val="center"/>
          </w:tcPr>
          <w:p w14:paraId="5F5BECA1" w14:textId="77777777" w:rsidR="00095CC7" w:rsidRPr="00184A3A" w:rsidRDefault="00095CC7" w:rsidP="00F23C2F">
            <w:pPr>
              <w:rPr>
                <w:rPrChange w:id="4457" w:author="Edward Leung" w:date="2017-01-10T12:35:00Z">
                  <w:rPr/>
                </w:rPrChange>
              </w:rPr>
            </w:pPr>
            <w:r w:rsidRPr="00184A3A">
              <w:rPr>
                <w:rPrChange w:id="4458" w:author="Edward Leung" w:date="2017-01-10T12:35:00Z">
                  <w:rPr/>
                </w:rPrChange>
              </w:rPr>
              <w:t>Prefilled</w:t>
            </w:r>
          </w:p>
        </w:tc>
        <w:tc>
          <w:tcPr>
            <w:tcW w:w="1237" w:type="dxa"/>
            <w:vAlign w:val="center"/>
          </w:tcPr>
          <w:p w14:paraId="6491D4F9" w14:textId="77777777" w:rsidR="00095CC7" w:rsidRPr="00184A3A" w:rsidRDefault="00095CC7" w:rsidP="00F23C2F">
            <w:pPr>
              <w:rPr>
                <w:rPrChange w:id="4459" w:author="Edward Leung" w:date="2017-01-10T12:35:00Z">
                  <w:rPr/>
                </w:rPrChange>
              </w:rPr>
            </w:pPr>
            <w:r w:rsidRPr="00184A3A">
              <w:rPr>
                <w:rPrChange w:id="4460" w:author="Edward Leung" w:date="2017-01-10T12:35:00Z">
                  <w:rPr/>
                </w:rPrChange>
              </w:rPr>
              <w:t>-</w:t>
            </w:r>
          </w:p>
        </w:tc>
        <w:tc>
          <w:tcPr>
            <w:tcW w:w="1103" w:type="dxa"/>
            <w:vAlign w:val="center"/>
          </w:tcPr>
          <w:p w14:paraId="49A4314B" w14:textId="77777777" w:rsidR="00095CC7" w:rsidRPr="00184A3A" w:rsidRDefault="00095CC7" w:rsidP="00F23C2F">
            <w:pPr>
              <w:rPr>
                <w:rPrChange w:id="4461" w:author="Edward Leung" w:date="2017-01-10T12:35:00Z">
                  <w:rPr/>
                </w:rPrChange>
              </w:rPr>
            </w:pPr>
            <w:r w:rsidRPr="00184A3A">
              <w:rPr>
                <w:rPrChange w:id="4462" w:author="Edward Leung" w:date="2017-01-10T12:35:00Z">
                  <w:rPr/>
                </w:rPrChange>
              </w:rPr>
              <w:t>A20</w:t>
            </w:r>
          </w:p>
        </w:tc>
        <w:tc>
          <w:tcPr>
            <w:tcW w:w="1507" w:type="dxa"/>
            <w:vAlign w:val="center"/>
          </w:tcPr>
          <w:p w14:paraId="3B03E61C" w14:textId="77777777" w:rsidR="00095CC7" w:rsidRPr="00184A3A" w:rsidRDefault="00095CC7" w:rsidP="00F23C2F">
            <w:pPr>
              <w:rPr>
                <w:rPrChange w:id="4463" w:author="Edward Leung" w:date="2017-01-10T12:35:00Z">
                  <w:rPr/>
                </w:rPrChange>
              </w:rPr>
            </w:pPr>
            <w:r w:rsidRPr="00184A3A">
              <w:rPr>
                <w:rPrChange w:id="4464" w:author="Edward Leung" w:date="2017-01-10T12:35:00Z">
                  <w:rPr/>
                </w:rPrChange>
              </w:rPr>
              <w:t>-</w:t>
            </w:r>
          </w:p>
        </w:tc>
        <w:tc>
          <w:tcPr>
            <w:tcW w:w="2363" w:type="dxa"/>
            <w:vAlign w:val="center"/>
          </w:tcPr>
          <w:p w14:paraId="1F9F8E2D" w14:textId="77777777" w:rsidR="00095CC7" w:rsidRPr="00184A3A" w:rsidRDefault="00095CC7" w:rsidP="00F23C2F">
            <w:pPr>
              <w:rPr>
                <w:rPrChange w:id="4465" w:author="Edward Leung" w:date="2017-01-10T12:35:00Z">
                  <w:rPr/>
                </w:rPrChange>
              </w:rPr>
            </w:pPr>
            <w:r w:rsidRPr="00184A3A">
              <w:rPr>
                <w:rPrChange w:id="4466" w:author="Edward Leung" w:date="2017-01-10T12:35:00Z">
                  <w:rPr/>
                </w:rPrChange>
              </w:rPr>
              <w:t>Poll Scheme Type is used to defined the set of tables this scheme will be covered</w:t>
            </w:r>
          </w:p>
          <w:p w14:paraId="471E0B32" w14:textId="77777777" w:rsidR="00095CC7" w:rsidRPr="00184A3A" w:rsidRDefault="00095CC7" w:rsidP="00F23C2F">
            <w:pPr>
              <w:pStyle w:val="ListParagraph"/>
              <w:numPr>
                <w:ilvl w:val="0"/>
                <w:numId w:val="3"/>
              </w:numPr>
              <w:ind w:left="319" w:hanging="270"/>
              <w:rPr>
                <w:rPrChange w:id="4467" w:author="Edward Leung" w:date="2017-01-10T12:35:00Z">
                  <w:rPr/>
                </w:rPrChange>
              </w:rPr>
            </w:pPr>
            <w:r w:rsidRPr="00184A3A">
              <w:rPr>
                <w:rPrChange w:id="4468" w:author="Edward Leung" w:date="2017-01-10T12:35:00Z">
                  <w:rPr/>
                </w:rPrChange>
              </w:rPr>
              <w:t>SALES_REALTIME</w:t>
            </w:r>
          </w:p>
          <w:p w14:paraId="66A05581" w14:textId="77777777" w:rsidR="00095CC7" w:rsidRPr="00184A3A" w:rsidRDefault="00095CC7" w:rsidP="00F23C2F">
            <w:pPr>
              <w:pStyle w:val="ListParagraph"/>
              <w:numPr>
                <w:ilvl w:val="0"/>
                <w:numId w:val="3"/>
              </w:numPr>
              <w:ind w:left="319" w:hanging="270"/>
              <w:rPr>
                <w:rPrChange w:id="4469" w:author="Edward Leung" w:date="2017-01-10T12:35:00Z">
                  <w:rPr/>
                </w:rPrChange>
              </w:rPr>
            </w:pPr>
            <w:r w:rsidRPr="00184A3A">
              <w:rPr>
                <w:rPrChange w:id="4470" w:author="Edward Leung" w:date="2017-01-10T12:35:00Z">
                  <w:rPr/>
                </w:rPrChange>
              </w:rPr>
              <w:t>SALES_EOD</w:t>
            </w:r>
          </w:p>
          <w:p w14:paraId="2FFD159F" w14:textId="77777777" w:rsidR="00095CC7" w:rsidRPr="00184A3A" w:rsidRDefault="00095CC7" w:rsidP="00F23C2F">
            <w:pPr>
              <w:pStyle w:val="ListParagraph"/>
              <w:numPr>
                <w:ilvl w:val="0"/>
                <w:numId w:val="3"/>
              </w:numPr>
              <w:ind w:left="319" w:hanging="270"/>
              <w:rPr>
                <w:rPrChange w:id="4471" w:author="Edward Leung" w:date="2017-01-10T12:35:00Z">
                  <w:rPr/>
                </w:rPrChange>
              </w:rPr>
            </w:pPr>
            <w:r w:rsidRPr="00184A3A">
              <w:rPr>
                <w:rPrChange w:id="4472" w:author="Edward Leung" w:date="2017-01-10T12:35:00Z">
                  <w:rPr/>
                </w:rPrChange>
              </w:rPr>
              <w:t>MASTER</w:t>
            </w:r>
          </w:p>
        </w:tc>
      </w:tr>
      <w:tr w:rsidR="00095CC7" w:rsidRPr="00184A3A" w14:paraId="7691F91F" w14:textId="77777777" w:rsidTr="00F23C2F">
        <w:tc>
          <w:tcPr>
            <w:tcW w:w="1553" w:type="dxa"/>
            <w:vAlign w:val="center"/>
          </w:tcPr>
          <w:p w14:paraId="1B247291" w14:textId="77777777" w:rsidR="00095CC7" w:rsidRPr="00184A3A" w:rsidRDefault="00095CC7" w:rsidP="00F23C2F">
            <w:pPr>
              <w:ind w:left="-18" w:right="-108"/>
              <w:rPr>
                <w:b/>
                <w:rPrChange w:id="4473" w:author="Edward Leung" w:date="2017-01-10T12:35:00Z">
                  <w:rPr>
                    <w:b/>
                  </w:rPr>
                </w:rPrChange>
              </w:rPr>
            </w:pPr>
            <w:r w:rsidRPr="00184A3A">
              <w:rPr>
                <w:b/>
                <w:rPrChange w:id="4474" w:author="Edward Leung" w:date="2017-01-10T12:35:00Z">
                  <w:rPr>
                    <w:b/>
                  </w:rPr>
                </w:rPrChange>
              </w:rPr>
              <w:t>Direction</w:t>
            </w:r>
          </w:p>
        </w:tc>
        <w:tc>
          <w:tcPr>
            <w:tcW w:w="1260" w:type="dxa"/>
            <w:vAlign w:val="center"/>
          </w:tcPr>
          <w:p w14:paraId="604BEA22" w14:textId="2D6EA3B8" w:rsidR="00095CC7" w:rsidRPr="00184A3A" w:rsidRDefault="00272623" w:rsidP="00F23C2F">
            <w:pPr>
              <w:rPr>
                <w:rPrChange w:id="4475" w:author="Edward Leung" w:date="2017-01-10T12:35:00Z">
                  <w:rPr/>
                </w:rPrChange>
              </w:rPr>
            </w:pPr>
            <w:r w:rsidRPr="00184A3A">
              <w:rPr>
                <w:rPrChange w:id="4476" w:author="Edward Leung" w:date="2017-01-10T12:35:00Z">
                  <w:rPr/>
                </w:rPrChange>
              </w:rPr>
              <w:t>Dropdown box</w:t>
            </w:r>
          </w:p>
        </w:tc>
        <w:tc>
          <w:tcPr>
            <w:tcW w:w="1170" w:type="dxa"/>
            <w:vAlign w:val="center"/>
          </w:tcPr>
          <w:p w14:paraId="5B6202CD" w14:textId="77777777" w:rsidR="00095CC7" w:rsidRPr="00184A3A" w:rsidRDefault="00095CC7" w:rsidP="00F23C2F">
            <w:pPr>
              <w:rPr>
                <w:rPrChange w:id="4477" w:author="Edward Leung" w:date="2017-01-10T12:35:00Z">
                  <w:rPr/>
                </w:rPrChange>
              </w:rPr>
            </w:pPr>
            <w:r w:rsidRPr="00184A3A">
              <w:rPr>
                <w:rPrChange w:id="4478" w:author="Edward Leung" w:date="2017-01-10T12:35:00Z">
                  <w:rPr/>
                </w:rPrChange>
              </w:rPr>
              <w:t>Prefilled</w:t>
            </w:r>
          </w:p>
        </w:tc>
        <w:tc>
          <w:tcPr>
            <w:tcW w:w="1237" w:type="dxa"/>
            <w:vAlign w:val="center"/>
          </w:tcPr>
          <w:p w14:paraId="5A125441" w14:textId="77777777" w:rsidR="00095CC7" w:rsidRPr="00184A3A" w:rsidRDefault="00095CC7" w:rsidP="00F23C2F">
            <w:pPr>
              <w:rPr>
                <w:rPrChange w:id="4479" w:author="Edward Leung" w:date="2017-01-10T12:35:00Z">
                  <w:rPr/>
                </w:rPrChange>
              </w:rPr>
            </w:pPr>
            <w:r w:rsidRPr="00184A3A">
              <w:rPr>
                <w:rPrChange w:id="4480" w:author="Edward Leung" w:date="2017-01-10T12:35:00Z">
                  <w:rPr/>
                </w:rPrChange>
              </w:rPr>
              <w:t>-</w:t>
            </w:r>
          </w:p>
        </w:tc>
        <w:tc>
          <w:tcPr>
            <w:tcW w:w="1103" w:type="dxa"/>
            <w:vAlign w:val="center"/>
          </w:tcPr>
          <w:p w14:paraId="0C371D07" w14:textId="77777777" w:rsidR="00095CC7" w:rsidRPr="00184A3A" w:rsidRDefault="00095CC7" w:rsidP="00F23C2F">
            <w:pPr>
              <w:rPr>
                <w:rPrChange w:id="4481" w:author="Edward Leung" w:date="2017-01-10T12:35:00Z">
                  <w:rPr/>
                </w:rPrChange>
              </w:rPr>
            </w:pPr>
            <w:r w:rsidRPr="00184A3A">
              <w:rPr>
                <w:rPrChange w:id="4482" w:author="Edward Leung" w:date="2017-01-10T12:35:00Z">
                  <w:rPr/>
                </w:rPrChange>
              </w:rPr>
              <w:t>A40</w:t>
            </w:r>
          </w:p>
        </w:tc>
        <w:tc>
          <w:tcPr>
            <w:tcW w:w="1507" w:type="dxa"/>
            <w:vAlign w:val="center"/>
          </w:tcPr>
          <w:p w14:paraId="39616019" w14:textId="77777777" w:rsidR="00095CC7" w:rsidRPr="00184A3A" w:rsidRDefault="00095CC7" w:rsidP="00F23C2F">
            <w:pPr>
              <w:rPr>
                <w:rPrChange w:id="4483" w:author="Edward Leung" w:date="2017-01-10T12:35:00Z">
                  <w:rPr/>
                </w:rPrChange>
              </w:rPr>
            </w:pPr>
            <w:r w:rsidRPr="00184A3A">
              <w:rPr>
                <w:rPrChange w:id="4484" w:author="Edward Leung" w:date="2017-01-10T12:35:00Z">
                  <w:rPr/>
                </w:rPrChange>
              </w:rPr>
              <w:t>-</w:t>
            </w:r>
          </w:p>
        </w:tc>
        <w:tc>
          <w:tcPr>
            <w:tcW w:w="2363" w:type="dxa"/>
            <w:vAlign w:val="center"/>
          </w:tcPr>
          <w:p w14:paraId="67B06EA7" w14:textId="77777777" w:rsidR="00095CC7" w:rsidRPr="00184A3A" w:rsidRDefault="00095CC7" w:rsidP="00F23C2F">
            <w:pPr>
              <w:rPr>
                <w:rPrChange w:id="4485" w:author="Edward Leung" w:date="2017-01-10T12:35:00Z">
                  <w:rPr/>
                </w:rPrChange>
              </w:rPr>
            </w:pPr>
            <w:r w:rsidRPr="00184A3A">
              <w:rPr>
                <w:rPrChange w:id="4486" w:author="Edward Leung" w:date="2017-01-10T12:35:00Z">
                  <w:rPr/>
                </w:rPrChange>
              </w:rPr>
              <w:t>Describe the direction of the data</w:t>
            </w:r>
          </w:p>
        </w:tc>
      </w:tr>
      <w:tr w:rsidR="00272623" w:rsidRPr="00184A3A" w14:paraId="58E562FB" w14:textId="77777777" w:rsidTr="00F23C2F">
        <w:tc>
          <w:tcPr>
            <w:tcW w:w="1553" w:type="dxa"/>
            <w:vAlign w:val="center"/>
          </w:tcPr>
          <w:p w14:paraId="590F0F26" w14:textId="77777777" w:rsidR="00272623" w:rsidRPr="00184A3A" w:rsidRDefault="00272623" w:rsidP="00272623">
            <w:pPr>
              <w:ind w:left="-18" w:right="-108"/>
              <w:rPr>
                <w:b/>
                <w:rPrChange w:id="4487" w:author="Edward Leung" w:date="2017-01-10T12:35:00Z">
                  <w:rPr>
                    <w:b/>
                  </w:rPr>
                </w:rPrChange>
              </w:rPr>
            </w:pPr>
            <w:r w:rsidRPr="00184A3A">
              <w:rPr>
                <w:b/>
                <w:rPrChange w:id="4488" w:author="Edward Leung" w:date="2017-01-10T12:35:00Z">
                  <w:rPr>
                    <w:b/>
                  </w:rPr>
                </w:rPrChange>
              </w:rPr>
              <w:lastRenderedPageBreak/>
              <w:t>Start Time</w:t>
            </w:r>
          </w:p>
        </w:tc>
        <w:tc>
          <w:tcPr>
            <w:tcW w:w="1260" w:type="dxa"/>
            <w:vAlign w:val="center"/>
          </w:tcPr>
          <w:p w14:paraId="31C50C6F" w14:textId="50B7F35D" w:rsidR="00272623" w:rsidRPr="00184A3A" w:rsidRDefault="00272623" w:rsidP="00272623">
            <w:pPr>
              <w:rPr>
                <w:rPrChange w:id="4489" w:author="Edward Leung" w:date="2017-01-10T12:35:00Z">
                  <w:rPr/>
                </w:rPrChange>
              </w:rPr>
            </w:pPr>
            <w:r w:rsidRPr="00184A3A">
              <w:rPr>
                <w:rPrChange w:id="4490" w:author="Edward Leung" w:date="2017-01-10T12:35:00Z">
                  <w:rPr/>
                </w:rPrChange>
              </w:rPr>
              <w:t>Timepicker</w:t>
            </w:r>
          </w:p>
        </w:tc>
        <w:tc>
          <w:tcPr>
            <w:tcW w:w="1170" w:type="dxa"/>
            <w:vAlign w:val="center"/>
          </w:tcPr>
          <w:p w14:paraId="6F7AB9D1" w14:textId="77777777" w:rsidR="00272623" w:rsidRPr="00184A3A" w:rsidRDefault="00272623" w:rsidP="00272623">
            <w:pPr>
              <w:rPr>
                <w:rPrChange w:id="4491" w:author="Edward Leung" w:date="2017-01-10T12:35:00Z">
                  <w:rPr/>
                </w:rPrChange>
              </w:rPr>
            </w:pPr>
            <w:r w:rsidRPr="00184A3A">
              <w:rPr>
                <w:rPrChange w:id="4492" w:author="Edward Leung" w:date="2017-01-10T12:35:00Z">
                  <w:rPr/>
                </w:rPrChange>
              </w:rPr>
              <w:t>Prefilled</w:t>
            </w:r>
          </w:p>
        </w:tc>
        <w:tc>
          <w:tcPr>
            <w:tcW w:w="1237" w:type="dxa"/>
            <w:vAlign w:val="center"/>
          </w:tcPr>
          <w:p w14:paraId="5237694E" w14:textId="77777777" w:rsidR="00272623" w:rsidRPr="00184A3A" w:rsidRDefault="00272623" w:rsidP="00272623">
            <w:pPr>
              <w:rPr>
                <w:rPrChange w:id="4493" w:author="Edward Leung" w:date="2017-01-10T12:35:00Z">
                  <w:rPr/>
                </w:rPrChange>
              </w:rPr>
            </w:pPr>
            <w:r w:rsidRPr="00184A3A">
              <w:rPr>
                <w:rPrChange w:id="4494" w:author="Edward Leung" w:date="2017-01-10T12:35:00Z">
                  <w:rPr/>
                </w:rPrChange>
              </w:rPr>
              <w:t>-</w:t>
            </w:r>
          </w:p>
        </w:tc>
        <w:tc>
          <w:tcPr>
            <w:tcW w:w="1103" w:type="dxa"/>
            <w:vAlign w:val="center"/>
          </w:tcPr>
          <w:p w14:paraId="32CFC235" w14:textId="77777777" w:rsidR="00272623" w:rsidRPr="00184A3A" w:rsidRDefault="00272623" w:rsidP="00272623">
            <w:pPr>
              <w:rPr>
                <w:rPrChange w:id="4495" w:author="Edward Leung" w:date="2017-01-10T12:35:00Z">
                  <w:rPr/>
                </w:rPrChange>
              </w:rPr>
            </w:pPr>
            <w:r w:rsidRPr="00184A3A">
              <w:rPr>
                <w:rPrChange w:id="4496" w:author="Edward Leung" w:date="2017-01-10T12:35:00Z">
                  <w:rPr/>
                </w:rPrChange>
              </w:rPr>
              <w:t>Time – hh24:mi:ss</w:t>
            </w:r>
          </w:p>
        </w:tc>
        <w:tc>
          <w:tcPr>
            <w:tcW w:w="1507" w:type="dxa"/>
            <w:vAlign w:val="center"/>
          </w:tcPr>
          <w:p w14:paraId="675A422B" w14:textId="77777777" w:rsidR="00272623" w:rsidRPr="00184A3A" w:rsidRDefault="00272623" w:rsidP="00272623">
            <w:pPr>
              <w:rPr>
                <w:rPrChange w:id="4497" w:author="Edward Leung" w:date="2017-01-10T12:35:00Z">
                  <w:rPr/>
                </w:rPrChange>
              </w:rPr>
            </w:pPr>
            <w:r w:rsidRPr="00184A3A">
              <w:rPr>
                <w:rPrChange w:id="4498" w:author="Edward Leung" w:date="2017-01-10T12:35:00Z">
                  <w:rPr/>
                </w:rPrChange>
              </w:rPr>
              <w:t>-</w:t>
            </w:r>
          </w:p>
        </w:tc>
        <w:tc>
          <w:tcPr>
            <w:tcW w:w="2363" w:type="dxa"/>
            <w:vAlign w:val="center"/>
          </w:tcPr>
          <w:p w14:paraId="0CA96070" w14:textId="77777777" w:rsidR="00272623" w:rsidRPr="00184A3A" w:rsidRDefault="00272623" w:rsidP="00272623">
            <w:pPr>
              <w:rPr>
                <w:rPrChange w:id="4499" w:author="Edward Leung" w:date="2017-01-10T12:35:00Z">
                  <w:rPr/>
                </w:rPrChange>
              </w:rPr>
            </w:pPr>
            <w:r w:rsidRPr="00184A3A">
              <w:rPr>
                <w:rPrChange w:id="4500" w:author="Edward Leung" w:date="2017-01-10T12:35:00Z">
                  <w:rPr/>
                </w:rPrChange>
              </w:rPr>
              <w:t>Start time of the poll scheme</w:t>
            </w:r>
          </w:p>
        </w:tc>
      </w:tr>
      <w:tr w:rsidR="00272623" w:rsidRPr="00184A3A" w14:paraId="25ACDA71" w14:textId="77777777" w:rsidTr="00F23C2F">
        <w:tc>
          <w:tcPr>
            <w:tcW w:w="1553" w:type="dxa"/>
            <w:vAlign w:val="center"/>
          </w:tcPr>
          <w:p w14:paraId="73131D29" w14:textId="77777777" w:rsidR="00272623" w:rsidRPr="00184A3A" w:rsidRDefault="00272623" w:rsidP="00272623">
            <w:pPr>
              <w:ind w:left="-18" w:right="-108"/>
              <w:rPr>
                <w:b/>
                <w:rPrChange w:id="4501" w:author="Edward Leung" w:date="2017-01-10T12:35:00Z">
                  <w:rPr>
                    <w:b/>
                  </w:rPr>
                </w:rPrChange>
              </w:rPr>
            </w:pPr>
            <w:r w:rsidRPr="00184A3A">
              <w:rPr>
                <w:b/>
                <w:rPrChange w:id="4502" w:author="Edward Leung" w:date="2017-01-10T12:35:00Z">
                  <w:rPr>
                    <w:b/>
                  </w:rPr>
                </w:rPrChange>
              </w:rPr>
              <w:t>End Time</w:t>
            </w:r>
          </w:p>
        </w:tc>
        <w:tc>
          <w:tcPr>
            <w:tcW w:w="1260" w:type="dxa"/>
            <w:vAlign w:val="center"/>
          </w:tcPr>
          <w:p w14:paraId="3F528FE7" w14:textId="3B7D3766" w:rsidR="00272623" w:rsidRPr="00184A3A" w:rsidRDefault="00272623" w:rsidP="00272623">
            <w:pPr>
              <w:rPr>
                <w:rPrChange w:id="4503" w:author="Edward Leung" w:date="2017-01-10T12:35:00Z">
                  <w:rPr/>
                </w:rPrChange>
              </w:rPr>
            </w:pPr>
            <w:r w:rsidRPr="00184A3A">
              <w:rPr>
                <w:rPrChange w:id="4504" w:author="Edward Leung" w:date="2017-01-10T12:35:00Z">
                  <w:rPr/>
                </w:rPrChange>
              </w:rPr>
              <w:t>Timepicker</w:t>
            </w:r>
          </w:p>
        </w:tc>
        <w:tc>
          <w:tcPr>
            <w:tcW w:w="1170" w:type="dxa"/>
            <w:vAlign w:val="center"/>
          </w:tcPr>
          <w:p w14:paraId="5D675ADF" w14:textId="77777777" w:rsidR="00272623" w:rsidRPr="00184A3A" w:rsidRDefault="00272623" w:rsidP="00272623">
            <w:pPr>
              <w:rPr>
                <w:rPrChange w:id="4505" w:author="Edward Leung" w:date="2017-01-10T12:35:00Z">
                  <w:rPr/>
                </w:rPrChange>
              </w:rPr>
            </w:pPr>
            <w:r w:rsidRPr="00184A3A">
              <w:rPr>
                <w:rPrChange w:id="4506" w:author="Edward Leung" w:date="2017-01-10T12:35:00Z">
                  <w:rPr/>
                </w:rPrChange>
              </w:rPr>
              <w:t>Prefilled</w:t>
            </w:r>
          </w:p>
        </w:tc>
        <w:tc>
          <w:tcPr>
            <w:tcW w:w="1237" w:type="dxa"/>
            <w:vAlign w:val="center"/>
          </w:tcPr>
          <w:p w14:paraId="61160190" w14:textId="77777777" w:rsidR="00272623" w:rsidRPr="00184A3A" w:rsidRDefault="00272623" w:rsidP="00272623">
            <w:pPr>
              <w:rPr>
                <w:rPrChange w:id="4507" w:author="Edward Leung" w:date="2017-01-10T12:35:00Z">
                  <w:rPr/>
                </w:rPrChange>
              </w:rPr>
            </w:pPr>
            <w:r w:rsidRPr="00184A3A">
              <w:rPr>
                <w:rPrChange w:id="4508" w:author="Edward Leung" w:date="2017-01-10T12:35:00Z">
                  <w:rPr/>
                </w:rPrChange>
              </w:rPr>
              <w:t>-</w:t>
            </w:r>
          </w:p>
        </w:tc>
        <w:tc>
          <w:tcPr>
            <w:tcW w:w="1103" w:type="dxa"/>
            <w:vAlign w:val="center"/>
          </w:tcPr>
          <w:p w14:paraId="2446E860" w14:textId="77777777" w:rsidR="00272623" w:rsidRPr="00184A3A" w:rsidRDefault="00272623" w:rsidP="00272623">
            <w:pPr>
              <w:rPr>
                <w:rPrChange w:id="4509" w:author="Edward Leung" w:date="2017-01-10T12:35:00Z">
                  <w:rPr/>
                </w:rPrChange>
              </w:rPr>
            </w:pPr>
            <w:r w:rsidRPr="00184A3A">
              <w:rPr>
                <w:rPrChange w:id="4510" w:author="Edward Leung" w:date="2017-01-10T12:35:00Z">
                  <w:rPr/>
                </w:rPrChange>
              </w:rPr>
              <w:t>Time – hh24:mi:ss</w:t>
            </w:r>
          </w:p>
        </w:tc>
        <w:tc>
          <w:tcPr>
            <w:tcW w:w="1507" w:type="dxa"/>
            <w:vAlign w:val="center"/>
          </w:tcPr>
          <w:p w14:paraId="4F4D7667" w14:textId="77777777" w:rsidR="00272623" w:rsidRPr="00184A3A" w:rsidRDefault="00272623" w:rsidP="00272623">
            <w:pPr>
              <w:rPr>
                <w:rPrChange w:id="4511" w:author="Edward Leung" w:date="2017-01-10T12:35:00Z">
                  <w:rPr/>
                </w:rPrChange>
              </w:rPr>
            </w:pPr>
            <w:r w:rsidRPr="00184A3A">
              <w:rPr>
                <w:rPrChange w:id="4512" w:author="Edward Leung" w:date="2017-01-10T12:35:00Z">
                  <w:rPr/>
                </w:rPrChange>
              </w:rPr>
              <w:t>-</w:t>
            </w:r>
          </w:p>
        </w:tc>
        <w:tc>
          <w:tcPr>
            <w:tcW w:w="2363" w:type="dxa"/>
            <w:vAlign w:val="center"/>
          </w:tcPr>
          <w:p w14:paraId="69C42ADA" w14:textId="77777777" w:rsidR="00272623" w:rsidRPr="00184A3A" w:rsidRDefault="00272623" w:rsidP="00272623">
            <w:pPr>
              <w:rPr>
                <w:rPrChange w:id="4513" w:author="Edward Leung" w:date="2017-01-10T12:35:00Z">
                  <w:rPr/>
                </w:rPrChange>
              </w:rPr>
            </w:pPr>
          </w:p>
        </w:tc>
      </w:tr>
      <w:tr w:rsidR="00272623" w:rsidRPr="00184A3A" w14:paraId="462BBB34" w14:textId="77777777" w:rsidTr="00F23C2F">
        <w:tc>
          <w:tcPr>
            <w:tcW w:w="1553" w:type="dxa"/>
            <w:vAlign w:val="center"/>
          </w:tcPr>
          <w:p w14:paraId="7344F471" w14:textId="77777777" w:rsidR="00272623" w:rsidRPr="00184A3A" w:rsidRDefault="00272623" w:rsidP="00272623">
            <w:pPr>
              <w:ind w:left="-18" w:right="-108"/>
              <w:rPr>
                <w:b/>
                <w:rPrChange w:id="4514" w:author="Edward Leung" w:date="2017-01-10T12:35:00Z">
                  <w:rPr>
                    <w:b/>
                  </w:rPr>
                </w:rPrChange>
              </w:rPr>
            </w:pPr>
            <w:r w:rsidRPr="00184A3A">
              <w:rPr>
                <w:b/>
                <w:rPrChange w:id="4515" w:author="Edward Leung" w:date="2017-01-10T12:35:00Z">
                  <w:rPr>
                    <w:b/>
                  </w:rPr>
                </w:rPrChange>
              </w:rPr>
              <w:t>Enable</w:t>
            </w:r>
          </w:p>
        </w:tc>
        <w:tc>
          <w:tcPr>
            <w:tcW w:w="1260" w:type="dxa"/>
            <w:vAlign w:val="center"/>
          </w:tcPr>
          <w:p w14:paraId="3762999F" w14:textId="4340BB23" w:rsidR="00272623" w:rsidRPr="00184A3A" w:rsidRDefault="00272623" w:rsidP="00272623">
            <w:pPr>
              <w:rPr>
                <w:rPrChange w:id="4516" w:author="Edward Leung" w:date="2017-01-10T12:35:00Z">
                  <w:rPr/>
                </w:rPrChange>
              </w:rPr>
            </w:pPr>
            <w:r w:rsidRPr="00184A3A">
              <w:rPr>
                <w:rPrChange w:id="4517" w:author="Edward Leung" w:date="2017-01-10T12:35:00Z">
                  <w:rPr/>
                </w:rPrChange>
              </w:rPr>
              <w:t>Radiobox</w:t>
            </w:r>
          </w:p>
        </w:tc>
        <w:tc>
          <w:tcPr>
            <w:tcW w:w="1170" w:type="dxa"/>
            <w:vAlign w:val="center"/>
          </w:tcPr>
          <w:p w14:paraId="5CAC4B4A" w14:textId="77777777" w:rsidR="00272623" w:rsidRPr="00184A3A" w:rsidRDefault="00272623" w:rsidP="00272623">
            <w:pPr>
              <w:rPr>
                <w:rPrChange w:id="4518" w:author="Edward Leung" w:date="2017-01-10T12:35:00Z">
                  <w:rPr/>
                </w:rPrChange>
              </w:rPr>
            </w:pPr>
            <w:r w:rsidRPr="00184A3A">
              <w:rPr>
                <w:rPrChange w:id="4519" w:author="Edward Leung" w:date="2017-01-10T12:35:00Z">
                  <w:rPr/>
                </w:rPrChange>
              </w:rPr>
              <w:t>Prefilled</w:t>
            </w:r>
          </w:p>
        </w:tc>
        <w:tc>
          <w:tcPr>
            <w:tcW w:w="1237" w:type="dxa"/>
            <w:vAlign w:val="center"/>
          </w:tcPr>
          <w:p w14:paraId="58D1509D" w14:textId="77777777" w:rsidR="00272623" w:rsidRPr="00184A3A" w:rsidRDefault="00272623" w:rsidP="00272623">
            <w:pPr>
              <w:rPr>
                <w:rPrChange w:id="4520" w:author="Edward Leung" w:date="2017-01-10T12:35:00Z">
                  <w:rPr/>
                </w:rPrChange>
              </w:rPr>
            </w:pPr>
            <w:r w:rsidRPr="00184A3A">
              <w:rPr>
                <w:rPrChange w:id="4521" w:author="Edward Leung" w:date="2017-01-10T12:35:00Z">
                  <w:rPr/>
                </w:rPrChange>
              </w:rPr>
              <w:t>-</w:t>
            </w:r>
          </w:p>
        </w:tc>
        <w:tc>
          <w:tcPr>
            <w:tcW w:w="1103" w:type="dxa"/>
            <w:vAlign w:val="center"/>
          </w:tcPr>
          <w:p w14:paraId="710E851A" w14:textId="77777777" w:rsidR="00272623" w:rsidRPr="00184A3A" w:rsidRDefault="00272623" w:rsidP="00272623">
            <w:pPr>
              <w:rPr>
                <w:rPrChange w:id="4522" w:author="Edward Leung" w:date="2017-01-10T12:35:00Z">
                  <w:rPr/>
                </w:rPrChange>
              </w:rPr>
            </w:pPr>
            <w:r w:rsidRPr="00184A3A">
              <w:rPr>
                <w:rPrChange w:id="4523" w:author="Edward Leung" w:date="2017-01-10T12:35:00Z">
                  <w:rPr/>
                </w:rPrChange>
              </w:rPr>
              <w:t>A1</w:t>
            </w:r>
          </w:p>
        </w:tc>
        <w:tc>
          <w:tcPr>
            <w:tcW w:w="1507" w:type="dxa"/>
            <w:vAlign w:val="center"/>
          </w:tcPr>
          <w:p w14:paraId="55153021" w14:textId="77777777" w:rsidR="00272623" w:rsidRPr="00184A3A" w:rsidRDefault="00272623" w:rsidP="00272623">
            <w:pPr>
              <w:rPr>
                <w:rPrChange w:id="4524" w:author="Edward Leung" w:date="2017-01-10T12:35:00Z">
                  <w:rPr/>
                </w:rPrChange>
              </w:rPr>
            </w:pPr>
            <w:r w:rsidRPr="00184A3A">
              <w:rPr>
                <w:rPrChange w:id="4525" w:author="Edward Leung" w:date="2017-01-10T12:35:00Z">
                  <w:rPr/>
                </w:rPrChange>
              </w:rPr>
              <w:t>-</w:t>
            </w:r>
          </w:p>
        </w:tc>
        <w:tc>
          <w:tcPr>
            <w:tcW w:w="2363" w:type="dxa"/>
            <w:vAlign w:val="center"/>
          </w:tcPr>
          <w:p w14:paraId="28E43B3B" w14:textId="77777777" w:rsidR="00272623" w:rsidRPr="00184A3A" w:rsidRDefault="00272623" w:rsidP="00272623">
            <w:pPr>
              <w:pStyle w:val="ListParagraph"/>
              <w:numPr>
                <w:ilvl w:val="0"/>
                <w:numId w:val="3"/>
              </w:numPr>
              <w:ind w:left="319" w:hanging="270"/>
              <w:rPr>
                <w:rPrChange w:id="4526" w:author="Edward Leung" w:date="2017-01-10T12:35:00Z">
                  <w:rPr/>
                </w:rPrChange>
              </w:rPr>
            </w:pPr>
            <w:r w:rsidRPr="00184A3A">
              <w:rPr>
                <w:rPrChange w:id="4527" w:author="Edward Leung" w:date="2017-01-10T12:35:00Z">
                  <w:rPr/>
                </w:rPrChange>
              </w:rPr>
              <w:t>Y (enabled)</w:t>
            </w:r>
          </w:p>
          <w:p w14:paraId="56C106B9" w14:textId="77777777" w:rsidR="00272623" w:rsidRPr="00184A3A" w:rsidRDefault="00272623" w:rsidP="00272623">
            <w:pPr>
              <w:pStyle w:val="ListParagraph"/>
              <w:numPr>
                <w:ilvl w:val="0"/>
                <w:numId w:val="3"/>
              </w:numPr>
              <w:ind w:left="319" w:hanging="270"/>
              <w:rPr>
                <w:rPrChange w:id="4528" w:author="Edward Leung" w:date="2017-01-10T12:35:00Z">
                  <w:rPr/>
                </w:rPrChange>
              </w:rPr>
            </w:pPr>
            <w:r w:rsidRPr="00184A3A">
              <w:rPr>
                <w:rPrChange w:id="4529" w:author="Edward Leung" w:date="2017-01-10T12:35:00Z">
                  <w:rPr/>
                </w:rPrChange>
              </w:rPr>
              <w:t>N (disabled)</w:t>
            </w:r>
          </w:p>
        </w:tc>
      </w:tr>
    </w:tbl>
    <w:p w14:paraId="7266A4DC" w14:textId="77777777" w:rsidR="00712376" w:rsidRPr="00184A3A" w:rsidRDefault="00712376" w:rsidP="00712376">
      <w:pPr>
        <w:pStyle w:val="Heading4"/>
        <w:ind w:left="864"/>
        <w:rPr>
          <w:rPrChange w:id="4530" w:author="Edward Leung" w:date="2017-01-10T12:35:00Z">
            <w:rPr/>
          </w:rPrChange>
        </w:rPr>
      </w:pPr>
      <w:r w:rsidRPr="00184A3A">
        <w:rPr>
          <w:rPrChange w:id="4531" w:author="Edward Leung" w:date="2017-01-10T12:35:00Z">
            <w:rPr/>
          </w:rPrChange>
        </w:rPr>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087DC1" w:rsidRPr="00184A3A" w14:paraId="4104E064" w14:textId="77777777" w:rsidTr="00F23C2F">
        <w:tc>
          <w:tcPr>
            <w:tcW w:w="1553" w:type="dxa"/>
            <w:shd w:val="clear" w:color="auto" w:fill="C6D9F1"/>
          </w:tcPr>
          <w:p w14:paraId="3DEFC957" w14:textId="77777777" w:rsidR="00087DC1" w:rsidRPr="00184A3A" w:rsidRDefault="00087DC1" w:rsidP="00F23C2F">
            <w:pPr>
              <w:rPr>
                <w:b/>
                <w:rPrChange w:id="4532" w:author="Edward Leung" w:date="2017-01-10T12:35:00Z">
                  <w:rPr>
                    <w:b/>
                  </w:rPr>
                </w:rPrChange>
              </w:rPr>
            </w:pPr>
            <w:r w:rsidRPr="00184A3A">
              <w:rPr>
                <w:b/>
                <w:rPrChange w:id="4533" w:author="Edward Leung" w:date="2017-01-10T12:35:00Z">
                  <w:rPr>
                    <w:b/>
                  </w:rPr>
                </w:rPrChange>
              </w:rPr>
              <w:t>Screen Object</w:t>
            </w:r>
          </w:p>
        </w:tc>
        <w:tc>
          <w:tcPr>
            <w:tcW w:w="1300" w:type="dxa"/>
            <w:shd w:val="clear" w:color="auto" w:fill="C6D9F1"/>
          </w:tcPr>
          <w:p w14:paraId="330BF243" w14:textId="77777777" w:rsidR="00087DC1" w:rsidRPr="00184A3A" w:rsidRDefault="00087DC1" w:rsidP="00F23C2F">
            <w:pPr>
              <w:rPr>
                <w:b/>
                <w:rPrChange w:id="4534" w:author="Edward Leung" w:date="2017-01-10T12:35:00Z">
                  <w:rPr>
                    <w:b/>
                  </w:rPr>
                </w:rPrChange>
              </w:rPr>
            </w:pPr>
            <w:r w:rsidRPr="00184A3A">
              <w:rPr>
                <w:b/>
                <w:rPrChange w:id="4535" w:author="Edward Leung" w:date="2017-01-10T12:35:00Z">
                  <w:rPr>
                    <w:b/>
                  </w:rPr>
                </w:rPrChange>
              </w:rPr>
              <w:t>Object Type</w:t>
            </w:r>
          </w:p>
        </w:tc>
        <w:tc>
          <w:tcPr>
            <w:tcW w:w="3470" w:type="dxa"/>
            <w:shd w:val="clear" w:color="auto" w:fill="C6D9F1"/>
          </w:tcPr>
          <w:p w14:paraId="6C59BE24" w14:textId="77777777" w:rsidR="00087DC1" w:rsidRPr="00184A3A" w:rsidRDefault="00087DC1" w:rsidP="00F23C2F">
            <w:pPr>
              <w:rPr>
                <w:b/>
                <w:rPrChange w:id="4536" w:author="Edward Leung" w:date="2017-01-10T12:35:00Z">
                  <w:rPr>
                    <w:b/>
                  </w:rPr>
                </w:rPrChange>
              </w:rPr>
            </w:pPr>
            <w:r w:rsidRPr="00184A3A">
              <w:rPr>
                <w:b/>
                <w:rPrChange w:id="4537" w:author="Edward Leung" w:date="2017-01-10T12:35:00Z">
                  <w:rPr>
                    <w:b/>
                  </w:rPr>
                </w:rPrChange>
              </w:rPr>
              <w:t>Action / Event / Response</w:t>
            </w:r>
          </w:p>
        </w:tc>
        <w:tc>
          <w:tcPr>
            <w:tcW w:w="3690" w:type="dxa"/>
            <w:shd w:val="clear" w:color="auto" w:fill="C6D9F1"/>
          </w:tcPr>
          <w:p w14:paraId="49E0680F" w14:textId="77777777" w:rsidR="00087DC1" w:rsidRPr="00184A3A" w:rsidRDefault="00087DC1" w:rsidP="00F23C2F">
            <w:pPr>
              <w:rPr>
                <w:b/>
                <w:rPrChange w:id="4538" w:author="Edward Leung" w:date="2017-01-10T12:35:00Z">
                  <w:rPr>
                    <w:b/>
                  </w:rPr>
                </w:rPrChange>
              </w:rPr>
            </w:pPr>
            <w:r w:rsidRPr="00184A3A">
              <w:rPr>
                <w:b/>
                <w:rPrChange w:id="4539" w:author="Edward Leung" w:date="2017-01-10T12:35:00Z">
                  <w:rPr>
                    <w:b/>
                  </w:rPr>
                </w:rPrChange>
              </w:rPr>
              <w:t>Remarks</w:t>
            </w:r>
          </w:p>
        </w:tc>
      </w:tr>
      <w:tr w:rsidR="00087DC1" w:rsidRPr="00184A3A" w14:paraId="4814710A" w14:textId="77777777" w:rsidTr="00F23C2F">
        <w:tc>
          <w:tcPr>
            <w:tcW w:w="1553" w:type="dxa"/>
          </w:tcPr>
          <w:p w14:paraId="3E1E76D2" w14:textId="77777777" w:rsidR="00087DC1" w:rsidRPr="00184A3A" w:rsidRDefault="00087DC1" w:rsidP="00F23C2F">
            <w:pPr>
              <w:rPr>
                <w:rPrChange w:id="4540" w:author="Edward Leung" w:date="2017-01-10T12:35:00Z">
                  <w:rPr/>
                </w:rPrChange>
              </w:rPr>
            </w:pPr>
            <w:r w:rsidRPr="00184A3A">
              <w:rPr>
                <w:rPrChange w:id="4541" w:author="Edward Leung" w:date="2017-01-10T12:35:00Z">
                  <w:rPr/>
                </w:rPrChange>
              </w:rPr>
              <w:t>Save</w:t>
            </w:r>
          </w:p>
        </w:tc>
        <w:tc>
          <w:tcPr>
            <w:tcW w:w="1300" w:type="dxa"/>
          </w:tcPr>
          <w:p w14:paraId="31C13AC5" w14:textId="77777777" w:rsidR="00087DC1" w:rsidRPr="00184A3A" w:rsidRDefault="00087DC1" w:rsidP="00F23C2F">
            <w:pPr>
              <w:rPr>
                <w:rPrChange w:id="4542" w:author="Edward Leung" w:date="2017-01-10T12:35:00Z">
                  <w:rPr/>
                </w:rPrChange>
              </w:rPr>
            </w:pPr>
            <w:r w:rsidRPr="00184A3A">
              <w:rPr>
                <w:rPrChange w:id="4543" w:author="Edward Leung" w:date="2017-01-10T12:35:00Z">
                  <w:rPr/>
                </w:rPrChange>
              </w:rPr>
              <w:t>Button</w:t>
            </w:r>
          </w:p>
        </w:tc>
        <w:tc>
          <w:tcPr>
            <w:tcW w:w="3470" w:type="dxa"/>
          </w:tcPr>
          <w:p w14:paraId="5CF8614B" w14:textId="77777777" w:rsidR="00087DC1" w:rsidRPr="00184A3A" w:rsidRDefault="00087DC1" w:rsidP="00F23C2F">
            <w:pPr>
              <w:rPr>
                <w:rPrChange w:id="4544" w:author="Edward Leung" w:date="2017-01-10T12:35:00Z">
                  <w:rPr/>
                </w:rPrChange>
              </w:rPr>
            </w:pPr>
            <w:r w:rsidRPr="00184A3A">
              <w:rPr>
                <w:rPrChange w:id="4545" w:author="Edward Leung" w:date="2017-01-10T12:35:00Z">
                  <w:rPr/>
                </w:rPrChange>
              </w:rPr>
              <w:t>Save the created/edited content of the corresponding record</w:t>
            </w:r>
          </w:p>
        </w:tc>
        <w:tc>
          <w:tcPr>
            <w:tcW w:w="3690" w:type="dxa"/>
          </w:tcPr>
          <w:p w14:paraId="3FB97042" w14:textId="77777777" w:rsidR="00087DC1" w:rsidRPr="00184A3A" w:rsidRDefault="00087DC1" w:rsidP="00F23C2F">
            <w:pPr>
              <w:rPr>
                <w:rPrChange w:id="4546" w:author="Edward Leung" w:date="2017-01-10T12:35:00Z">
                  <w:rPr/>
                </w:rPrChange>
              </w:rPr>
            </w:pPr>
            <w:r w:rsidRPr="00184A3A">
              <w:rPr>
                <w:rPrChange w:id="4547" w:author="Edward Leung" w:date="2017-01-10T12:35:00Z">
                  <w:rPr/>
                </w:rPrChange>
              </w:rPr>
              <w:t>N/A</w:t>
            </w:r>
          </w:p>
        </w:tc>
      </w:tr>
      <w:tr w:rsidR="00087DC1" w:rsidRPr="00184A3A" w14:paraId="77265878" w14:textId="77777777" w:rsidTr="00F23C2F">
        <w:tc>
          <w:tcPr>
            <w:tcW w:w="1553" w:type="dxa"/>
          </w:tcPr>
          <w:p w14:paraId="53415709" w14:textId="77777777" w:rsidR="00087DC1" w:rsidRPr="00184A3A" w:rsidRDefault="00087DC1" w:rsidP="00F23C2F">
            <w:pPr>
              <w:rPr>
                <w:rPrChange w:id="4548" w:author="Edward Leung" w:date="2017-01-10T12:35:00Z">
                  <w:rPr/>
                </w:rPrChange>
              </w:rPr>
            </w:pPr>
            <w:r w:rsidRPr="00184A3A">
              <w:rPr>
                <w:rPrChange w:id="4549" w:author="Edward Leung" w:date="2017-01-10T12:35:00Z">
                  <w:rPr/>
                </w:rPrChange>
              </w:rPr>
              <w:t>Close</w:t>
            </w:r>
          </w:p>
        </w:tc>
        <w:tc>
          <w:tcPr>
            <w:tcW w:w="1300" w:type="dxa"/>
          </w:tcPr>
          <w:p w14:paraId="0CB4DC46" w14:textId="77777777" w:rsidR="00087DC1" w:rsidRPr="00184A3A" w:rsidRDefault="00087DC1" w:rsidP="00F23C2F">
            <w:pPr>
              <w:rPr>
                <w:rPrChange w:id="4550" w:author="Edward Leung" w:date="2017-01-10T12:35:00Z">
                  <w:rPr/>
                </w:rPrChange>
              </w:rPr>
            </w:pPr>
            <w:r w:rsidRPr="00184A3A">
              <w:rPr>
                <w:rPrChange w:id="4551" w:author="Edward Leung" w:date="2017-01-10T12:35:00Z">
                  <w:rPr/>
                </w:rPrChange>
              </w:rPr>
              <w:t>Button</w:t>
            </w:r>
          </w:p>
        </w:tc>
        <w:tc>
          <w:tcPr>
            <w:tcW w:w="3470" w:type="dxa"/>
          </w:tcPr>
          <w:p w14:paraId="11732167" w14:textId="77777777" w:rsidR="00087DC1" w:rsidRPr="00184A3A" w:rsidRDefault="00087DC1" w:rsidP="00F23C2F">
            <w:pPr>
              <w:rPr>
                <w:rPrChange w:id="4552" w:author="Edward Leung" w:date="2017-01-10T12:35:00Z">
                  <w:rPr/>
                </w:rPrChange>
              </w:rPr>
            </w:pPr>
            <w:r w:rsidRPr="00184A3A">
              <w:rPr>
                <w:rPrChange w:id="4553" w:author="Edward Leung" w:date="2017-01-10T12:35:00Z">
                  <w:rPr/>
                </w:rPrChange>
              </w:rPr>
              <w:t>Cancel and discard all changes of corresponding created/edited record and back to the list page</w:t>
            </w:r>
          </w:p>
        </w:tc>
        <w:tc>
          <w:tcPr>
            <w:tcW w:w="3690" w:type="dxa"/>
          </w:tcPr>
          <w:p w14:paraId="08D53A32" w14:textId="77777777" w:rsidR="00087DC1" w:rsidRPr="00184A3A" w:rsidRDefault="00087DC1" w:rsidP="00F23C2F">
            <w:pPr>
              <w:rPr>
                <w:rPrChange w:id="4554" w:author="Edward Leung" w:date="2017-01-10T12:35:00Z">
                  <w:rPr/>
                </w:rPrChange>
              </w:rPr>
            </w:pPr>
            <w:r w:rsidRPr="00184A3A">
              <w:rPr>
                <w:rPrChange w:id="4555" w:author="Edward Leung" w:date="2017-01-10T12:35:00Z">
                  <w:rPr/>
                </w:rPrChange>
              </w:rPr>
              <w:t>-</w:t>
            </w:r>
          </w:p>
        </w:tc>
      </w:tr>
    </w:tbl>
    <w:p w14:paraId="409BF7B0" w14:textId="77777777" w:rsidR="00712376" w:rsidRPr="00184A3A" w:rsidRDefault="00712376" w:rsidP="00712376">
      <w:pPr>
        <w:pStyle w:val="Heading4"/>
        <w:ind w:left="864"/>
        <w:rPr>
          <w:rPrChange w:id="4556" w:author="Edward Leung" w:date="2017-01-10T12:35:00Z">
            <w:rPr/>
          </w:rPrChange>
        </w:rPr>
      </w:pPr>
      <w:r w:rsidRPr="00184A3A">
        <w:rPr>
          <w:rPrChange w:id="4557" w:author="Edward Leung" w:date="2017-01-10T12:35:00Z">
            <w:rPr/>
          </w:rPrChange>
        </w:rPr>
        <w:t>User/Security Group</w:t>
      </w:r>
    </w:p>
    <w:p w14:paraId="59E742F7" w14:textId="77777777" w:rsidR="00CC4959" w:rsidRPr="00184A3A" w:rsidRDefault="00CC4959" w:rsidP="00CC4959">
      <w:pPr>
        <w:ind w:left="360"/>
        <w:rPr>
          <w:rFonts w:eastAsia="SimSun"/>
          <w:rPrChange w:id="4558" w:author="Edward Leung" w:date="2017-01-10T12:35:00Z">
            <w:rPr>
              <w:rFonts w:eastAsia="SimSun"/>
            </w:rPr>
          </w:rPrChange>
        </w:rPr>
      </w:pPr>
      <w:r w:rsidRPr="00184A3A">
        <w:rPr>
          <w:rFonts w:eastAsia="SimSun"/>
          <w:rPrChange w:id="4559" w:author="Edward Leung" w:date="2017-01-10T12:35:00Z">
            <w:rPr>
              <w:rFonts w:eastAsia="SimSun"/>
            </w:rPr>
          </w:rPrChange>
        </w:rPr>
        <w:t>This function can be accessed by the following user(s):</w:t>
      </w:r>
    </w:p>
    <w:p w14:paraId="1800E848" w14:textId="77777777" w:rsidR="00CC4959" w:rsidRPr="00184A3A" w:rsidRDefault="00CC4959" w:rsidP="00CC4959">
      <w:pPr>
        <w:pStyle w:val="ListParagraph"/>
        <w:numPr>
          <w:ilvl w:val="0"/>
          <w:numId w:val="3"/>
        </w:numPr>
        <w:rPr>
          <w:rFonts w:eastAsia="SimSun"/>
          <w:rPrChange w:id="4560" w:author="Edward Leung" w:date="2017-01-10T12:35:00Z">
            <w:rPr>
              <w:rFonts w:eastAsia="SimSun"/>
            </w:rPr>
          </w:rPrChange>
        </w:rPr>
      </w:pPr>
      <w:r w:rsidRPr="00184A3A">
        <w:rPr>
          <w:rFonts w:eastAsia="SimSun"/>
          <w:rPrChange w:id="4561" w:author="Edward Leung" w:date="2017-01-10T12:35:00Z">
            <w:rPr>
              <w:rFonts w:eastAsia="SimSun"/>
            </w:rPr>
          </w:rPrChange>
        </w:rPr>
        <w:t>System Admin</w:t>
      </w:r>
    </w:p>
    <w:p w14:paraId="75065892" w14:textId="77777777" w:rsidR="00712376" w:rsidRPr="00184A3A" w:rsidRDefault="00712376" w:rsidP="00712376">
      <w:pPr>
        <w:pStyle w:val="Heading4"/>
        <w:ind w:left="864"/>
        <w:rPr>
          <w:rPrChange w:id="4562" w:author="Edward Leung" w:date="2017-01-10T12:35:00Z">
            <w:rPr/>
          </w:rPrChange>
        </w:rPr>
      </w:pPr>
      <w:r w:rsidRPr="00184A3A">
        <w:rPr>
          <w:rPrChange w:id="4563" w:author="Edward Leung" w:date="2017-01-10T12:35:00Z">
            <w:rPr/>
          </w:rPrChange>
        </w:rPr>
        <w:t>Data Fields &amp; Presentation Logic</w:t>
      </w:r>
    </w:p>
    <w:p w14:paraId="0F80E11D" w14:textId="77777777" w:rsidR="00712376" w:rsidRPr="00184A3A" w:rsidRDefault="00712376" w:rsidP="00712376">
      <w:pPr>
        <w:ind w:left="450"/>
        <w:rPr>
          <w:lang w:eastAsia="zh-CN"/>
          <w:rPrChange w:id="4564" w:author="Edward Leung" w:date="2017-01-10T12:35:00Z">
            <w:rPr>
              <w:lang w:eastAsia="zh-CN"/>
            </w:rPr>
          </w:rPrChange>
        </w:rPr>
      </w:pPr>
      <w:r w:rsidRPr="00184A3A">
        <w:rPr>
          <w:lang w:eastAsia="zh-CN"/>
          <w:rPrChange w:id="4565" w:author="Edward Leung" w:date="2017-01-10T12:35:00Z">
            <w:rPr>
              <w:lang w:eastAsia="zh-CN"/>
            </w:rPr>
          </w:rPrChange>
        </w:rPr>
        <w:t>N/A</w:t>
      </w:r>
    </w:p>
    <w:p w14:paraId="5E48C39D" w14:textId="77777777" w:rsidR="00712376" w:rsidRPr="00184A3A" w:rsidRDefault="00712376" w:rsidP="00712376">
      <w:pPr>
        <w:pStyle w:val="Heading4"/>
        <w:ind w:left="864"/>
        <w:rPr>
          <w:rPrChange w:id="4566" w:author="Edward Leung" w:date="2017-01-10T12:35:00Z">
            <w:rPr/>
          </w:rPrChange>
        </w:rPr>
      </w:pPr>
      <w:r w:rsidRPr="00184A3A">
        <w:rPr>
          <w:rPrChange w:id="4567" w:author="Edward Leung" w:date="2017-01-10T12:35:00Z">
            <w:rPr/>
          </w:rPrChange>
        </w:rPr>
        <w:t>Assumptions/Constraints</w:t>
      </w:r>
    </w:p>
    <w:p w14:paraId="28855313" w14:textId="77777777" w:rsidR="00712376" w:rsidRPr="00184A3A" w:rsidRDefault="00712376" w:rsidP="00712376">
      <w:pPr>
        <w:ind w:left="450"/>
        <w:rPr>
          <w:lang w:eastAsia="zh-CN"/>
          <w:rPrChange w:id="4568" w:author="Edward Leung" w:date="2017-01-10T12:35:00Z">
            <w:rPr>
              <w:lang w:eastAsia="zh-CN"/>
            </w:rPr>
          </w:rPrChange>
        </w:rPr>
      </w:pPr>
      <w:r w:rsidRPr="00184A3A">
        <w:rPr>
          <w:lang w:eastAsia="zh-CN"/>
          <w:rPrChange w:id="4569" w:author="Edward Leung" w:date="2017-01-10T12:35:00Z">
            <w:rPr>
              <w:lang w:eastAsia="zh-CN"/>
            </w:rPr>
          </w:rPrChange>
        </w:rPr>
        <w:t>N/A</w:t>
      </w:r>
    </w:p>
    <w:p w14:paraId="1DD0CF1B" w14:textId="77777777" w:rsidR="00712376" w:rsidRPr="00184A3A" w:rsidRDefault="00712376" w:rsidP="00712376">
      <w:pPr>
        <w:pStyle w:val="Heading4"/>
        <w:ind w:left="864"/>
        <w:rPr>
          <w:rPrChange w:id="4570" w:author="Edward Leung" w:date="2017-01-10T12:35:00Z">
            <w:rPr/>
          </w:rPrChange>
        </w:rPr>
      </w:pPr>
      <w:r w:rsidRPr="00184A3A">
        <w:rPr>
          <w:rPrChange w:id="4571" w:author="Edward Leung" w:date="2017-01-10T12:35:00Z">
            <w:rPr/>
          </w:rPrChange>
        </w:rPr>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14:paraId="75017748" w14:textId="77777777" w:rsidTr="0090729B">
        <w:tc>
          <w:tcPr>
            <w:tcW w:w="1497" w:type="dxa"/>
            <w:shd w:val="clear" w:color="auto" w:fill="C6D9F1"/>
          </w:tcPr>
          <w:p w14:paraId="467C1D56" w14:textId="77777777" w:rsidR="00533274" w:rsidRPr="00184A3A" w:rsidRDefault="00533274" w:rsidP="0090729B">
            <w:pPr>
              <w:pStyle w:val="BodyText"/>
              <w:rPr>
                <w:b/>
                <w:rPrChange w:id="4572" w:author="Edward Leung" w:date="2017-01-10T12:35:00Z">
                  <w:rPr>
                    <w:b/>
                  </w:rPr>
                </w:rPrChange>
              </w:rPr>
            </w:pPr>
            <w:r w:rsidRPr="00184A3A">
              <w:rPr>
                <w:b/>
                <w:rPrChange w:id="4573" w:author="Edward Leung" w:date="2017-01-10T12:35:00Z">
                  <w:rPr>
                    <w:b/>
                  </w:rPr>
                </w:rPrChange>
              </w:rPr>
              <w:t>Error Code</w:t>
            </w:r>
          </w:p>
        </w:tc>
        <w:tc>
          <w:tcPr>
            <w:tcW w:w="1260" w:type="dxa"/>
            <w:shd w:val="clear" w:color="auto" w:fill="C6D9F1"/>
          </w:tcPr>
          <w:p w14:paraId="227E42B6" w14:textId="77777777" w:rsidR="00533274" w:rsidRPr="00184A3A" w:rsidRDefault="00533274" w:rsidP="0090729B">
            <w:pPr>
              <w:pStyle w:val="BodyText"/>
              <w:rPr>
                <w:b/>
                <w:rPrChange w:id="4574" w:author="Edward Leung" w:date="2017-01-10T12:35:00Z">
                  <w:rPr>
                    <w:b/>
                  </w:rPr>
                </w:rPrChange>
              </w:rPr>
            </w:pPr>
            <w:r w:rsidRPr="00184A3A">
              <w:rPr>
                <w:b/>
                <w:rPrChange w:id="4575" w:author="Edward Leung" w:date="2017-01-10T12:35:00Z">
                  <w:rPr>
                    <w:b/>
                  </w:rPr>
                </w:rPrChange>
              </w:rPr>
              <w:t>Severity</w:t>
            </w:r>
          </w:p>
        </w:tc>
        <w:tc>
          <w:tcPr>
            <w:tcW w:w="7465" w:type="dxa"/>
            <w:shd w:val="clear" w:color="auto" w:fill="C6D9F1"/>
          </w:tcPr>
          <w:p w14:paraId="60D20B1E" w14:textId="77777777" w:rsidR="00533274" w:rsidRPr="00184A3A" w:rsidRDefault="00533274" w:rsidP="0090729B">
            <w:pPr>
              <w:pStyle w:val="BodyText"/>
              <w:rPr>
                <w:b/>
                <w:rPrChange w:id="4576" w:author="Edward Leung" w:date="2017-01-10T12:35:00Z">
                  <w:rPr>
                    <w:b/>
                  </w:rPr>
                </w:rPrChange>
              </w:rPr>
            </w:pPr>
            <w:r w:rsidRPr="00184A3A">
              <w:rPr>
                <w:b/>
                <w:rPrChange w:id="4577" w:author="Edward Leung" w:date="2017-01-10T12:35:00Z">
                  <w:rPr>
                    <w:b/>
                  </w:rPr>
                </w:rPrChange>
              </w:rPr>
              <w:t>Error Message</w:t>
            </w:r>
          </w:p>
        </w:tc>
      </w:tr>
      <w:tr w:rsidR="00533274" w:rsidRPr="00184A3A" w14:paraId="13A2933D" w14:textId="77777777" w:rsidTr="0090729B">
        <w:tc>
          <w:tcPr>
            <w:tcW w:w="1497" w:type="dxa"/>
          </w:tcPr>
          <w:p w14:paraId="5449E8E3" w14:textId="77777777" w:rsidR="00533274" w:rsidRPr="00184A3A" w:rsidRDefault="00533274" w:rsidP="0090729B">
            <w:pPr>
              <w:rPr>
                <w:rPrChange w:id="4578" w:author="Edward Leung" w:date="2017-01-10T12:35:00Z">
                  <w:rPr/>
                </w:rPrChange>
              </w:rPr>
            </w:pPr>
          </w:p>
        </w:tc>
        <w:tc>
          <w:tcPr>
            <w:tcW w:w="1260" w:type="dxa"/>
          </w:tcPr>
          <w:p w14:paraId="32781D50" w14:textId="77777777" w:rsidR="00533274" w:rsidRPr="00184A3A" w:rsidRDefault="00533274" w:rsidP="0090729B">
            <w:pPr>
              <w:rPr>
                <w:rPrChange w:id="4579" w:author="Edward Leung" w:date="2017-01-10T12:35:00Z">
                  <w:rPr/>
                </w:rPrChange>
              </w:rPr>
            </w:pPr>
          </w:p>
        </w:tc>
        <w:tc>
          <w:tcPr>
            <w:tcW w:w="7465" w:type="dxa"/>
          </w:tcPr>
          <w:p w14:paraId="45095F87" w14:textId="77777777" w:rsidR="00533274" w:rsidRPr="00184A3A" w:rsidRDefault="00533274" w:rsidP="0090729B">
            <w:pPr>
              <w:rPr>
                <w:rPrChange w:id="4580" w:author="Edward Leung" w:date="2017-01-10T12:35:00Z">
                  <w:rPr/>
                </w:rPrChange>
              </w:rPr>
            </w:pPr>
          </w:p>
        </w:tc>
      </w:tr>
    </w:tbl>
    <w:p w14:paraId="38FCEE5D" w14:textId="52CFAA0B" w:rsidR="00712376" w:rsidRPr="00184A3A" w:rsidRDefault="00796AB7" w:rsidP="00712376">
      <w:pPr>
        <w:pStyle w:val="Heading3"/>
        <w:rPr>
          <w:lang w:eastAsia="zh-CN"/>
          <w:rPrChange w:id="4581" w:author="Edward Leung" w:date="2017-01-10T12:35:00Z">
            <w:rPr>
              <w:lang w:eastAsia="zh-CN"/>
            </w:rPr>
          </w:rPrChange>
        </w:rPr>
      </w:pPr>
      <w:r w:rsidRPr="00184A3A">
        <w:rPr>
          <w:lang w:eastAsia="zh-CN"/>
          <w:rPrChange w:id="4582" w:author="Edward Leung" w:date="2017-01-10T12:35:00Z">
            <w:rPr>
              <w:lang w:eastAsia="zh-CN"/>
            </w:rPr>
          </w:rPrChange>
        </w:rPr>
        <w:t xml:space="preserve">Maintain Scheme </w:t>
      </w:r>
      <w:r w:rsidR="00712376" w:rsidRPr="00184A3A">
        <w:rPr>
          <w:lang w:eastAsia="zh-CN"/>
          <w:rPrChange w:id="4583" w:author="Edward Leung" w:date="2017-01-10T12:35:00Z">
            <w:rPr>
              <w:lang w:eastAsia="zh-CN"/>
            </w:rPr>
          </w:rPrChange>
        </w:rPr>
        <w:t>Info</w:t>
      </w:r>
      <w:r w:rsidRPr="00184A3A">
        <w:rPr>
          <w:lang w:eastAsia="zh-CN"/>
          <w:rPrChange w:id="4584" w:author="Edward Leung" w:date="2017-01-10T12:35:00Z">
            <w:rPr>
              <w:lang w:eastAsia="zh-CN"/>
            </w:rPr>
          </w:rPrChange>
        </w:rPr>
        <w:t xml:space="preserve"> (List)</w:t>
      </w:r>
    </w:p>
    <w:p w14:paraId="5A513EF3" w14:textId="77777777" w:rsidR="00712376" w:rsidRPr="00184A3A" w:rsidRDefault="00712376" w:rsidP="00712376">
      <w:pPr>
        <w:pStyle w:val="Heading4"/>
        <w:ind w:left="864"/>
        <w:rPr>
          <w:rPrChange w:id="4585" w:author="Edward Leung" w:date="2017-01-10T12:35:00Z">
            <w:rPr/>
          </w:rPrChange>
        </w:rPr>
      </w:pPr>
      <w:r w:rsidRPr="00184A3A">
        <w:rPr>
          <w:rPrChange w:id="4586" w:author="Edward Leung" w:date="2017-01-10T12:35:00Z">
            <w:rPr/>
          </w:rPrChange>
        </w:rPr>
        <w:t>Process/Work Flow</w:t>
      </w:r>
    </w:p>
    <w:p w14:paraId="69683524" w14:textId="20068A40" w:rsidR="00456AEF" w:rsidRPr="00184A3A" w:rsidRDefault="00456AEF" w:rsidP="00456AEF">
      <w:pPr>
        <w:ind w:left="450"/>
        <w:rPr>
          <w:lang w:eastAsia="zh-CN"/>
          <w:rPrChange w:id="4587" w:author="Edward Leung" w:date="2017-01-10T12:35:00Z">
            <w:rPr>
              <w:lang w:eastAsia="zh-CN"/>
            </w:rPr>
          </w:rPrChange>
        </w:rPr>
      </w:pPr>
      <w:r w:rsidRPr="00184A3A">
        <w:rPr>
          <w:lang w:eastAsia="zh-CN"/>
          <w:rPrChange w:id="4588" w:author="Edward Leung" w:date="2017-01-10T12:35:00Z">
            <w:rPr>
              <w:lang w:eastAsia="zh-CN"/>
            </w:rPr>
          </w:rPrChange>
        </w:rPr>
        <w:t xml:space="preserve">This function is to display scheme info detail records according the user input criteria. The </w:t>
      </w:r>
      <w:r w:rsidR="00BE5C5C" w:rsidRPr="00184A3A">
        <w:rPr>
          <w:lang w:eastAsia="zh-CN"/>
          <w:rPrChange w:id="4589" w:author="Edward Leung" w:date="2017-01-10T12:35:00Z">
            <w:rPr>
              <w:lang w:eastAsia="zh-CN"/>
            </w:rPr>
          </w:rPrChange>
        </w:rPr>
        <w:t>scheme info</w:t>
      </w:r>
      <w:r w:rsidRPr="00184A3A">
        <w:rPr>
          <w:lang w:eastAsia="zh-CN"/>
          <w:rPrChange w:id="4590" w:author="Edward Leung" w:date="2017-01-10T12:35:00Z">
            <w:rPr>
              <w:lang w:eastAsia="zh-CN"/>
            </w:rPr>
          </w:rPrChange>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Change w:id="4591" w:author="Edward Leung" w:date="2017-01-10T12:35:00Z">
            <w:rPr>
              <w:b/>
              <w:u w:val="single"/>
              <w:lang w:eastAsia="zh-CN"/>
            </w:rPr>
          </w:rPrChange>
        </w:rPr>
      </w:pPr>
      <w:r w:rsidRPr="00184A3A">
        <w:rPr>
          <w:b/>
          <w:u w:val="single"/>
          <w:lang w:eastAsia="zh-CN"/>
          <w:rPrChange w:id="4592" w:author="Edward Leung" w:date="2017-01-10T12:35:00Z">
            <w:rPr>
              <w:b/>
              <w:u w:val="single"/>
              <w:lang w:eastAsia="zh-CN"/>
            </w:rPr>
          </w:rPrChange>
        </w:rPr>
        <w:t>Business Logic</w:t>
      </w:r>
    </w:p>
    <w:p w14:paraId="63CEC257" w14:textId="25CCF322" w:rsidR="00456AEF" w:rsidRPr="00184A3A" w:rsidRDefault="00456AEF" w:rsidP="00456AEF">
      <w:pPr>
        <w:ind w:left="450"/>
        <w:rPr>
          <w:lang w:eastAsia="zh-CN"/>
          <w:rPrChange w:id="4593" w:author="Edward Leung" w:date="2017-01-10T12:35:00Z">
            <w:rPr>
              <w:lang w:eastAsia="zh-CN"/>
            </w:rPr>
          </w:rPrChange>
        </w:rPr>
      </w:pPr>
      <w:r w:rsidRPr="00184A3A">
        <w:rPr>
          <w:lang w:eastAsia="zh-CN"/>
          <w:rPrChange w:id="4594" w:author="Edward Leung" w:date="2017-01-10T12:35:00Z">
            <w:rPr>
              <w:lang w:eastAsia="zh-CN"/>
            </w:rPr>
          </w:rPrChange>
        </w:rPr>
        <w:lastRenderedPageBreak/>
        <w:t>The scheme</w:t>
      </w:r>
      <w:r w:rsidR="00BE5C5C" w:rsidRPr="00184A3A">
        <w:rPr>
          <w:lang w:eastAsia="zh-CN"/>
          <w:rPrChange w:id="4595" w:author="Edward Leung" w:date="2017-01-10T12:35:00Z">
            <w:rPr>
              <w:lang w:eastAsia="zh-CN"/>
            </w:rPr>
          </w:rPrChange>
        </w:rPr>
        <w:t xml:space="preserve"> info</w:t>
      </w:r>
      <w:r w:rsidRPr="00184A3A">
        <w:rPr>
          <w:lang w:eastAsia="zh-CN"/>
          <w:rPrChange w:id="4596" w:author="Edward Leung" w:date="2017-01-10T12:35:00Z">
            <w:rPr>
              <w:lang w:eastAsia="zh-CN"/>
            </w:rPr>
          </w:rPrChange>
        </w:rPr>
        <w:t xml:space="preserve"> is to describe the </w:t>
      </w:r>
      <w:r w:rsidR="00BE5C5C" w:rsidRPr="00184A3A">
        <w:rPr>
          <w:lang w:eastAsia="zh-CN"/>
          <w:rPrChange w:id="4597" w:author="Edward Leung" w:date="2017-01-10T12:35:00Z">
            <w:rPr>
              <w:lang w:eastAsia="zh-CN"/>
            </w:rPr>
          </w:rPrChange>
        </w:rPr>
        <w:t>set of table to be processed in a branch scheme under the category of field “poll scheme type”, So the poll branch scheme could use its poll scheme types to find tables to process according to the poll scheme type</w:t>
      </w:r>
      <w:r w:rsidRPr="00184A3A">
        <w:rPr>
          <w:lang w:eastAsia="zh-CN"/>
          <w:rPrChange w:id="4598" w:author="Edward Leung" w:date="2017-01-10T12:35:00Z">
            <w:rPr>
              <w:lang w:eastAsia="zh-CN"/>
            </w:rPr>
          </w:rPrChange>
        </w:rPr>
        <w:t xml:space="preserve">. Each </w:t>
      </w:r>
      <w:r w:rsidR="00BE5C5C" w:rsidRPr="00184A3A">
        <w:rPr>
          <w:lang w:eastAsia="zh-CN"/>
          <w:rPrChange w:id="4599" w:author="Edward Leung" w:date="2017-01-10T12:35:00Z">
            <w:rPr>
              <w:lang w:eastAsia="zh-CN"/>
            </w:rPr>
          </w:rPrChange>
        </w:rPr>
        <w:t xml:space="preserve">scheme info </w:t>
      </w:r>
      <w:r w:rsidRPr="00184A3A">
        <w:rPr>
          <w:lang w:eastAsia="zh-CN"/>
          <w:rPrChange w:id="4600" w:author="Edward Leung" w:date="2017-01-10T12:35:00Z">
            <w:rPr>
              <w:lang w:eastAsia="zh-CN"/>
            </w:rPr>
          </w:rPrChange>
        </w:rPr>
        <w:t xml:space="preserve">record represents a single </w:t>
      </w:r>
      <w:r w:rsidR="00BE5C5C" w:rsidRPr="00184A3A">
        <w:rPr>
          <w:lang w:eastAsia="zh-CN"/>
          <w:rPrChange w:id="4601" w:author="Edward Leung" w:date="2017-01-10T12:35:00Z">
            <w:rPr>
              <w:lang w:eastAsia="zh-CN"/>
            </w:rPr>
          </w:rPrChange>
        </w:rPr>
        <w:t>table</w:t>
      </w:r>
      <w:r w:rsidRPr="00184A3A">
        <w:rPr>
          <w:lang w:eastAsia="zh-CN"/>
          <w:rPrChange w:id="4602" w:author="Edward Leung" w:date="2017-01-10T12:35:00Z">
            <w:rPr>
              <w:lang w:eastAsia="zh-CN"/>
            </w:rPr>
          </w:rPrChange>
        </w:rPr>
        <w:t xml:space="preserve"> processing</w:t>
      </w:r>
      <w:r w:rsidR="00BE5C5C" w:rsidRPr="00184A3A">
        <w:rPr>
          <w:lang w:eastAsia="zh-CN"/>
          <w:rPrChange w:id="4603" w:author="Edward Leung" w:date="2017-01-10T12:35:00Z">
            <w:rPr>
              <w:lang w:eastAsia="zh-CN"/>
            </w:rPr>
          </w:rPrChange>
        </w:rPr>
        <w:t xml:space="preserve"> logic</w:t>
      </w:r>
      <w:r w:rsidRPr="00184A3A">
        <w:rPr>
          <w:lang w:eastAsia="zh-CN"/>
          <w:rPrChange w:id="4604" w:author="Edward Leung" w:date="2017-01-10T12:35:00Z">
            <w:rPr>
              <w:lang w:eastAsia="zh-CN"/>
            </w:rPr>
          </w:rPrChange>
        </w:rPr>
        <w:t>.</w:t>
      </w:r>
    </w:p>
    <w:p w14:paraId="0E028130" w14:textId="77777777" w:rsidR="00456AEF" w:rsidRPr="00184A3A" w:rsidRDefault="00456AEF" w:rsidP="00BE5C5C">
      <w:pPr>
        <w:pStyle w:val="ListParagraph"/>
        <w:numPr>
          <w:ilvl w:val="0"/>
          <w:numId w:val="16"/>
        </w:numPr>
        <w:ind w:left="810"/>
        <w:rPr>
          <w:lang w:eastAsia="zh-CN"/>
          <w:rPrChange w:id="4605" w:author="Edward Leung" w:date="2017-01-10T12:35:00Z">
            <w:rPr>
              <w:lang w:eastAsia="zh-CN"/>
            </w:rPr>
          </w:rPrChange>
        </w:rPr>
      </w:pPr>
      <w:r w:rsidRPr="00184A3A">
        <w:rPr>
          <w:lang w:eastAsia="zh-CN"/>
          <w:rPrChange w:id="4606" w:author="Edward Leung" w:date="2017-01-10T12:35:00Z">
            <w:rPr>
              <w:lang w:eastAsia="zh-CN"/>
            </w:rPr>
          </w:rPrChange>
        </w:rPr>
        <w:t>By default, when the page is accessed, there’s no search criteria provided and all branch info will be displayed on the page with pagination</w:t>
      </w:r>
    </w:p>
    <w:p w14:paraId="1122D267" w14:textId="77777777" w:rsidR="00456AEF" w:rsidRPr="00184A3A" w:rsidRDefault="00456AEF" w:rsidP="00BE5C5C">
      <w:pPr>
        <w:widowControl w:val="0"/>
        <w:numPr>
          <w:ilvl w:val="0"/>
          <w:numId w:val="16"/>
        </w:numPr>
        <w:adjustRightInd w:val="0"/>
        <w:spacing w:line="360" w:lineRule="atLeast"/>
        <w:ind w:left="810"/>
        <w:textAlignment w:val="baseline"/>
        <w:rPr>
          <w:lang w:eastAsia="zh-CN"/>
          <w:rPrChange w:id="4607" w:author="Edward Leung" w:date="2017-01-10T12:35:00Z">
            <w:rPr>
              <w:lang w:eastAsia="zh-CN"/>
            </w:rPr>
          </w:rPrChange>
        </w:rPr>
      </w:pPr>
      <w:r w:rsidRPr="00184A3A">
        <w:rPr>
          <w:lang w:eastAsia="zh-CN"/>
          <w:rPrChange w:id="4608" w:author="Edward Leung" w:date="2017-01-10T12:35:00Z">
            <w:rPr>
              <w:lang w:eastAsia="zh-CN"/>
            </w:rPr>
          </w:rPrChange>
        </w:rPr>
        <w:t>User could conduct manipulations on searched-out records such as page switching, sorting by specific columns and refining.</w:t>
      </w:r>
    </w:p>
    <w:p w14:paraId="7FEE6339" w14:textId="020EF910" w:rsidR="00456AEF" w:rsidRPr="00184A3A" w:rsidRDefault="00456AEF" w:rsidP="00BE5C5C">
      <w:pPr>
        <w:widowControl w:val="0"/>
        <w:numPr>
          <w:ilvl w:val="0"/>
          <w:numId w:val="16"/>
        </w:numPr>
        <w:adjustRightInd w:val="0"/>
        <w:spacing w:line="360" w:lineRule="atLeast"/>
        <w:ind w:left="810"/>
        <w:textAlignment w:val="baseline"/>
        <w:rPr>
          <w:ins w:id="4609" w:author="Dick Chan" w:date="2017-01-10T10:12:00Z"/>
          <w:lang w:eastAsia="zh-CN"/>
          <w:rPrChange w:id="4610" w:author="Edward Leung" w:date="2017-01-10T12:35:00Z">
            <w:rPr>
              <w:ins w:id="4611" w:author="Dick Chan" w:date="2017-01-10T10:12:00Z"/>
              <w:lang w:eastAsia="zh-CN"/>
            </w:rPr>
          </w:rPrChange>
        </w:rPr>
      </w:pPr>
      <w:r w:rsidRPr="00184A3A">
        <w:rPr>
          <w:lang w:eastAsia="zh-CN"/>
          <w:rPrChange w:id="4612" w:author="Edward Leung" w:date="2017-01-10T12:35:00Z">
            <w:rPr>
              <w:lang w:eastAsia="zh-CN"/>
            </w:rPr>
          </w:rPrChange>
        </w:rPr>
        <w:t>User could conduct operational functions upon searched-out records such as Edit/Delete and view its details in the “Operation” column. (details included in session 6.4.</w:t>
      </w:r>
      <w:r w:rsidR="00EF62A3" w:rsidRPr="00184A3A">
        <w:rPr>
          <w:lang w:eastAsia="zh-CN"/>
          <w:rPrChange w:id="4613" w:author="Edward Leung" w:date="2017-01-10T12:35:00Z">
            <w:rPr>
              <w:lang w:eastAsia="zh-CN"/>
            </w:rPr>
          </w:rPrChange>
        </w:rPr>
        <w:t>7</w:t>
      </w:r>
      <w:r w:rsidRPr="00184A3A">
        <w:rPr>
          <w:lang w:eastAsia="zh-CN"/>
          <w:rPrChange w:id="4614" w:author="Edward Leung" w:date="2017-01-10T12:35:00Z">
            <w:rPr>
              <w:lang w:eastAsia="zh-CN"/>
            </w:rPr>
          </w:rPrChange>
        </w:rPr>
        <w:t>)</w:t>
      </w:r>
    </w:p>
    <w:p w14:paraId="13758826" w14:textId="72F3222D" w:rsidR="00141F5F" w:rsidRPr="00184A3A" w:rsidRDefault="00141F5F">
      <w:pPr>
        <w:widowControl w:val="0"/>
        <w:adjustRightInd w:val="0"/>
        <w:spacing w:line="360" w:lineRule="atLeast"/>
        <w:ind w:left="450"/>
        <w:textAlignment w:val="baseline"/>
        <w:rPr>
          <w:color w:val="FF0000"/>
          <w:lang w:eastAsia="zh-CN"/>
          <w:rPrChange w:id="4615" w:author="Edward Leung" w:date="2017-01-10T12:35:00Z">
            <w:rPr>
              <w:lang w:eastAsia="zh-CN"/>
            </w:rPr>
          </w:rPrChange>
        </w:rPr>
        <w:pPrChange w:id="4616" w:author="Dick Chan" w:date="2017-01-10T10:13:00Z">
          <w:pPr>
            <w:widowControl w:val="0"/>
            <w:numPr>
              <w:numId w:val="16"/>
            </w:numPr>
            <w:adjustRightInd w:val="0"/>
            <w:spacing w:line="360" w:lineRule="atLeast"/>
            <w:ind w:left="810" w:hanging="360"/>
            <w:textAlignment w:val="baseline"/>
          </w:pPr>
        </w:pPrChange>
      </w:pPr>
      <w:ins w:id="4617" w:author="Dick Chan" w:date="2017-01-10T10:12:00Z">
        <w:r w:rsidRPr="00184A3A">
          <w:rPr>
            <w:color w:val="FF0000"/>
            <w:lang w:eastAsia="zh-CN"/>
            <w:rPrChange w:id="4618" w:author="Edward Leung" w:date="2017-01-10T12:35:00Z">
              <w:rPr>
                <w:lang w:eastAsia="zh-CN"/>
              </w:rPr>
            </w:rPrChange>
          </w:rPr>
          <w:t xml:space="preserve">Dick???? can we allow to import the scheme info using CSV file? </w:t>
        </w:r>
      </w:ins>
      <w:ins w:id="4619" w:author="Dick Chan" w:date="2017-01-10T10:13:00Z">
        <w:r w:rsidRPr="00184A3A">
          <w:rPr>
            <w:color w:val="FF0000"/>
            <w:lang w:eastAsia="zh-CN"/>
            <w:rPrChange w:id="4620" w:author="Edward Leung" w:date="2017-01-10T12:35:00Z">
              <w:rPr>
                <w:lang w:eastAsia="zh-CN"/>
              </w:rPr>
            </w:rPrChange>
          </w:rPr>
          <w:t>Or, copy the scheme info from another branch.</w:t>
        </w:r>
      </w:ins>
    </w:p>
    <w:p w14:paraId="79E8CFF5" w14:textId="77777777" w:rsidR="00712376" w:rsidRPr="00184A3A" w:rsidRDefault="00712376" w:rsidP="00712376">
      <w:pPr>
        <w:rPr>
          <w:lang w:eastAsia="zh-CN"/>
          <w:rPrChange w:id="4621" w:author="Edward Leung" w:date="2017-01-10T12:35:00Z">
            <w:rPr>
              <w:lang w:eastAsia="zh-CN"/>
            </w:rPr>
          </w:rPrChange>
        </w:rPr>
      </w:pPr>
    </w:p>
    <w:p w14:paraId="737EE87B" w14:textId="77777777" w:rsidR="00712376" w:rsidRPr="00184A3A" w:rsidRDefault="00712376" w:rsidP="00712376">
      <w:pPr>
        <w:pStyle w:val="Heading4"/>
        <w:ind w:left="864"/>
        <w:rPr>
          <w:rPrChange w:id="4622" w:author="Edward Leung" w:date="2017-01-10T12:35:00Z">
            <w:rPr/>
          </w:rPrChange>
        </w:rPr>
      </w:pPr>
      <w:r w:rsidRPr="00184A3A">
        <w:rPr>
          <w:rPrChange w:id="4623" w:author="Edward Leung" w:date="2017-01-10T12:35:00Z">
            <w:rPr/>
          </w:rPrChange>
        </w:rPr>
        <w:t>Screen</w:t>
      </w:r>
    </w:p>
    <w:p w14:paraId="66A9A7E6" w14:textId="4093E0CE" w:rsidR="00712376" w:rsidRPr="00184A3A" w:rsidRDefault="003A266F" w:rsidP="00951C12">
      <w:pPr>
        <w:ind w:left="360"/>
        <w:rPr>
          <w:lang w:eastAsia="zh-CN"/>
          <w:rPrChange w:id="4624" w:author="Edward Leung" w:date="2017-01-10T12:35:00Z">
            <w:rPr>
              <w:lang w:eastAsia="zh-CN"/>
            </w:rPr>
          </w:rPrChange>
        </w:rPr>
      </w:pPr>
      <w:r w:rsidRPr="00184A3A">
        <w:rPr>
          <w:rPrChange w:id="4625" w:author="Edward Leung" w:date="2017-01-10T12:35:00Z">
            <w:rPr>
              <w:noProof/>
            </w:rPr>
          </w:rPrChange>
        </w:rPr>
        <w:drawing>
          <wp:inline distT="0" distB="0" distL="0" distR="0" wp14:anchorId="6E9C0D7E" wp14:editId="2F254037">
            <wp:extent cx="6457950" cy="3117850"/>
            <wp:effectExtent l="0" t="0" r="0" b="6350"/>
            <wp:docPr id="19" name="Picture 19"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Outlook\2PPIXI5Y\Scheme Inf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871" r="2945" b="3833"/>
                    <a:stretch/>
                  </pic:blipFill>
                  <pic:spPr bwMode="auto">
                    <a:xfrm>
                      <a:off x="0" y="0"/>
                      <a:ext cx="6459156" cy="3118432"/>
                    </a:xfrm>
                    <a:prstGeom prst="rect">
                      <a:avLst/>
                    </a:prstGeom>
                    <a:noFill/>
                    <a:ln>
                      <a:noFill/>
                    </a:ln>
                    <a:extLst>
                      <a:ext uri="{53640926-AAD7-44D8-BBD7-CCE9431645EC}">
                        <a14:shadowObscured xmlns:a14="http://schemas.microsoft.com/office/drawing/2010/main"/>
                      </a:ext>
                    </a:extLst>
                  </pic:spPr>
                </pic:pic>
              </a:graphicData>
            </a:graphic>
          </wp:inline>
        </w:drawing>
      </w:r>
    </w:p>
    <w:p w14:paraId="159B0E14" w14:textId="77777777" w:rsidR="00712376" w:rsidRPr="00184A3A" w:rsidRDefault="00712376" w:rsidP="00712376">
      <w:pPr>
        <w:pStyle w:val="Heading4"/>
        <w:ind w:left="864"/>
        <w:rPr>
          <w:rPrChange w:id="4626" w:author="Edward Leung" w:date="2017-01-10T12:35:00Z">
            <w:rPr/>
          </w:rPrChange>
        </w:rPr>
      </w:pPr>
      <w:r w:rsidRPr="00184A3A">
        <w:rPr>
          <w:rPrChange w:id="4627" w:author="Edward Leung" w:date="2017-01-10T12:35:00Z">
            <w:rPr/>
          </w:rPrChange>
        </w:rPr>
        <w:t>Data Fields &amp; Presentation Logic</w:t>
      </w:r>
    </w:p>
    <w:p w14:paraId="563C4CFD" w14:textId="77777777" w:rsidR="004E071D" w:rsidRPr="00184A3A" w:rsidRDefault="004E071D" w:rsidP="004E071D">
      <w:pPr>
        <w:pStyle w:val="ListParagraph"/>
        <w:numPr>
          <w:ilvl w:val="0"/>
          <w:numId w:val="18"/>
        </w:numPr>
        <w:rPr>
          <w:lang w:eastAsia="zh-CN"/>
          <w:rPrChange w:id="4628" w:author="Edward Leung" w:date="2017-01-10T12:35:00Z">
            <w:rPr>
              <w:lang w:eastAsia="zh-CN"/>
            </w:rPr>
          </w:rPrChange>
        </w:rPr>
      </w:pPr>
      <w:r w:rsidRPr="00184A3A">
        <w:rPr>
          <w:lang w:eastAsia="zh-CN"/>
          <w:rPrChange w:id="4629" w:author="Edward Leung" w:date="2017-01-10T12:35:00Z">
            <w:rPr>
              <w:lang w:eastAsia="zh-CN"/>
            </w:rPr>
          </w:rPrChange>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Change w:id="4630" w:author="Edward Leung" w:date="2017-01-10T12:35:00Z">
            <w:rPr>
              <w:lang w:eastAsia="zh-CN"/>
            </w:rPr>
          </w:rPrChange>
        </w:rPr>
      </w:pPr>
      <w:r w:rsidRPr="00184A3A">
        <w:rPr>
          <w:lang w:eastAsia="zh-CN"/>
          <w:rPrChange w:id="4631" w:author="Edward Leung" w:date="2017-01-10T12:35:00Z">
            <w:rPr>
              <w:lang w:eastAsia="zh-CN"/>
            </w:rPr>
          </w:rPrChange>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Change w:id="4632" w:author="Edward Leung" w:date="2017-01-10T12:35:00Z">
            <w:rPr>
              <w:lang w:eastAsia="zh-CN"/>
            </w:rPr>
          </w:rPrChange>
        </w:rPr>
      </w:pPr>
      <w:r w:rsidRPr="00184A3A">
        <w:rPr>
          <w:lang w:eastAsia="zh-CN"/>
          <w:rPrChange w:id="4633" w:author="Edward Leung" w:date="2017-01-10T12:35:00Z">
            <w:rPr>
              <w:lang w:eastAsia="zh-CN"/>
            </w:rPr>
          </w:rPrChange>
        </w:rPr>
        <w:t>From table (ascending)</w:t>
      </w:r>
    </w:p>
    <w:p w14:paraId="5E378EC4" w14:textId="4828B4C5" w:rsidR="00F44A4E" w:rsidRPr="00184A3A" w:rsidRDefault="00F44A4E" w:rsidP="00384C6A">
      <w:pPr>
        <w:pStyle w:val="ListParagraph"/>
        <w:numPr>
          <w:ilvl w:val="0"/>
          <w:numId w:val="3"/>
        </w:numPr>
        <w:spacing w:line="240" w:lineRule="auto"/>
        <w:ind w:left="1080"/>
        <w:rPr>
          <w:lang w:eastAsia="zh-CN"/>
          <w:rPrChange w:id="4634" w:author="Edward Leung" w:date="2017-01-10T12:35:00Z">
            <w:rPr>
              <w:lang w:eastAsia="zh-CN"/>
            </w:rPr>
          </w:rPrChange>
        </w:rPr>
      </w:pPr>
      <w:r w:rsidRPr="00184A3A">
        <w:rPr>
          <w:lang w:eastAsia="zh-CN"/>
          <w:rPrChange w:id="4635" w:author="Edward Leung" w:date="2017-01-10T12:35:00Z">
            <w:rPr>
              <w:lang w:eastAsia="zh-CN"/>
            </w:rPr>
          </w:rPrChange>
        </w:rPr>
        <w:t>To table (ascending)</w:t>
      </w:r>
    </w:p>
    <w:p w14:paraId="74D1C578" w14:textId="77777777" w:rsidR="004E071D" w:rsidRPr="00184A3A" w:rsidRDefault="004E071D" w:rsidP="004E071D">
      <w:pPr>
        <w:spacing w:line="240" w:lineRule="auto"/>
        <w:rPr>
          <w:lang w:eastAsia="zh-CN"/>
          <w:rPrChange w:id="4636" w:author="Edward Leung" w:date="2017-01-10T12:35:00Z">
            <w:rPr>
              <w:lang w:eastAsia="zh-CN"/>
            </w:rPr>
          </w:rPrChange>
        </w:rPr>
      </w:pPr>
    </w:p>
    <w:p w14:paraId="2E917CEA" w14:textId="77777777" w:rsidR="004E071D" w:rsidRPr="00184A3A" w:rsidRDefault="004E071D" w:rsidP="004E071D">
      <w:pPr>
        <w:pStyle w:val="ListParagraph"/>
        <w:numPr>
          <w:ilvl w:val="0"/>
          <w:numId w:val="18"/>
        </w:numPr>
        <w:spacing w:line="240" w:lineRule="auto"/>
        <w:rPr>
          <w:lang w:eastAsia="zh-CN"/>
          <w:rPrChange w:id="4637" w:author="Edward Leung" w:date="2017-01-10T12:35:00Z">
            <w:rPr>
              <w:lang w:eastAsia="zh-CN"/>
            </w:rPr>
          </w:rPrChange>
        </w:rPr>
      </w:pPr>
      <w:r w:rsidRPr="00184A3A">
        <w:rPr>
          <w:lang w:eastAsia="zh-CN"/>
          <w:rPrChange w:id="4638"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4E071D" w:rsidRPr="00184A3A" w14:paraId="4B73903F" w14:textId="77777777" w:rsidTr="00F23C2F">
        <w:tc>
          <w:tcPr>
            <w:tcW w:w="1553" w:type="dxa"/>
            <w:shd w:val="clear" w:color="auto" w:fill="C6D9F1"/>
            <w:vAlign w:val="center"/>
          </w:tcPr>
          <w:p w14:paraId="1E71DB47" w14:textId="77777777" w:rsidR="004E071D" w:rsidRPr="00184A3A" w:rsidRDefault="004E071D" w:rsidP="00F23C2F">
            <w:pPr>
              <w:rPr>
                <w:b/>
                <w:rPrChange w:id="4639" w:author="Edward Leung" w:date="2017-01-10T12:35:00Z">
                  <w:rPr>
                    <w:b/>
                  </w:rPr>
                </w:rPrChange>
              </w:rPr>
            </w:pPr>
            <w:r w:rsidRPr="00184A3A">
              <w:rPr>
                <w:b/>
                <w:rPrChange w:id="4640" w:author="Edward Leung" w:date="2017-01-10T12:35:00Z">
                  <w:rPr>
                    <w:b/>
                  </w:rPr>
                </w:rPrChange>
              </w:rPr>
              <w:lastRenderedPageBreak/>
              <w:t>Field</w:t>
            </w:r>
          </w:p>
        </w:tc>
        <w:tc>
          <w:tcPr>
            <w:tcW w:w="1260" w:type="dxa"/>
            <w:shd w:val="clear" w:color="auto" w:fill="C6D9F1"/>
            <w:vAlign w:val="center"/>
          </w:tcPr>
          <w:p w14:paraId="10F5E419" w14:textId="77777777" w:rsidR="004E071D" w:rsidRPr="00184A3A" w:rsidRDefault="004E071D" w:rsidP="00F23C2F">
            <w:pPr>
              <w:rPr>
                <w:b/>
                <w:rPrChange w:id="4641" w:author="Edward Leung" w:date="2017-01-10T12:35:00Z">
                  <w:rPr>
                    <w:b/>
                  </w:rPr>
                </w:rPrChange>
              </w:rPr>
            </w:pPr>
            <w:r w:rsidRPr="00184A3A">
              <w:rPr>
                <w:b/>
                <w:rPrChange w:id="4642" w:author="Edward Leung" w:date="2017-01-10T12:35:00Z">
                  <w:rPr>
                    <w:b/>
                  </w:rPr>
                </w:rPrChange>
              </w:rPr>
              <w:t>Object Type</w:t>
            </w:r>
          </w:p>
        </w:tc>
        <w:tc>
          <w:tcPr>
            <w:tcW w:w="1170" w:type="dxa"/>
            <w:shd w:val="clear" w:color="auto" w:fill="C6D9F1"/>
            <w:vAlign w:val="center"/>
          </w:tcPr>
          <w:p w14:paraId="443C5A7D" w14:textId="77777777" w:rsidR="004E071D" w:rsidRPr="00184A3A" w:rsidRDefault="004E071D" w:rsidP="00F23C2F">
            <w:pPr>
              <w:rPr>
                <w:b/>
                <w:rPrChange w:id="4643" w:author="Edward Leung" w:date="2017-01-10T12:35:00Z">
                  <w:rPr>
                    <w:b/>
                  </w:rPr>
                </w:rPrChange>
              </w:rPr>
            </w:pPr>
            <w:r w:rsidRPr="00184A3A">
              <w:rPr>
                <w:b/>
                <w:rPrChange w:id="4644" w:author="Edward Leung" w:date="2017-01-10T12:35:00Z">
                  <w:rPr>
                    <w:b/>
                  </w:rPr>
                </w:rPrChange>
              </w:rPr>
              <w:t>Default Value</w:t>
            </w:r>
          </w:p>
        </w:tc>
        <w:tc>
          <w:tcPr>
            <w:tcW w:w="1237" w:type="dxa"/>
            <w:shd w:val="clear" w:color="auto" w:fill="C6D9F1"/>
            <w:vAlign w:val="center"/>
          </w:tcPr>
          <w:p w14:paraId="5A684B38" w14:textId="77777777" w:rsidR="004E071D" w:rsidRPr="00184A3A" w:rsidRDefault="004E071D" w:rsidP="00F23C2F">
            <w:pPr>
              <w:rPr>
                <w:b/>
                <w:rPrChange w:id="4645" w:author="Edward Leung" w:date="2017-01-10T12:35:00Z">
                  <w:rPr>
                    <w:b/>
                  </w:rPr>
                </w:rPrChange>
              </w:rPr>
            </w:pPr>
            <w:r w:rsidRPr="00184A3A">
              <w:rPr>
                <w:b/>
                <w:rPrChange w:id="4646" w:author="Edward Leung" w:date="2017-01-10T12:35:00Z">
                  <w:rPr>
                    <w:b/>
                  </w:rPr>
                </w:rPrChange>
              </w:rPr>
              <w:t>Mandatory (M/O/C)</w:t>
            </w:r>
          </w:p>
        </w:tc>
        <w:tc>
          <w:tcPr>
            <w:tcW w:w="1103" w:type="dxa"/>
            <w:shd w:val="clear" w:color="auto" w:fill="C6D9F1"/>
            <w:vAlign w:val="center"/>
          </w:tcPr>
          <w:p w14:paraId="6E1A8D11" w14:textId="77777777" w:rsidR="004E071D" w:rsidRPr="00184A3A" w:rsidRDefault="004E071D" w:rsidP="00F23C2F">
            <w:pPr>
              <w:rPr>
                <w:b/>
                <w:rPrChange w:id="4647" w:author="Edward Leung" w:date="2017-01-10T12:35:00Z">
                  <w:rPr>
                    <w:b/>
                  </w:rPr>
                </w:rPrChange>
              </w:rPr>
            </w:pPr>
            <w:r w:rsidRPr="00184A3A">
              <w:rPr>
                <w:b/>
                <w:rPrChange w:id="4648" w:author="Edward Leung" w:date="2017-01-10T12:35:00Z">
                  <w:rPr>
                    <w:b/>
                  </w:rPr>
                </w:rPrChange>
              </w:rPr>
              <w:t>Format</w:t>
            </w:r>
          </w:p>
        </w:tc>
        <w:tc>
          <w:tcPr>
            <w:tcW w:w="1507" w:type="dxa"/>
            <w:shd w:val="clear" w:color="auto" w:fill="C6D9F1"/>
            <w:vAlign w:val="center"/>
          </w:tcPr>
          <w:p w14:paraId="0BA2AA55" w14:textId="77777777" w:rsidR="004E071D" w:rsidRPr="00184A3A" w:rsidRDefault="004E071D" w:rsidP="00F23C2F">
            <w:pPr>
              <w:rPr>
                <w:b/>
                <w:rPrChange w:id="4649" w:author="Edward Leung" w:date="2017-01-10T12:35:00Z">
                  <w:rPr>
                    <w:b/>
                  </w:rPr>
                </w:rPrChange>
              </w:rPr>
            </w:pPr>
            <w:r w:rsidRPr="00184A3A">
              <w:rPr>
                <w:b/>
                <w:rPrChange w:id="4650" w:author="Edward Leung" w:date="2017-01-10T12:35:00Z">
                  <w:rPr>
                    <w:b/>
                  </w:rPr>
                </w:rPrChange>
              </w:rPr>
              <w:t>Action / Event / Response</w:t>
            </w:r>
          </w:p>
        </w:tc>
        <w:tc>
          <w:tcPr>
            <w:tcW w:w="2363" w:type="dxa"/>
            <w:shd w:val="clear" w:color="auto" w:fill="C6D9F1"/>
            <w:vAlign w:val="center"/>
          </w:tcPr>
          <w:p w14:paraId="7A6D3ABE" w14:textId="77777777" w:rsidR="004E071D" w:rsidRPr="00184A3A" w:rsidRDefault="004E071D" w:rsidP="00F23C2F">
            <w:pPr>
              <w:rPr>
                <w:b/>
                <w:rPrChange w:id="4651" w:author="Edward Leung" w:date="2017-01-10T12:35:00Z">
                  <w:rPr>
                    <w:b/>
                  </w:rPr>
                </w:rPrChange>
              </w:rPr>
            </w:pPr>
            <w:r w:rsidRPr="00184A3A">
              <w:rPr>
                <w:b/>
                <w:rPrChange w:id="4652" w:author="Edward Leung" w:date="2017-01-10T12:35:00Z">
                  <w:rPr>
                    <w:b/>
                  </w:rPr>
                </w:rPrChange>
              </w:rPr>
              <w:t>Description</w:t>
            </w:r>
          </w:p>
        </w:tc>
      </w:tr>
      <w:tr w:rsidR="004E071D" w:rsidRPr="00184A3A" w14:paraId="31110BF7" w14:textId="77777777" w:rsidTr="00F23C2F">
        <w:tc>
          <w:tcPr>
            <w:tcW w:w="1553" w:type="dxa"/>
            <w:vAlign w:val="center"/>
          </w:tcPr>
          <w:p w14:paraId="2B71993B" w14:textId="6187F0F1" w:rsidR="004E071D" w:rsidRPr="00184A3A" w:rsidRDefault="004E071D" w:rsidP="00107425">
            <w:pPr>
              <w:ind w:left="-18" w:right="-108"/>
              <w:rPr>
                <w:b/>
                <w:rPrChange w:id="4653" w:author="Edward Leung" w:date="2017-01-10T12:35:00Z">
                  <w:rPr>
                    <w:b/>
                  </w:rPr>
                </w:rPrChange>
              </w:rPr>
            </w:pPr>
            <w:r w:rsidRPr="00184A3A">
              <w:rPr>
                <w:b/>
                <w:rPrChange w:id="4654" w:author="Edward Leung" w:date="2017-01-10T12:35:00Z">
                  <w:rPr>
                    <w:b/>
                  </w:rPr>
                </w:rPrChange>
              </w:rPr>
              <w:t xml:space="preserve">Poll </w:t>
            </w:r>
            <w:r w:rsidR="00107425" w:rsidRPr="00184A3A">
              <w:rPr>
                <w:b/>
                <w:rPrChange w:id="4655" w:author="Edward Leung" w:date="2017-01-10T12:35:00Z">
                  <w:rPr>
                    <w:b/>
                  </w:rPr>
                </w:rPrChange>
              </w:rPr>
              <w:t>s</w:t>
            </w:r>
            <w:r w:rsidRPr="00184A3A">
              <w:rPr>
                <w:b/>
                <w:rPrChange w:id="4656" w:author="Edward Leung" w:date="2017-01-10T12:35:00Z">
                  <w:rPr>
                    <w:b/>
                  </w:rPr>
                </w:rPrChange>
              </w:rPr>
              <w:t xml:space="preserve">cheme </w:t>
            </w:r>
            <w:r w:rsidR="00107425" w:rsidRPr="00184A3A">
              <w:rPr>
                <w:b/>
                <w:rPrChange w:id="4657" w:author="Edward Leung" w:date="2017-01-10T12:35:00Z">
                  <w:rPr>
                    <w:b/>
                  </w:rPr>
                </w:rPrChange>
              </w:rPr>
              <w:t>type</w:t>
            </w:r>
          </w:p>
        </w:tc>
        <w:tc>
          <w:tcPr>
            <w:tcW w:w="1260" w:type="dxa"/>
            <w:vAlign w:val="center"/>
          </w:tcPr>
          <w:p w14:paraId="401025D4" w14:textId="77777777" w:rsidR="004E071D" w:rsidRPr="00184A3A" w:rsidRDefault="004E071D" w:rsidP="00F23C2F">
            <w:pPr>
              <w:rPr>
                <w:rPrChange w:id="4658" w:author="Edward Leung" w:date="2017-01-10T12:35:00Z">
                  <w:rPr/>
                </w:rPrChange>
              </w:rPr>
            </w:pPr>
            <w:r w:rsidRPr="00184A3A">
              <w:rPr>
                <w:rPrChange w:id="4659" w:author="Edward Leung" w:date="2017-01-10T12:35:00Z">
                  <w:rPr/>
                </w:rPrChange>
              </w:rPr>
              <w:t>Read-only text</w:t>
            </w:r>
          </w:p>
        </w:tc>
        <w:tc>
          <w:tcPr>
            <w:tcW w:w="1170" w:type="dxa"/>
            <w:vAlign w:val="center"/>
          </w:tcPr>
          <w:p w14:paraId="46881519" w14:textId="77777777" w:rsidR="004E071D" w:rsidRPr="00184A3A" w:rsidRDefault="004E071D" w:rsidP="00F23C2F">
            <w:pPr>
              <w:rPr>
                <w:rPrChange w:id="4660" w:author="Edward Leung" w:date="2017-01-10T12:35:00Z">
                  <w:rPr/>
                </w:rPrChange>
              </w:rPr>
            </w:pPr>
            <w:r w:rsidRPr="00184A3A">
              <w:rPr>
                <w:rPrChange w:id="4661" w:author="Edward Leung" w:date="2017-01-10T12:35:00Z">
                  <w:rPr/>
                </w:rPrChange>
              </w:rPr>
              <w:t>Prefilled</w:t>
            </w:r>
          </w:p>
        </w:tc>
        <w:tc>
          <w:tcPr>
            <w:tcW w:w="1237" w:type="dxa"/>
            <w:vAlign w:val="center"/>
          </w:tcPr>
          <w:p w14:paraId="6D9E4D2D" w14:textId="77777777" w:rsidR="004E071D" w:rsidRPr="00184A3A" w:rsidRDefault="004E071D" w:rsidP="00F23C2F">
            <w:pPr>
              <w:rPr>
                <w:rPrChange w:id="4662" w:author="Edward Leung" w:date="2017-01-10T12:35:00Z">
                  <w:rPr/>
                </w:rPrChange>
              </w:rPr>
            </w:pPr>
            <w:r w:rsidRPr="00184A3A">
              <w:rPr>
                <w:rPrChange w:id="4663" w:author="Edward Leung" w:date="2017-01-10T12:35:00Z">
                  <w:rPr/>
                </w:rPrChange>
              </w:rPr>
              <w:t>-</w:t>
            </w:r>
          </w:p>
        </w:tc>
        <w:tc>
          <w:tcPr>
            <w:tcW w:w="1103" w:type="dxa"/>
            <w:vAlign w:val="center"/>
          </w:tcPr>
          <w:p w14:paraId="6D03A32B" w14:textId="005D9896" w:rsidR="004E071D" w:rsidRPr="00184A3A" w:rsidRDefault="00107425" w:rsidP="00F23C2F">
            <w:pPr>
              <w:rPr>
                <w:rPrChange w:id="4664" w:author="Edward Leung" w:date="2017-01-10T12:35:00Z">
                  <w:rPr/>
                </w:rPrChange>
              </w:rPr>
            </w:pPr>
            <w:r w:rsidRPr="00184A3A">
              <w:rPr>
                <w:rPrChange w:id="4665" w:author="Edward Leung" w:date="2017-01-10T12:35:00Z">
                  <w:rPr/>
                </w:rPrChange>
              </w:rPr>
              <w:t>A(20)</w:t>
            </w:r>
          </w:p>
        </w:tc>
        <w:tc>
          <w:tcPr>
            <w:tcW w:w="1507" w:type="dxa"/>
            <w:vAlign w:val="center"/>
          </w:tcPr>
          <w:p w14:paraId="3F979125" w14:textId="77777777" w:rsidR="004E071D" w:rsidRPr="00184A3A" w:rsidRDefault="004E071D" w:rsidP="00F23C2F">
            <w:pPr>
              <w:rPr>
                <w:rPrChange w:id="4666" w:author="Edward Leung" w:date="2017-01-10T12:35:00Z">
                  <w:rPr/>
                </w:rPrChange>
              </w:rPr>
            </w:pPr>
            <w:r w:rsidRPr="00184A3A">
              <w:rPr>
                <w:rPrChange w:id="4667" w:author="Edward Leung" w:date="2017-01-10T12:35:00Z">
                  <w:rPr/>
                </w:rPrChange>
              </w:rPr>
              <w:t>-</w:t>
            </w:r>
          </w:p>
        </w:tc>
        <w:tc>
          <w:tcPr>
            <w:tcW w:w="2363" w:type="dxa"/>
            <w:vAlign w:val="center"/>
          </w:tcPr>
          <w:p w14:paraId="34A82144" w14:textId="41DEE69E" w:rsidR="004E071D" w:rsidRPr="00184A3A" w:rsidRDefault="004E071D" w:rsidP="00107425">
            <w:pPr>
              <w:rPr>
                <w:rPrChange w:id="4668" w:author="Edward Leung" w:date="2017-01-10T12:35:00Z">
                  <w:rPr/>
                </w:rPrChange>
              </w:rPr>
            </w:pPr>
            <w:r w:rsidRPr="00184A3A">
              <w:rPr>
                <w:rPrChange w:id="4669" w:author="Edward Leung" w:date="2017-01-10T12:35:00Z">
                  <w:rPr/>
                </w:rPrChange>
              </w:rPr>
              <w:t xml:space="preserve">Poll scheme </w:t>
            </w:r>
            <w:r w:rsidR="00107425" w:rsidRPr="00184A3A">
              <w:rPr>
                <w:rPrChange w:id="4670" w:author="Edward Leung" w:date="2017-01-10T12:35:00Z">
                  <w:rPr/>
                </w:rPrChange>
              </w:rPr>
              <w:t>type</w:t>
            </w:r>
          </w:p>
        </w:tc>
      </w:tr>
      <w:tr w:rsidR="00107425" w:rsidRPr="00184A3A" w14:paraId="368F0C0A" w14:textId="77777777" w:rsidTr="00F23C2F">
        <w:tc>
          <w:tcPr>
            <w:tcW w:w="1553" w:type="dxa"/>
            <w:vAlign w:val="center"/>
          </w:tcPr>
          <w:p w14:paraId="416723C0" w14:textId="1593992B" w:rsidR="00107425" w:rsidRPr="00184A3A" w:rsidRDefault="00107425" w:rsidP="00107425">
            <w:pPr>
              <w:ind w:left="-18" w:right="-108"/>
              <w:rPr>
                <w:b/>
                <w:rPrChange w:id="4671" w:author="Edward Leung" w:date="2017-01-10T12:35:00Z">
                  <w:rPr>
                    <w:b/>
                  </w:rPr>
                </w:rPrChange>
              </w:rPr>
            </w:pPr>
            <w:r w:rsidRPr="00184A3A">
              <w:rPr>
                <w:b/>
                <w:rPrChange w:id="4672" w:author="Edward Leung" w:date="2017-01-10T12:35:00Z">
                  <w:rPr>
                    <w:b/>
                  </w:rPr>
                </w:rPrChange>
              </w:rPr>
              <w:t>From table</w:t>
            </w:r>
          </w:p>
        </w:tc>
        <w:tc>
          <w:tcPr>
            <w:tcW w:w="1260" w:type="dxa"/>
            <w:vAlign w:val="center"/>
          </w:tcPr>
          <w:p w14:paraId="2CD365A7" w14:textId="1064A417" w:rsidR="00107425" w:rsidRPr="00184A3A" w:rsidRDefault="00107425" w:rsidP="00107425">
            <w:pPr>
              <w:rPr>
                <w:rPrChange w:id="4673" w:author="Edward Leung" w:date="2017-01-10T12:35:00Z">
                  <w:rPr/>
                </w:rPrChange>
              </w:rPr>
            </w:pPr>
            <w:r w:rsidRPr="00184A3A">
              <w:rPr>
                <w:rPrChange w:id="4674" w:author="Edward Leung" w:date="2017-01-10T12:35:00Z">
                  <w:rPr/>
                </w:rPrChange>
              </w:rPr>
              <w:t>Read-only text</w:t>
            </w:r>
          </w:p>
        </w:tc>
        <w:tc>
          <w:tcPr>
            <w:tcW w:w="1170" w:type="dxa"/>
            <w:vAlign w:val="center"/>
          </w:tcPr>
          <w:p w14:paraId="44EF7688" w14:textId="7FF7C332" w:rsidR="00107425" w:rsidRPr="00184A3A" w:rsidRDefault="00107425" w:rsidP="00107425">
            <w:pPr>
              <w:rPr>
                <w:rPrChange w:id="4675" w:author="Edward Leung" w:date="2017-01-10T12:35:00Z">
                  <w:rPr/>
                </w:rPrChange>
              </w:rPr>
            </w:pPr>
            <w:r w:rsidRPr="00184A3A">
              <w:rPr>
                <w:rPrChange w:id="4676" w:author="Edward Leung" w:date="2017-01-10T12:35:00Z">
                  <w:rPr/>
                </w:rPrChange>
              </w:rPr>
              <w:t>Prefilled</w:t>
            </w:r>
          </w:p>
        </w:tc>
        <w:tc>
          <w:tcPr>
            <w:tcW w:w="1237" w:type="dxa"/>
            <w:vAlign w:val="center"/>
          </w:tcPr>
          <w:p w14:paraId="31A32875" w14:textId="5F0841E2" w:rsidR="00107425" w:rsidRPr="00184A3A" w:rsidRDefault="00107425" w:rsidP="00107425">
            <w:pPr>
              <w:rPr>
                <w:rPrChange w:id="4677" w:author="Edward Leung" w:date="2017-01-10T12:35:00Z">
                  <w:rPr/>
                </w:rPrChange>
              </w:rPr>
            </w:pPr>
            <w:r w:rsidRPr="00184A3A">
              <w:rPr>
                <w:rPrChange w:id="4678" w:author="Edward Leung" w:date="2017-01-10T12:35:00Z">
                  <w:rPr/>
                </w:rPrChange>
              </w:rPr>
              <w:t>-</w:t>
            </w:r>
          </w:p>
        </w:tc>
        <w:tc>
          <w:tcPr>
            <w:tcW w:w="1103" w:type="dxa"/>
            <w:vAlign w:val="center"/>
          </w:tcPr>
          <w:p w14:paraId="5B53DD4E" w14:textId="3603512D" w:rsidR="00107425" w:rsidRPr="00184A3A" w:rsidRDefault="00107425" w:rsidP="00107425">
            <w:pPr>
              <w:rPr>
                <w:rPrChange w:id="4679" w:author="Edward Leung" w:date="2017-01-10T12:35:00Z">
                  <w:rPr/>
                </w:rPrChange>
              </w:rPr>
            </w:pPr>
            <w:r w:rsidRPr="00184A3A">
              <w:rPr>
                <w:rPrChange w:id="4680" w:author="Edward Leung" w:date="2017-01-10T12:35:00Z">
                  <w:rPr/>
                </w:rPrChange>
              </w:rPr>
              <w:t>A(100)</w:t>
            </w:r>
          </w:p>
        </w:tc>
        <w:tc>
          <w:tcPr>
            <w:tcW w:w="1507" w:type="dxa"/>
            <w:vAlign w:val="center"/>
          </w:tcPr>
          <w:p w14:paraId="3B5DDA25" w14:textId="22074DFB" w:rsidR="00107425" w:rsidRPr="00184A3A" w:rsidRDefault="00107425" w:rsidP="00107425">
            <w:pPr>
              <w:rPr>
                <w:rPrChange w:id="4681" w:author="Edward Leung" w:date="2017-01-10T12:35:00Z">
                  <w:rPr/>
                </w:rPrChange>
              </w:rPr>
            </w:pPr>
            <w:r w:rsidRPr="00184A3A">
              <w:rPr>
                <w:rPrChange w:id="4682" w:author="Edward Leung" w:date="2017-01-10T12:35:00Z">
                  <w:rPr/>
                </w:rPrChange>
              </w:rPr>
              <w:t>-</w:t>
            </w:r>
          </w:p>
        </w:tc>
        <w:tc>
          <w:tcPr>
            <w:tcW w:w="2363" w:type="dxa"/>
            <w:vAlign w:val="center"/>
          </w:tcPr>
          <w:p w14:paraId="1A868AFF" w14:textId="5A460546" w:rsidR="00107425" w:rsidRPr="00184A3A" w:rsidRDefault="00107425" w:rsidP="00107425">
            <w:pPr>
              <w:rPr>
                <w:rPrChange w:id="4683" w:author="Edward Leung" w:date="2017-01-10T12:35:00Z">
                  <w:rPr/>
                </w:rPrChange>
              </w:rPr>
            </w:pPr>
            <w:r w:rsidRPr="00184A3A">
              <w:rPr>
                <w:rPrChange w:id="4684" w:author="Edward Leung" w:date="2017-01-10T12:35:00Z">
                  <w:rPr/>
                </w:rPrChange>
              </w:rPr>
              <w:t>From table name</w:t>
            </w:r>
          </w:p>
        </w:tc>
      </w:tr>
      <w:tr w:rsidR="00107425" w:rsidRPr="00184A3A" w14:paraId="2BA372E3" w14:textId="77777777" w:rsidTr="00F23C2F">
        <w:tc>
          <w:tcPr>
            <w:tcW w:w="1553" w:type="dxa"/>
            <w:vAlign w:val="center"/>
          </w:tcPr>
          <w:p w14:paraId="09258655" w14:textId="0150E077" w:rsidR="00107425" w:rsidRPr="00184A3A" w:rsidRDefault="00107425" w:rsidP="00107425">
            <w:pPr>
              <w:ind w:left="-18" w:right="-108"/>
              <w:rPr>
                <w:b/>
                <w:rPrChange w:id="4685" w:author="Edward Leung" w:date="2017-01-10T12:35:00Z">
                  <w:rPr>
                    <w:b/>
                  </w:rPr>
                </w:rPrChange>
              </w:rPr>
            </w:pPr>
            <w:r w:rsidRPr="00184A3A">
              <w:rPr>
                <w:b/>
                <w:rPrChange w:id="4686" w:author="Edward Leung" w:date="2017-01-10T12:35:00Z">
                  <w:rPr>
                    <w:b/>
                  </w:rPr>
                </w:rPrChange>
              </w:rPr>
              <w:t>To table</w:t>
            </w:r>
          </w:p>
        </w:tc>
        <w:tc>
          <w:tcPr>
            <w:tcW w:w="1260" w:type="dxa"/>
            <w:vAlign w:val="center"/>
          </w:tcPr>
          <w:p w14:paraId="7F9F14D6" w14:textId="0D474B9C" w:rsidR="00107425" w:rsidRPr="00184A3A" w:rsidRDefault="00107425" w:rsidP="00107425">
            <w:pPr>
              <w:rPr>
                <w:rPrChange w:id="4687" w:author="Edward Leung" w:date="2017-01-10T12:35:00Z">
                  <w:rPr/>
                </w:rPrChange>
              </w:rPr>
            </w:pPr>
            <w:r w:rsidRPr="00184A3A">
              <w:rPr>
                <w:rPrChange w:id="4688" w:author="Edward Leung" w:date="2017-01-10T12:35:00Z">
                  <w:rPr/>
                </w:rPrChange>
              </w:rPr>
              <w:t>Read-only text</w:t>
            </w:r>
          </w:p>
        </w:tc>
        <w:tc>
          <w:tcPr>
            <w:tcW w:w="1170" w:type="dxa"/>
            <w:vAlign w:val="center"/>
          </w:tcPr>
          <w:p w14:paraId="14EF4B28" w14:textId="032C66B5" w:rsidR="00107425" w:rsidRPr="00184A3A" w:rsidRDefault="00107425" w:rsidP="00107425">
            <w:pPr>
              <w:rPr>
                <w:rPrChange w:id="4689" w:author="Edward Leung" w:date="2017-01-10T12:35:00Z">
                  <w:rPr/>
                </w:rPrChange>
              </w:rPr>
            </w:pPr>
            <w:r w:rsidRPr="00184A3A">
              <w:rPr>
                <w:rPrChange w:id="4690" w:author="Edward Leung" w:date="2017-01-10T12:35:00Z">
                  <w:rPr/>
                </w:rPrChange>
              </w:rPr>
              <w:t>Prefilled</w:t>
            </w:r>
          </w:p>
        </w:tc>
        <w:tc>
          <w:tcPr>
            <w:tcW w:w="1237" w:type="dxa"/>
            <w:vAlign w:val="center"/>
          </w:tcPr>
          <w:p w14:paraId="3B230949" w14:textId="596CE8B9" w:rsidR="00107425" w:rsidRPr="00184A3A" w:rsidRDefault="00107425" w:rsidP="00107425">
            <w:pPr>
              <w:rPr>
                <w:rPrChange w:id="4691" w:author="Edward Leung" w:date="2017-01-10T12:35:00Z">
                  <w:rPr/>
                </w:rPrChange>
              </w:rPr>
            </w:pPr>
            <w:r w:rsidRPr="00184A3A">
              <w:rPr>
                <w:rPrChange w:id="4692" w:author="Edward Leung" w:date="2017-01-10T12:35:00Z">
                  <w:rPr/>
                </w:rPrChange>
              </w:rPr>
              <w:t>-</w:t>
            </w:r>
          </w:p>
        </w:tc>
        <w:tc>
          <w:tcPr>
            <w:tcW w:w="1103" w:type="dxa"/>
            <w:vAlign w:val="center"/>
          </w:tcPr>
          <w:p w14:paraId="4A28017F" w14:textId="6110B511" w:rsidR="00107425" w:rsidRPr="00184A3A" w:rsidRDefault="00107425" w:rsidP="00107425">
            <w:pPr>
              <w:rPr>
                <w:rPrChange w:id="4693" w:author="Edward Leung" w:date="2017-01-10T12:35:00Z">
                  <w:rPr/>
                </w:rPrChange>
              </w:rPr>
            </w:pPr>
            <w:r w:rsidRPr="00184A3A">
              <w:rPr>
                <w:rPrChange w:id="4694" w:author="Edward Leung" w:date="2017-01-10T12:35:00Z">
                  <w:rPr/>
                </w:rPrChange>
              </w:rPr>
              <w:t>A(100)</w:t>
            </w:r>
          </w:p>
        </w:tc>
        <w:tc>
          <w:tcPr>
            <w:tcW w:w="1507" w:type="dxa"/>
            <w:vAlign w:val="center"/>
          </w:tcPr>
          <w:p w14:paraId="7BCE4604" w14:textId="34206745" w:rsidR="00107425" w:rsidRPr="00184A3A" w:rsidRDefault="00107425" w:rsidP="00107425">
            <w:pPr>
              <w:rPr>
                <w:rPrChange w:id="4695" w:author="Edward Leung" w:date="2017-01-10T12:35:00Z">
                  <w:rPr/>
                </w:rPrChange>
              </w:rPr>
            </w:pPr>
            <w:r w:rsidRPr="00184A3A">
              <w:rPr>
                <w:rPrChange w:id="4696" w:author="Edward Leung" w:date="2017-01-10T12:35:00Z">
                  <w:rPr/>
                </w:rPrChange>
              </w:rPr>
              <w:t>-</w:t>
            </w:r>
          </w:p>
        </w:tc>
        <w:tc>
          <w:tcPr>
            <w:tcW w:w="2363" w:type="dxa"/>
            <w:vAlign w:val="center"/>
          </w:tcPr>
          <w:p w14:paraId="33610256" w14:textId="39B1F937" w:rsidR="00107425" w:rsidRPr="00184A3A" w:rsidRDefault="00107425" w:rsidP="00107425">
            <w:pPr>
              <w:rPr>
                <w:rPrChange w:id="4697" w:author="Edward Leung" w:date="2017-01-10T12:35:00Z">
                  <w:rPr/>
                </w:rPrChange>
              </w:rPr>
            </w:pPr>
            <w:r w:rsidRPr="00184A3A">
              <w:rPr>
                <w:rPrChange w:id="4698" w:author="Edward Leung" w:date="2017-01-10T12:35:00Z">
                  <w:rPr/>
                </w:rPrChange>
              </w:rPr>
              <w:t>To table name</w:t>
            </w:r>
          </w:p>
        </w:tc>
      </w:tr>
      <w:tr w:rsidR="00107425" w:rsidRPr="00184A3A" w14:paraId="2B36DA94" w14:textId="77777777" w:rsidTr="00F23C2F">
        <w:tc>
          <w:tcPr>
            <w:tcW w:w="1553" w:type="dxa"/>
            <w:vAlign w:val="center"/>
          </w:tcPr>
          <w:p w14:paraId="45D9EFE2" w14:textId="05A701C7" w:rsidR="00107425" w:rsidRPr="00184A3A" w:rsidRDefault="00107425" w:rsidP="00107425">
            <w:pPr>
              <w:ind w:left="-18" w:right="-108"/>
              <w:rPr>
                <w:b/>
                <w:rPrChange w:id="4699" w:author="Edward Leung" w:date="2017-01-10T12:35:00Z">
                  <w:rPr>
                    <w:b/>
                  </w:rPr>
                </w:rPrChange>
              </w:rPr>
            </w:pPr>
            <w:r w:rsidRPr="00184A3A">
              <w:rPr>
                <w:b/>
                <w:rPrChange w:id="4700" w:author="Edward Leung" w:date="2017-01-10T12:35:00Z">
                  <w:rPr>
                    <w:b/>
                  </w:rPr>
                </w:rPrChange>
              </w:rPr>
              <w:t>PK columns</w:t>
            </w:r>
          </w:p>
        </w:tc>
        <w:tc>
          <w:tcPr>
            <w:tcW w:w="1260" w:type="dxa"/>
            <w:vAlign w:val="center"/>
          </w:tcPr>
          <w:p w14:paraId="54D49774" w14:textId="5A268653" w:rsidR="00107425" w:rsidRPr="00184A3A" w:rsidRDefault="00107425" w:rsidP="00107425">
            <w:pPr>
              <w:rPr>
                <w:rPrChange w:id="4701" w:author="Edward Leung" w:date="2017-01-10T12:35:00Z">
                  <w:rPr/>
                </w:rPrChange>
              </w:rPr>
            </w:pPr>
            <w:r w:rsidRPr="00184A3A">
              <w:rPr>
                <w:rPrChange w:id="4702" w:author="Edward Leung" w:date="2017-01-10T12:35:00Z">
                  <w:rPr/>
                </w:rPrChange>
              </w:rPr>
              <w:t>Read-only text</w:t>
            </w:r>
          </w:p>
        </w:tc>
        <w:tc>
          <w:tcPr>
            <w:tcW w:w="1170" w:type="dxa"/>
            <w:vAlign w:val="center"/>
          </w:tcPr>
          <w:p w14:paraId="7AC31B9F" w14:textId="12FC0A34" w:rsidR="00107425" w:rsidRPr="00184A3A" w:rsidRDefault="00107425" w:rsidP="00107425">
            <w:pPr>
              <w:rPr>
                <w:rPrChange w:id="4703" w:author="Edward Leung" w:date="2017-01-10T12:35:00Z">
                  <w:rPr/>
                </w:rPrChange>
              </w:rPr>
            </w:pPr>
            <w:r w:rsidRPr="00184A3A">
              <w:rPr>
                <w:rPrChange w:id="4704" w:author="Edward Leung" w:date="2017-01-10T12:35:00Z">
                  <w:rPr/>
                </w:rPrChange>
              </w:rPr>
              <w:t>Prefilled</w:t>
            </w:r>
          </w:p>
        </w:tc>
        <w:tc>
          <w:tcPr>
            <w:tcW w:w="1237" w:type="dxa"/>
            <w:vAlign w:val="center"/>
          </w:tcPr>
          <w:p w14:paraId="2A07A4D7" w14:textId="6A201D84" w:rsidR="00107425" w:rsidRPr="00184A3A" w:rsidRDefault="00107425" w:rsidP="00107425">
            <w:pPr>
              <w:rPr>
                <w:rPrChange w:id="4705" w:author="Edward Leung" w:date="2017-01-10T12:35:00Z">
                  <w:rPr/>
                </w:rPrChange>
              </w:rPr>
            </w:pPr>
            <w:r w:rsidRPr="00184A3A">
              <w:rPr>
                <w:rPrChange w:id="4706" w:author="Edward Leung" w:date="2017-01-10T12:35:00Z">
                  <w:rPr/>
                </w:rPrChange>
              </w:rPr>
              <w:t>-</w:t>
            </w:r>
          </w:p>
        </w:tc>
        <w:tc>
          <w:tcPr>
            <w:tcW w:w="1103" w:type="dxa"/>
            <w:vAlign w:val="center"/>
          </w:tcPr>
          <w:p w14:paraId="024B8C2C" w14:textId="02F26771" w:rsidR="00107425" w:rsidRPr="00184A3A" w:rsidRDefault="00107425" w:rsidP="00107425">
            <w:pPr>
              <w:rPr>
                <w:rPrChange w:id="4707" w:author="Edward Leung" w:date="2017-01-10T12:35:00Z">
                  <w:rPr/>
                </w:rPrChange>
              </w:rPr>
            </w:pPr>
            <w:r w:rsidRPr="00184A3A">
              <w:rPr>
                <w:rPrChange w:id="4708" w:author="Edward Leung" w:date="2017-01-10T12:35:00Z">
                  <w:rPr/>
                </w:rPrChange>
              </w:rPr>
              <w:t>A(10)</w:t>
            </w:r>
          </w:p>
        </w:tc>
        <w:tc>
          <w:tcPr>
            <w:tcW w:w="1507" w:type="dxa"/>
            <w:vAlign w:val="center"/>
          </w:tcPr>
          <w:p w14:paraId="274D3313" w14:textId="7EA1A4D4" w:rsidR="00107425" w:rsidRPr="00184A3A" w:rsidRDefault="00107425" w:rsidP="00107425">
            <w:pPr>
              <w:rPr>
                <w:rPrChange w:id="4709" w:author="Edward Leung" w:date="2017-01-10T12:35:00Z">
                  <w:rPr/>
                </w:rPrChange>
              </w:rPr>
            </w:pPr>
            <w:r w:rsidRPr="00184A3A">
              <w:rPr>
                <w:rPrChange w:id="4710" w:author="Edward Leung" w:date="2017-01-10T12:35:00Z">
                  <w:rPr/>
                </w:rPrChange>
              </w:rPr>
              <w:t>-</w:t>
            </w:r>
          </w:p>
        </w:tc>
        <w:tc>
          <w:tcPr>
            <w:tcW w:w="2363" w:type="dxa"/>
            <w:vAlign w:val="center"/>
          </w:tcPr>
          <w:p w14:paraId="57AD377F" w14:textId="4C218256" w:rsidR="00107425" w:rsidRPr="00184A3A" w:rsidRDefault="00107425" w:rsidP="00107425">
            <w:pPr>
              <w:rPr>
                <w:rPrChange w:id="4711" w:author="Edward Leung" w:date="2017-01-10T12:35:00Z">
                  <w:rPr/>
                </w:rPrChange>
              </w:rPr>
            </w:pPr>
            <w:r w:rsidRPr="00184A3A">
              <w:rPr>
                <w:rPrChange w:id="4712" w:author="Edward Leung" w:date="2017-01-10T12:35:00Z">
                  <w:rPr/>
                </w:rPrChange>
              </w:rPr>
              <w:t>Primary key column names</w:t>
            </w:r>
          </w:p>
        </w:tc>
      </w:tr>
      <w:tr w:rsidR="00107425" w:rsidRPr="00184A3A" w14:paraId="4202EF48" w14:textId="77777777" w:rsidTr="00F23C2F">
        <w:tc>
          <w:tcPr>
            <w:tcW w:w="1553" w:type="dxa"/>
            <w:vAlign w:val="center"/>
          </w:tcPr>
          <w:p w14:paraId="3BB23707" w14:textId="2993B94D" w:rsidR="00107425" w:rsidRPr="00184A3A" w:rsidRDefault="00107425" w:rsidP="00107425">
            <w:pPr>
              <w:ind w:left="-18" w:right="-108"/>
              <w:rPr>
                <w:b/>
                <w:rPrChange w:id="4713" w:author="Edward Leung" w:date="2017-01-10T12:35:00Z">
                  <w:rPr>
                    <w:b/>
                  </w:rPr>
                </w:rPrChange>
              </w:rPr>
            </w:pPr>
            <w:r w:rsidRPr="00184A3A">
              <w:rPr>
                <w:b/>
                <w:rPrChange w:id="4714" w:author="Edward Leung" w:date="2017-01-10T12:35:00Z">
                  <w:rPr>
                    <w:b/>
                  </w:rPr>
                </w:rPrChange>
              </w:rPr>
              <w:t>Check sum columns</w:t>
            </w:r>
          </w:p>
        </w:tc>
        <w:tc>
          <w:tcPr>
            <w:tcW w:w="1260" w:type="dxa"/>
            <w:vAlign w:val="center"/>
          </w:tcPr>
          <w:p w14:paraId="3EF5DBB0" w14:textId="1A3D65CF" w:rsidR="00107425" w:rsidRPr="00184A3A" w:rsidRDefault="00107425" w:rsidP="00107425">
            <w:pPr>
              <w:rPr>
                <w:rPrChange w:id="4715" w:author="Edward Leung" w:date="2017-01-10T12:35:00Z">
                  <w:rPr/>
                </w:rPrChange>
              </w:rPr>
            </w:pPr>
            <w:r w:rsidRPr="00184A3A">
              <w:rPr>
                <w:rPrChange w:id="4716" w:author="Edward Leung" w:date="2017-01-10T12:35:00Z">
                  <w:rPr/>
                </w:rPrChange>
              </w:rPr>
              <w:t>Read-only text</w:t>
            </w:r>
          </w:p>
        </w:tc>
        <w:tc>
          <w:tcPr>
            <w:tcW w:w="1170" w:type="dxa"/>
            <w:vAlign w:val="center"/>
          </w:tcPr>
          <w:p w14:paraId="78F9C819" w14:textId="4077755D" w:rsidR="00107425" w:rsidRPr="00184A3A" w:rsidRDefault="00107425" w:rsidP="00107425">
            <w:pPr>
              <w:rPr>
                <w:rPrChange w:id="4717" w:author="Edward Leung" w:date="2017-01-10T12:35:00Z">
                  <w:rPr/>
                </w:rPrChange>
              </w:rPr>
            </w:pPr>
            <w:r w:rsidRPr="00184A3A">
              <w:rPr>
                <w:rPrChange w:id="4718" w:author="Edward Leung" w:date="2017-01-10T12:35:00Z">
                  <w:rPr/>
                </w:rPrChange>
              </w:rPr>
              <w:t>Prefilled</w:t>
            </w:r>
          </w:p>
        </w:tc>
        <w:tc>
          <w:tcPr>
            <w:tcW w:w="1237" w:type="dxa"/>
            <w:vAlign w:val="center"/>
          </w:tcPr>
          <w:p w14:paraId="217E6D22" w14:textId="41DE4F58" w:rsidR="00107425" w:rsidRPr="00184A3A" w:rsidRDefault="00107425" w:rsidP="00107425">
            <w:pPr>
              <w:rPr>
                <w:rPrChange w:id="4719" w:author="Edward Leung" w:date="2017-01-10T12:35:00Z">
                  <w:rPr/>
                </w:rPrChange>
              </w:rPr>
            </w:pPr>
            <w:r w:rsidRPr="00184A3A">
              <w:rPr>
                <w:rPrChange w:id="4720" w:author="Edward Leung" w:date="2017-01-10T12:35:00Z">
                  <w:rPr/>
                </w:rPrChange>
              </w:rPr>
              <w:t>-</w:t>
            </w:r>
          </w:p>
        </w:tc>
        <w:tc>
          <w:tcPr>
            <w:tcW w:w="1103" w:type="dxa"/>
            <w:vAlign w:val="center"/>
          </w:tcPr>
          <w:p w14:paraId="0A2D632F" w14:textId="4C7F49C5" w:rsidR="00107425" w:rsidRPr="00184A3A" w:rsidRDefault="00107425" w:rsidP="00107425">
            <w:pPr>
              <w:rPr>
                <w:rPrChange w:id="4721" w:author="Edward Leung" w:date="2017-01-10T12:35:00Z">
                  <w:rPr/>
                </w:rPrChange>
              </w:rPr>
            </w:pPr>
            <w:r w:rsidRPr="00184A3A">
              <w:rPr>
                <w:rPrChange w:id="4722" w:author="Edward Leung" w:date="2017-01-10T12:35:00Z">
                  <w:rPr/>
                </w:rPrChange>
              </w:rPr>
              <w:t>A(100)</w:t>
            </w:r>
          </w:p>
        </w:tc>
        <w:tc>
          <w:tcPr>
            <w:tcW w:w="1507" w:type="dxa"/>
            <w:vAlign w:val="center"/>
          </w:tcPr>
          <w:p w14:paraId="0A42AD89" w14:textId="1B29539D" w:rsidR="00107425" w:rsidRPr="00184A3A" w:rsidRDefault="00107425" w:rsidP="00107425">
            <w:pPr>
              <w:rPr>
                <w:rPrChange w:id="4723" w:author="Edward Leung" w:date="2017-01-10T12:35:00Z">
                  <w:rPr/>
                </w:rPrChange>
              </w:rPr>
            </w:pPr>
            <w:r w:rsidRPr="00184A3A">
              <w:rPr>
                <w:rPrChange w:id="4724" w:author="Edward Leung" w:date="2017-01-10T12:35:00Z">
                  <w:rPr/>
                </w:rPrChange>
              </w:rPr>
              <w:t>-</w:t>
            </w:r>
          </w:p>
        </w:tc>
        <w:tc>
          <w:tcPr>
            <w:tcW w:w="2363" w:type="dxa"/>
            <w:vAlign w:val="center"/>
          </w:tcPr>
          <w:p w14:paraId="3B0821BC" w14:textId="3E677D63" w:rsidR="00107425" w:rsidRPr="00184A3A" w:rsidRDefault="00107425" w:rsidP="00107425">
            <w:pPr>
              <w:rPr>
                <w:rPrChange w:id="4725" w:author="Edward Leung" w:date="2017-01-10T12:35:00Z">
                  <w:rPr/>
                </w:rPrChange>
              </w:rPr>
            </w:pPr>
            <w:r w:rsidRPr="00184A3A">
              <w:rPr>
                <w:rPrChange w:id="4726" w:author="Edward Leung" w:date="2017-01-10T12:35:00Z">
                  <w:rPr/>
                </w:rPrChange>
              </w:rPr>
              <w:t>Check sum column names</w:t>
            </w:r>
          </w:p>
        </w:tc>
      </w:tr>
      <w:tr w:rsidR="00107425" w:rsidRPr="00184A3A" w14:paraId="7A638DDE" w14:textId="77777777" w:rsidTr="00F23C2F">
        <w:tc>
          <w:tcPr>
            <w:tcW w:w="1553" w:type="dxa"/>
            <w:vAlign w:val="center"/>
          </w:tcPr>
          <w:p w14:paraId="18966504" w14:textId="544D60CD" w:rsidR="00107425" w:rsidRPr="00184A3A" w:rsidRDefault="00107425" w:rsidP="00107425">
            <w:pPr>
              <w:ind w:left="-18" w:right="-108"/>
              <w:rPr>
                <w:b/>
                <w:rPrChange w:id="4727" w:author="Edward Leung" w:date="2017-01-10T12:35:00Z">
                  <w:rPr>
                    <w:b/>
                  </w:rPr>
                </w:rPrChange>
              </w:rPr>
            </w:pPr>
            <w:r w:rsidRPr="00184A3A">
              <w:rPr>
                <w:b/>
                <w:rPrChange w:id="4728" w:author="Edward Leung" w:date="2017-01-10T12:35:00Z">
                  <w:rPr>
                    <w:b/>
                  </w:rPr>
                </w:rPrChange>
              </w:rPr>
              <w:t>Override</w:t>
            </w:r>
          </w:p>
        </w:tc>
        <w:tc>
          <w:tcPr>
            <w:tcW w:w="1260" w:type="dxa"/>
            <w:vAlign w:val="center"/>
          </w:tcPr>
          <w:p w14:paraId="5CADFAC8" w14:textId="1B796D81" w:rsidR="00107425" w:rsidRPr="00184A3A" w:rsidRDefault="00107425" w:rsidP="00107425">
            <w:pPr>
              <w:rPr>
                <w:rPrChange w:id="4729" w:author="Edward Leung" w:date="2017-01-10T12:35:00Z">
                  <w:rPr/>
                </w:rPrChange>
              </w:rPr>
            </w:pPr>
            <w:r w:rsidRPr="00184A3A">
              <w:rPr>
                <w:rPrChange w:id="4730" w:author="Edward Leung" w:date="2017-01-10T12:35:00Z">
                  <w:rPr/>
                </w:rPrChange>
              </w:rPr>
              <w:t>Read-only text</w:t>
            </w:r>
          </w:p>
        </w:tc>
        <w:tc>
          <w:tcPr>
            <w:tcW w:w="1170" w:type="dxa"/>
            <w:vAlign w:val="center"/>
          </w:tcPr>
          <w:p w14:paraId="197AAA91" w14:textId="1C6A9B92" w:rsidR="00107425" w:rsidRPr="00184A3A" w:rsidRDefault="00107425" w:rsidP="00107425">
            <w:pPr>
              <w:rPr>
                <w:rPrChange w:id="4731" w:author="Edward Leung" w:date="2017-01-10T12:35:00Z">
                  <w:rPr/>
                </w:rPrChange>
              </w:rPr>
            </w:pPr>
            <w:r w:rsidRPr="00184A3A">
              <w:rPr>
                <w:rPrChange w:id="4732" w:author="Edward Leung" w:date="2017-01-10T12:35:00Z">
                  <w:rPr/>
                </w:rPrChange>
              </w:rPr>
              <w:t>Prefilled</w:t>
            </w:r>
          </w:p>
        </w:tc>
        <w:tc>
          <w:tcPr>
            <w:tcW w:w="1237" w:type="dxa"/>
            <w:vAlign w:val="center"/>
          </w:tcPr>
          <w:p w14:paraId="11EE4356" w14:textId="40DF023C" w:rsidR="00107425" w:rsidRPr="00184A3A" w:rsidRDefault="00107425" w:rsidP="00107425">
            <w:pPr>
              <w:rPr>
                <w:rPrChange w:id="4733" w:author="Edward Leung" w:date="2017-01-10T12:35:00Z">
                  <w:rPr/>
                </w:rPrChange>
              </w:rPr>
            </w:pPr>
            <w:r w:rsidRPr="00184A3A">
              <w:rPr>
                <w:rPrChange w:id="4734" w:author="Edward Leung" w:date="2017-01-10T12:35:00Z">
                  <w:rPr/>
                </w:rPrChange>
              </w:rPr>
              <w:t>-</w:t>
            </w:r>
          </w:p>
        </w:tc>
        <w:tc>
          <w:tcPr>
            <w:tcW w:w="1103" w:type="dxa"/>
            <w:vAlign w:val="center"/>
          </w:tcPr>
          <w:p w14:paraId="7C99F8BB" w14:textId="084C02EA" w:rsidR="00107425" w:rsidRPr="00184A3A" w:rsidRDefault="00107425" w:rsidP="00107425">
            <w:pPr>
              <w:rPr>
                <w:rPrChange w:id="4735" w:author="Edward Leung" w:date="2017-01-10T12:35:00Z">
                  <w:rPr/>
                </w:rPrChange>
              </w:rPr>
            </w:pPr>
            <w:r w:rsidRPr="00184A3A">
              <w:rPr>
                <w:rPrChange w:id="4736" w:author="Edward Leung" w:date="2017-01-10T12:35:00Z">
                  <w:rPr/>
                </w:rPrChange>
              </w:rPr>
              <w:t>A(1)</w:t>
            </w:r>
          </w:p>
        </w:tc>
        <w:tc>
          <w:tcPr>
            <w:tcW w:w="1507" w:type="dxa"/>
            <w:vAlign w:val="center"/>
          </w:tcPr>
          <w:p w14:paraId="39E80A81" w14:textId="430F3AB0" w:rsidR="00107425" w:rsidRPr="00184A3A" w:rsidRDefault="00107425" w:rsidP="00107425">
            <w:pPr>
              <w:rPr>
                <w:rPrChange w:id="4737" w:author="Edward Leung" w:date="2017-01-10T12:35:00Z">
                  <w:rPr/>
                </w:rPrChange>
              </w:rPr>
            </w:pPr>
            <w:r w:rsidRPr="00184A3A">
              <w:rPr>
                <w:rPrChange w:id="4738" w:author="Edward Leung" w:date="2017-01-10T12:35:00Z">
                  <w:rPr/>
                </w:rPrChange>
              </w:rPr>
              <w:t>-</w:t>
            </w:r>
          </w:p>
        </w:tc>
        <w:tc>
          <w:tcPr>
            <w:tcW w:w="2363" w:type="dxa"/>
            <w:vAlign w:val="center"/>
          </w:tcPr>
          <w:p w14:paraId="7FC735C0" w14:textId="5EEAC827" w:rsidR="00107425" w:rsidRPr="00184A3A" w:rsidRDefault="00107425" w:rsidP="00107425">
            <w:pPr>
              <w:pStyle w:val="ListParagraph"/>
              <w:numPr>
                <w:ilvl w:val="0"/>
                <w:numId w:val="3"/>
              </w:numPr>
              <w:ind w:left="252" w:hanging="252"/>
              <w:rPr>
                <w:rPrChange w:id="4739" w:author="Edward Leung" w:date="2017-01-10T12:35:00Z">
                  <w:rPr/>
                </w:rPrChange>
              </w:rPr>
            </w:pPr>
            <w:r w:rsidRPr="00184A3A">
              <w:rPr>
                <w:rPrChange w:id="4740" w:author="Edward Leung" w:date="2017-01-10T12:35:00Z">
                  <w:rPr/>
                </w:rPrChange>
              </w:rPr>
              <w:t>Y (override to table)</w:t>
            </w:r>
          </w:p>
          <w:p w14:paraId="15E7D859" w14:textId="737BAFB0" w:rsidR="00107425" w:rsidRPr="00184A3A" w:rsidRDefault="00107425" w:rsidP="00107425">
            <w:pPr>
              <w:pStyle w:val="ListParagraph"/>
              <w:numPr>
                <w:ilvl w:val="0"/>
                <w:numId w:val="3"/>
              </w:numPr>
              <w:ind w:left="252" w:hanging="252"/>
              <w:rPr>
                <w:rPrChange w:id="4741" w:author="Edward Leung" w:date="2017-01-10T12:35:00Z">
                  <w:rPr/>
                </w:rPrChange>
              </w:rPr>
            </w:pPr>
            <w:r w:rsidRPr="00184A3A">
              <w:rPr>
                <w:rPrChange w:id="4742" w:author="Edward Leung" w:date="2017-01-10T12:35:00Z">
                  <w:rPr/>
                </w:rPrChange>
              </w:rPr>
              <w:t>N (not override)</w:t>
            </w:r>
          </w:p>
        </w:tc>
      </w:tr>
    </w:tbl>
    <w:p w14:paraId="2A1FE75F" w14:textId="77777777" w:rsidR="00712376" w:rsidRPr="00184A3A" w:rsidRDefault="00712376" w:rsidP="00712376">
      <w:pPr>
        <w:pStyle w:val="Heading4"/>
        <w:ind w:left="864"/>
        <w:rPr>
          <w:rPrChange w:id="4743" w:author="Edward Leung" w:date="2017-01-10T12:35:00Z">
            <w:rPr/>
          </w:rPrChange>
        </w:rPr>
      </w:pPr>
      <w:r w:rsidRPr="00184A3A">
        <w:rPr>
          <w:rPrChange w:id="4744" w:author="Edward Leung" w:date="2017-01-10T12:35:00Z">
            <w:rPr/>
          </w:rPrChange>
        </w:rPr>
        <w:t>Screen Objects &amp; Action</w:t>
      </w:r>
    </w:p>
    <w:p w14:paraId="24FC0181" w14:textId="77777777" w:rsidR="00712376" w:rsidRPr="00184A3A" w:rsidRDefault="00712376" w:rsidP="00712376">
      <w:pPr>
        <w:ind w:left="450"/>
        <w:rPr>
          <w:lang w:eastAsia="zh-CN"/>
          <w:rPrChange w:id="4745" w:author="Edward Leung" w:date="2017-01-10T12:35:00Z">
            <w:rPr>
              <w:lang w:eastAsia="zh-CN"/>
            </w:rPr>
          </w:rPrChange>
        </w:rPr>
      </w:pPr>
      <w:r w:rsidRPr="00184A3A">
        <w:rPr>
          <w:lang w:eastAsia="zh-CN"/>
          <w:rPrChange w:id="4746" w:author="Edward Leung" w:date="2017-01-10T12:35:00Z">
            <w:rPr>
              <w:lang w:eastAsia="zh-CN"/>
            </w:rPr>
          </w:rPrChange>
        </w:rPr>
        <w:t>N/A</w:t>
      </w:r>
    </w:p>
    <w:p w14:paraId="72D26B1B" w14:textId="77777777" w:rsidR="00712376" w:rsidRPr="00184A3A" w:rsidRDefault="00712376" w:rsidP="00712376">
      <w:pPr>
        <w:pStyle w:val="Heading4"/>
        <w:ind w:left="864"/>
        <w:rPr>
          <w:rPrChange w:id="4747" w:author="Edward Leung" w:date="2017-01-10T12:35:00Z">
            <w:rPr/>
          </w:rPrChange>
        </w:rPr>
      </w:pPr>
      <w:r w:rsidRPr="00184A3A">
        <w:rPr>
          <w:rPrChange w:id="4748" w:author="Edward Leung" w:date="2017-01-10T12:35:00Z">
            <w:rPr/>
          </w:rPrChange>
        </w:rPr>
        <w:t>User/Security Group</w:t>
      </w:r>
    </w:p>
    <w:p w14:paraId="75DBD0DE" w14:textId="77777777" w:rsidR="00CC4959" w:rsidRPr="00184A3A" w:rsidRDefault="00CC4959" w:rsidP="00CC4959">
      <w:pPr>
        <w:ind w:left="360"/>
        <w:rPr>
          <w:rFonts w:eastAsia="SimSun"/>
          <w:rPrChange w:id="4749" w:author="Edward Leung" w:date="2017-01-10T12:35:00Z">
            <w:rPr>
              <w:rFonts w:eastAsia="SimSun"/>
            </w:rPr>
          </w:rPrChange>
        </w:rPr>
      </w:pPr>
      <w:r w:rsidRPr="00184A3A">
        <w:rPr>
          <w:rFonts w:eastAsia="SimSun"/>
          <w:rPrChange w:id="4750" w:author="Edward Leung" w:date="2017-01-10T12:35:00Z">
            <w:rPr>
              <w:rFonts w:eastAsia="SimSun"/>
            </w:rPr>
          </w:rPrChange>
        </w:rPr>
        <w:t>This function can be accessed by the following user(s):</w:t>
      </w:r>
    </w:p>
    <w:p w14:paraId="0CE8D621" w14:textId="77777777" w:rsidR="00CC4959" w:rsidRPr="00184A3A" w:rsidRDefault="00CC4959" w:rsidP="00CC4959">
      <w:pPr>
        <w:pStyle w:val="ListParagraph"/>
        <w:numPr>
          <w:ilvl w:val="0"/>
          <w:numId w:val="3"/>
        </w:numPr>
        <w:rPr>
          <w:rFonts w:eastAsia="SimSun"/>
          <w:rPrChange w:id="4751" w:author="Edward Leung" w:date="2017-01-10T12:35:00Z">
            <w:rPr>
              <w:rFonts w:eastAsia="SimSun"/>
            </w:rPr>
          </w:rPrChange>
        </w:rPr>
      </w:pPr>
      <w:r w:rsidRPr="00184A3A">
        <w:rPr>
          <w:rFonts w:eastAsia="SimSun"/>
          <w:rPrChange w:id="4752" w:author="Edward Leung" w:date="2017-01-10T12:35:00Z">
            <w:rPr>
              <w:rFonts w:eastAsia="SimSun"/>
            </w:rPr>
          </w:rPrChange>
        </w:rPr>
        <w:t>System Admin</w:t>
      </w:r>
    </w:p>
    <w:p w14:paraId="6FE63D07" w14:textId="77777777" w:rsidR="00712376" w:rsidRPr="00184A3A" w:rsidRDefault="00712376" w:rsidP="00712376">
      <w:pPr>
        <w:pStyle w:val="Heading4"/>
        <w:ind w:left="864"/>
        <w:rPr>
          <w:rPrChange w:id="4753" w:author="Edward Leung" w:date="2017-01-10T12:35:00Z">
            <w:rPr/>
          </w:rPrChange>
        </w:rPr>
      </w:pPr>
      <w:r w:rsidRPr="00184A3A">
        <w:rPr>
          <w:rPrChange w:id="4754" w:author="Edward Leung" w:date="2017-01-10T12:35:00Z">
            <w:rPr/>
          </w:rPrChange>
        </w:rPr>
        <w:t>Assumptions/Constraints</w:t>
      </w:r>
    </w:p>
    <w:p w14:paraId="6EC01A8B" w14:textId="77777777" w:rsidR="00712376" w:rsidRPr="00184A3A" w:rsidRDefault="00712376" w:rsidP="00712376">
      <w:pPr>
        <w:ind w:left="450"/>
        <w:rPr>
          <w:lang w:eastAsia="zh-CN"/>
          <w:rPrChange w:id="4755" w:author="Edward Leung" w:date="2017-01-10T12:35:00Z">
            <w:rPr>
              <w:lang w:eastAsia="zh-CN"/>
            </w:rPr>
          </w:rPrChange>
        </w:rPr>
      </w:pPr>
      <w:r w:rsidRPr="00184A3A">
        <w:rPr>
          <w:lang w:eastAsia="zh-CN"/>
          <w:rPrChange w:id="4756" w:author="Edward Leung" w:date="2017-01-10T12:35:00Z">
            <w:rPr>
              <w:lang w:eastAsia="zh-CN"/>
            </w:rPr>
          </w:rPrChange>
        </w:rPr>
        <w:t>N/A</w:t>
      </w:r>
    </w:p>
    <w:p w14:paraId="5AC74101" w14:textId="77777777" w:rsidR="00712376" w:rsidRPr="00184A3A" w:rsidRDefault="00712376" w:rsidP="00712376">
      <w:pPr>
        <w:pStyle w:val="Heading4"/>
        <w:ind w:left="864"/>
        <w:rPr>
          <w:rPrChange w:id="4757" w:author="Edward Leung" w:date="2017-01-10T12:35:00Z">
            <w:rPr/>
          </w:rPrChange>
        </w:rPr>
      </w:pPr>
      <w:r w:rsidRPr="00184A3A">
        <w:rPr>
          <w:rPrChange w:id="4758" w:author="Edward Leung" w:date="2017-01-10T12:35:00Z">
            <w:rPr/>
          </w:rPrChange>
        </w:rPr>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14:paraId="568BAB97" w14:textId="77777777" w:rsidTr="00533274">
        <w:tc>
          <w:tcPr>
            <w:tcW w:w="1497" w:type="dxa"/>
            <w:shd w:val="clear" w:color="auto" w:fill="C6D9F1"/>
          </w:tcPr>
          <w:p w14:paraId="2A30A98A" w14:textId="77777777" w:rsidR="00533274" w:rsidRPr="00184A3A" w:rsidRDefault="00533274" w:rsidP="0090729B">
            <w:pPr>
              <w:pStyle w:val="BodyText"/>
              <w:rPr>
                <w:b/>
                <w:rPrChange w:id="4759" w:author="Edward Leung" w:date="2017-01-10T12:35:00Z">
                  <w:rPr>
                    <w:b/>
                  </w:rPr>
                </w:rPrChange>
              </w:rPr>
            </w:pPr>
            <w:r w:rsidRPr="00184A3A">
              <w:rPr>
                <w:b/>
                <w:rPrChange w:id="4760" w:author="Edward Leung" w:date="2017-01-10T12:35:00Z">
                  <w:rPr>
                    <w:b/>
                  </w:rPr>
                </w:rPrChange>
              </w:rPr>
              <w:t>Error Code</w:t>
            </w:r>
          </w:p>
        </w:tc>
        <w:tc>
          <w:tcPr>
            <w:tcW w:w="1260" w:type="dxa"/>
            <w:shd w:val="clear" w:color="auto" w:fill="C6D9F1"/>
          </w:tcPr>
          <w:p w14:paraId="27E4E33C" w14:textId="77777777" w:rsidR="00533274" w:rsidRPr="00184A3A" w:rsidRDefault="00533274" w:rsidP="0090729B">
            <w:pPr>
              <w:pStyle w:val="BodyText"/>
              <w:rPr>
                <w:b/>
                <w:rPrChange w:id="4761" w:author="Edward Leung" w:date="2017-01-10T12:35:00Z">
                  <w:rPr>
                    <w:b/>
                  </w:rPr>
                </w:rPrChange>
              </w:rPr>
            </w:pPr>
            <w:r w:rsidRPr="00184A3A">
              <w:rPr>
                <w:b/>
                <w:rPrChange w:id="4762" w:author="Edward Leung" w:date="2017-01-10T12:35:00Z">
                  <w:rPr>
                    <w:b/>
                  </w:rPr>
                </w:rPrChange>
              </w:rPr>
              <w:t>Severity</w:t>
            </w:r>
          </w:p>
        </w:tc>
        <w:tc>
          <w:tcPr>
            <w:tcW w:w="7465" w:type="dxa"/>
            <w:shd w:val="clear" w:color="auto" w:fill="C6D9F1"/>
          </w:tcPr>
          <w:p w14:paraId="12EE2EF2" w14:textId="77777777" w:rsidR="00533274" w:rsidRPr="00184A3A" w:rsidRDefault="00533274" w:rsidP="0090729B">
            <w:pPr>
              <w:pStyle w:val="BodyText"/>
              <w:rPr>
                <w:b/>
                <w:rPrChange w:id="4763" w:author="Edward Leung" w:date="2017-01-10T12:35:00Z">
                  <w:rPr>
                    <w:b/>
                  </w:rPr>
                </w:rPrChange>
              </w:rPr>
            </w:pPr>
            <w:r w:rsidRPr="00184A3A">
              <w:rPr>
                <w:b/>
                <w:rPrChange w:id="4764" w:author="Edward Leung" w:date="2017-01-10T12:35:00Z">
                  <w:rPr>
                    <w:b/>
                  </w:rPr>
                </w:rPrChange>
              </w:rPr>
              <w:t>Error Message</w:t>
            </w:r>
          </w:p>
        </w:tc>
      </w:tr>
      <w:tr w:rsidR="00533274" w:rsidRPr="00184A3A" w14:paraId="1A8BE87C" w14:textId="77777777" w:rsidTr="00533274">
        <w:tc>
          <w:tcPr>
            <w:tcW w:w="1497" w:type="dxa"/>
          </w:tcPr>
          <w:p w14:paraId="4742AA1B" w14:textId="77777777" w:rsidR="00533274" w:rsidRPr="00184A3A" w:rsidRDefault="00533274" w:rsidP="0090729B">
            <w:pPr>
              <w:rPr>
                <w:rPrChange w:id="4765" w:author="Edward Leung" w:date="2017-01-10T12:35:00Z">
                  <w:rPr/>
                </w:rPrChange>
              </w:rPr>
            </w:pPr>
          </w:p>
        </w:tc>
        <w:tc>
          <w:tcPr>
            <w:tcW w:w="1260" w:type="dxa"/>
          </w:tcPr>
          <w:p w14:paraId="63849703" w14:textId="535AE1F1" w:rsidR="00533274" w:rsidRPr="00184A3A" w:rsidRDefault="0006436A" w:rsidP="0090729B">
            <w:pPr>
              <w:rPr>
                <w:rPrChange w:id="4766" w:author="Edward Leung" w:date="2017-01-10T12:35:00Z">
                  <w:rPr/>
                </w:rPrChange>
              </w:rPr>
            </w:pPr>
            <w:r w:rsidRPr="00184A3A">
              <w:rPr>
                <w:rPrChange w:id="4767" w:author="Edward Leung" w:date="2017-01-10T12:35:00Z">
                  <w:rPr/>
                </w:rPrChange>
              </w:rPr>
              <w:t>N/A</w:t>
            </w:r>
          </w:p>
        </w:tc>
        <w:tc>
          <w:tcPr>
            <w:tcW w:w="7465" w:type="dxa"/>
          </w:tcPr>
          <w:p w14:paraId="70A239AF" w14:textId="620A41C7" w:rsidR="00533274" w:rsidRPr="00184A3A" w:rsidRDefault="00533274" w:rsidP="0090729B">
            <w:pPr>
              <w:rPr>
                <w:rPrChange w:id="4768" w:author="Edward Leung" w:date="2017-01-10T12:35:00Z">
                  <w:rPr/>
                </w:rPrChange>
              </w:rPr>
            </w:pPr>
          </w:p>
        </w:tc>
      </w:tr>
    </w:tbl>
    <w:p w14:paraId="5F6C9819" w14:textId="77777777" w:rsidR="001C4B36" w:rsidRPr="00184A3A" w:rsidRDefault="001C4B36" w:rsidP="001C4B36">
      <w:pPr>
        <w:rPr>
          <w:lang w:eastAsia="zh-HK"/>
          <w:rPrChange w:id="4769" w:author="Edward Leung" w:date="2017-01-10T12:35:00Z">
            <w:rPr>
              <w:lang w:eastAsia="zh-HK"/>
            </w:rPr>
          </w:rPrChange>
        </w:rPr>
      </w:pPr>
    </w:p>
    <w:p w14:paraId="6C35E2FB" w14:textId="2AFE7B7F" w:rsidR="00796AB7" w:rsidRPr="00184A3A" w:rsidRDefault="00796AB7" w:rsidP="00796AB7">
      <w:pPr>
        <w:pStyle w:val="Heading3"/>
        <w:rPr>
          <w:lang w:eastAsia="zh-CN"/>
          <w:rPrChange w:id="4770" w:author="Edward Leung" w:date="2017-01-10T12:35:00Z">
            <w:rPr>
              <w:lang w:eastAsia="zh-CN"/>
            </w:rPr>
          </w:rPrChange>
        </w:rPr>
      </w:pPr>
      <w:r w:rsidRPr="00184A3A">
        <w:rPr>
          <w:lang w:eastAsia="zh-CN"/>
          <w:rPrChange w:id="4771" w:author="Edward Leung" w:date="2017-01-10T12:35:00Z">
            <w:rPr>
              <w:lang w:eastAsia="zh-CN"/>
            </w:rPr>
          </w:rPrChange>
        </w:rPr>
        <w:t>Maintain Scheme Info (Create/Edit/Delete)</w:t>
      </w:r>
    </w:p>
    <w:p w14:paraId="6A51A8B3" w14:textId="77777777" w:rsidR="00796AB7" w:rsidRPr="00184A3A" w:rsidRDefault="00796AB7" w:rsidP="00796AB7">
      <w:pPr>
        <w:pStyle w:val="Heading4"/>
        <w:ind w:left="864"/>
        <w:rPr>
          <w:rPrChange w:id="4772" w:author="Edward Leung" w:date="2017-01-10T12:35:00Z">
            <w:rPr/>
          </w:rPrChange>
        </w:rPr>
      </w:pPr>
      <w:r w:rsidRPr="00184A3A">
        <w:rPr>
          <w:rPrChange w:id="4773" w:author="Edward Leung" w:date="2017-01-10T12:35:00Z">
            <w:rPr/>
          </w:rPrChange>
        </w:rPr>
        <w:t>Process/Work Flow</w:t>
      </w:r>
    </w:p>
    <w:p w14:paraId="59C1BC0F" w14:textId="77777777" w:rsidR="00796AB7" w:rsidRPr="00184A3A" w:rsidRDefault="00796AB7" w:rsidP="00796AB7">
      <w:pPr>
        <w:rPr>
          <w:lang w:eastAsia="zh-CN"/>
          <w:rPrChange w:id="4774" w:author="Edward Leung" w:date="2017-01-10T12:35:00Z">
            <w:rPr>
              <w:lang w:eastAsia="zh-CN"/>
            </w:rPr>
          </w:rPrChange>
        </w:rPr>
      </w:pPr>
    </w:p>
    <w:p w14:paraId="78586DE7" w14:textId="77777777" w:rsidR="00796AB7" w:rsidRPr="00184A3A" w:rsidRDefault="00796AB7" w:rsidP="00796AB7">
      <w:pPr>
        <w:pStyle w:val="Heading4"/>
        <w:ind w:left="864"/>
        <w:rPr>
          <w:rPrChange w:id="4775" w:author="Edward Leung" w:date="2017-01-10T12:35:00Z">
            <w:rPr/>
          </w:rPrChange>
        </w:rPr>
      </w:pPr>
      <w:r w:rsidRPr="00184A3A">
        <w:rPr>
          <w:rPrChange w:id="4776" w:author="Edward Leung" w:date="2017-01-10T12:35:00Z">
            <w:rPr/>
          </w:rPrChange>
        </w:rPr>
        <w:lastRenderedPageBreak/>
        <w:t>Screen</w:t>
      </w:r>
    </w:p>
    <w:p w14:paraId="737D2AAE" w14:textId="264413D1" w:rsidR="00796AB7" w:rsidRPr="00184A3A" w:rsidRDefault="003A266F" w:rsidP="003A266F">
      <w:pPr>
        <w:rPr>
          <w:lang w:eastAsia="zh-CN"/>
          <w:rPrChange w:id="4777" w:author="Edward Leung" w:date="2017-01-10T12:35:00Z">
            <w:rPr>
              <w:lang w:eastAsia="zh-CN"/>
            </w:rPr>
          </w:rPrChange>
        </w:rPr>
      </w:pPr>
      <w:r w:rsidRPr="00184A3A">
        <w:rPr>
          <w:rPrChange w:id="4778" w:author="Edward Leung" w:date="2017-01-10T12:35:00Z">
            <w:rPr>
              <w:noProof/>
            </w:rPr>
          </w:rPrChange>
        </w:rPr>
        <w:drawing>
          <wp:inline distT="0" distB="0" distL="0" distR="0" wp14:anchorId="6FA1DB71" wp14:editId="6801DDDF">
            <wp:extent cx="6858000" cy="3242733"/>
            <wp:effectExtent l="0" t="0" r="0" b="0"/>
            <wp:docPr id="18" name="Picture 18"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Outlook\2PPIXI5Y\Scheme 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242733"/>
                    </a:xfrm>
                    <a:prstGeom prst="rect">
                      <a:avLst/>
                    </a:prstGeom>
                    <a:noFill/>
                    <a:ln>
                      <a:noFill/>
                    </a:ln>
                  </pic:spPr>
                </pic:pic>
              </a:graphicData>
            </a:graphic>
          </wp:inline>
        </w:drawing>
      </w:r>
    </w:p>
    <w:p w14:paraId="23DB477B" w14:textId="77777777" w:rsidR="00796AB7" w:rsidRPr="00184A3A" w:rsidRDefault="00796AB7" w:rsidP="00796AB7">
      <w:pPr>
        <w:pStyle w:val="Heading4"/>
        <w:ind w:left="864"/>
        <w:rPr>
          <w:rPrChange w:id="4779" w:author="Edward Leung" w:date="2017-01-10T12:35:00Z">
            <w:rPr/>
          </w:rPrChange>
        </w:rPr>
      </w:pPr>
      <w:r w:rsidRPr="00184A3A">
        <w:rPr>
          <w:rPrChange w:id="4780" w:author="Edward Leung" w:date="2017-01-10T12:35:00Z">
            <w:rPr/>
          </w:rPrChange>
        </w:rPr>
        <w:t>Data Fields &amp; Presentation Logic</w:t>
      </w:r>
    </w:p>
    <w:p w14:paraId="582C552E" w14:textId="77777777" w:rsidR="004E071D" w:rsidRPr="00184A3A" w:rsidRDefault="004E071D" w:rsidP="004E071D">
      <w:pPr>
        <w:pStyle w:val="ListParagraph"/>
        <w:numPr>
          <w:ilvl w:val="0"/>
          <w:numId w:val="17"/>
        </w:numPr>
        <w:spacing w:line="240" w:lineRule="auto"/>
        <w:rPr>
          <w:lang w:eastAsia="zh-CN"/>
          <w:rPrChange w:id="4781" w:author="Edward Leung" w:date="2017-01-10T12:35:00Z">
            <w:rPr>
              <w:lang w:eastAsia="zh-CN"/>
            </w:rPr>
          </w:rPrChange>
        </w:rPr>
      </w:pPr>
      <w:r w:rsidRPr="00184A3A">
        <w:rPr>
          <w:lang w:eastAsia="zh-CN"/>
          <w:rPrChange w:id="4782"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FD238D" w:rsidRPr="00184A3A" w14:paraId="4CEA50B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F23C2F">
            <w:pPr>
              <w:rPr>
                <w:b/>
                <w:rPrChange w:id="4783" w:author="Edward Leung" w:date="2017-01-10T12:35:00Z">
                  <w:rPr>
                    <w:b/>
                  </w:rPr>
                </w:rPrChange>
              </w:rPr>
            </w:pPr>
            <w:r w:rsidRPr="00184A3A">
              <w:rPr>
                <w:b/>
                <w:rPrChange w:id="4784" w:author="Edward Leung" w:date="2017-01-10T12:35:00Z">
                  <w:rPr>
                    <w:b/>
                  </w:rPr>
                </w:rPrChange>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F23C2F">
            <w:pPr>
              <w:rPr>
                <w:b/>
                <w:rPrChange w:id="4785" w:author="Edward Leung" w:date="2017-01-10T12:35:00Z">
                  <w:rPr>
                    <w:b/>
                  </w:rPr>
                </w:rPrChange>
              </w:rPr>
            </w:pPr>
            <w:r w:rsidRPr="00184A3A">
              <w:rPr>
                <w:b/>
                <w:rPrChange w:id="4786" w:author="Edward Leung" w:date="2017-01-10T12:35:00Z">
                  <w:rPr>
                    <w:b/>
                  </w:rPr>
                </w:rPrChange>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F23C2F">
            <w:pPr>
              <w:rPr>
                <w:b/>
                <w:rPrChange w:id="4787" w:author="Edward Leung" w:date="2017-01-10T12:35:00Z">
                  <w:rPr>
                    <w:b/>
                  </w:rPr>
                </w:rPrChange>
              </w:rPr>
            </w:pPr>
            <w:r w:rsidRPr="00184A3A">
              <w:rPr>
                <w:b/>
                <w:rPrChange w:id="4788" w:author="Edward Leung" w:date="2017-01-10T12:35:00Z">
                  <w:rPr>
                    <w:b/>
                  </w:rPr>
                </w:rPrChange>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23C2F">
            <w:pPr>
              <w:rPr>
                <w:b/>
                <w:rPrChange w:id="4789" w:author="Edward Leung" w:date="2017-01-10T12:35:00Z">
                  <w:rPr>
                    <w:b/>
                  </w:rPr>
                </w:rPrChange>
              </w:rPr>
            </w:pPr>
            <w:r w:rsidRPr="00184A3A">
              <w:rPr>
                <w:b/>
                <w:rPrChange w:id="4790" w:author="Edward Leung" w:date="2017-01-10T12:35:00Z">
                  <w:rPr>
                    <w:b/>
                  </w:rPr>
                </w:rPrChange>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F23C2F">
            <w:pPr>
              <w:rPr>
                <w:b/>
                <w:rPrChange w:id="4791" w:author="Edward Leung" w:date="2017-01-10T12:35:00Z">
                  <w:rPr>
                    <w:b/>
                  </w:rPr>
                </w:rPrChange>
              </w:rPr>
            </w:pPr>
            <w:r w:rsidRPr="00184A3A">
              <w:rPr>
                <w:b/>
                <w:rPrChange w:id="4792" w:author="Edward Leung" w:date="2017-01-10T12:35:00Z">
                  <w:rPr>
                    <w:b/>
                  </w:rPr>
                </w:rPrChange>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F23C2F">
            <w:pPr>
              <w:rPr>
                <w:b/>
                <w:rPrChange w:id="4793" w:author="Edward Leung" w:date="2017-01-10T12:35:00Z">
                  <w:rPr>
                    <w:b/>
                  </w:rPr>
                </w:rPrChange>
              </w:rPr>
            </w:pPr>
            <w:r w:rsidRPr="00184A3A">
              <w:rPr>
                <w:b/>
                <w:rPrChange w:id="4794" w:author="Edward Leung" w:date="2017-01-10T12:35:00Z">
                  <w:rPr>
                    <w:b/>
                  </w:rPr>
                </w:rPrChange>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F23C2F">
            <w:pPr>
              <w:rPr>
                <w:b/>
                <w:rPrChange w:id="4795" w:author="Edward Leung" w:date="2017-01-10T12:35:00Z">
                  <w:rPr>
                    <w:b/>
                  </w:rPr>
                </w:rPrChange>
              </w:rPr>
            </w:pPr>
            <w:r w:rsidRPr="00184A3A">
              <w:rPr>
                <w:b/>
                <w:rPrChange w:id="4796" w:author="Edward Leung" w:date="2017-01-10T12:35:00Z">
                  <w:rPr>
                    <w:b/>
                  </w:rPr>
                </w:rPrChange>
              </w:rPr>
              <w:t>Description</w:t>
            </w:r>
          </w:p>
        </w:tc>
      </w:tr>
      <w:tr w:rsidR="00FD238D" w:rsidRPr="00184A3A" w14:paraId="53A5CC77"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7A1FF" w14:textId="77777777" w:rsidR="00FD238D" w:rsidRPr="00184A3A" w:rsidRDefault="00FD238D" w:rsidP="00FD238D">
            <w:pPr>
              <w:rPr>
                <w:rPrChange w:id="4797" w:author="Edward Leung" w:date="2017-01-10T12:35:00Z">
                  <w:rPr/>
                </w:rPrChange>
              </w:rPr>
            </w:pPr>
            <w:r w:rsidRPr="00184A3A">
              <w:rPr>
                <w:rPrChange w:id="4798" w:author="Edward Leung" w:date="2017-01-10T12:35:00Z">
                  <w:rPr/>
                </w:rPrChange>
              </w:rPr>
              <w:t>Poll scheme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96D8" w14:textId="36610EC1" w:rsidR="00FD238D" w:rsidRPr="00184A3A" w:rsidRDefault="00FD238D" w:rsidP="00F23C2F">
            <w:pPr>
              <w:rPr>
                <w:rPrChange w:id="4799" w:author="Edward Leung" w:date="2017-01-10T12:35:00Z">
                  <w:rPr/>
                </w:rPrChange>
              </w:rPr>
            </w:pPr>
            <w:r w:rsidRPr="00184A3A">
              <w:rPr>
                <w:rPrChange w:id="4800" w:author="Edward Leung" w:date="2017-01-10T12:35:00Z">
                  <w:rPr/>
                </w:rPrChange>
              </w:rPr>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A2D5" w14:textId="77777777" w:rsidR="00FD238D" w:rsidRPr="00184A3A" w:rsidRDefault="00FD238D" w:rsidP="00F23C2F">
            <w:pPr>
              <w:rPr>
                <w:rPrChange w:id="4801" w:author="Edward Leung" w:date="2017-01-10T12:35:00Z">
                  <w:rPr/>
                </w:rPrChange>
              </w:rPr>
            </w:pPr>
            <w:r w:rsidRPr="00184A3A">
              <w:rPr>
                <w:rPrChange w:id="4802" w:author="Edward Leung" w:date="2017-01-10T12:35:00Z">
                  <w:rPr/>
                </w:rPrChange>
              </w:rP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67FF" w14:textId="77777777" w:rsidR="00FD238D" w:rsidRPr="00184A3A" w:rsidRDefault="00FD238D" w:rsidP="00F23C2F">
            <w:pPr>
              <w:rPr>
                <w:rPrChange w:id="4803" w:author="Edward Leung" w:date="2017-01-10T12:35:00Z">
                  <w:rPr/>
                </w:rPrChange>
              </w:rPr>
            </w:pPr>
            <w:r w:rsidRPr="00184A3A">
              <w:rPr>
                <w:rPrChange w:id="4804" w:author="Edward Leung" w:date="2017-01-10T12:35:00Z">
                  <w:rPr/>
                </w:rPrChange>
              </w:rPr>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E7853" w14:textId="77777777" w:rsidR="00FD238D" w:rsidRPr="00184A3A" w:rsidRDefault="00FD238D" w:rsidP="00F23C2F">
            <w:pPr>
              <w:rPr>
                <w:rPrChange w:id="4805" w:author="Edward Leung" w:date="2017-01-10T12:35:00Z">
                  <w:rPr/>
                </w:rPrChange>
              </w:rPr>
            </w:pPr>
            <w:r w:rsidRPr="00184A3A">
              <w:rPr>
                <w:rPrChange w:id="4806" w:author="Edward Leung" w:date="2017-01-10T12:35:00Z">
                  <w:rPr/>
                </w:rPrChange>
              </w:rPr>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B0E6C" w14:textId="77777777" w:rsidR="00FD238D" w:rsidRPr="00184A3A" w:rsidRDefault="00FD238D" w:rsidP="00F23C2F">
            <w:pPr>
              <w:rPr>
                <w:rPrChange w:id="4807" w:author="Edward Leung" w:date="2017-01-10T12:35:00Z">
                  <w:rPr/>
                </w:rPrChange>
              </w:rPr>
            </w:pPr>
            <w:r w:rsidRPr="00184A3A">
              <w:rPr>
                <w:rPrChange w:id="4808" w:author="Edward Leung" w:date="2017-01-10T12:35:00Z">
                  <w:rPr/>
                </w:rPrChange>
              </w:rPr>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B29B5" w14:textId="77777777" w:rsidR="00FD238D" w:rsidRPr="00184A3A" w:rsidRDefault="00FD238D" w:rsidP="00F23C2F">
            <w:pPr>
              <w:rPr>
                <w:rPrChange w:id="4809" w:author="Edward Leung" w:date="2017-01-10T12:35:00Z">
                  <w:rPr/>
                </w:rPrChange>
              </w:rPr>
            </w:pPr>
            <w:r w:rsidRPr="00184A3A">
              <w:rPr>
                <w:rPrChange w:id="4810" w:author="Edward Leung" w:date="2017-01-10T12:35:00Z">
                  <w:rPr/>
                </w:rPrChange>
              </w:rPr>
              <w:t>Pre-configured options</w:t>
            </w:r>
          </w:p>
          <w:p w14:paraId="137B6761" w14:textId="77777777" w:rsidR="00FD238D" w:rsidRPr="00184A3A" w:rsidRDefault="00FD238D" w:rsidP="00FD238D">
            <w:pPr>
              <w:pStyle w:val="ListParagraph"/>
              <w:numPr>
                <w:ilvl w:val="0"/>
                <w:numId w:val="3"/>
              </w:numPr>
              <w:ind w:left="432"/>
              <w:rPr>
                <w:rPrChange w:id="4811" w:author="Edward Leung" w:date="2017-01-10T12:35:00Z">
                  <w:rPr/>
                </w:rPrChange>
              </w:rPr>
            </w:pPr>
            <w:r w:rsidRPr="00184A3A">
              <w:rPr>
                <w:rPrChange w:id="4812" w:author="Edward Leung" w:date="2017-01-10T12:35:00Z">
                  <w:rPr/>
                </w:rPrChange>
              </w:rPr>
              <w:t>SALE_REALTIME</w:t>
            </w:r>
          </w:p>
          <w:p w14:paraId="7C710016" w14:textId="77777777" w:rsidR="00FD238D" w:rsidRPr="00184A3A" w:rsidRDefault="00FD238D" w:rsidP="00FD238D">
            <w:pPr>
              <w:pStyle w:val="ListParagraph"/>
              <w:numPr>
                <w:ilvl w:val="0"/>
                <w:numId w:val="3"/>
              </w:numPr>
              <w:ind w:left="432"/>
              <w:rPr>
                <w:rPrChange w:id="4813" w:author="Edward Leung" w:date="2017-01-10T12:35:00Z">
                  <w:rPr/>
                </w:rPrChange>
              </w:rPr>
            </w:pPr>
            <w:r w:rsidRPr="00184A3A">
              <w:rPr>
                <w:rPrChange w:id="4814" w:author="Edward Leung" w:date="2017-01-10T12:35:00Z">
                  <w:rPr/>
                </w:rPrChange>
              </w:rPr>
              <w:t>SALES_EOD</w:t>
            </w:r>
          </w:p>
          <w:p w14:paraId="22453242" w14:textId="7EA79433" w:rsidR="00FD238D" w:rsidRPr="00184A3A" w:rsidRDefault="00FD238D" w:rsidP="00FD238D">
            <w:pPr>
              <w:pStyle w:val="ListParagraph"/>
              <w:numPr>
                <w:ilvl w:val="0"/>
                <w:numId w:val="3"/>
              </w:numPr>
              <w:ind w:left="432"/>
              <w:rPr>
                <w:rPrChange w:id="4815" w:author="Edward Leung" w:date="2017-01-10T12:35:00Z">
                  <w:rPr/>
                </w:rPrChange>
              </w:rPr>
            </w:pPr>
            <w:r w:rsidRPr="00184A3A">
              <w:rPr>
                <w:rPrChange w:id="4816" w:author="Edward Leung" w:date="2017-01-10T12:35:00Z">
                  <w:rPr/>
                </w:rPrChange>
              </w:rPr>
              <w:t>MASTER</w:t>
            </w:r>
          </w:p>
        </w:tc>
      </w:tr>
      <w:tr w:rsidR="003335DB" w:rsidRPr="00184A3A" w14:paraId="2F2F42A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1DDCE" w14:textId="77777777" w:rsidR="003335DB" w:rsidRPr="00184A3A" w:rsidRDefault="003335DB" w:rsidP="003335DB">
            <w:pPr>
              <w:rPr>
                <w:rPrChange w:id="4817" w:author="Edward Leung" w:date="2017-01-10T12:35:00Z">
                  <w:rPr/>
                </w:rPrChange>
              </w:rPr>
            </w:pPr>
            <w:r w:rsidRPr="00184A3A">
              <w:rPr>
                <w:rPrChange w:id="4818" w:author="Edward Leung" w:date="2017-01-10T12:35:00Z">
                  <w:rPr/>
                </w:rPrChange>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6E2E1" w14:textId="08830430" w:rsidR="003335DB" w:rsidRPr="00184A3A" w:rsidRDefault="003335DB" w:rsidP="003335DB">
            <w:pPr>
              <w:rPr>
                <w:rPrChange w:id="4819" w:author="Edward Leung" w:date="2017-01-10T12:35:00Z">
                  <w:rPr/>
                </w:rPrChange>
              </w:rPr>
            </w:pPr>
            <w:r w:rsidRPr="00184A3A">
              <w:rPr>
                <w:rPrChange w:id="4820" w:author="Edward Leung" w:date="2017-01-10T12:35:00Z">
                  <w:rPr/>
                </w:rPrChange>
              </w:rP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AB0AC" w14:textId="77777777" w:rsidR="003335DB" w:rsidRPr="00184A3A" w:rsidRDefault="003335DB" w:rsidP="003335DB">
            <w:pPr>
              <w:rPr>
                <w:rPrChange w:id="4821" w:author="Edward Leung" w:date="2017-01-10T12:35:00Z">
                  <w:rPr/>
                </w:rPrChange>
              </w:rPr>
            </w:pPr>
            <w:r w:rsidRPr="00184A3A">
              <w:rPr>
                <w:rPrChange w:id="4822" w:author="Edward Leung" w:date="2017-01-10T12:35:00Z">
                  <w:rPr/>
                </w:rPrChange>
              </w:rP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95A5" w14:textId="77777777" w:rsidR="003335DB" w:rsidRPr="00184A3A" w:rsidRDefault="003335DB" w:rsidP="003335DB">
            <w:pPr>
              <w:rPr>
                <w:rPrChange w:id="4823" w:author="Edward Leung" w:date="2017-01-10T12:35:00Z">
                  <w:rPr/>
                </w:rPrChange>
              </w:rPr>
            </w:pPr>
            <w:r w:rsidRPr="00184A3A">
              <w:rPr>
                <w:rPrChange w:id="4824" w:author="Edward Leung" w:date="2017-01-10T12:35:00Z">
                  <w:rPr/>
                </w:rPrChange>
              </w:rPr>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1A8A5" w14:textId="77777777" w:rsidR="003335DB" w:rsidRPr="00184A3A" w:rsidRDefault="003335DB" w:rsidP="003335DB">
            <w:pPr>
              <w:rPr>
                <w:rPrChange w:id="4825" w:author="Edward Leung" w:date="2017-01-10T12:35:00Z">
                  <w:rPr/>
                </w:rPrChange>
              </w:rPr>
            </w:pPr>
            <w:r w:rsidRPr="00184A3A">
              <w:rPr>
                <w:rPrChange w:id="4826" w:author="Edward Leung" w:date="2017-01-10T12:35:00Z">
                  <w:rPr/>
                </w:rPrChange>
              </w:rPr>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F8348" w14:textId="506DDC8D" w:rsidR="003335DB" w:rsidRPr="00184A3A" w:rsidRDefault="003335DB" w:rsidP="003335DB">
            <w:pPr>
              <w:rPr>
                <w:rPrChange w:id="4827" w:author="Edward Leung" w:date="2017-01-10T12:35:00Z">
                  <w:rPr/>
                </w:rPrChange>
              </w:rPr>
            </w:pPr>
            <w:r w:rsidRPr="00184A3A">
              <w:rPr>
                <w:rPrChange w:id="4828" w:author="Edward Leung" w:date="2017-01-10T12:35:00Z">
                  <w:rPr/>
                </w:rPrChange>
              </w:rPr>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C239E" w14:textId="220ACB6E" w:rsidR="003335DB" w:rsidRPr="00184A3A" w:rsidRDefault="003335DB" w:rsidP="003335DB">
            <w:pPr>
              <w:rPr>
                <w:rPrChange w:id="4829" w:author="Edward Leung" w:date="2017-01-10T12:35:00Z">
                  <w:rPr/>
                </w:rPrChange>
              </w:rPr>
            </w:pPr>
            <w:r w:rsidRPr="00184A3A">
              <w:rPr>
                <w:rPrChange w:id="4830" w:author="Edward Leung" w:date="2017-01-10T12:35:00Z">
                  <w:rPr/>
                </w:rPrChange>
              </w:rPr>
              <w:t>Free text table name</w:t>
            </w:r>
          </w:p>
        </w:tc>
      </w:tr>
      <w:tr w:rsidR="003335DB" w:rsidRPr="00184A3A" w14:paraId="1AE256F0"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D1434" w14:textId="77777777" w:rsidR="003335DB" w:rsidRPr="00184A3A" w:rsidRDefault="003335DB" w:rsidP="003335DB">
            <w:pPr>
              <w:rPr>
                <w:rPrChange w:id="4831" w:author="Edward Leung" w:date="2017-01-10T12:35:00Z">
                  <w:rPr/>
                </w:rPrChange>
              </w:rPr>
            </w:pPr>
            <w:r w:rsidRPr="00184A3A">
              <w:rPr>
                <w:rPrChange w:id="4832" w:author="Edward Leung" w:date="2017-01-10T12:35:00Z">
                  <w:rPr/>
                </w:rPrChange>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CDB51" w14:textId="4C474155" w:rsidR="003335DB" w:rsidRPr="00184A3A" w:rsidRDefault="003335DB" w:rsidP="003335DB">
            <w:pPr>
              <w:rPr>
                <w:rPrChange w:id="4833" w:author="Edward Leung" w:date="2017-01-10T12:35:00Z">
                  <w:rPr/>
                </w:rPrChange>
              </w:rPr>
            </w:pPr>
            <w:r w:rsidRPr="00184A3A">
              <w:rPr>
                <w:rPrChange w:id="4834" w:author="Edward Leung" w:date="2017-01-10T12:35:00Z">
                  <w:rPr/>
                </w:rPrChange>
              </w:rP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696C2" w14:textId="77777777" w:rsidR="003335DB" w:rsidRPr="00184A3A" w:rsidRDefault="003335DB" w:rsidP="003335DB">
            <w:pPr>
              <w:rPr>
                <w:rPrChange w:id="4835" w:author="Edward Leung" w:date="2017-01-10T12:35:00Z">
                  <w:rPr/>
                </w:rPrChange>
              </w:rPr>
            </w:pPr>
            <w:r w:rsidRPr="00184A3A">
              <w:rPr>
                <w:rPrChange w:id="4836" w:author="Edward Leung" w:date="2017-01-10T12:35:00Z">
                  <w:rPr/>
                </w:rPrChange>
              </w:rP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24C45" w14:textId="77777777" w:rsidR="003335DB" w:rsidRPr="00184A3A" w:rsidRDefault="003335DB" w:rsidP="003335DB">
            <w:pPr>
              <w:rPr>
                <w:rPrChange w:id="4837" w:author="Edward Leung" w:date="2017-01-10T12:35:00Z">
                  <w:rPr/>
                </w:rPrChange>
              </w:rPr>
            </w:pPr>
            <w:r w:rsidRPr="00184A3A">
              <w:rPr>
                <w:rPrChange w:id="4838" w:author="Edward Leung" w:date="2017-01-10T12:35:00Z">
                  <w:rPr/>
                </w:rPrChange>
              </w:rPr>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4CAF5" w14:textId="77777777" w:rsidR="003335DB" w:rsidRPr="00184A3A" w:rsidRDefault="003335DB" w:rsidP="003335DB">
            <w:pPr>
              <w:rPr>
                <w:rPrChange w:id="4839" w:author="Edward Leung" w:date="2017-01-10T12:35:00Z">
                  <w:rPr/>
                </w:rPrChange>
              </w:rPr>
            </w:pPr>
            <w:r w:rsidRPr="00184A3A">
              <w:rPr>
                <w:rPrChange w:id="4840" w:author="Edward Leung" w:date="2017-01-10T12:35:00Z">
                  <w:rPr/>
                </w:rPrChange>
              </w:rPr>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AF550" w14:textId="7AC4DC5D" w:rsidR="003335DB" w:rsidRPr="00184A3A" w:rsidRDefault="003335DB" w:rsidP="003335DB">
            <w:pPr>
              <w:rPr>
                <w:rPrChange w:id="4841" w:author="Edward Leung" w:date="2017-01-10T12:35:00Z">
                  <w:rPr/>
                </w:rPrChange>
              </w:rPr>
            </w:pPr>
            <w:r w:rsidRPr="00184A3A">
              <w:rPr>
                <w:rPrChange w:id="4842" w:author="Edward Leung" w:date="2017-01-10T12:35:00Z">
                  <w:rPr/>
                </w:rPrChange>
              </w:rPr>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1F5DF" w14:textId="2242F3C9" w:rsidR="003335DB" w:rsidRPr="00184A3A" w:rsidRDefault="003335DB" w:rsidP="003335DB">
            <w:pPr>
              <w:rPr>
                <w:rPrChange w:id="4843" w:author="Edward Leung" w:date="2017-01-10T12:35:00Z">
                  <w:rPr/>
                </w:rPrChange>
              </w:rPr>
            </w:pPr>
            <w:r w:rsidRPr="00184A3A">
              <w:rPr>
                <w:rPrChange w:id="4844" w:author="Edward Leung" w:date="2017-01-10T12:35:00Z">
                  <w:rPr/>
                </w:rPrChange>
              </w:rPr>
              <w:t>Free text table name</w:t>
            </w:r>
          </w:p>
        </w:tc>
      </w:tr>
      <w:tr w:rsidR="003335DB" w:rsidRPr="00184A3A" w14:paraId="7EAB7F2A"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DF074" w14:textId="77777777" w:rsidR="003335DB" w:rsidRPr="00184A3A" w:rsidRDefault="003335DB" w:rsidP="003335DB">
            <w:pPr>
              <w:rPr>
                <w:rPrChange w:id="4845" w:author="Edward Leung" w:date="2017-01-10T12:35:00Z">
                  <w:rPr/>
                </w:rPrChange>
              </w:rPr>
            </w:pPr>
            <w:r w:rsidRPr="00184A3A">
              <w:rPr>
                <w:rPrChange w:id="4846" w:author="Edward Leung" w:date="2017-01-10T12:35:00Z">
                  <w:rPr/>
                </w:rPrChange>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E85FC" w14:textId="3D452FEA" w:rsidR="003335DB" w:rsidRPr="00184A3A" w:rsidRDefault="003335DB" w:rsidP="003335DB">
            <w:pPr>
              <w:rPr>
                <w:rPrChange w:id="4847" w:author="Edward Leung" w:date="2017-01-10T12:35:00Z">
                  <w:rPr/>
                </w:rPrChange>
              </w:rPr>
            </w:pPr>
            <w:r w:rsidRPr="00184A3A">
              <w:rPr>
                <w:rPrChange w:id="4848" w:author="Edward Leung" w:date="2017-01-10T12:35:00Z">
                  <w:rPr/>
                </w:rPrChange>
              </w:rP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C121" w14:textId="77777777" w:rsidR="003335DB" w:rsidRPr="00184A3A" w:rsidRDefault="003335DB" w:rsidP="003335DB">
            <w:pPr>
              <w:rPr>
                <w:rPrChange w:id="4849" w:author="Edward Leung" w:date="2017-01-10T12:35:00Z">
                  <w:rPr/>
                </w:rPrChange>
              </w:rPr>
            </w:pPr>
            <w:r w:rsidRPr="00184A3A">
              <w:rPr>
                <w:rPrChange w:id="4850" w:author="Edward Leung" w:date="2017-01-10T12:35:00Z">
                  <w:rPr/>
                </w:rPrChange>
              </w:rP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EBC0" w14:textId="77777777" w:rsidR="003335DB" w:rsidRPr="00184A3A" w:rsidRDefault="003335DB" w:rsidP="003335DB">
            <w:pPr>
              <w:rPr>
                <w:rPrChange w:id="4851" w:author="Edward Leung" w:date="2017-01-10T12:35:00Z">
                  <w:rPr/>
                </w:rPrChange>
              </w:rPr>
            </w:pPr>
            <w:r w:rsidRPr="00184A3A">
              <w:rPr>
                <w:rPrChange w:id="4852" w:author="Edward Leung" w:date="2017-01-10T12:35:00Z">
                  <w:rPr/>
                </w:rPrChange>
              </w:rPr>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FF9A5" w14:textId="77777777" w:rsidR="003335DB" w:rsidRPr="00184A3A" w:rsidRDefault="003335DB" w:rsidP="003335DB">
            <w:pPr>
              <w:rPr>
                <w:rPrChange w:id="4853" w:author="Edward Leung" w:date="2017-01-10T12:35:00Z">
                  <w:rPr/>
                </w:rPrChange>
              </w:rPr>
            </w:pPr>
            <w:r w:rsidRPr="00184A3A">
              <w:rPr>
                <w:rPrChange w:id="4854" w:author="Edward Leung" w:date="2017-01-10T12:35:00Z">
                  <w:rPr/>
                </w:rPrChange>
              </w:rPr>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0111" w14:textId="7E016390" w:rsidR="003335DB" w:rsidRPr="00184A3A" w:rsidRDefault="003335DB" w:rsidP="00D16835">
            <w:pPr>
              <w:rPr>
                <w:rPrChange w:id="4855" w:author="Edward Leung" w:date="2017-01-10T12:35:00Z">
                  <w:rPr/>
                </w:rPrChange>
              </w:rPr>
            </w:pPr>
            <w:r w:rsidRPr="00184A3A">
              <w:rPr>
                <w:rPrChange w:id="4856" w:author="Edward Leung" w:date="2017-01-10T12:35:00Z">
                  <w:rPr/>
                </w:rPrChange>
              </w:rPr>
              <w:t xml:space="preserve">Validate the </w:t>
            </w:r>
            <w:r w:rsidR="00D16835" w:rsidRPr="00184A3A">
              <w:rPr>
                <w:rPrChange w:id="4857" w:author="Edward Leung" w:date="2017-01-10T12:35:00Z">
                  <w:rPr/>
                </w:rPrChange>
              </w:rPr>
              <w:t>column</w:t>
            </w:r>
            <w:r w:rsidRPr="00184A3A">
              <w:rPr>
                <w:rPrChange w:id="4858" w:author="Edward Leung" w:date="2017-01-10T12:35:00Z">
                  <w:rPr/>
                </w:rPrChange>
              </w:rPr>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5A9FA7" w14:textId="77FDBF7F" w:rsidR="003335DB" w:rsidRPr="00184A3A" w:rsidRDefault="003335DB" w:rsidP="003335DB">
            <w:pPr>
              <w:rPr>
                <w:rPrChange w:id="4859" w:author="Edward Leung" w:date="2017-01-10T12:35:00Z">
                  <w:rPr/>
                </w:rPrChange>
              </w:rPr>
            </w:pPr>
            <w:r w:rsidRPr="00184A3A">
              <w:rPr>
                <w:rPrChange w:id="4860" w:author="Edward Leung" w:date="2017-01-10T12:35:00Z">
                  <w:rPr/>
                </w:rPrChange>
              </w:rPr>
              <w:t>Free text primary key column names</w:t>
            </w:r>
            <w:r w:rsidR="00177090" w:rsidRPr="00184A3A">
              <w:rPr>
                <w:rPrChange w:id="4861" w:author="Edward Leung" w:date="2017-01-10T12:35:00Z">
                  <w:rPr/>
                </w:rPrChange>
              </w:rPr>
              <w:t xml:space="preserve"> on table table</w:t>
            </w:r>
            <w:r w:rsidRPr="00184A3A">
              <w:rPr>
                <w:rPrChange w:id="4862" w:author="Edward Leung" w:date="2017-01-10T12:35:00Z">
                  <w:rPr/>
                </w:rPrChange>
              </w:rPr>
              <w:t>, separated by ‘,’</w:t>
            </w:r>
          </w:p>
        </w:tc>
      </w:tr>
      <w:tr w:rsidR="003335DB" w:rsidRPr="00184A3A" w14:paraId="5339AD64"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A62A0" w14:textId="77777777" w:rsidR="003335DB" w:rsidRPr="00184A3A" w:rsidRDefault="003335DB" w:rsidP="003335DB">
            <w:pPr>
              <w:rPr>
                <w:rPrChange w:id="4863" w:author="Edward Leung" w:date="2017-01-10T12:35:00Z">
                  <w:rPr/>
                </w:rPrChange>
              </w:rPr>
            </w:pPr>
            <w:r w:rsidRPr="00184A3A">
              <w:rPr>
                <w:rPrChange w:id="4864" w:author="Edward Leung" w:date="2017-01-10T12:35:00Z">
                  <w:rPr/>
                </w:rPrChange>
              </w:rPr>
              <w:lastRenderedPageBreak/>
              <w:t>Check sum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4B0D" w14:textId="5645574C" w:rsidR="003335DB" w:rsidRPr="00184A3A" w:rsidRDefault="003335DB" w:rsidP="003335DB">
            <w:pPr>
              <w:rPr>
                <w:rPrChange w:id="4865" w:author="Edward Leung" w:date="2017-01-10T12:35:00Z">
                  <w:rPr/>
                </w:rPrChange>
              </w:rPr>
            </w:pPr>
            <w:r w:rsidRPr="00184A3A">
              <w:rPr>
                <w:rPrChange w:id="4866" w:author="Edward Leung" w:date="2017-01-10T12:35:00Z">
                  <w:rPr/>
                </w:rPrChange>
              </w:rP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9EAAC" w14:textId="77777777" w:rsidR="003335DB" w:rsidRPr="00184A3A" w:rsidRDefault="003335DB" w:rsidP="003335DB">
            <w:pPr>
              <w:rPr>
                <w:rPrChange w:id="4867" w:author="Edward Leung" w:date="2017-01-10T12:35:00Z">
                  <w:rPr/>
                </w:rPrChange>
              </w:rPr>
            </w:pPr>
            <w:r w:rsidRPr="00184A3A">
              <w:rPr>
                <w:rPrChange w:id="4868" w:author="Edward Leung" w:date="2017-01-10T12:35:00Z">
                  <w:rPr/>
                </w:rPrChange>
              </w:rP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C7DC2" w14:textId="77777777" w:rsidR="003335DB" w:rsidRPr="00184A3A" w:rsidRDefault="003335DB" w:rsidP="003335DB">
            <w:pPr>
              <w:rPr>
                <w:rPrChange w:id="4869" w:author="Edward Leung" w:date="2017-01-10T12:35:00Z">
                  <w:rPr/>
                </w:rPrChange>
              </w:rPr>
            </w:pPr>
            <w:r w:rsidRPr="00184A3A">
              <w:rPr>
                <w:rPrChange w:id="4870" w:author="Edward Leung" w:date="2017-01-10T12:35:00Z">
                  <w:rPr/>
                </w:rPrChange>
              </w:rPr>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5AF0" w14:textId="77777777" w:rsidR="003335DB" w:rsidRPr="00184A3A" w:rsidRDefault="003335DB" w:rsidP="003335DB">
            <w:pPr>
              <w:rPr>
                <w:rPrChange w:id="4871" w:author="Edward Leung" w:date="2017-01-10T12:35:00Z">
                  <w:rPr/>
                </w:rPrChange>
              </w:rPr>
            </w:pPr>
            <w:r w:rsidRPr="00184A3A">
              <w:rPr>
                <w:rPrChange w:id="4872" w:author="Edward Leung" w:date="2017-01-10T12:35:00Z">
                  <w:rPr/>
                </w:rPrChange>
              </w:rPr>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A6C65" w14:textId="1C095EBE" w:rsidR="003335DB" w:rsidRPr="00184A3A" w:rsidRDefault="003335DB" w:rsidP="00D16835">
            <w:pPr>
              <w:rPr>
                <w:rPrChange w:id="4873" w:author="Edward Leung" w:date="2017-01-10T12:35:00Z">
                  <w:rPr/>
                </w:rPrChange>
              </w:rPr>
            </w:pPr>
            <w:r w:rsidRPr="00184A3A">
              <w:rPr>
                <w:rPrChange w:id="4874" w:author="Edward Leung" w:date="2017-01-10T12:35:00Z">
                  <w:rPr/>
                </w:rPrChange>
              </w:rPr>
              <w:t xml:space="preserve">Validate the </w:t>
            </w:r>
            <w:r w:rsidR="00D16835" w:rsidRPr="00184A3A">
              <w:rPr>
                <w:rPrChange w:id="4875" w:author="Edward Leung" w:date="2017-01-10T12:35:00Z">
                  <w:rPr/>
                </w:rPrChange>
              </w:rPr>
              <w:t>column</w:t>
            </w:r>
            <w:r w:rsidRPr="00184A3A">
              <w:rPr>
                <w:rPrChange w:id="4876" w:author="Edward Leung" w:date="2017-01-10T12:35:00Z">
                  <w:rPr/>
                </w:rPrChange>
              </w:rPr>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D5C45" w14:textId="1101E53B" w:rsidR="003335DB" w:rsidRPr="00184A3A" w:rsidRDefault="003335DB" w:rsidP="003335DB">
            <w:pPr>
              <w:rPr>
                <w:rPrChange w:id="4877" w:author="Edward Leung" w:date="2017-01-10T12:35:00Z">
                  <w:rPr/>
                </w:rPrChange>
              </w:rPr>
            </w:pPr>
            <w:r w:rsidRPr="00184A3A">
              <w:rPr>
                <w:rPrChange w:id="4878" w:author="Edward Leung" w:date="2017-01-10T12:35:00Z">
                  <w:rPr/>
                </w:rPrChange>
              </w:rPr>
              <w:t>Free text check sum column names</w:t>
            </w:r>
            <w:r w:rsidR="00177090" w:rsidRPr="00184A3A">
              <w:rPr>
                <w:rPrChange w:id="4879" w:author="Edward Leung" w:date="2017-01-10T12:35:00Z">
                  <w:rPr/>
                </w:rPrChange>
              </w:rPr>
              <w:t xml:space="preserve"> on target able</w:t>
            </w:r>
            <w:r w:rsidRPr="00184A3A">
              <w:rPr>
                <w:rPrChange w:id="4880" w:author="Edward Leung" w:date="2017-01-10T12:35:00Z">
                  <w:rPr/>
                </w:rPrChange>
              </w:rPr>
              <w:t>, separated by ‘,’</w:t>
            </w:r>
          </w:p>
        </w:tc>
      </w:tr>
      <w:tr w:rsidR="00FD238D" w:rsidRPr="00184A3A" w14:paraId="5FC998CC"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DA580" w14:textId="77777777" w:rsidR="00FD238D" w:rsidRPr="00184A3A" w:rsidRDefault="00FD238D" w:rsidP="00FD238D">
            <w:pPr>
              <w:rPr>
                <w:rPrChange w:id="4881" w:author="Edward Leung" w:date="2017-01-10T12:35:00Z">
                  <w:rPr/>
                </w:rPrChange>
              </w:rPr>
            </w:pPr>
            <w:r w:rsidRPr="00184A3A">
              <w:rPr>
                <w:rPrChange w:id="4882" w:author="Edward Leung" w:date="2017-01-10T12:35:00Z">
                  <w:rPr/>
                </w:rPrChange>
              </w:rPr>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306FB" w14:textId="4FE09D20" w:rsidR="00FD238D" w:rsidRPr="00184A3A" w:rsidRDefault="003335DB" w:rsidP="00F23C2F">
            <w:pPr>
              <w:rPr>
                <w:rPrChange w:id="4883" w:author="Edward Leung" w:date="2017-01-10T12:35:00Z">
                  <w:rPr/>
                </w:rPrChange>
              </w:rPr>
            </w:pPr>
            <w:r w:rsidRPr="00184A3A">
              <w:rPr>
                <w:rPrChange w:id="4884" w:author="Edward Leung" w:date="2017-01-10T12:35:00Z">
                  <w:rPr/>
                </w:rPrChange>
              </w:rPr>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F78BE" w14:textId="77777777" w:rsidR="00FD238D" w:rsidRPr="00184A3A" w:rsidRDefault="00FD238D" w:rsidP="00F23C2F">
            <w:pPr>
              <w:rPr>
                <w:rPrChange w:id="4885" w:author="Edward Leung" w:date="2017-01-10T12:35:00Z">
                  <w:rPr/>
                </w:rPrChange>
              </w:rPr>
            </w:pPr>
            <w:r w:rsidRPr="00184A3A">
              <w:rPr>
                <w:rPrChange w:id="4886" w:author="Edward Leung" w:date="2017-01-10T12:35:00Z">
                  <w:rPr/>
                </w:rPrChange>
              </w:rP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7D549" w14:textId="77777777" w:rsidR="00FD238D" w:rsidRPr="00184A3A" w:rsidRDefault="00FD238D" w:rsidP="00F23C2F">
            <w:pPr>
              <w:rPr>
                <w:rPrChange w:id="4887" w:author="Edward Leung" w:date="2017-01-10T12:35:00Z">
                  <w:rPr/>
                </w:rPrChange>
              </w:rPr>
            </w:pPr>
            <w:r w:rsidRPr="00184A3A">
              <w:rPr>
                <w:rPrChange w:id="4888" w:author="Edward Leung" w:date="2017-01-10T12:35:00Z">
                  <w:rPr/>
                </w:rPrChange>
              </w:rPr>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E1734" w14:textId="77777777" w:rsidR="00FD238D" w:rsidRPr="00184A3A" w:rsidRDefault="00FD238D" w:rsidP="00F23C2F">
            <w:pPr>
              <w:rPr>
                <w:rPrChange w:id="4889" w:author="Edward Leung" w:date="2017-01-10T12:35:00Z">
                  <w:rPr/>
                </w:rPrChange>
              </w:rPr>
            </w:pPr>
            <w:r w:rsidRPr="00184A3A">
              <w:rPr>
                <w:rPrChange w:id="4890" w:author="Edward Leung" w:date="2017-01-10T12:35:00Z">
                  <w:rPr/>
                </w:rPrChange>
              </w:rPr>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D13E3" w14:textId="77777777" w:rsidR="00FD238D" w:rsidRPr="00184A3A" w:rsidRDefault="00FD238D" w:rsidP="00F23C2F">
            <w:pPr>
              <w:rPr>
                <w:rPrChange w:id="4891" w:author="Edward Leung" w:date="2017-01-10T12:35:00Z">
                  <w:rPr/>
                </w:rPrChange>
              </w:rPr>
            </w:pPr>
            <w:r w:rsidRPr="00184A3A">
              <w:rPr>
                <w:rPrChange w:id="4892" w:author="Edward Leung" w:date="2017-01-10T12:35:00Z">
                  <w:rPr/>
                </w:rPrChange>
              </w:rPr>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0B7D2" w14:textId="77777777" w:rsidR="00FD238D" w:rsidRPr="00184A3A" w:rsidRDefault="00FD238D" w:rsidP="00F23C2F">
            <w:pPr>
              <w:pStyle w:val="ListParagraph"/>
              <w:numPr>
                <w:ilvl w:val="0"/>
                <w:numId w:val="3"/>
              </w:numPr>
              <w:ind w:left="252" w:hanging="252"/>
              <w:rPr>
                <w:rPrChange w:id="4893" w:author="Edward Leung" w:date="2017-01-10T12:35:00Z">
                  <w:rPr/>
                </w:rPrChange>
              </w:rPr>
            </w:pPr>
            <w:r w:rsidRPr="00184A3A">
              <w:rPr>
                <w:rPrChange w:id="4894" w:author="Edward Leung" w:date="2017-01-10T12:35:00Z">
                  <w:rPr/>
                </w:rPrChange>
              </w:rPr>
              <w:t>Y (override to table)</w:t>
            </w:r>
          </w:p>
          <w:p w14:paraId="3498AA4A" w14:textId="77777777" w:rsidR="00FD238D" w:rsidRPr="00184A3A" w:rsidRDefault="00FD238D" w:rsidP="00F23C2F">
            <w:pPr>
              <w:pStyle w:val="ListParagraph"/>
              <w:numPr>
                <w:ilvl w:val="0"/>
                <w:numId w:val="3"/>
              </w:numPr>
              <w:ind w:left="252" w:hanging="252"/>
              <w:rPr>
                <w:rPrChange w:id="4895" w:author="Edward Leung" w:date="2017-01-10T12:35:00Z">
                  <w:rPr/>
                </w:rPrChange>
              </w:rPr>
            </w:pPr>
            <w:r w:rsidRPr="00184A3A">
              <w:rPr>
                <w:rPrChange w:id="4896" w:author="Edward Leung" w:date="2017-01-10T12:35:00Z">
                  <w:rPr/>
                </w:rPrChange>
              </w:rPr>
              <w:t>N (not override)</w:t>
            </w:r>
          </w:p>
        </w:tc>
      </w:tr>
    </w:tbl>
    <w:p w14:paraId="2E51ED50" w14:textId="0BCF31A1" w:rsidR="00796AB7" w:rsidRPr="00184A3A" w:rsidRDefault="00796AB7" w:rsidP="00796AB7">
      <w:pPr>
        <w:ind w:left="450"/>
        <w:rPr>
          <w:lang w:eastAsia="zh-CN"/>
          <w:rPrChange w:id="4897" w:author="Edward Leung" w:date="2017-01-10T12:35:00Z">
            <w:rPr>
              <w:lang w:eastAsia="zh-CN"/>
            </w:rPr>
          </w:rPrChange>
        </w:rPr>
      </w:pPr>
    </w:p>
    <w:p w14:paraId="1809CF4F" w14:textId="77777777" w:rsidR="00796AB7" w:rsidRPr="00184A3A" w:rsidRDefault="00796AB7" w:rsidP="00796AB7">
      <w:pPr>
        <w:pStyle w:val="Heading4"/>
        <w:ind w:left="864"/>
        <w:rPr>
          <w:rPrChange w:id="4898" w:author="Edward Leung" w:date="2017-01-10T12:35:00Z">
            <w:rPr/>
          </w:rPrChange>
        </w:rPr>
      </w:pPr>
      <w:r w:rsidRPr="00184A3A">
        <w:rPr>
          <w:rPrChange w:id="4899" w:author="Edward Leung" w:date="2017-01-10T12:35:00Z">
            <w:rPr/>
          </w:rPrChange>
        </w:rPr>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16835" w:rsidRPr="00184A3A" w14:paraId="2D0F38AD" w14:textId="77777777" w:rsidTr="00F23C2F">
        <w:tc>
          <w:tcPr>
            <w:tcW w:w="1553" w:type="dxa"/>
            <w:shd w:val="clear" w:color="auto" w:fill="C6D9F1"/>
          </w:tcPr>
          <w:p w14:paraId="52CEFAF0" w14:textId="77777777" w:rsidR="00D16835" w:rsidRPr="00184A3A" w:rsidRDefault="00D16835" w:rsidP="00F23C2F">
            <w:pPr>
              <w:rPr>
                <w:b/>
                <w:rPrChange w:id="4900" w:author="Edward Leung" w:date="2017-01-10T12:35:00Z">
                  <w:rPr>
                    <w:b/>
                  </w:rPr>
                </w:rPrChange>
              </w:rPr>
            </w:pPr>
            <w:r w:rsidRPr="00184A3A">
              <w:rPr>
                <w:b/>
                <w:rPrChange w:id="4901" w:author="Edward Leung" w:date="2017-01-10T12:35:00Z">
                  <w:rPr>
                    <w:b/>
                  </w:rPr>
                </w:rPrChange>
              </w:rPr>
              <w:t>Screen Object</w:t>
            </w:r>
          </w:p>
        </w:tc>
        <w:tc>
          <w:tcPr>
            <w:tcW w:w="1300" w:type="dxa"/>
            <w:shd w:val="clear" w:color="auto" w:fill="C6D9F1"/>
          </w:tcPr>
          <w:p w14:paraId="697DB6F5" w14:textId="77777777" w:rsidR="00D16835" w:rsidRPr="00184A3A" w:rsidRDefault="00D16835" w:rsidP="00F23C2F">
            <w:pPr>
              <w:rPr>
                <w:b/>
                <w:rPrChange w:id="4902" w:author="Edward Leung" w:date="2017-01-10T12:35:00Z">
                  <w:rPr>
                    <w:b/>
                  </w:rPr>
                </w:rPrChange>
              </w:rPr>
            </w:pPr>
            <w:r w:rsidRPr="00184A3A">
              <w:rPr>
                <w:b/>
                <w:rPrChange w:id="4903" w:author="Edward Leung" w:date="2017-01-10T12:35:00Z">
                  <w:rPr>
                    <w:b/>
                  </w:rPr>
                </w:rPrChange>
              </w:rPr>
              <w:t>Object Type</w:t>
            </w:r>
          </w:p>
        </w:tc>
        <w:tc>
          <w:tcPr>
            <w:tcW w:w="3470" w:type="dxa"/>
            <w:shd w:val="clear" w:color="auto" w:fill="C6D9F1"/>
          </w:tcPr>
          <w:p w14:paraId="16E0B2D1" w14:textId="77777777" w:rsidR="00D16835" w:rsidRPr="00184A3A" w:rsidRDefault="00D16835" w:rsidP="00F23C2F">
            <w:pPr>
              <w:rPr>
                <w:b/>
                <w:rPrChange w:id="4904" w:author="Edward Leung" w:date="2017-01-10T12:35:00Z">
                  <w:rPr>
                    <w:b/>
                  </w:rPr>
                </w:rPrChange>
              </w:rPr>
            </w:pPr>
            <w:r w:rsidRPr="00184A3A">
              <w:rPr>
                <w:b/>
                <w:rPrChange w:id="4905" w:author="Edward Leung" w:date="2017-01-10T12:35:00Z">
                  <w:rPr>
                    <w:b/>
                  </w:rPr>
                </w:rPrChange>
              </w:rPr>
              <w:t>Action / Event / Response</w:t>
            </w:r>
          </w:p>
        </w:tc>
        <w:tc>
          <w:tcPr>
            <w:tcW w:w="3690" w:type="dxa"/>
            <w:shd w:val="clear" w:color="auto" w:fill="C6D9F1"/>
          </w:tcPr>
          <w:p w14:paraId="4538BF49" w14:textId="77777777" w:rsidR="00D16835" w:rsidRPr="00184A3A" w:rsidRDefault="00D16835" w:rsidP="00F23C2F">
            <w:pPr>
              <w:rPr>
                <w:b/>
                <w:rPrChange w:id="4906" w:author="Edward Leung" w:date="2017-01-10T12:35:00Z">
                  <w:rPr>
                    <w:b/>
                  </w:rPr>
                </w:rPrChange>
              </w:rPr>
            </w:pPr>
            <w:r w:rsidRPr="00184A3A">
              <w:rPr>
                <w:b/>
                <w:rPrChange w:id="4907" w:author="Edward Leung" w:date="2017-01-10T12:35:00Z">
                  <w:rPr>
                    <w:b/>
                  </w:rPr>
                </w:rPrChange>
              </w:rPr>
              <w:t>Remarks</w:t>
            </w:r>
          </w:p>
        </w:tc>
      </w:tr>
      <w:tr w:rsidR="00D16835" w:rsidRPr="00184A3A" w14:paraId="1E91FA0D" w14:textId="77777777" w:rsidTr="00F23C2F">
        <w:tc>
          <w:tcPr>
            <w:tcW w:w="1553" w:type="dxa"/>
          </w:tcPr>
          <w:p w14:paraId="3BFE0091" w14:textId="77777777" w:rsidR="00D16835" w:rsidRPr="00184A3A" w:rsidRDefault="00D16835" w:rsidP="00F23C2F">
            <w:pPr>
              <w:rPr>
                <w:rPrChange w:id="4908" w:author="Edward Leung" w:date="2017-01-10T12:35:00Z">
                  <w:rPr/>
                </w:rPrChange>
              </w:rPr>
            </w:pPr>
            <w:r w:rsidRPr="00184A3A">
              <w:rPr>
                <w:rPrChange w:id="4909" w:author="Edward Leung" w:date="2017-01-10T12:35:00Z">
                  <w:rPr/>
                </w:rPrChange>
              </w:rPr>
              <w:t>Save</w:t>
            </w:r>
          </w:p>
        </w:tc>
        <w:tc>
          <w:tcPr>
            <w:tcW w:w="1300" w:type="dxa"/>
          </w:tcPr>
          <w:p w14:paraId="1A688B9A" w14:textId="77777777" w:rsidR="00D16835" w:rsidRPr="00184A3A" w:rsidRDefault="00D16835" w:rsidP="00F23C2F">
            <w:pPr>
              <w:rPr>
                <w:rPrChange w:id="4910" w:author="Edward Leung" w:date="2017-01-10T12:35:00Z">
                  <w:rPr/>
                </w:rPrChange>
              </w:rPr>
            </w:pPr>
            <w:r w:rsidRPr="00184A3A">
              <w:rPr>
                <w:rPrChange w:id="4911" w:author="Edward Leung" w:date="2017-01-10T12:35:00Z">
                  <w:rPr/>
                </w:rPrChange>
              </w:rPr>
              <w:t>Button</w:t>
            </w:r>
          </w:p>
        </w:tc>
        <w:tc>
          <w:tcPr>
            <w:tcW w:w="3470" w:type="dxa"/>
          </w:tcPr>
          <w:p w14:paraId="37C04D04" w14:textId="77777777" w:rsidR="00D16835" w:rsidRPr="00184A3A" w:rsidRDefault="00D16835" w:rsidP="00F23C2F">
            <w:pPr>
              <w:rPr>
                <w:rPrChange w:id="4912" w:author="Edward Leung" w:date="2017-01-10T12:35:00Z">
                  <w:rPr/>
                </w:rPrChange>
              </w:rPr>
            </w:pPr>
            <w:r w:rsidRPr="00184A3A">
              <w:rPr>
                <w:rPrChange w:id="4913" w:author="Edward Leung" w:date="2017-01-10T12:35:00Z">
                  <w:rPr/>
                </w:rPrChange>
              </w:rPr>
              <w:t>Save the created/edited content of the corresponding record</w:t>
            </w:r>
          </w:p>
        </w:tc>
        <w:tc>
          <w:tcPr>
            <w:tcW w:w="3690" w:type="dxa"/>
          </w:tcPr>
          <w:p w14:paraId="67576386" w14:textId="77777777" w:rsidR="00D16835" w:rsidRPr="00184A3A" w:rsidRDefault="00D16835" w:rsidP="00F23C2F">
            <w:pPr>
              <w:rPr>
                <w:rPrChange w:id="4914" w:author="Edward Leung" w:date="2017-01-10T12:35:00Z">
                  <w:rPr/>
                </w:rPrChange>
              </w:rPr>
            </w:pPr>
            <w:r w:rsidRPr="00184A3A">
              <w:rPr>
                <w:rPrChange w:id="4915" w:author="Edward Leung" w:date="2017-01-10T12:35:00Z">
                  <w:rPr/>
                </w:rPrChange>
              </w:rPr>
              <w:t>N/A</w:t>
            </w:r>
          </w:p>
        </w:tc>
      </w:tr>
      <w:tr w:rsidR="00D16835" w:rsidRPr="00184A3A" w14:paraId="11DA793E" w14:textId="77777777" w:rsidTr="00F23C2F">
        <w:tc>
          <w:tcPr>
            <w:tcW w:w="1553" w:type="dxa"/>
          </w:tcPr>
          <w:p w14:paraId="61328D8D" w14:textId="77777777" w:rsidR="00D16835" w:rsidRPr="00184A3A" w:rsidRDefault="00D16835" w:rsidP="00F23C2F">
            <w:pPr>
              <w:rPr>
                <w:rPrChange w:id="4916" w:author="Edward Leung" w:date="2017-01-10T12:35:00Z">
                  <w:rPr/>
                </w:rPrChange>
              </w:rPr>
            </w:pPr>
            <w:r w:rsidRPr="00184A3A">
              <w:rPr>
                <w:rPrChange w:id="4917" w:author="Edward Leung" w:date="2017-01-10T12:35:00Z">
                  <w:rPr/>
                </w:rPrChange>
              </w:rPr>
              <w:t>Close</w:t>
            </w:r>
          </w:p>
        </w:tc>
        <w:tc>
          <w:tcPr>
            <w:tcW w:w="1300" w:type="dxa"/>
          </w:tcPr>
          <w:p w14:paraId="6B6D4957" w14:textId="77777777" w:rsidR="00D16835" w:rsidRPr="00184A3A" w:rsidRDefault="00D16835" w:rsidP="00F23C2F">
            <w:pPr>
              <w:rPr>
                <w:rPrChange w:id="4918" w:author="Edward Leung" w:date="2017-01-10T12:35:00Z">
                  <w:rPr/>
                </w:rPrChange>
              </w:rPr>
            </w:pPr>
            <w:r w:rsidRPr="00184A3A">
              <w:rPr>
                <w:rPrChange w:id="4919" w:author="Edward Leung" w:date="2017-01-10T12:35:00Z">
                  <w:rPr/>
                </w:rPrChange>
              </w:rPr>
              <w:t>Button</w:t>
            </w:r>
          </w:p>
        </w:tc>
        <w:tc>
          <w:tcPr>
            <w:tcW w:w="3470" w:type="dxa"/>
          </w:tcPr>
          <w:p w14:paraId="5AA376C1" w14:textId="77777777" w:rsidR="00D16835" w:rsidRPr="00184A3A" w:rsidRDefault="00D16835" w:rsidP="00F23C2F">
            <w:pPr>
              <w:rPr>
                <w:rPrChange w:id="4920" w:author="Edward Leung" w:date="2017-01-10T12:35:00Z">
                  <w:rPr/>
                </w:rPrChange>
              </w:rPr>
            </w:pPr>
            <w:r w:rsidRPr="00184A3A">
              <w:rPr>
                <w:rPrChange w:id="4921" w:author="Edward Leung" w:date="2017-01-10T12:35:00Z">
                  <w:rPr/>
                </w:rPrChange>
              </w:rPr>
              <w:t>Cancel and discard all changes of corresponding created/edited record and back to the list page</w:t>
            </w:r>
          </w:p>
        </w:tc>
        <w:tc>
          <w:tcPr>
            <w:tcW w:w="3690" w:type="dxa"/>
          </w:tcPr>
          <w:p w14:paraId="4C0FB689" w14:textId="77777777" w:rsidR="00D16835" w:rsidRPr="00184A3A" w:rsidRDefault="00D16835" w:rsidP="00F23C2F">
            <w:pPr>
              <w:rPr>
                <w:rPrChange w:id="4922" w:author="Edward Leung" w:date="2017-01-10T12:35:00Z">
                  <w:rPr/>
                </w:rPrChange>
              </w:rPr>
            </w:pPr>
            <w:r w:rsidRPr="00184A3A">
              <w:rPr>
                <w:rPrChange w:id="4923" w:author="Edward Leung" w:date="2017-01-10T12:35:00Z">
                  <w:rPr/>
                </w:rPrChange>
              </w:rPr>
              <w:t>-</w:t>
            </w:r>
          </w:p>
        </w:tc>
      </w:tr>
    </w:tbl>
    <w:p w14:paraId="2A7285CF" w14:textId="77777777" w:rsidR="00796AB7" w:rsidRPr="00184A3A" w:rsidRDefault="00796AB7" w:rsidP="00796AB7">
      <w:pPr>
        <w:pStyle w:val="Heading4"/>
        <w:ind w:left="864"/>
        <w:rPr>
          <w:rPrChange w:id="4924" w:author="Edward Leung" w:date="2017-01-10T12:35:00Z">
            <w:rPr/>
          </w:rPrChange>
        </w:rPr>
      </w:pPr>
      <w:r w:rsidRPr="00184A3A">
        <w:rPr>
          <w:rPrChange w:id="4925" w:author="Edward Leung" w:date="2017-01-10T12:35:00Z">
            <w:rPr/>
          </w:rPrChange>
        </w:rPr>
        <w:t>User/Security Group</w:t>
      </w:r>
    </w:p>
    <w:p w14:paraId="609AC193" w14:textId="77777777" w:rsidR="0006436A" w:rsidRPr="00184A3A" w:rsidRDefault="0006436A" w:rsidP="0006436A">
      <w:pPr>
        <w:ind w:left="360"/>
        <w:rPr>
          <w:rFonts w:eastAsia="SimSun"/>
          <w:rPrChange w:id="4926" w:author="Edward Leung" w:date="2017-01-10T12:35:00Z">
            <w:rPr>
              <w:rFonts w:eastAsia="SimSun"/>
            </w:rPr>
          </w:rPrChange>
        </w:rPr>
      </w:pPr>
      <w:r w:rsidRPr="00184A3A">
        <w:rPr>
          <w:rFonts w:eastAsia="SimSun"/>
          <w:rPrChange w:id="4927" w:author="Edward Leung" w:date="2017-01-10T12:35:00Z">
            <w:rPr>
              <w:rFonts w:eastAsia="SimSun"/>
            </w:rPr>
          </w:rPrChange>
        </w:rPr>
        <w:t>This function can be accessed by the following user(s):</w:t>
      </w:r>
    </w:p>
    <w:p w14:paraId="2C011B3D" w14:textId="77777777" w:rsidR="0006436A" w:rsidRPr="00184A3A" w:rsidRDefault="0006436A" w:rsidP="0006436A">
      <w:pPr>
        <w:pStyle w:val="ListParagraph"/>
        <w:numPr>
          <w:ilvl w:val="0"/>
          <w:numId w:val="3"/>
        </w:numPr>
        <w:rPr>
          <w:rFonts w:eastAsia="SimSun"/>
          <w:rPrChange w:id="4928" w:author="Edward Leung" w:date="2017-01-10T12:35:00Z">
            <w:rPr>
              <w:rFonts w:eastAsia="SimSun"/>
            </w:rPr>
          </w:rPrChange>
        </w:rPr>
      </w:pPr>
      <w:r w:rsidRPr="00184A3A">
        <w:rPr>
          <w:rFonts w:eastAsia="SimSun"/>
          <w:rPrChange w:id="4929" w:author="Edward Leung" w:date="2017-01-10T12:35:00Z">
            <w:rPr>
              <w:rFonts w:eastAsia="SimSun"/>
            </w:rPr>
          </w:rPrChange>
        </w:rPr>
        <w:t>System Admin</w:t>
      </w:r>
    </w:p>
    <w:p w14:paraId="2A77A29E" w14:textId="77777777" w:rsidR="00796AB7" w:rsidRPr="00184A3A" w:rsidRDefault="00796AB7" w:rsidP="00796AB7">
      <w:pPr>
        <w:pStyle w:val="Heading4"/>
        <w:ind w:left="864"/>
        <w:rPr>
          <w:rPrChange w:id="4930" w:author="Edward Leung" w:date="2017-01-10T12:35:00Z">
            <w:rPr/>
          </w:rPrChange>
        </w:rPr>
      </w:pPr>
      <w:r w:rsidRPr="00184A3A">
        <w:rPr>
          <w:rPrChange w:id="4931" w:author="Edward Leung" w:date="2017-01-10T12:35:00Z">
            <w:rPr/>
          </w:rPrChange>
        </w:rPr>
        <w:t>Assumptions/Constraints</w:t>
      </w:r>
    </w:p>
    <w:p w14:paraId="4AA64ECE" w14:textId="77777777" w:rsidR="00796AB7" w:rsidRPr="00184A3A" w:rsidRDefault="00796AB7" w:rsidP="00796AB7">
      <w:pPr>
        <w:ind w:left="450"/>
        <w:rPr>
          <w:lang w:eastAsia="zh-CN"/>
          <w:rPrChange w:id="4932" w:author="Edward Leung" w:date="2017-01-10T12:35:00Z">
            <w:rPr>
              <w:lang w:eastAsia="zh-CN"/>
            </w:rPr>
          </w:rPrChange>
        </w:rPr>
      </w:pPr>
      <w:r w:rsidRPr="00184A3A">
        <w:rPr>
          <w:lang w:eastAsia="zh-CN"/>
          <w:rPrChange w:id="4933" w:author="Edward Leung" w:date="2017-01-10T12:35:00Z">
            <w:rPr>
              <w:lang w:eastAsia="zh-CN"/>
            </w:rPr>
          </w:rPrChange>
        </w:rPr>
        <w:t>N/A</w:t>
      </w:r>
    </w:p>
    <w:p w14:paraId="692A12A5" w14:textId="77777777" w:rsidR="00796AB7" w:rsidRPr="00184A3A" w:rsidRDefault="00796AB7" w:rsidP="00796AB7">
      <w:pPr>
        <w:pStyle w:val="Heading4"/>
        <w:ind w:left="864"/>
        <w:rPr>
          <w:rPrChange w:id="4934" w:author="Edward Leung" w:date="2017-01-10T12:35:00Z">
            <w:rPr/>
          </w:rPrChange>
        </w:rPr>
      </w:pPr>
      <w:r w:rsidRPr="00184A3A">
        <w:rPr>
          <w:rPrChange w:id="4935"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90729B">
        <w:tc>
          <w:tcPr>
            <w:tcW w:w="1420" w:type="dxa"/>
            <w:shd w:val="clear" w:color="auto" w:fill="C6D9F1"/>
          </w:tcPr>
          <w:p w14:paraId="38DB7926" w14:textId="77777777" w:rsidR="00533274" w:rsidRPr="00184A3A" w:rsidRDefault="00533274" w:rsidP="0090729B">
            <w:pPr>
              <w:pStyle w:val="BodyText"/>
              <w:rPr>
                <w:b/>
                <w:rPrChange w:id="4936" w:author="Edward Leung" w:date="2017-01-10T12:35:00Z">
                  <w:rPr>
                    <w:b/>
                  </w:rPr>
                </w:rPrChange>
              </w:rPr>
            </w:pPr>
            <w:r w:rsidRPr="00184A3A">
              <w:rPr>
                <w:b/>
                <w:rPrChange w:id="4937" w:author="Edward Leung" w:date="2017-01-10T12:35:00Z">
                  <w:rPr>
                    <w:b/>
                  </w:rPr>
                </w:rPrChange>
              </w:rPr>
              <w:t>Error Code</w:t>
            </w:r>
          </w:p>
        </w:tc>
        <w:tc>
          <w:tcPr>
            <w:tcW w:w="1260" w:type="dxa"/>
            <w:shd w:val="clear" w:color="auto" w:fill="C6D9F1"/>
          </w:tcPr>
          <w:p w14:paraId="56C37734" w14:textId="77777777" w:rsidR="00533274" w:rsidRPr="00184A3A" w:rsidRDefault="00533274" w:rsidP="0090729B">
            <w:pPr>
              <w:pStyle w:val="BodyText"/>
              <w:rPr>
                <w:b/>
                <w:rPrChange w:id="4938" w:author="Edward Leung" w:date="2017-01-10T12:35:00Z">
                  <w:rPr>
                    <w:b/>
                  </w:rPr>
                </w:rPrChange>
              </w:rPr>
            </w:pPr>
            <w:r w:rsidRPr="00184A3A">
              <w:rPr>
                <w:b/>
                <w:rPrChange w:id="4939" w:author="Edward Leung" w:date="2017-01-10T12:35:00Z">
                  <w:rPr>
                    <w:b/>
                  </w:rPr>
                </w:rPrChange>
              </w:rPr>
              <w:t>Severity</w:t>
            </w:r>
          </w:p>
        </w:tc>
        <w:tc>
          <w:tcPr>
            <w:tcW w:w="7465" w:type="dxa"/>
            <w:shd w:val="clear" w:color="auto" w:fill="C6D9F1"/>
          </w:tcPr>
          <w:p w14:paraId="23C0DBE9" w14:textId="77777777" w:rsidR="00533274" w:rsidRPr="00184A3A" w:rsidRDefault="00533274" w:rsidP="0090729B">
            <w:pPr>
              <w:pStyle w:val="BodyText"/>
              <w:rPr>
                <w:b/>
                <w:rPrChange w:id="4940" w:author="Edward Leung" w:date="2017-01-10T12:35:00Z">
                  <w:rPr>
                    <w:b/>
                  </w:rPr>
                </w:rPrChange>
              </w:rPr>
            </w:pPr>
            <w:r w:rsidRPr="00184A3A">
              <w:rPr>
                <w:b/>
                <w:rPrChange w:id="4941" w:author="Edward Leung" w:date="2017-01-10T12:35:00Z">
                  <w:rPr>
                    <w:b/>
                  </w:rPr>
                </w:rPrChange>
              </w:rPr>
              <w:t>Error Message</w:t>
            </w:r>
          </w:p>
        </w:tc>
      </w:tr>
      <w:tr w:rsidR="00533274" w:rsidRPr="00184A3A" w14:paraId="3AF314E6" w14:textId="77777777" w:rsidTr="0090729B">
        <w:tc>
          <w:tcPr>
            <w:tcW w:w="1420" w:type="dxa"/>
          </w:tcPr>
          <w:p w14:paraId="68EF2D46" w14:textId="77777777" w:rsidR="00533274" w:rsidRPr="00184A3A" w:rsidRDefault="00533274" w:rsidP="0090729B">
            <w:pPr>
              <w:rPr>
                <w:rPrChange w:id="4942" w:author="Edward Leung" w:date="2017-01-10T12:35:00Z">
                  <w:rPr/>
                </w:rPrChange>
              </w:rPr>
            </w:pPr>
          </w:p>
        </w:tc>
        <w:tc>
          <w:tcPr>
            <w:tcW w:w="1260" w:type="dxa"/>
          </w:tcPr>
          <w:p w14:paraId="3AA8B7E9" w14:textId="77777777" w:rsidR="00533274" w:rsidRPr="00184A3A" w:rsidRDefault="00533274" w:rsidP="0090729B">
            <w:pPr>
              <w:rPr>
                <w:rPrChange w:id="4943" w:author="Edward Leung" w:date="2017-01-10T12:35:00Z">
                  <w:rPr/>
                </w:rPrChange>
              </w:rPr>
            </w:pPr>
          </w:p>
        </w:tc>
        <w:tc>
          <w:tcPr>
            <w:tcW w:w="7465" w:type="dxa"/>
          </w:tcPr>
          <w:p w14:paraId="75A44B8B" w14:textId="1A7589B5" w:rsidR="00533274" w:rsidRPr="00184A3A" w:rsidRDefault="00533274" w:rsidP="0090729B">
            <w:pPr>
              <w:rPr>
                <w:rPrChange w:id="4944" w:author="Edward Leung" w:date="2017-01-10T12:35:00Z">
                  <w:rPr/>
                </w:rPrChange>
              </w:rPr>
            </w:pPr>
          </w:p>
        </w:tc>
      </w:tr>
    </w:tbl>
    <w:p w14:paraId="66F42A5A" w14:textId="77777777" w:rsidR="00796AB7" w:rsidRPr="00184A3A" w:rsidRDefault="00796AB7" w:rsidP="001C4B36">
      <w:pPr>
        <w:rPr>
          <w:lang w:eastAsia="zh-HK"/>
          <w:rPrChange w:id="4945" w:author="Edward Leung" w:date="2017-01-10T12:35:00Z">
            <w:rPr>
              <w:lang w:eastAsia="zh-HK"/>
            </w:rPr>
          </w:rPrChange>
        </w:rPr>
      </w:pPr>
    </w:p>
    <w:p w14:paraId="3AD0EF6D" w14:textId="3EA6BA19" w:rsidR="00796AB7" w:rsidRPr="00184A3A" w:rsidRDefault="00796AB7" w:rsidP="00796AB7">
      <w:pPr>
        <w:pStyle w:val="Heading3"/>
        <w:rPr>
          <w:lang w:eastAsia="zh-CN"/>
          <w:rPrChange w:id="4946" w:author="Edward Leung" w:date="2017-01-10T12:35:00Z">
            <w:rPr>
              <w:lang w:eastAsia="zh-CN"/>
            </w:rPr>
          </w:rPrChange>
        </w:rPr>
      </w:pPr>
      <w:r w:rsidRPr="00184A3A">
        <w:rPr>
          <w:lang w:eastAsia="zh-CN"/>
          <w:rPrChange w:id="4947" w:author="Edward Leung" w:date="2017-01-10T12:35:00Z">
            <w:rPr>
              <w:lang w:eastAsia="zh-CN"/>
            </w:rPr>
          </w:rPrChange>
        </w:rPr>
        <w:t>Maintain Table Column Info (</w:t>
      </w:r>
      <w:r w:rsidR="00F23C2F" w:rsidRPr="00184A3A">
        <w:rPr>
          <w:lang w:eastAsia="zh-CN"/>
          <w:rPrChange w:id="4948" w:author="Edward Leung" w:date="2017-01-10T12:35:00Z">
            <w:rPr>
              <w:lang w:eastAsia="zh-CN"/>
            </w:rPr>
          </w:rPrChange>
        </w:rPr>
        <w:t>List/</w:t>
      </w:r>
      <w:r w:rsidRPr="00184A3A">
        <w:rPr>
          <w:lang w:eastAsia="zh-CN"/>
          <w:rPrChange w:id="4949" w:author="Edward Leung" w:date="2017-01-10T12:35:00Z">
            <w:rPr>
              <w:lang w:eastAsia="zh-CN"/>
            </w:rPr>
          </w:rPrChange>
        </w:rPr>
        <w:t>Create/Edit/Delete)</w:t>
      </w:r>
    </w:p>
    <w:p w14:paraId="7C7E07C1" w14:textId="77777777" w:rsidR="00796AB7" w:rsidRPr="00184A3A" w:rsidRDefault="00796AB7" w:rsidP="00796AB7">
      <w:pPr>
        <w:pStyle w:val="Heading4"/>
        <w:ind w:left="864"/>
        <w:rPr>
          <w:rPrChange w:id="4950" w:author="Edward Leung" w:date="2017-01-10T12:35:00Z">
            <w:rPr/>
          </w:rPrChange>
        </w:rPr>
      </w:pPr>
      <w:r w:rsidRPr="00184A3A">
        <w:rPr>
          <w:rPrChange w:id="4951" w:author="Edward Leung" w:date="2017-01-10T12:35:00Z">
            <w:rPr/>
          </w:rPrChange>
        </w:rPr>
        <w:t>Process/Work Flow</w:t>
      </w:r>
    </w:p>
    <w:p w14:paraId="3FE52AFB" w14:textId="2809ECA8" w:rsidR="003D73C1" w:rsidRPr="00184A3A" w:rsidRDefault="003D73C1" w:rsidP="003D73C1">
      <w:pPr>
        <w:ind w:left="450"/>
        <w:rPr>
          <w:lang w:eastAsia="zh-CN"/>
          <w:rPrChange w:id="4952" w:author="Edward Leung" w:date="2017-01-10T12:35:00Z">
            <w:rPr>
              <w:lang w:eastAsia="zh-CN"/>
            </w:rPr>
          </w:rPrChange>
        </w:rPr>
      </w:pPr>
      <w:r w:rsidRPr="00184A3A">
        <w:rPr>
          <w:lang w:eastAsia="zh-CN"/>
          <w:rPrChange w:id="4953" w:author="Edward Leung" w:date="2017-01-10T12:35:00Z">
            <w:rPr>
              <w:lang w:eastAsia="zh-CN"/>
            </w:rPr>
          </w:rPrChange>
        </w:rPr>
        <w:t>This function is to display table column detail records of the corresponding poll scheme info. The scheme</w:t>
      </w:r>
      <w:r w:rsidR="004A105B" w:rsidRPr="00184A3A">
        <w:rPr>
          <w:lang w:eastAsia="zh-CN"/>
          <w:rPrChange w:id="4954" w:author="Edward Leung" w:date="2017-01-10T12:35:00Z">
            <w:rPr>
              <w:lang w:eastAsia="zh-CN"/>
            </w:rPr>
          </w:rPrChange>
        </w:rPr>
        <w:t xml:space="preserve"> table columns details </w:t>
      </w:r>
      <w:r w:rsidRPr="00184A3A">
        <w:rPr>
          <w:lang w:eastAsia="zh-CN"/>
          <w:rPrChange w:id="4955" w:author="Edward Leung" w:date="2017-01-10T12:35:00Z">
            <w:rPr>
              <w:lang w:eastAsia="zh-CN"/>
            </w:rPr>
          </w:rPrChange>
        </w:rPr>
        <w:t xml:space="preserve">will be displayed </w:t>
      </w:r>
      <w:r w:rsidR="004A105B" w:rsidRPr="00184A3A">
        <w:rPr>
          <w:lang w:eastAsia="zh-CN"/>
          <w:rPrChange w:id="4956" w:author="Edward Leung" w:date="2017-01-10T12:35:00Z">
            <w:rPr>
              <w:lang w:eastAsia="zh-CN"/>
            </w:rPr>
          </w:rPrChange>
        </w:rPr>
        <w:t>when user opens the detail panel of a single scheme info. Within the scheme info detail panel, the table of table columns allows user to view the full list of table column, as well as create/edit and delete each row.</w:t>
      </w:r>
    </w:p>
    <w:p w14:paraId="55AEC469" w14:textId="77777777" w:rsidR="003D73C1" w:rsidRPr="00184A3A" w:rsidRDefault="003D73C1" w:rsidP="003D73C1">
      <w:pPr>
        <w:ind w:left="450"/>
        <w:rPr>
          <w:b/>
          <w:u w:val="single"/>
          <w:lang w:eastAsia="zh-CN"/>
          <w:rPrChange w:id="4957" w:author="Edward Leung" w:date="2017-01-10T12:35:00Z">
            <w:rPr>
              <w:b/>
              <w:u w:val="single"/>
              <w:lang w:eastAsia="zh-CN"/>
            </w:rPr>
          </w:rPrChange>
        </w:rPr>
      </w:pPr>
      <w:r w:rsidRPr="00184A3A">
        <w:rPr>
          <w:b/>
          <w:u w:val="single"/>
          <w:lang w:eastAsia="zh-CN"/>
          <w:rPrChange w:id="4958" w:author="Edward Leung" w:date="2017-01-10T12:35:00Z">
            <w:rPr>
              <w:b/>
              <w:u w:val="single"/>
              <w:lang w:eastAsia="zh-CN"/>
            </w:rPr>
          </w:rPrChange>
        </w:rPr>
        <w:t>Business Logic</w:t>
      </w:r>
    </w:p>
    <w:p w14:paraId="2CB1D932" w14:textId="1541F867" w:rsidR="003D73C1" w:rsidRPr="00184A3A" w:rsidRDefault="003D73C1" w:rsidP="003D73C1">
      <w:pPr>
        <w:ind w:left="450"/>
        <w:rPr>
          <w:lang w:eastAsia="zh-CN"/>
          <w:rPrChange w:id="4959" w:author="Edward Leung" w:date="2017-01-10T12:35:00Z">
            <w:rPr>
              <w:lang w:eastAsia="zh-CN"/>
            </w:rPr>
          </w:rPrChange>
        </w:rPr>
      </w:pPr>
      <w:r w:rsidRPr="00184A3A">
        <w:rPr>
          <w:lang w:eastAsia="zh-CN"/>
          <w:rPrChange w:id="4960" w:author="Edward Leung" w:date="2017-01-10T12:35:00Z">
            <w:rPr>
              <w:lang w:eastAsia="zh-CN"/>
            </w:rPr>
          </w:rPrChange>
        </w:rPr>
        <w:lastRenderedPageBreak/>
        <w:t xml:space="preserve">The </w:t>
      </w:r>
      <w:r w:rsidR="004A105B" w:rsidRPr="00184A3A">
        <w:rPr>
          <w:lang w:eastAsia="zh-CN"/>
          <w:rPrChange w:id="4961" w:author="Edward Leung" w:date="2017-01-10T12:35:00Z">
            <w:rPr>
              <w:lang w:eastAsia="zh-CN"/>
            </w:rPr>
          </w:rPrChange>
        </w:rPr>
        <w:t>table columns of a scheme info</w:t>
      </w:r>
      <w:r w:rsidRPr="00184A3A">
        <w:rPr>
          <w:lang w:eastAsia="zh-CN"/>
          <w:rPrChange w:id="4962" w:author="Edward Leung" w:date="2017-01-10T12:35:00Z">
            <w:rPr>
              <w:lang w:eastAsia="zh-CN"/>
            </w:rPr>
          </w:rPrChange>
        </w:rPr>
        <w:t xml:space="preserve"> is to describe the </w:t>
      </w:r>
      <w:r w:rsidR="004A105B" w:rsidRPr="00184A3A">
        <w:rPr>
          <w:lang w:eastAsia="zh-CN"/>
          <w:rPrChange w:id="4963" w:author="Edward Leung" w:date="2017-01-10T12:35:00Z">
            <w:rPr>
              <w:lang w:eastAsia="zh-CN"/>
            </w:rPr>
          </w:rPrChange>
        </w:rPr>
        <w:t>column mapping from table to table of a scheme info.</w:t>
      </w:r>
      <w:r w:rsidRPr="00184A3A">
        <w:rPr>
          <w:lang w:eastAsia="zh-CN"/>
          <w:rPrChange w:id="4964" w:author="Edward Leung" w:date="2017-01-10T12:35:00Z">
            <w:rPr>
              <w:lang w:eastAsia="zh-CN"/>
            </w:rPr>
          </w:rPrChange>
        </w:rPr>
        <w:t xml:space="preserve"> So the poll scheme </w:t>
      </w:r>
      <w:r w:rsidR="004A105B" w:rsidRPr="00184A3A">
        <w:rPr>
          <w:lang w:eastAsia="zh-CN"/>
          <w:rPrChange w:id="4965" w:author="Edward Leung" w:date="2017-01-10T12:35:00Z">
            <w:rPr>
              <w:lang w:eastAsia="zh-CN"/>
            </w:rPr>
          </w:rPrChange>
        </w:rPr>
        <w:t xml:space="preserve">info </w:t>
      </w:r>
      <w:r w:rsidRPr="00184A3A">
        <w:rPr>
          <w:lang w:eastAsia="zh-CN"/>
          <w:rPrChange w:id="4966" w:author="Edward Leung" w:date="2017-01-10T12:35:00Z">
            <w:rPr>
              <w:lang w:eastAsia="zh-CN"/>
            </w:rPr>
          </w:rPrChange>
        </w:rPr>
        <w:t xml:space="preserve">could use </w:t>
      </w:r>
      <w:r w:rsidR="004A105B" w:rsidRPr="00184A3A">
        <w:rPr>
          <w:lang w:eastAsia="zh-CN"/>
          <w:rPrChange w:id="4967" w:author="Edward Leung" w:date="2017-01-10T12:35:00Z">
            <w:rPr>
              <w:lang w:eastAsia="zh-CN"/>
            </w:rPr>
          </w:rPrChange>
        </w:rPr>
        <w:t>these columns to format a SQL string for the certain polling process on a table.</w:t>
      </w:r>
      <w:r w:rsidRPr="00184A3A">
        <w:rPr>
          <w:lang w:eastAsia="zh-CN"/>
          <w:rPrChange w:id="4968" w:author="Edward Leung" w:date="2017-01-10T12:35:00Z">
            <w:rPr>
              <w:lang w:eastAsia="zh-CN"/>
            </w:rPr>
          </w:rPrChange>
        </w:rPr>
        <w:t xml:space="preserve"> Each </w:t>
      </w:r>
      <w:r w:rsidR="004A105B" w:rsidRPr="00184A3A">
        <w:rPr>
          <w:lang w:eastAsia="zh-CN"/>
          <w:rPrChange w:id="4969" w:author="Edward Leung" w:date="2017-01-10T12:35:00Z">
            <w:rPr>
              <w:lang w:eastAsia="zh-CN"/>
            </w:rPr>
          </w:rPrChange>
        </w:rPr>
        <w:t>table column represents a from table to table column mapping in the polling process.</w:t>
      </w:r>
    </w:p>
    <w:p w14:paraId="3DE61FF7" w14:textId="5F0FF2F3" w:rsidR="003D73C1" w:rsidRPr="00184A3A" w:rsidRDefault="003D73C1" w:rsidP="003D73C1">
      <w:pPr>
        <w:pStyle w:val="ListParagraph"/>
        <w:numPr>
          <w:ilvl w:val="0"/>
          <w:numId w:val="19"/>
        </w:numPr>
        <w:ind w:left="810"/>
        <w:rPr>
          <w:lang w:eastAsia="zh-CN"/>
          <w:rPrChange w:id="4970" w:author="Edward Leung" w:date="2017-01-10T12:35:00Z">
            <w:rPr>
              <w:lang w:eastAsia="zh-CN"/>
            </w:rPr>
          </w:rPrChange>
        </w:rPr>
      </w:pPr>
      <w:r w:rsidRPr="00184A3A">
        <w:rPr>
          <w:lang w:eastAsia="zh-CN"/>
          <w:rPrChange w:id="4971" w:author="Edward Leung" w:date="2017-01-10T12:35:00Z">
            <w:rPr>
              <w:lang w:eastAsia="zh-CN"/>
            </w:rPr>
          </w:rPrChange>
        </w:rPr>
        <w:t xml:space="preserve">By default, when the </w:t>
      </w:r>
      <w:r w:rsidR="004A105B" w:rsidRPr="00184A3A">
        <w:rPr>
          <w:lang w:eastAsia="zh-CN"/>
          <w:rPrChange w:id="4972" w:author="Edward Leung" w:date="2017-01-10T12:35:00Z">
            <w:rPr>
              <w:lang w:eastAsia="zh-CN"/>
            </w:rPr>
          </w:rPrChange>
        </w:rPr>
        <w:t>table columns table</w:t>
      </w:r>
      <w:r w:rsidRPr="00184A3A">
        <w:rPr>
          <w:lang w:eastAsia="zh-CN"/>
          <w:rPrChange w:id="4973" w:author="Edward Leung" w:date="2017-01-10T12:35:00Z">
            <w:rPr>
              <w:lang w:eastAsia="zh-CN"/>
            </w:rPr>
          </w:rPrChange>
        </w:rPr>
        <w:t xml:space="preserve"> is </w:t>
      </w:r>
      <w:r w:rsidR="004A105B" w:rsidRPr="00184A3A">
        <w:rPr>
          <w:lang w:eastAsia="zh-CN"/>
          <w:rPrChange w:id="4974" w:author="Edward Leung" w:date="2017-01-10T12:35:00Z">
            <w:rPr>
              <w:lang w:eastAsia="zh-CN"/>
            </w:rPr>
          </w:rPrChange>
        </w:rPr>
        <w:t>displayed when the detail panel of a poll scheme info appears.</w:t>
      </w:r>
    </w:p>
    <w:p w14:paraId="4065278A" w14:textId="1E9100CB" w:rsidR="003D73C1" w:rsidRPr="00184A3A" w:rsidRDefault="004A105B" w:rsidP="003D73C1">
      <w:pPr>
        <w:widowControl w:val="0"/>
        <w:numPr>
          <w:ilvl w:val="0"/>
          <w:numId w:val="19"/>
        </w:numPr>
        <w:adjustRightInd w:val="0"/>
        <w:spacing w:line="360" w:lineRule="atLeast"/>
        <w:ind w:left="810"/>
        <w:textAlignment w:val="baseline"/>
        <w:rPr>
          <w:lang w:eastAsia="zh-CN"/>
          <w:rPrChange w:id="4975" w:author="Edward Leung" w:date="2017-01-10T12:35:00Z">
            <w:rPr>
              <w:lang w:eastAsia="zh-CN"/>
            </w:rPr>
          </w:rPrChange>
        </w:rPr>
      </w:pPr>
      <w:r w:rsidRPr="00184A3A">
        <w:rPr>
          <w:lang w:eastAsia="zh-CN"/>
          <w:rPrChange w:id="4976" w:author="Edward Leung" w:date="2017-01-10T12:35:00Z">
            <w:rPr>
              <w:lang w:eastAsia="zh-CN"/>
            </w:rPr>
          </w:rPrChange>
        </w:rPr>
        <w:t>User could edit the from column to column to define the details of the table column, which represents the column mapping for the poll data process.</w:t>
      </w:r>
      <w:r w:rsidR="00C104AC" w:rsidRPr="00184A3A">
        <w:rPr>
          <w:lang w:eastAsia="zh-CN"/>
          <w:rPrChange w:id="4977" w:author="Edward Leung" w:date="2017-01-10T12:35:00Z">
            <w:rPr>
              <w:lang w:eastAsia="zh-CN"/>
            </w:rPr>
          </w:rPrChange>
        </w:rPr>
        <w:t xml:space="preserve"> Column mapping here is limited to one-to-one mapping</w:t>
      </w:r>
      <w:r w:rsidR="00DC40B5" w:rsidRPr="00184A3A">
        <w:rPr>
          <w:lang w:eastAsia="zh-CN"/>
          <w:rPrChange w:id="4978" w:author="Edward Leung" w:date="2017-01-10T12:35:00Z">
            <w:rPr>
              <w:lang w:eastAsia="zh-CN"/>
            </w:rPr>
          </w:rPrChange>
        </w:rPr>
        <w:t>.</w:t>
      </w:r>
    </w:p>
    <w:p w14:paraId="03AAA6B0" w14:textId="368B2AD6" w:rsidR="003D73C1" w:rsidRPr="00184A3A" w:rsidRDefault="003D73C1" w:rsidP="003D73C1">
      <w:pPr>
        <w:widowControl w:val="0"/>
        <w:numPr>
          <w:ilvl w:val="0"/>
          <w:numId w:val="19"/>
        </w:numPr>
        <w:adjustRightInd w:val="0"/>
        <w:spacing w:line="360" w:lineRule="atLeast"/>
        <w:ind w:left="810"/>
        <w:textAlignment w:val="baseline"/>
        <w:rPr>
          <w:lang w:eastAsia="zh-CN"/>
          <w:rPrChange w:id="4979" w:author="Edward Leung" w:date="2017-01-10T12:35:00Z">
            <w:rPr>
              <w:lang w:eastAsia="zh-CN"/>
            </w:rPr>
          </w:rPrChange>
        </w:rPr>
      </w:pPr>
      <w:r w:rsidRPr="00184A3A">
        <w:rPr>
          <w:lang w:eastAsia="zh-CN"/>
          <w:rPrChange w:id="4980" w:author="Edward Leung" w:date="2017-01-10T12:35:00Z">
            <w:rPr>
              <w:lang w:eastAsia="zh-CN"/>
            </w:rPr>
          </w:rPrChange>
        </w:rPr>
        <w:t xml:space="preserve">User could conduct operational functions </w:t>
      </w:r>
      <w:r w:rsidR="004A105B" w:rsidRPr="00184A3A">
        <w:rPr>
          <w:lang w:eastAsia="zh-CN"/>
          <w:rPrChange w:id="4981" w:author="Edward Leung" w:date="2017-01-10T12:35:00Z">
            <w:rPr>
              <w:lang w:eastAsia="zh-CN"/>
            </w:rPr>
          </w:rPrChange>
        </w:rPr>
        <w:t xml:space="preserve">including “Add” “Edit” or “Remove” </w:t>
      </w:r>
      <w:r w:rsidRPr="00184A3A">
        <w:rPr>
          <w:lang w:eastAsia="zh-CN"/>
          <w:rPrChange w:id="4982" w:author="Edward Leung" w:date="2017-01-10T12:35:00Z">
            <w:rPr>
              <w:lang w:eastAsia="zh-CN"/>
            </w:rPr>
          </w:rPrChange>
        </w:rPr>
        <w:t xml:space="preserve">upon </w:t>
      </w:r>
      <w:r w:rsidR="004A105B" w:rsidRPr="00184A3A">
        <w:rPr>
          <w:lang w:eastAsia="zh-CN"/>
          <w:rPrChange w:id="4983" w:author="Edward Leung" w:date="2017-01-10T12:35:00Z">
            <w:rPr>
              <w:lang w:eastAsia="zh-CN"/>
            </w:rPr>
          </w:rPrChange>
        </w:rPr>
        <w:t>each row of a table column, from</w:t>
      </w:r>
      <w:r w:rsidRPr="00184A3A">
        <w:rPr>
          <w:lang w:eastAsia="zh-CN"/>
          <w:rPrChange w:id="4984" w:author="Edward Leung" w:date="2017-01-10T12:35:00Z">
            <w:rPr>
              <w:lang w:eastAsia="zh-CN"/>
            </w:rPr>
          </w:rPrChange>
        </w:rPr>
        <w:t xml:space="preserve"> the “Operation” column</w:t>
      </w:r>
      <w:r w:rsidR="004A105B" w:rsidRPr="00184A3A">
        <w:rPr>
          <w:lang w:eastAsia="zh-CN"/>
          <w:rPrChange w:id="4985" w:author="Edward Leung" w:date="2017-01-10T12:35:00Z">
            <w:rPr>
              <w:lang w:eastAsia="zh-CN"/>
            </w:rPr>
          </w:rPrChange>
        </w:rPr>
        <w:t>.</w:t>
      </w:r>
    </w:p>
    <w:p w14:paraId="09FC76A5" w14:textId="77777777" w:rsidR="00796AB7" w:rsidRPr="00184A3A" w:rsidRDefault="00796AB7" w:rsidP="00796AB7">
      <w:pPr>
        <w:rPr>
          <w:lang w:eastAsia="zh-CN"/>
          <w:rPrChange w:id="4986" w:author="Edward Leung" w:date="2017-01-10T12:35:00Z">
            <w:rPr>
              <w:lang w:eastAsia="zh-CN"/>
            </w:rPr>
          </w:rPrChange>
        </w:rPr>
      </w:pPr>
    </w:p>
    <w:p w14:paraId="3560516A" w14:textId="77777777" w:rsidR="00796AB7" w:rsidRPr="00184A3A" w:rsidRDefault="00796AB7" w:rsidP="00796AB7">
      <w:pPr>
        <w:pStyle w:val="Heading4"/>
        <w:ind w:left="864"/>
        <w:rPr>
          <w:rPrChange w:id="4987" w:author="Edward Leung" w:date="2017-01-10T12:35:00Z">
            <w:rPr/>
          </w:rPrChange>
        </w:rPr>
      </w:pPr>
      <w:r w:rsidRPr="00184A3A">
        <w:rPr>
          <w:rPrChange w:id="4988" w:author="Edward Leung" w:date="2017-01-10T12:35:00Z">
            <w:rPr/>
          </w:rPrChange>
        </w:rPr>
        <w:t>Screen</w:t>
      </w:r>
    </w:p>
    <w:p w14:paraId="4B200F32" w14:textId="431FDEE8" w:rsidR="00796AB7" w:rsidRPr="00184A3A" w:rsidRDefault="003A266F" w:rsidP="00796AB7">
      <w:pPr>
        <w:ind w:left="450"/>
        <w:rPr>
          <w:lang w:eastAsia="zh-CN"/>
          <w:rPrChange w:id="4989" w:author="Edward Leung" w:date="2017-01-10T12:35:00Z">
            <w:rPr>
              <w:lang w:eastAsia="zh-CN"/>
            </w:rPr>
          </w:rPrChange>
        </w:rPr>
      </w:pPr>
      <w:r w:rsidRPr="00184A3A">
        <w:rPr>
          <w:rPrChange w:id="4990" w:author="Edward Leung" w:date="2017-01-10T12:35:00Z">
            <w:rPr>
              <w:noProof/>
            </w:rPr>
          </w:rPrChange>
        </w:rPr>
        <w:drawing>
          <wp:inline distT="0" distB="0" distL="0" distR="0" wp14:anchorId="38B7502F" wp14:editId="38BBD446">
            <wp:extent cx="5457578" cy="4424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402" cy="4426159"/>
                    </a:xfrm>
                    <a:prstGeom prst="rect">
                      <a:avLst/>
                    </a:prstGeom>
                  </pic:spPr>
                </pic:pic>
              </a:graphicData>
            </a:graphic>
          </wp:inline>
        </w:drawing>
      </w:r>
    </w:p>
    <w:p w14:paraId="27F3DA24" w14:textId="77777777" w:rsidR="00796AB7" w:rsidRPr="00184A3A" w:rsidRDefault="00796AB7" w:rsidP="00796AB7">
      <w:pPr>
        <w:pStyle w:val="Heading4"/>
        <w:ind w:left="864"/>
        <w:rPr>
          <w:rPrChange w:id="4991" w:author="Edward Leung" w:date="2017-01-10T12:35:00Z">
            <w:rPr/>
          </w:rPrChange>
        </w:rPr>
      </w:pPr>
      <w:r w:rsidRPr="00184A3A">
        <w:rPr>
          <w:rPrChange w:id="4992" w:author="Edward Leung" w:date="2017-01-10T12:35:00Z">
            <w:rPr/>
          </w:rPrChange>
        </w:rPr>
        <w:t>Data Fields &amp; Presentation Logic</w:t>
      </w:r>
    </w:p>
    <w:p w14:paraId="1FADA1C1" w14:textId="77777777" w:rsidR="00072357" w:rsidRPr="00184A3A" w:rsidRDefault="00072357" w:rsidP="00072357">
      <w:pPr>
        <w:pStyle w:val="ListParagraph"/>
        <w:numPr>
          <w:ilvl w:val="0"/>
          <w:numId w:val="20"/>
        </w:numPr>
        <w:rPr>
          <w:lang w:eastAsia="zh-CN"/>
          <w:rPrChange w:id="4993" w:author="Edward Leung" w:date="2017-01-10T12:35:00Z">
            <w:rPr>
              <w:lang w:eastAsia="zh-CN"/>
            </w:rPr>
          </w:rPrChange>
        </w:rPr>
      </w:pPr>
      <w:r w:rsidRPr="00184A3A">
        <w:rPr>
          <w:lang w:eastAsia="zh-CN"/>
          <w:rPrChange w:id="4994" w:author="Edward Leung" w:date="2017-01-10T12:35:00Z">
            <w:rPr>
              <w:lang w:eastAsia="zh-CN"/>
            </w:rPr>
          </w:rPrChange>
        </w:rPr>
        <w:t>Default Sorting of Branch Info List, Priority from top to bottom</w:t>
      </w:r>
    </w:p>
    <w:p w14:paraId="632339CF" w14:textId="44ADFD06" w:rsidR="00072357" w:rsidRPr="00184A3A" w:rsidRDefault="00072357" w:rsidP="00072357">
      <w:pPr>
        <w:pStyle w:val="ListParagraph"/>
        <w:numPr>
          <w:ilvl w:val="0"/>
          <w:numId w:val="3"/>
        </w:numPr>
        <w:spacing w:line="240" w:lineRule="auto"/>
        <w:ind w:left="1080"/>
        <w:rPr>
          <w:lang w:eastAsia="zh-CN"/>
          <w:rPrChange w:id="4995" w:author="Edward Leung" w:date="2017-01-10T12:35:00Z">
            <w:rPr>
              <w:lang w:eastAsia="zh-CN"/>
            </w:rPr>
          </w:rPrChange>
        </w:rPr>
      </w:pPr>
      <w:r w:rsidRPr="00184A3A">
        <w:rPr>
          <w:lang w:eastAsia="zh-CN"/>
          <w:rPrChange w:id="4996" w:author="Edward Leung" w:date="2017-01-10T12:35:00Z">
            <w:rPr>
              <w:lang w:eastAsia="zh-CN"/>
            </w:rPr>
          </w:rPrChange>
        </w:rPr>
        <w:t>Sequence (ascending)</w:t>
      </w:r>
    </w:p>
    <w:p w14:paraId="5EE9F1A0" w14:textId="77777777" w:rsidR="00072357" w:rsidRPr="00184A3A" w:rsidRDefault="00072357" w:rsidP="00072357">
      <w:pPr>
        <w:spacing w:line="240" w:lineRule="auto"/>
        <w:rPr>
          <w:lang w:eastAsia="zh-CN"/>
          <w:rPrChange w:id="4997" w:author="Edward Leung" w:date="2017-01-10T12:35:00Z">
            <w:rPr>
              <w:lang w:eastAsia="zh-CN"/>
            </w:rPr>
          </w:rPrChange>
        </w:rPr>
      </w:pPr>
    </w:p>
    <w:p w14:paraId="4FE780E2" w14:textId="77777777" w:rsidR="00072357" w:rsidRPr="00184A3A" w:rsidRDefault="00072357" w:rsidP="00072357">
      <w:pPr>
        <w:pStyle w:val="ListParagraph"/>
        <w:numPr>
          <w:ilvl w:val="0"/>
          <w:numId w:val="20"/>
        </w:numPr>
        <w:spacing w:line="240" w:lineRule="auto"/>
        <w:rPr>
          <w:lang w:eastAsia="zh-CN"/>
          <w:rPrChange w:id="4998" w:author="Edward Leung" w:date="2017-01-10T12:35:00Z">
            <w:rPr>
              <w:lang w:eastAsia="zh-CN"/>
            </w:rPr>
          </w:rPrChange>
        </w:rPr>
      </w:pPr>
      <w:r w:rsidRPr="00184A3A">
        <w:rPr>
          <w:lang w:eastAsia="zh-CN"/>
          <w:rPrChange w:id="4999" w:author="Edward Leung" w:date="2017-01-10T12:35:00Z">
            <w:rPr>
              <w:lang w:eastAsia="zh-CN"/>
            </w:rPr>
          </w:rPrChange>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072357">
        <w:tc>
          <w:tcPr>
            <w:tcW w:w="1553" w:type="dxa"/>
            <w:shd w:val="clear" w:color="auto" w:fill="C6D9F1"/>
            <w:vAlign w:val="center"/>
          </w:tcPr>
          <w:p w14:paraId="7F483E4E" w14:textId="77777777" w:rsidR="00072357" w:rsidRPr="00184A3A" w:rsidRDefault="00072357" w:rsidP="00072357">
            <w:pPr>
              <w:rPr>
                <w:b/>
                <w:rPrChange w:id="5000" w:author="Edward Leung" w:date="2017-01-10T12:35:00Z">
                  <w:rPr>
                    <w:b/>
                  </w:rPr>
                </w:rPrChange>
              </w:rPr>
            </w:pPr>
            <w:r w:rsidRPr="00184A3A">
              <w:rPr>
                <w:b/>
                <w:rPrChange w:id="5001" w:author="Edward Leung" w:date="2017-01-10T12:35:00Z">
                  <w:rPr>
                    <w:b/>
                  </w:rPr>
                </w:rPrChange>
              </w:rPr>
              <w:t>Field</w:t>
            </w:r>
          </w:p>
        </w:tc>
        <w:tc>
          <w:tcPr>
            <w:tcW w:w="1260" w:type="dxa"/>
            <w:shd w:val="clear" w:color="auto" w:fill="C6D9F1"/>
            <w:vAlign w:val="center"/>
          </w:tcPr>
          <w:p w14:paraId="118B3F3C" w14:textId="77777777" w:rsidR="00072357" w:rsidRPr="00184A3A" w:rsidRDefault="00072357" w:rsidP="00072357">
            <w:pPr>
              <w:rPr>
                <w:b/>
                <w:rPrChange w:id="5002" w:author="Edward Leung" w:date="2017-01-10T12:35:00Z">
                  <w:rPr>
                    <w:b/>
                  </w:rPr>
                </w:rPrChange>
              </w:rPr>
            </w:pPr>
            <w:r w:rsidRPr="00184A3A">
              <w:rPr>
                <w:b/>
                <w:rPrChange w:id="5003" w:author="Edward Leung" w:date="2017-01-10T12:35:00Z">
                  <w:rPr>
                    <w:b/>
                  </w:rPr>
                </w:rPrChange>
              </w:rPr>
              <w:t>Object Type</w:t>
            </w:r>
          </w:p>
        </w:tc>
        <w:tc>
          <w:tcPr>
            <w:tcW w:w="1147" w:type="dxa"/>
            <w:shd w:val="clear" w:color="auto" w:fill="C6D9F1"/>
            <w:vAlign w:val="center"/>
          </w:tcPr>
          <w:p w14:paraId="26058EE1" w14:textId="77777777" w:rsidR="00072357" w:rsidRPr="00184A3A" w:rsidRDefault="00072357" w:rsidP="00072357">
            <w:pPr>
              <w:rPr>
                <w:b/>
                <w:rPrChange w:id="5004" w:author="Edward Leung" w:date="2017-01-10T12:35:00Z">
                  <w:rPr>
                    <w:b/>
                  </w:rPr>
                </w:rPrChange>
              </w:rPr>
            </w:pPr>
            <w:r w:rsidRPr="00184A3A">
              <w:rPr>
                <w:b/>
                <w:rPrChange w:id="5005" w:author="Edward Leung" w:date="2017-01-10T12:35:00Z">
                  <w:rPr>
                    <w:b/>
                  </w:rPr>
                </w:rPrChange>
              </w:rPr>
              <w:t>Default Value</w:t>
            </w:r>
          </w:p>
        </w:tc>
        <w:tc>
          <w:tcPr>
            <w:tcW w:w="1260" w:type="dxa"/>
            <w:shd w:val="clear" w:color="auto" w:fill="C6D9F1"/>
            <w:vAlign w:val="center"/>
          </w:tcPr>
          <w:p w14:paraId="3E471C6A" w14:textId="77777777" w:rsidR="00072357" w:rsidRPr="00184A3A" w:rsidRDefault="00072357" w:rsidP="00072357">
            <w:pPr>
              <w:rPr>
                <w:b/>
                <w:rPrChange w:id="5006" w:author="Edward Leung" w:date="2017-01-10T12:35:00Z">
                  <w:rPr>
                    <w:b/>
                  </w:rPr>
                </w:rPrChange>
              </w:rPr>
            </w:pPr>
            <w:r w:rsidRPr="00184A3A">
              <w:rPr>
                <w:b/>
                <w:rPrChange w:id="5007" w:author="Edward Leung" w:date="2017-01-10T12:35:00Z">
                  <w:rPr>
                    <w:b/>
                  </w:rPr>
                </w:rPrChange>
              </w:rPr>
              <w:t>Mandatory (M/O/C)</w:t>
            </w:r>
          </w:p>
        </w:tc>
        <w:tc>
          <w:tcPr>
            <w:tcW w:w="1103" w:type="dxa"/>
            <w:shd w:val="clear" w:color="auto" w:fill="C6D9F1"/>
            <w:vAlign w:val="center"/>
          </w:tcPr>
          <w:p w14:paraId="4919DDB5" w14:textId="77777777" w:rsidR="00072357" w:rsidRPr="00184A3A" w:rsidRDefault="00072357" w:rsidP="00072357">
            <w:pPr>
              <w:rPr>
                <w:b/>
                <w:rPrChange w:id="5008" w:author="Edward Leung" w:date="2017-01-10T12:35:00Z">
                  <w:rPr>
                    <w:b/>
                  </w:rPr>
                </w:rPrChange>
              </w:rPr>
            </w:pPr>
            <w:r w:rsidRPr="00184A3A">
              <w:rPr>
                <w:b/>
                <w:rPrChange w:id="5009" w:author="Edward Leung" w:date="2017-01-10T12:35:00Z">
                  <w:rPr>
                    <w:b/>
                  </w:rPr>
                </w:rPrChange>
              </w:rPr>
              <w:t>Format</w:t>
            </w:r>
          </w:p>
        </w:tc>
        <w:tc>
          <w:tcPr>
            <w:tcW w:w="1507" w:type="dxa"/>
            <w:shd w:val="clear" w:color="auto" w:fill="C6D9F1"/>
            <w:vAlign w:val="center"/>
          </w:tcPr>
          <w:p w14:paraId="005B425F" w14:textId="77777777" w:rsidR="00072357" w:rsidRPr="00184A3A" w:rsidRDefault="00072357" w:rsidP="00072357">
            <w:pPr>
              <w:rPr>
                <w:b/>
                <w:rPrChange w:id="5010" w:author="Edward Leung" w:date="2017-01-10T12:35:00Z">
                  <w:rPr>
                    <w:b/>
                  </w:rPr>
                </w:rPrChange>
              </w:rPr>
            </w:pPr>
            <w:r w:rsidRPr="00184A3A">
              <w:rPr>
                <w:b/>
                <w:rPrChange w:id="5011" w:author="Edward Leung" w:date="2017-01-10T12:35:00Z">
                  <w:rPr>
                    <w:b/>
                  </w:rPr>
                </w:rPrChange>
              </w:rPr>
              <w:t>Action / Event / Response</w:t>
            </w:r>
          </w:p>
        </w:tc>
        <w:tc>
          <w:tcPr>
            <w:tcW w:w="2363" w:type="dxa"/>
            <w:shd w:val="clear" w:color="auto" w:fill="C6D9F1"/>
            <w:vAlign w:val="center"/>
          </w:tcPr>
          <w:p w14:paraId="480DF347" w14:textId="77777777" w:rsidR="00072357" w:rsidRPr="00184A3A" w:rsidRDefault="00072357" w:rsidP="00072357">
            <w:pPr>
              <w:rPr>
                <w:b/>
                <w:rPrChange w:id="5012" w:author="Edward Leung" w:date="2017-01-10T12:35:00Z">
                  <w:rPr>
                    <w:b/>
                  </w:rPr>
                </w:rPrChange>
              </w:rPr>
            </w:pPr>
            <w:r w:rsidRPr="00184A3A">
              <w:rPr>
                <w:b/>
                <w:rPrChange w:id="5013" w:author="Edward Leung" w:date="2017-01-10T12:35:00Z">
                  <w:rPr>
                    <w:b/>
                  </w:rPr>
                </w:rPrChange>
              </w:rPr>
              <w:t>Description</w:t>
            </w:r>
          </w:p>
        </w:tc>
      </w:tr>
      <w:tr w:rsidR="00072357" w:rsidRPr="00184A3A" w14:paraId="349CB0F8" w14:textId="77777777" w:rsidTr="00072357">
        <w:tc>
          <w:tcPr>
            <w:tcW w:w="1553" w:type="dxa"/>
            <w:vAlign w:val="center"/>
          </w:tcPr>
          <w:p w14:paraId="1D5F6659" w14:textId="0CC73F26" w:rsidR="00072357" w:rsidRPr="00184A3A" w:rsidRDefault="00072357" w:rsidP="00072357">
            <w:pPr>
              <w:ind w:left="-18" w:right="-108"/>
              <w:rPr>
                <w:b/>
                <w:rPrChange w:id="5014" w:author="Edward Leung" w:date="2017-01-10T12:35:00Z">
                  <w:rPr>
                    <w:b/>
                  </w:rPr>
                </w:rPrChange>
              </w:rPr>
            </w:pPr>
            <w:r w:rsidRPr="00184A3A">
              <w:rPr>
                <w:b/>
                <w:rPrChange w:id="5015" w:author="Edward Leung" w:date="2017-01-10T12:35:00Z">
                  <w:rPr>
                    <w:b/>
                  </w:rPr>
                </w:rPrChange>
              </w:rPr>
              <w:t>Sequence</w:t>
            </w:r>
          </w:p>
        </w:tc>
        <w:tc>
          <w:tcPr>
            <w:tcW w:w="1260" w:type="dxa"/>
            <w:vAlign w:val="center"/>
          </w:tcPr>
          <w:p w14:paraId="6FE635DA" w14:textId="77777777" w:rsidR="00072357" w:rsidRPr="00184A3A" w:rsidRDefault="00072357" w:rsidP="00072357">
            <w:pPr>
              <w:rPr>
                <w:rPrChange w:id="5016" w:author="Edward Leung" w:date="2017-01-10T12:35:00Z">
                  <w:rPr/>
                </w:rPrChange>
              </w:rPr>
            </w:pPr>
            <w:r w:rsidRPr="00184A3A">
              <w:rPr>
                <w:rPrChange w:id="5017" w:author="Edward Leung" w:date="2017-01-10T12:35:00Z">
                  <w:rPr/>
                </w:rPrChange>
              </w:rPr>
              <w:t>Read-only text</w:t>
            </w:r>
          </w:p>
        </w:tc>
        <w:tc>
          <w:tcPr>
            <w:tcW w:w="1147" w:type="dxa"/>
            <w:vAlign w:val="center"/>
          </w:tcPr>
          <w:p w14:paraId="6DACDE02" w14:textId="77777777" w:rsidR="00072357" w:rsidRPr="00184A3A" w:rsidRDefault="00072357" w:rsidP="00072357">
            <w:pPr>
              <w:rPr>
                <w:rPrChange w:id="5018" w:author="Edward Leung" w:date="2017-01-10T12:35:00Z">
                  <w:rPr/>
                </w:rPrChange>
              </w:rPr>
            </w:pPr>
            <w:r w:rsidRPr="00184A3A">
              <w:rPr>
                <w:rPrChange w:id="5019" w:author="Edward Leung" w:date="2017-01-10T12:35:00Z">
                  <w:rPr/>
                </w:rPrChange>
              </w:rPr>
              <w:t>Prefilled</w:t>
            </w:r>
          </w:p>
        </w:tc>
        <w:tc>
          <w:tcPr>
            <w:tcW w:w="1260" w:type="dxa"/>
            <w:vAlign w:val="center"/>
          </w:tcPr>
          <w:p w14:paraId="1BCDEFA2" w14:textId="77777777" w:rsidR="00072357" w:rsidRPr="00184A3A" w:rsidRDefault="00072357" w:rsidP="00072357">
            <w:pPr>
              <w:rPr>
                <w:rPrChange w:id="5020" w:author="Edward Leung" w:date="2017-01-10T12:35:00Z">
                  <w:rPr/>
                </w:rPrChange>
              </w:rPr>
            </w:pPr>
            <w:r w:rsidRPr="00184A3A">
              <w:rPr>
                <w:rPrChange w:id="5021" w:author="Edward Leung" w:date="2017-01-10T12:35:00Z">
                  <w:rPr/>
                </w:rPrChange>
              </w:rPr>
              <w:t>-</w:t>
            </w:r>
          </w:p>
        </w:tc>
        <w:tc>
          <w:tcPr>
            <w:tcW w:w="1103" w:type="dxa"/>
            <w:vAlign w:val="center"/>
          </w:tcPr>
          <w:p w14:paraId="466EEBE6" w14:textId="1A2CB192" w:rsidR="00072357" w:rsidRPr="00184A3A" w:rsidRDefault="00072357" w:rsidP="00072357">
            <w:pPr>
              <w:rPr>
                <w:rPrChange w:id="5022" w:author="Edward Leung" w:date="2017-01-10T12:35:00Z">
                  <w:rPr/>
                </w:rPrChange>
              </w:rPr>
            </w:pPr>
            <w:r w:rsidRPr="00184A3A">
              <w:rPr>
                <w:rPrChange w:id="5023" w:author="Edward Leung" w:date="2017-01-10T12:35:00Z">
                  <w:rPr/>
                </w:rPrChange>
              </w:rPr>
              <w:t>N(*)</w:t>
            </w:r>
          </w:p>
        </w:tc>
        <w:tc>
          <w:tcPr>
            <w:tcW w:w="1507" w:type="dxa"/>
            <w:vAlign w:val="center"/>
          </w:tcPr>
          <w:p w14:paraId="285CAC6D" w14:textId="77777777" w:rsidR="00072357" w:rsidRPr="00184A3A" w:rsidRDefault="00072357" w:rsidP="00072357">
            <w:pPr>
              <w:rPr>
                <w:rPrChange w:id="5024" w:author="Edward Leung" w:date="2017-01-10T12:35:00Z">
                  <w:rPr/>
                </w:rPrChange>
              </w:rPr>
            </w:pPr>
            <w:r w:rsidRPr="00184A3A">
              <w:rPr>
                <w:rPrChange w:id="5025" w:author="Edward Leung" w:date="2017-01-10T12:35:00Z">
                  <w:rPr/>
                </w:rPrChange>
              </w:rPr>
              <w:t>-</w:t>
            </w:r>
          </w:p>
        </w:tc>
        <w:tc>
          <w:tcPr>
            <w:tcW w:w="2363" w:type="dxa"/>
            <w:vAlign w:val="center"/>
          </w:tcPr>
          <w:p w14:paraId="064F8B39" w14:textId="7B166A82" w:rsidR="00072357" w:rsidRPr="00184A3A" w:rsidRDefault="00072357" w:rsidP="00072357">
            <w:pPr>
              <w:rPr>
                <w:rPrChange w:id="5026" w:author="Edward Leung" w:date="2017-01-10T12:35:00Z">
                  <w:rPr/>
                </w:rPrChange>
              </w:rPr>
            </w:pPr>
            <w:r w:rsidRPr="00184A3A">
              <w:rPr>
                <w:rPrChange w:id="5027" w:author="Edward Leung" w:date="2017-01-10T12:35:00Z">
                  <w:rPr/>
                </w:rPrChange>
              </w:rPr>
              <w:t>A Sequence for display and reference only</w:t>
            </w:r>
          </w:p>
        </w:tc>
      </w:tr>
      <w:tr w:rsidR="00072357" w:rsidRPr="00184A3A" w14:paraId="2C37D6F4" w14:textId="77777777" w:rsidTr="00072357">
        <w:tc>
          <w:tcPr>
            <w:tcW w:w="1553" w:type="dxa"/>
            <w:vAlign w:val="center"/>
          </w:tcPr>
          <w:p w14:paraId="5BFDEA23" w14:textId="178BD0A4" w:rsidR="00072357" w:rsidRPr="00184A3A" w:rsidRDefault="00072357" w:rsidP="00072357">
            <w:pPr>
              <w:ind w:left="-18" w:right="-108"/>
              <w:rPr>
                <w:b/>
                <w:rPrChange w:id="5028" w:author="Edward Leung" w:date="2017-01-10T12:35:00Z">
                  <w:rPr>
                    <w:b/>
                  </w:rPr>
                </w:rPrChange>
              </w:rPr>
            </w:pPr>
            <w:r w:rsidRPr="00184A3A">
              <w:rPr>
                <w:b/>
                <w:rPrChange w:id="5029" w:author="Edward Leung" w:date="2017-01-10T12:35:00Z">
                  <w:rPr>
                    <w:b/>
                  </w:rPr>
                </w:rPrChange>
              </w:rPr>
              <w:t>From column</w:t>
            </w:r>
          </w:p>
        </w:tc>
        <w:tc>
          <w:tcPr>
            <w:tcW w:w="1260" w:type="dxa"/>
            <w:vAlign w:val="center"/>
          </w:tcPr>
          <w:p w14:paraId="370C305C" w14:textId="5C7D119E" w:rsidR="00072357" w:rsidRPr="00184A3A" w:rsidRDefault="00072357" w:rsidP="00072357">
            <w:pPr>
              <w:rPr>
                <w:rPrChange w:id="5030" w:author="Edward Leung" w:date="2017-01-10T12:35:00Z">
                  <w:rPr/>
                </w:rPrChange>
              </w:rPr>
            </w:pPr>
            <w:r w:rsidRPr="00184A3A">
              <w:rPr>
                <w:rPrChange w:id="5031" w:author="Edward Leung" w:date="2017-01-10T12:35:00Z">
                  <w:rPr/>
                </w:rPrChange>
              </w:rPr>
              <w:t>Textbox</w:t>
            </w:r>
          </w:p>
        </w:tc>
        <w:tc>
          <w:tcPr>
            <w:tcW w:w="1147" w:type="dxa"/>
            <w:vAlign w:val="center"/>
          </w:tcPr>
          <w:p w14:paraId="4B1736C7" w14:textId="77777777" w:rsidR="00072357" w:rsidRPr="00184A3A" w:rsidRDefault="00072357" w:rsidP="00072357">
            <w:pPr>
              <w:rPr>
                <w:rPrChange w:id="5032" w:author="Edward Leung" w:date="2017-01-10T12:35:00Z">
                  <w:rPr/>
                </w:rPrChange>
              </w:rPr>
            </w:pPr>
            <w:r w:rsidRPr="00184A3A">
              <w:rPr>
                <w:rPrChange w:id="5033" w:author="Edward Leung" w:date="2017-01-10T12:35:00Z">
                  <w:rPr/>
                </w:rPrChange>
              </w:rPr>
              <w:t>Original Value</w:t>
            </w:r>
          </w:p>
          <w:p w14:paraId="69A8059F" w14:textId="549D5CB7" w:rsidR="00072357" w:rsidRPr="00184A3A" w:rsidRDefault="00072357" w:rsidP="00072357">
            <w:pPr>
              <w:rPr>
                <w:rPrChange w:id="5034" w:author="Edward Leung" w:date="2017-01-10T12:35:00Z">
                  <w:rPr/>
                </w:rPrChange>
              </w:rPr>
            </w:pPr>
            <w:r w:rsidRPr="00184A3A">
              <w:rPr>
                <w:rPrChange w:id="5035" w:author="Edward Leung" w:date="2017-01-10T12:35:00Z">
                  <w:rPr/>
                </w:rPrChange>
              </w:rPr>
              <w:t>/Blank</w:t>
            </w:r>
          </w:p>
        </w:tc>
        <w:tc>
          <w:tcPr>
            <w:tcW w:w="1260" w:type="dxa"/>
            <w:vAlign w:val="center"/>
          </w:tcPr>
          <w:p w14:paraId="6DEC9A8C" w14:textId="5CB294D9" w:rsidR="00072357" w:rsidRPr="00184A3A" w:rsidRDefault="00072357" w:rsidP="00072357">
            <w:pPr>
              <w:rPr>
                <w:rPrChange w:id="5036" w:author="Edward Leung" w:date="2017-01-10T12:35:00Z">
                  <w:rPr/>
                </w:rPrChange>
              </w:rPr>
            </w:pPr>
            <w:r w:rsidRPr="00184A3A">
              <w:rPr>
                <w:rPrChange w:id="5037" w:author="Edward Leung" w:date="2017-01-10T12:35:00Z">
                  <w:rPr/>
                </w:rPrChange>
              </w:rPr>
              <w:t>M</w:t>
            </w:r>
          </w:p>
        </w:tc>
        <w:tc>
          <w:tcPr>
            <w:tcW w:w="1103" w:type="dxa"/>
            <w:vAlign w:val="center"/>
          </w:tcPr>
          <w:p w14:paraId="28F1DB61" w14:textId="312A3CC3" w:rsidR="00072357" w:rsidRPr="00184A3A" w:rsidRDefault="00072357" w:rsidP="00072357">
            <w:pPr>
              <w:rPr>
                <w:rPrChange w:id="5038" w:author="Edward Leung" w:date="2017-01-10T12:35:00Z">
                  <w:rPr/>
                </w:rPrChange>
              </w:rPr>
            </w:pPr>
            <w:r w:rsidRPr="00184A3A">
              <w:rPr>
                <w:rPrChange w:id="5039" w:author="Edward Leung" w:date="2017-01-10T12:35:00Z">
                  <w:rPr/>
                </w:rPrChange>
              </w:rPr>
              <w:t>A(100)</w:t>
            </w:r>
          </w:p>
        </w:tc>
        <w:tc>
          <w:tcPr>
            <w:tcW w:w="1507" w:type="dxa"/>
            <w:vAlign w:val="center"/>
          </w:tcPr>
          <w:p w14:paraId="6179EF14" w14:textId="77777777" w:rsidR="00072357" w:rsidRPr="00184A3A" w:rsidRDefault="00072357" w:rsidP="00072357">
            <w:pPr>
              <w:rPr>
                <w:rPrChange w:id="5040" w:author="Edward Leung" w:date="2017-01-10T12:35:00Z">
                  <w:rPr/>
                </w:rPrChange>
              </w:rPr>
            </w:pPr>
          </w:p>
        </w:tc>
        <w:tc>
          <w:tcPr>
            <w:tcW w:w="2363" w:type="dxa"/>
            <w:vAlign w:val="center"/>
          </w:tcPr>
          <w:p w14:paraId="1DD5C01D" w14:textId="6A7A4B39" w:rsidR="00072357" w:rsidRPr="00184A3A" w:rsidRDefault="00072357" w:rsidP="00072357">
            <w:pPr>
              <w:rPr>
                <w:rPrChange w:id="5041" w:author="Edward Leung" w:date="2017-01-10T12:35:00Z">
                  <w:rPr/>
                </w:rPrChange>
              </w:rPr>
            </w:pPr>
            <w:r w:rsidRPr="00184A3A">
              <w:rPr>
                <w:rPrChange w:id="5042" w:author="Edward Leung" w:date="2017-01-10T12:35:00Z">
                  <w:rPr/>
                </w:rPrChange>
              </w:rPr>
              <w:t>The from-column name</w:t>
            </w:r>
          </w:p>
        </w:tc>
      </w:tr>
      <w:tr w:rsidR="00072357" w:rsidRPr="00184A3A" w14:paraId="4EC0F724" w14:textId="77777777" w:rsidTr="00072357">
        <w:tc>
          <w:tcPr>
            <w:tcW w:w="1553" w:type="dxa"/>
            <w:vAlign w:val="center"/>
          </w:tcPr>
          <w:p w14:paraId="4F4F4BD9" w14:textId="3B9510B4" w:rsidR="00072357" w:rsidRPr="00184A3A" w:rsidRDefault="00072357" w:rsidP="00072357">
            <w:pPr>
              <w:ind w:left="-18" w:right="-108"/>
              <w:rPr>
                <w:b/>
                <w:rPrChange w:id="5043" w:author="Edward Leung" w:date="2017-01-10T12:35:00Z">
                  <w:rPr>
                    <w:b/>
                  </w:rPr>
                </w:rPrChange>
              </w:rPr>
            </w:pPr>
            <w:r w:rsidRPr="00184A3A">
              <w:rPr>
                <w:b/>
                <w:rPrChange w:id="5044" w:author="Edward Leung" w:date="2017-01-10T12:35:00Z">
                  <w:rPr>
                    <w:b/>
                  </w:rPr>
                </w:rPrChange>
              </w:rPr>
              <w:t>To Column</w:t>
            </w:r>
          </w:p>
        </w:tc>
        <w:tc>
          <w:tcPr>
            <w:tcW w:w="1260" w:type="dxa"/>
            <w:vAlign w:val="center"/>
          </w:tcPr>
          <w:p w14:paraId="301D9A3A" w14:textId="26BA5173" w:rsidR="00072357" w:rsidRPr="00184A3A" w:rsidRDefault="00072357" w:rsidP="00072357">
            <w:pPr>
              <w:rPr>
                <w:rPrChange w:id="5045" w:author="Edward Leung" w:date="2017-01-10T12:35:00Z">
                  <w:rPr/>
                </w:rPrChange>
              </w:rPr>
            </w:pPr>
            <w:r w:rsidRPr="00184A3A">
              <w:rPr>
                <w:rPrChange w:id="5046" w:author="Edward Leung" w:date="2017-01-10T12:35:00Z">
                  <w:rPr/>
                </w:rPrChange>
              </w:rPr>
              <w:t>Textbox</w:t>
            </w:r>
          </w:p>
        </w:tc>
        <w:tc>
          <w:tcPr>
            <w:tcW w:w="1147" w:type="dxa"/>
            <w:vAlign w:val="center"/>
          </w:tcPr>
          <w:p w14:paraId="431DF08D" w14:textId="77777777" w:rsidR="00072357" w:rsidRPr="00184A3A" w:rsidRDefault="00072357" w:rsidP="00072357">
            <w:pPr>
              <w:rPr>
                <w:rPrChange w:id="5047" w:author="Edward Leung" w:date="2017-01-10T12:35:00Z">
                  <w:rPr/>
                </w:rPrChange>
              </w:rPr>
            </w:pPr>
            <w:r w:rsidRPr="00184A3A">
              <w:rPr>
                <w:rPrChange w:id="5048" w:author="Edward Leung" w:date="2017-01-10T12:35:00Z">
                  <w:rPr/>
                </w:rPrChange>
              </w:rPr>
              <w:t>Original Value</w:t>
            </w:r>
          </w:p>
          <w:p w14:paraId="7AB2671A" w14:textId="6EA225F7" w:rsidR="00072357" w:rsidRPr="00184A3A" w:rsidRDefault="00072357" w:rsidP="00072357">
            <w:pPr>
              <w:rPr>
                <w:rPrChange w:id="5049" w:author="Edward Leung" w:date="2017-01-10T12:35:00Z">
                  <w:rPr/>
                </w:rPrChange>
              </w:rPr>
            </w:pPr>
            <w:r w:rsidRPr="00184A3A">
              <w:rPr>
                <w:rPrChange w:id="5050" w:author="Edward Leung" w:date="2017-01-10T12:35:00Z">
                  <w:rPr/>
                </w:rPrChange>
              </w:rPr>
              <w:t>/Blank</w:t>
            </w:r>
          </w:p>
        </w:tc>
        <w:tc>
          <w:tcPr>
            <w:tcW w:w="1260" w:type="dxa"/>
            <w:vAlign w:val="center"/>
          </w:tcPr>
          <w:p w14:paraId="292A4DF4" w14:textId="4A052B10" w:rsidR="00072357" w:rsidRPr="00184A3A" w:rsidRDefault="00072357" w:rsidP="00072357">
            <w:pPr>
              <w:rPr>
                <w:rPrChange w:id="5051" w:author="Edward Leung" w:date="2017-01-10T12:35:00Z">
                  <w:rPr/>
                </w:rPrChange>
              </w:rPr>
            </w:pPr>
            <w:r w:rsidRPr="00184A3A">
              <w:rPr>
                <w:rPrChange w:id="5052" w:author="Edward Leung" w:date="2017-01-10T12:35:00Z">
                  <w:rPr/>
                </w:rPrChange>
              </w:rPr>
              <w:t>M</w:t>
            </w:r>
          </w:p>
        </w:tc>
        <w:tc>
          <w:tcPr>
            <w:tcW w:w="1103" w:type="dxa"/>
            <w:vAlign w:val="center"/>
          </w:tcPr>
          <w:p w14:paraId="56FD46B5" w14:textId="4403B138" w:rsidR="00072357" w:rsidRPr="00184A3A" w:rsidRDefault="00072357" w:rsidP="00072357">
            <w:pPr>
              <w:rPr>
                <w:rPrChange w:id="5053" w:author="Edward Leung" w:date="2017-01-10T12:35:00Z">
                  <w:rPr/>
                </w:rPrChange>
              </w:rPr>
            </w:pPr>
            <w:r w:rsidRPr="00184A3A">
              <w:rPr>
                <w:rPrChange w:id="5054" w:author="Edward Leung" w:date="2017-01-10T12:35:00Z">
                  <w:rPr/>
                </w:rPrChange>
              </w:rPr>
              <w:t>A(100)</w:t>
            </w:r>
          </w:p>
        </w:tc>
        <w:tc>
          <w:tcPr>
            <w:tcW w:w="1507" w:type="dxa"/>
            <w:vAlign w:val="center"/>
          </w:tcPr>
          <w:p w14:paraId="4D8E6904" w14:textId="77777777" w:rsidR="00072357" w:rsidRPr="00184A3A" w:rsidRDefault="00072357" w:rsidP="00072357">
            <w:pPr>
              <w:rPr>
                <w:rPrChange w:id="5055" w:author="Edward Leung" w:date="2017-01-10T12:35:00Z">
                  <w:rPr/>
                </w:rPrChange>
              </w:rPr>
            </w:pPr>
          </w:p>
        </w:tc>
        <w:tc>
          <w:tcPr>
            <w:tcW w:w="2363" w:type="dxa"/>
            <w:vAlign w:val="center"/>
          </w:tcPr>
          <w:p w14:paraId="6B5FA16E" w14:textId="7693F582" w:rsidR="00072357" w:rsidRPr="00184A3A" w:rsidRDefault="00072357" w:rsidP="00072357">
            <w:pPr>
              <w:rPr>
                <w:rPrChange w:id="5056" w:author="Edward Leung" w:date="2017-01-10T12:35:00Z">
                  <w:rPr/>
                </w:rPrChange>
              </w:rPr>
            </w:pPr>
            <w:r w:rsidRPr="00184A3A">
              <w:rPr>
                <w:rPrChange w:id="5057" w:author="Edward Leung" w:date="2017-01-10T12:35:00Z">
                  <w:rPr/>
                </w:rPrChange>
              </w:rPr>
              <w:t>The to-column name</w:t>
            </w:r>
          </w:p>
        </w:tc>
      </w:tr>
    </w:tbl>
    <w:p w14:paraId="2F6D3B93" w14:textId="77777777" w:rsidR="00796AB7" w:rsidRPr="00184A3A" w:rsidRDefault="00796AB7" w:rsidP="00796AB7">
      <w:pPr>
        <w:pStyle w:val="Heading4"/>
        <w:ind w:left="864"/>
        <w:rPr>
          <w:rPrChange w:id="5058" w:author="Edward Leung" w:date="2017-01-10T12:35:00Z">
            <w:rPr/>
          </w:rPrChange>
        </w:rPr>
      </w:pPr>
      <w:r w:rsidRPr="00184A3A">
        <w:rPr>
          <w:rPrChange w:id="5059" w:author="Edward Leung" w:date="2017-01-10T12:35:00Z">
            <w:rPr/>
          </w:rPrChange>
        </w:rPr>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8F314C" w:rsidRPr="00184A3A" w14:paraId="5501B05B" w14:textId="77777777" w:rsidTr="0090729B">
        <w:tc>
          <w:tcPr>
            <w:tcW w:w="1553" w:type="dxa"/>
            <w:shd w:val="clear" w:color="auto" w:fill="C6D9F1"/>
          </w:tcPr>
          <w:p w14:paraId="3F112A59" w14:textId="77777777" w:rsidR="008F314C" w:rsidRPr="00184A3A" w:rsidRDefault="008F314C" w:rsidP="0090729B">
            <w:pPr>
              <w:rPr>
                <w:b/>
                <w:rPrChange w:id="5060" w:author="Edward Leung" w:date="2017-01-10T12:35:00Z">
                  <w:rPr>
                    <w:b/>
                  </w:rPr>
                </w:rPrChange>
              </w:rPr>
            </w:pPr>
            <w:r w:rsidRPr="00184A3A">
              <w:rPr>
                <w:b/>
                <w:rPrChange w:id="5061" w:author="Edward Leung" w:date="2017-01-10T12:35:00Z">
                  <w:rPr>
                    <w:b/>
                  </w:rPr>
                </w:rPrChange>
              </w:rPr>
              <w:t>Screen Object</w:t>
            </w:r>
          </w:p>
        </w:tc>
        <w:tc>
          <w:tcPr>
            <w:tcW w:w="1300" w:type="dxa"/>
            <w:shd w:val="clear" w:color="auto" w:fill="C6D9F1"/>
          </w:tcPr>
          <w:p w14:paraId="10926A02" w14:textId="77777777" w:rsidR="008F314C" w:rsidRPr="00184A3A" w:rsidRDefault="008F314C" w:rsidP="0090729B">
            <w:pPr>
              <w:rPr>
                <w:b/>
                <w:rPrChange w:id="5062" w:author="Edward Leung" w:date="2017-01-10T12:35:00Z">
                  <w:rPr>
                    <w:b/>
                  </w:rPr>
                </w:rPrChange>
              </w:rPr>
            </w:pPr>
            <w:r w:rsidRPr="00184A3A">
              <w:rPr>
                <w:b/>
                <w:rPrChange w:id="5063" w:author="Edward Leung" w:date="2017-01-10T12:35:00Z">
                  <w:rPr>
                    <w:b/>
                  </w:rPr>
                </w:rPrChange>
              </w:rPr>
              <w:t>Object Type</w:t>
            </w:r>
          </w:p>
        </w:tc>
        <w:tc>
          <w:tcPr>
            <w:tcW w:w="3470" w:type="dxa"/>
            <w:shd w:val="clear" w:color="auto" w:fill="C6D9F1"/>
          </w:tcPr>
          <w:p w14:paraId="5BF981C0" w14:textId="77777777" w:rsidR="008F314C" w:rsidRPr="00184A3A" w:rsidRDefault="008F314C" w:rsidP="0090729B">
            <w:pPr>
              <w:rPr>
                <w:b/>
                <w:rPrChange w:id="5064" w:author="Edward Leung" w:date="2017-01-10T12:35:00Z">
                  <w:rPr>
                    <w:b/>
                  </w:rPr>
                </w:rPrChange>
              </w:rPr>
            </w:pPr>
            <w:r w:rsidRPr="00184A3A">
              <w:rPr>
                <w:b/>
                <w:rPrChange w:id="5065" w:author="Edward Leung" w:date="2017-01-10T12:35:00Z">
                  <w:rPr>
                    <w:b/>
                  </w:rPr>
                </w:rPrChange>
              </w:rPr>
              <w:t>Action / Event / Response</w:t>
            </w:r>
          </w:p>
        </w:tc>
        <w:tc>
          <w:tcPr>
            <w:tcW w:w="3690" w:type="dxa"/>
            <w:shd w:val="clear" w:color="auto" w:fill="C6D9F1"/>
          </w:tcPr>
          <w:p w14:paraId="0DF39758" w14:textId="77777777" w:rsidR="008F314C" w:rsidRPr="00184A3A" w:rsidRDefault="008F314C" w:rsidP="0090729B">
            <w:pPr>
              <w:rPr>
                <w:b/>
                <w:rPrChange w:id="5066" w:author="Edward Leung" w:date="2017-01-10T12:35:00Z">
                  <w:rPr>
                    <w:b/>
                  </w:rPr>
                </w:rPrChange>
              </w:rPr>
            </w:pPr>
            <w:r w:rsidRPr="00184A3A">
              <w:rPr>
                <w:b/>
                <w:rPrChange w:id="5067" w:author="Edward Leung" w:date="2017-01-10T12:35:00Z">
                  <w:rPr>
                    <w:b/>
                  </w:rPr>
                </w:rPrChange>
              </w:rPr>
              <w:t>Remarks</w:t>
            </w:r>
          </w:p>
        </w:tc>
      </w:tr>
      <w:tr w:rsidR="008F314C" w:rsidRPr="00184A3A" w14:paraId="1037DA23" w14:textId="77777777" w:rsidTr="0090729B">
        <w:tc>
          <w:tcPr>
            <w:tcW w:w="1553" w:type="dxa"/>
          </w:tcPr>
          <w:p w14:paraId="3CD78566" w14:textId="736DFEE0" w:rsidR="008F314C" w:rsidRPr="00184A3A" w:rsidRDefault="001F650B" w:rsidP="0090729B">
            <w:pPr>
              <w:rPr>
                <w:rPrChange w:id="5068" w:author="Edward Leung" w:date="2017-01-10T12:35:00Z">
                  <w:rPr/>
                </w:rPrChange>
              </w:rPr>
            </w:pPr>
            <w:r w:rsidRPr="00184A3A">
              <w:rPr>
                <w:rPrChange w:id="5069" w:author="Edward Leung" w:date="2017-01-10T12:35:00Z">
                  <w:rPr/>
                </w:rPrChange>
              </w:rPr>
              <w:t>Create</w:t>
            </w:r>
          </w:p>
        </w:tc>
        <w:tc>
          <w:tcPr>
            <w:tcW w:w="1300" w:type="dxa"/>
          </w:tcPr>
          <w:p w14:paraId="33257AF0" w14:textId="565C5F19" w:rsidR="008F314C" w:rsidRPr="00184A3A" w:rsidRDefault="001F650B" w:rsidP="0090729B">
            <w:pPr>
              <w:rPr>
                <w:rPrChange w:id="5070" w:author="Edward Leung" w:date="2017-01-10T12:35:00Z">
                  <w:rPr/>
                </w:rPrChange>
              </w:rPr>
            </w:pPr>
            <w:r w:rsidRPr="00184A3A">
              <w:rPr>
                <w:rPrChange w:id="5071" w:author="Edward Leung" w:date="2017-01-10T12:35:00Z">
                  <w:rPr/>
                </w:rPrChange>
              </w:rPr>
              <w:t>Button</w:t>
            </w:r>
          </w:p>
        </w:tc>
        <w:tc>
          <w:tcPr>
            <w:tcW w:w="3470" w:type="dxa"/>
          </w:tcPr>
          <w:p w14:paraId="3FEA1DB5" w14:textId="5DE6C067" w:rsidR="008F314C" w:rsidRPr="00184A3A" w:rsidRDefault="001F650B" w:rsidP="0090729B">
            <w:pPr>
              <w:rPr>
                <w:rPrChange w:id="5072" w:author="Edward Leung" w:date="2017-01-10T12:35:00Z">
                  <w:rPr/>
                </w:rPrChange>
              </w:rPr>
            </w:pPr>
            <w:r w:rsidRPr="00184A3A">
              <w:rPr>
                <w:rPrChange w:id="5073" w:author="Edward Leung" w:date="2017-01-10T12:35:00Z">
                  <w:rPr/>
                </w:rPrChange>
              </w:rPr>
              <w:t>Append a new and empty table column setting record at the bottom of the table</w:t>
            </w:r>
          </w:p>
        </w:tc>
        <w:tc>
          <w:tcPr>
            <w:tcW w:w="3690" w:type="dxa"/>
          </w:tcPr>
          <w:p w14:paraId="13827E66" w14:textId="1F6BB0E8" w:rsidR="008F314C" w:rsidRPr="00184A3A" w:rsidRDefault="001F650B" w:rsidP="0090729B">
            <w:pPr>
              <w:rPr>
                <w:rPrChange w:id="5074" w:author="Edward Leung" w:date="2017-01-10T12:35:00Z">
                  <w:rPr/>
                </w:rPrChange>
              </w:rPr>
            </w:pPr>
            <w:r w:rsidRPr="00184A3A">
              <w:rPr>
                <w:rPrChange w:id="5075" w:author="Edward Leung" w:date="2017-01-10T12:35:00Z">
                  <w:rPr/>
                </w:rPrChange>
              </w:rPr>
              <w:t>N/A</w:t>
            </w:r>
          </w:p>
        </w:tc>
      </w:tr>
      <w:tr w:rsidR="001F650B" w:rsidRPr="00184A3A" w14:paraId="0CA7B344" w14:textId="77777777" w:rsidTr="0090729B">
        <w:tc>
          <w:tcPr>
            <w:tcW w:w="1553" w:type="dxa"/>
          </w:tcPr>
          <w:p w14:paraId="7B601A55" w14:textId="5FAE8587" w:rsidR="001F650B" w:rsidRPr="00184A3A" w:rsidRDefault="001F650B" w:rsidP="0090729B">
            <w:pPr>
              <w:rPr>
                <w:rPrChange w:id="5076" w:author="Edward Leung" w:date="2017-01-10T12:35:00Z">
                  <w:rPr/>
                </w:rPrChange>
              </w:rPr>
            </w:pPr>
            <w:r w:rsidRPr="00184A3A">
              <w:rPr>
                <w:rPrChange w:id="5077" w:author="Edward Leung" w:date="2017-01-10T12:35:00Z">
                  <w:rPr/>
                </w:rPrChange>
              </w:rPr>
              <w:t>Delete</w:t>
            </w:r>
          </w:p>
        </w:tc>
        <w:tc>
          <w:tcPr>
            <w:tcW w:w="1300" w:type="dxa"/>
          </w:tcPr>
          <w:p w14:paraId="30DF38D3" w14:textId="18C8C6BB" w:rsidR="001F650B" w:rsidRPr="00184A3A" w:rsidRDefault="001F650B" w:rsidP="0090729B">
            <w:pPr>
              <w:rPr>
                <w:rPrChange w:id="5078" w:author="Edward Leung" w:date="2017-01-10T12:35:00Z">
                  <w:rPr/>
                </w:rPrChange>
              </w:rPr>
            </w:pPr>
            <w:r w:rsidRPr="00184A3A">
              <w:rPr>
                <w:rPrChange w:id="5079" w:author="Edward Leung" w:date="2017-01-10T12:35:00Z">
                  <w:rPr/>
                </w:rPrChange>
              </w:rPr>
              <w:t>Button</w:t>
            </w:r>
          </w:p>
        </w:tc>
        <w:tc>
          <w:tcPr>
            <w:tcW w:w="3470" w:type="dxa"/>
          </w:tcPr>
          <w:p w14:paraId="7E93B98F" w14:textId="6B0E07A4" w:rsidR="001F650B" w:rsidRPr="00184A3A" w:rsidRDefault="001F650B" w:rsidP="0090729B">
            <w:pPr>
              <w:rPr>
                <w:rPrChange w:id="5080" w:author="Edward Leung" w:date="2017-01-10T12:35:00Z">
                  <w:rPr/>
                </w:rPrChange>
              </w:rPr>
            </w:pPr>
            <w:r w:rsidRPr="00184A3A">
              <w:rPr>
                <w:rPrChange w:id="5081" w:author="Edward Leung" w:date="2017-01-10T12:35:00Z">
                  <w:rPr/>
                </w:rPrChange>
              </w:rPr>
              <w:t>Remove the corresponding table column setting record from the tabl</w:t>
            </w:r>
            <w:r w:rsidR="000F6716" w:rsidRPr="00184A3A">
              <w:rPr>
                <w:rPrChange w:id="5082" w:author="Edward Leung" w:date="2017-01-10T12:35:00Z">
                  <w:rPr/>
                </w:rPrChange>
              </w:rPr>
              <w:t>e</w:t>
            </w:r>
          </w:p>
        </w:tc>
        <w:tc>
          <w:tcPr>
            <w:tcW w:w="3690" w:type="dxa"/>
          </w:tcPr>
          <w:p w14:paraId="0442AB06" w14:textId="6B0736A6" w:rsidR="001F650B" w:rsidRPr="00184A3A" w:rsidRDefault="00CA33F2" w:rsidP="0090729B">
            <w:pPr>
              <w:rPr>
                <w:rPrChange w:id="5083" w:author="Edward Leung" w:date="2017-01-10T12:35:00Z">
                  <w:rPr/>
                </w:rPrChange>
              </w:rPr>
            </w:pPr>
            <w:r w:rsidRPr="00184A3A">
              <w:rPr>
                <w:rPrChange w:id="5084" w:author="Edward Leung" w:date="2017-01-10T12:35:00Z">
                  <w:rPr/>
                </w:rPrChange>
              </w:rPr>
              <w:t>N/A</w:t>
            </w:r>
          </w:p>
        </w:tc>
      </w:tr>
      <w:tr w:rsidR="008F314C" w:rsidRPr="00184A3A" w14:paraId="1B053836" w14:textId="77777777" w:rsidTr="0090729B">
        <w:tc>
          <w:tcPr>
            <w:tcW w:w="1553" w:type="dxa"/>
          </w:tcPr>
          <w:p w14:paraId="652AA141" w14:textId="57A3DB93" w:rsidR="008F314C" w:rsidRPr="00184A3A" w:rsidRDefault="008F314C" w:rsidP="008F314C">
            <w:pPr>
              <w:rPr>
                <w:rPrChange w:id="5085" w:author="Edward Leung" w:date="2017-01-10T12:35:00Z">
                  <w:rPr/>
                </w:rPrChange>
              </w:rPr>
            </w:pPr>
            <w:r w:rsidRPr="00184A3A">
              <w:rPr>
                <w:rPrChange w:id="5086" w:author="Edward Leung" w:date="2017-01-10T12:35:00Z">
                  <w:rPr/>
                </w:rPrChange>
              </w:rPr>
              <w:t>Save</w:t>
            </w:r>
          </w:p>
        </w:tc>
        <w:tc>
          <w:tcPr>
            <w:tcW w:w="1300" w:type="dxa"/>
          </w:tcPr>
          <w:p w14:paraId="2F792889" w14:textId="442B6D65" w:rsidR="008F314C" w:rsidRPr="00184A3A" w:rsidRDefault="008F314C" w:rsidP="008F314C">
            <w:pPr>
              <w:rPr>
                <w:rPrChange w:id="5087" w:author="Edward Leung" w:date="2017-01-10T12:35:00Z">
                  <w:rPr/>
                </w:rPrChange>
              </w:rPr>
            </w:pPr>
            <w:r w:rsidRPr="00184A3A">
              <w:rPr>
                <w:rPrChange w:id="5088" w:author="Edward Leung" w:date="2017-01-10T12:35:00Z">
                  <w:rPr/>
                </w:rPrChange>
              </w:rPr>
              <w:t>Button</w:t>
            </w:r>
          </w:p>
        </w:tc>
        <w:tc>
          <w:tcPr>
            <w:tcW w:w="3470" w:type="dxa"/>
          </w:tcPr>
          <w:p w14:paraId="5614D527" w14:textId="0443AB19" w:rsidR="008F314C" w:rsidRPr="00184A3A" w:rsidRDefault="008F314C" w:rsidP="008F314C">
            <w:pPr>
              <w:rPr>
                <w:rPrChange w:id="5089" w:author="Edward Leung" w:date="2017-01-10T12:35:00Z">
                  <w:rPr/>
                </w:rPrChange>
              </w:rPr>
            </w:pPr>
            <w:r w:rsidRPr="00184A3A">
              <w:rPr>
                <w:rPrChange w:id="5090" w:author="Edward Leung" w:date="2017-01-10T12:35:00Z">
                  <w:rPr/>
                </w:rPrChange>
              </w:rPr>
              <w:t>Save the created/edited tables columns list for the editing poll scheme info</w:t>
            </w:r>
          </w:p>
        </w:tc>
        <w:tc>
          <w:tcPr>
            <w:tcW w:w="3690" w:type="dxa"/>
          </w:tcPr>
          <w:p w14:paraId="78421AA6" w14:textId="039BBBB6" w:rsidR="008F314C" w:rsidRPr="00184A3A" w:rsidRDefault="008F314C" w:rsidP="008F314C">
            <w:pPr>
              <w:rPr>
                <w:rPrChange w:id="5091" w:author="Edward Leung" w:date="2017-01-10T12:35:00Z">
                  <w:rPr/>
                </w:rPrChange>
              </w:rPr>
            </w:pPr>
            <w:r w:rsidRPr="00184A3A">
              <w:rPr>
                <w:rPrChange w:id="5092" w:author="Edward Leung" w:date="2017-01-10T12:35:00Z">
                  <w:rPr/>
                </w:rPrChange>
              </w:rPr>
              <w:t>N/A</w:t>
            </w:r>
          </w:p>
        </w:tc>
      </w:tr>
      <w:tr w:rsidR="008F314C" w:rsidRPr="00184A3A" w14:paraId="2A1B4097" w14:textId="77777777" w:rsidTr="0090729B">
        <w:tc>
          <w:tcPr>
            <w:tcW w:w="1553" w:type="dxa"/>
          </w:tcPr>
          <w:p w14:paraId="49B82457" w14:textId="77777777" w:rsidR="008F314C" w:rsidRPr="00184A3A" w:rsidRDefault="008F314C" w:rsidP="008F314C">
            <w:pPr>
              <w:rPr>
                <w:rPrChange w:id="5093" w:author="Edward Leung" w:date="2017-01-10T12:35:00Z">
                  <w:rPr/>
                </w:rPrChange>
              </w:rPr>
            </w:pPr>
            <w:r w:rsidRPr="00184A3A">
              <w:rPr>
                <w:rPrChange w:id="5094" w:author="Edward Leung" w:date="2017-01-10T12:35:00Z">
                  <w:rPr/>
                </w:rPrChange>
              </w:rPr>
              <w:t>Close</w:t>
            </w:r>
          </w:p>
        </w:tc>
        <w:tc>
          <w:tcPr>
            <w:tcW w:w="1300" w:type="dxa"/>
          </w:tcPr>
          <w:p w14:paraId="3856FD37" w14:textId="77777777" w:rsidR="008F314C" w:rsidRPr="00184A3A" w:rsidRDefault="008F314C" w:rsidP="008F314C">
            <w:pPr>
              <w:rPr>
                <w:rPrChange w:id="5095" w:author="Edward Leung" w:date="2017-01-10T12:35:00Z">
                  <w:rPr/>
                </w:rPrChange>
              </w:rPr>
            </w:pPr>
            <w:r w:rsidRPr="00184A3A">
              <w:rPr>
                <w:rPrChange w:id="5096" w:author="Edward Leung" w:date="2017-01-10T12:35:00Z">
                  <w:rPr/>
                </w:rPrChange>
              </w:rPr>
              <w:t>Button</w:t>
            </w:r>
          </w:p>
        </w:tc>
        <w:tc>
          <w:tcPr>
            <w:tcW w:w="3470" w:type="dxa"/>
          </w:tcPr>
          <w:p w14:paraId="7C3CF820" w14:textId="72F34C85" w:rsidR="008F314C" w:rsidRPr="00184A3A" w:rsidRDefault="008F314C" w:rsidP="008B04C2">
            <w:pPr>
              <w:rPr>
                <w:rPrChange w:id="5097" w:author="Edward Leung" w:date="2017-01-10T12:35:00Z">
                  <w:rPr/>
                </w:rPrChange>
              </w:rPr>
            </w:pPr>
            <w:r w:rsidRPr="00184A3A">
              <w:rPr>
                <w:rPrChange w:id="5098" w:author="Edward Leung" w:date="2017-01-10T12:35:00Z">
                  <w:rPr/>
                </w:rPrChange>
              </w:rPr>
              <w:t>Cancel and discard all changes of corresponding created/edited</w:t>
            </w:r>
            <w:r w:rsidR="008B04C2" w:rsidRPr="00184A3A">
              <w:rPr>
                <w:rPrChange w:id="5099" w:author="Edward Leung" w:date="2017-01-10T12:35:00Z">
                  <w:rPr/>
                </w:rPrChange>
              </w:rPr>
              <w:t>/delete</w:t>
            </w:r>
            <w:r w:rsidRPr="00184A3A">
              <w:rPr>
                <w:rPrChange w:id="5100" w:author="Edward Leung" w:date="2017-01-10T12:35:00Z">
                  <w:rPr/>
                </w:rPrChange>
              </w:rPr>
              <w:t xml:space="preserve"> </w:t>
            </w:r>
            <w:r w:rsidR="008B04C2" w:rsidRPr="00184A3A">
              <w:rPr>
                <w:rPrChange w:id="5101" w:author="Edward Leung" w:date="2017-01-10T12:35:00Z">
                  <w:rPr/>
                </w:rPrChange>
              </w:rPr>
              <w:t>tables columns</w:t>
            </w:r>
            <w:r w:rsidRPr="00184A3A">
              <w:rPr>
                <w:rPrChange w:id="5102" w:author="Edward Leung" w:date="2017-01-10T12:35:00Z">
                  <w:rPr/>
                </w:rPrChange>
              </w:rPr>
              <w:t xml:space="preserve"> and back to the list page</w:t>
            </w:r>
          </w:p>
        </w:tc>
        <w:tc>
          <w:tcPr>
            <w:tcW w:w="3690" w:type="dxa"/>
          </w:tcPr>
          <w:p w14:paraId="4A07D8F6" w14:textId="39A1F5E4" w:rsidR="008F314C" w:rsidRPr="00184A3A" w:rsidRDefault="00CA33F2" w:rsidP="008F314C">
            <w:pPr>
              <w:rPr>
                <w:rPrChange w:id="5103" w:author="Edward Leung" w:date="2017-01-10T12:35:00Z">
                  <w:rPr/>
                </w:rPrChange>
              </w:rPr>
            </w:pPr>
            <w:r w:rsidRPr="00184A3A">
              <w:rPr>
                <w:rPrChange w:id="5104" w:author="Edward Leung" w:date="2017-01-10T12:35:00Z">
                  <w:rPr/>
                </w:rPrChange>
              </w:rPr>
              <w:t>N/A</w:t>
            </w:r>
          </w:p>
        </w:tc>
      </w:tr>
    </w:tbl>
    <w:p w14:paraId="0894620E" w14:textId="77777777" w:rsidR="00796AB7" w:rsidRPr="00184A3A" w:rsidRDefault="00796AB7" w:rsidP="00796AB7">
      <w:pPr>
        <w:pStyle w:val="Heading4"/>
        <w:ind w:left="864"/>
        <w:rPr>
          <w:rPrChange w:id="5105" w:author="Edward Leung" w:date="2017-01-10T12:35:00Z">
            <w:rPr/>
          </w:rPrChange>
        </w:rPr>
      </w:pPr>
      <w:r w:rsidRPr="00184A3A">
        <w:rPr>
          <w:rPrChange w:id="5106" w:author="Edward Leung" w:date="2017-01-10T12:35:00Z">
            <w:rPr/>
          </w:rPrChange>
        </w:rPr>
        <w:t>User/Security Group</w:t>
      </w:r>
    </w:p>
    <w:p w14:paraId="237C4581" w14:textId="77777777" w:rsidR="00B779EF" w:rsidRPr="00184A3A" w:rsidRDefault="00B779EF" w:rsidP="00B779EF">
      <w:pPr>
        <w:ind w:left="360"/>
        <w:rPr>
          <w:rFonts w:eastAsia="SimSun"/>
          <w:rPrChange w:id="5107" w:author="Edward Leung" w:date="2017-01-10T12:35:00Z">
            <w:rPr>
              <w:rFonts w:eastAsia="SimSun"/>
            </w:rPr>
          </w:rPrChange>
        </w:rPr>
      </w:pPr>
      <w:r w:rsidRPr="00184A3A">
        <w:rPr>
          <w:rFonts w:eastAsia="SimSun"/>
          <w:rPrChange w:id="5108" w:author="Edward Leung" w:date="2017-01-10T12:35:00Z">
            <w:rPr>
              <w:rFonts w:eastAsia="SimSun"/>
            </w:rPr>
          </w:rPrChange>
        </w:rPr>
        <w:t>This function can be accessed by the following user(s):</w:t>
      </w:r>
    </w:p>
    <w:p w14:paraId="718338F5" w14:textId="77777777" w:rsidR="00B779EF" w:rsidRPr="00184A3A" w:rsidRDefault="00B779EF" w:rsidP="00B779EF">
      <w:pPr>
        <w:pStyle w:val="ListParagraph"/>
        <w:numPr>
          <w:ilvl w:val="0"/>
          <w:numId w:val="3"/>
        </w:numPr>
        <w:rPr>
          <w:rFonts w:eastAsia="SimSun"/>
          <w:rPrChange w:id="5109" w:author="Edward Leung" w:date="2017-01-10T12:35:00Z">
            <w:rPr>
              <w:rFonts w:eastAsia="SimSun"/>
            </w:rPr>
          </w:rPrChange>
        </w:rPr>
      </w:pPr>
      <w:r w:rsidRPr="00184A3A">
        <w:rPr>
          <w:rFonts w:eastAsia="SimSun"/>
          <w:rPrChange w:id="5110" w:author="Edward Leung" w:date="2017-01-10T12:35:00Z">
            <w:rPr>
              <w:rFonts w:eastAsia="SimSun"/>
            </w:rPr>
          </w:rPrChange>
        </w:rPr>
        <w:t>System Admin</w:t>
      </w:r>
    </w:p>
    <w:p w14:paraId="2D4C9B37" w14:textId="77777777" w:rsidR="00796AB7" w:rsidRPr="00184A3A" w:rsidRDefault="00796AB7" w:rsidP="00796AB7">
      <w:pPr>
        <w:pStyle w:val="Heading4"/>
        <w:ind w:left="864"/>
        <w:rPr>
          <w:rPrChange w:id="5111" w:author="Edward Leung" w:date="2017-01-10T12:35:00Z">
            <w:rPr/>
          </w:rPrChange>
        </w:rPr>
      </w:pPr>
      <w:r w:rsidRPr="00184A3A">
        <w:rPr>
          <w:rPrChange w:id="5112" w:author="Edward Leung" w:date="2017-01-10T12:35:00Z">
            <w:rPr/>
          </w:rPrChange>
        </w:rPr>
        <w:t>Assumptions/Constraints</w:t>
      </w:r>
    </w:p>
    <w:p w14:paraId="6EEB6432" w14:textId="77777777" w:rsidR="00796AB7" w:rsidRPr="00184A3A" w:rsidRDefault="00796AB7" w:rsidP="00796AB7">
      <w:pPr>
        <w:ind w:left="450"/>
        <w:rPr>
          <w:lang w:eastAsia="zh-CN"/>
          <w:rPrChange w:id="5113" w:author="Edward Leung" w:date="2017-01-10T12:35:00Z">
            <w:rPr>
              <w:lang w:eastAsia="zh-CN"/>
            </w:rPr>
          </w:rPrChange>
        </w:rPr>
      </w:pPr>
      <w:r w:rsidRPr="00184A3A">
        <w:rPr>
          <w:lang w:eastAsia="zh-CN"/>
          <w:rPrChange w:id="5114" w:author="Edward Leung" w:date="2017-01-10T12:35:00Z">
            <w:rPr>
              <w:lang w:eastAsia="zh-CN"/>
            </w:rPr>
          </w:rPrChange>
        </w:rPr>
        <w:t>N/A</w:t>
      </w:r>
    </w:p>
    <w:p w14:paraId="576FBC7C" w14:textId="77777777" w:rsidR="00796AB7" w:rsidRPr="00184A3A" w:rsidRDefault="00796AB7" w:rsidP="00796AB7">
      <w:pPr>
        <w:pStyle w:val="Heading4"/>
        <w:ind w:left="864"/>
        <w:rPr>
          <w:rPrChange w:id="5115" w:author="Edward Leung" w:date="2017-01-10T12:35:00Z">
            <w:rPr/>
          </w:rPrChange>
        </w:rPr>
      </w:pPr>
      <w:r w:rsidRPr="00184A3A">
        <w:rPr>
          <w:rPrChange w:id="5116" w:author="Edward Leung" w:date="2017-01-10T12:35:00Z">
            <w:rPr/>
          </w:rPrChange>
        </w:rPr>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90729B">
        <w:tc>
          <w:tcPr>
            <w:tcW w:w="1420" w:type="dxa"/>
            <w:shd w:val="clear" w:color="auto" w:fill="C6D9F1"/>
          </w:tcPr>
          <w:p w14:paraId="2F37D078" w14:textId="77777777" w:rsidR="00533274" w:rsidRPr="00184A3A" w:rsidRDefault="00533274" w:rsidP="0090729B">
            <w:pPr>
              <w:pStyle w:val="BodyText"/>
              <w:rPr>
                <w:b/>
                <w:rPrChange w:id="5117" w:author="Edward Leung" w:date="2017-01-10T12:35:00Z">
                  <w:rPr>
                    <w:b/>
                  </w:rPr>
                </w:rPrChange>
              </w:rPr>
            </w:pPr>
            <w:r w:rsidRPr="00184A3A">
              <w:rPr>
                <w:b/>
                <w:rPrChange w:id="5118" w:author="Edward Leung" w:date="2017-01-10T12:35:00Z">
                  <w:rPr>
                    <w:b/>
                  </w:rPr>
                </w:rPrChange>
              </w:rPr>
              <w:t>Error Code</w:t>
            </w:r>
          </w:p>
        </w:tc>
        <w:tc>
          <w:tcPr>
            <w:tcW w:w="1260" w:type="dxa"/>
            <w:shd w:val="clear" w:color="auto" w:fill="C6D9F1"/>
          </w:tcPr>
          <w:p w14:paraId="0B4553AE" w14:textId="77777777" w:rsidR="00533274" w:rsidRPr="00184A3A" w:rsidRDefault="00533274" w:rsidP="0090729B">
            <w:pPr>
              <w:pStyle w:val="BodyText"/>
              <w:rPr>
                <w:b/>
                <w:rPrChange w:id="5119" w:author="Edward Leung" w:date="2017-01-10T12:35:00Z">
                  <w:rPr>
                    <w:b/>
                  </w:rPr>
                </w:rPrChange>
              </w:rPr>
            </w:pPr>
            <w:r w:rsidRPr="00184A3A">
              <w:rPr>
                <w:b/>
                <w:rPrChange w:id="5120" w:author="Edward Leung" w:date="2017-01-10T12:35:00Z">
                  <w:rPr>
                    <w:b/>
                  </w:rPr>
                </w:rPrChange>
              </w:rPr>
              <w:t>Severity</w:t>
            </w:r>
          </w:p>
        </w:tc>
        <w:tc>
          <w:tcPr>
            <w:tcW w:w="7465" w:type="dxa"/>
            <w:shd w:val="clear" w:color="auto" w:fill="C6D9F1"/>
          </w:tcPr>
          <w:p w14:paraId="7DA7E3A5" w14:textId="77777777" w:rsidR="00533274" w:rsidRPr="00184A3A" w:rsidRDefault="00533274" w:rsidP="0090729B">
            <w:pPr>
              <w:pStyle w:val="BodyText"/>
              <w:rPr>
                <w:b/>
                <w:rPrChange w:id="5121" w:author="Edward Leung" w:date="2017-01-10T12:35:00Z">
                  <w:rPr>
                    <w:b/>
                  </w:rPr>
                </w:rPrChange>
              </w:rPr>
            </w:pPr>
            <w:r w:rsidRPr="00184A3A">
              <w:rPr>
                <w:b/>
                <w:rPrChange w:id="5122" w:author="Edward Leung" w:date="2017-01-10T12:35:00Z">
                  <w:rPr>
                    <w:b/>
                  </w:rPr>
                </w:rPrChange>
              </w:rPr>
              <w:t>Error Message</w:t>
            </w:r>
          </w:p>
        </w:tc>
      </w:tr>
      <w:tr w:rsidR="00533274" w:rsidRPr="00184A3A" w14:paraId="5C793B7A" w14:textId="77777777" w:rsidTr="0090729B">
        <w:tc>
          <w:tcPr>
            <w:tcW w:w="1420" w:type="dxa"/>
          </w:tcPr>
          <w:p w14:paraId="069DAEB7" w14:textId="77777777" w:rsidR="00533274" w:rsidRPr="00184A3A" w:rsidRDefault="00533274" w:rsidP="0090729B">
            <w:pPr>
              <w:rPr>
                <w:rPrChange w:id="5123" w:author="Edward Leung" w:date="2017-01-10T12:35:00Z">
                  <w:rPr/>
                </w:rPrChange>
              </w:rPr>
            </w:pPr>
          </w:p>
        </w:tc>
        <w:tc>
          <w:tcPr>
            <w:tcW w:w="1260" w:type="dxa"/>
          </w:tcPr>
          <w:p w14:paraId="6A4464DD" w14:textId="77777777" w:rsidR="00533274" w:rsidRPr="00184A3A" w:rsidRDefault="00533274" w:rsidP="0090729B">
            <w:pPr>
              <w:rPr>
                <w:rPrChange w:id="5124" w:author="Edward Leung" w:date="2017-01-10T12:35:00Z">
                  <w:rPr/>
                </w:rPrChange>
              </w:rPr>
            </w:pPr>
          </w:p>
        </w:tc>
        <w:tc>
          <w:tcPr>
            <w:tcW w:w="7465" w:type="dxa"/>
          </w:tcPr>
          <w:p w14:paraId="5CDE6FF0" w14:textId="31EBA9BD" w:rsidR="00533274" w:rsidRPr="00184A3A" w:rsidRDefault="00533274" w:rsidP="0090729B">
            <w:pPr>
              <w:rPr>
                <w:rPrChange w:id="5125" w:author="Edward Leung" w:date="2017-01-10T12:35:00Z">
                  <w:rPr/>
                </w:rPrChange>
              </w:rPr>
            </w:pPr>
          </w:p>
        </w:tc>
      </w:tr>
    </w:tbl>
    <w:p w14:paraId="019E8E97" w14:textId="77777777" w:rsidR="00796AB7" w:rsidRPr="00184A3A" w:rsidRDefault="00796AB7" w:rsidP="001C4B36">
      <w:pPr>
        <w:rPr>
          <w:lang w:eastAsia="zh-HK"/>
          <w:rPrChange w:id="5126" w:author="Edward Leung" w:date="2017-01-10T12:35:00Z">
            <w:rPr>
              <w:lang w:eastAsia="zh-HK"/>
            </w:rPr>
          </w:rPrChange>
        </w:rPr>
      </w:pPr>
    </w:p>
    <w:p w14:paraId="6413D364" w14:textId="77777777" w:rsidR="001C4B36" w:rsidRPr="00184A3A" w:rsidRDefault="001C4B36" w:rsidP="001C4B36">
      <w:pPr>
        <w:rPr>
          <w:lang w:eastAsia="zh-HK"/>
          <w:rPrChange w:id="5127" w:author="Edward Leung" w:date="2017-01-10T12:35:00Z">
            <w:rPr>
              <w:lang w:eastAsia="zh-HK"/>
            </w:rPr>
          </w:rPrChange>
        </w:rPr>
      </w:pPr>
    </w:p>
    <w:p w14:paraId="63D327FA" w14:textId="77777777" w:rsidR="00463122" w:rsidRPr="00184A3A" w:rsidRDefault="00463122">
      <w:pPr>
        <w:rPr>
          <w:rFonts w:cs="Microsoft YaHei"/>
          <w:b/>
          <w:bCs/>
          <w:color w:val="4F81BD" w:themeColor="accent1"/>
          <w:sz w:val="26"/>
          <w:szCs w:val="26"/>
          <w:lang w:eastAsia="zh-HK"/>
          <w:rPrChange w:id="5128" w:author="Edward Leung" w:date="2017-01-10T12:35:00Z">
            <w:rPr>
              <w:rFonts w:cs="Microsoft YaHei"/>
              <w:b/>
              <w:bCs/>
              <w:color w:val="4F81BD" w:themeColor="accent1"/>
              <w:sz w:val="26"/>
              <w:szCs w:val="26"/>
              <w:lang w:eastAsia="zh-HK"/>
            </w:rPr>
          </w:rPrChange>
        </w:rPr>
      </w:pPr>
      <w:bookmarkStart w:id="5129" w:name="_Toc471750755"/>
      <w:r w:rsidRPr="00184A3A">
        <w:rPr>
          <w:rPrChange w:id="5130" w:author="Edward Leung" w:date="2017-01-10T12:35:00Z">
            <w:rPr/>
          </w:rPrChange>
        </w:rPr>
        <w:br w:type="page"/>
      </w:r>
    </w:p>
    <w:p w14:paraId="3DC97890" w14:textId="1369FB1C" w:rsidR="001C4B36" w:rsidRPr="00184A3A" w:rsidRDefault="001C4B36" w:rsidP="001C4B36">
      <w:pPr>
        <w:pStyle w:val="Heading2"/>
        <w:rPr>
          <w:rPrChange w:id="5131" w:author="Edward Leung" w:date="2017-01-10T12:35:00Z">
            <w:rPr/>
          </w:rPrChange>
        </w:rPr>
      </w:pPr>
      <w:r w:rsidRPr="00184A3A">
        <w:rPr>
          <w:rPrChange w:id="5132" w:author="Edward Leung" w:date="2017-01-10T12:35:00Z">
            <w:rPr/>
          </w:rPrChange>
        </w:rPr>
        <w:lastRenderedPageBreak/>
        <w:t xml:space="preserve">Job Logs </w:t>
      </w:r>
      <w:r w:rsidR="00E31FF1" w:rsidRPr="00184A3A">
        <w:rPr>
          <w:rPrChange w:id="5133" w:author="Edward Leung" w:date="2017-01-10T12:35:00Z">
            <w:rPr/>
          </w:rPrChange>
        </w:rPr>
        <w:t>View</w:t>
      </w:r>
      <w:bookmarkEnd w:id="5129"/>
    </w:p>
    <w:p w14:paraId="50BD426E" w14:textId="77777777" w:rsidR="00463122" w:rsidRPr="00184A3A" w:rsidRDefault="00463122" w:rsidP="00463122">
      <w:pPr>
        <w:pStyle w:val="Heading3"/>
        <w:rPr>
          <w:lang w:eastAsia="zh-CN"/>
          <w:rPrChange w:id="5134" w:author="Edward Leung" w:date="2017-01-10T12:35:00Z">
            <w:rPr>
              <w:lang w:eastAsia="zh-CN"/>
            </w:rPr>
          </w:rPrChange>
        </w:rPr>
      </w:pPr>
      <w:r w:rsidRPr="00184A3A">
        <w:rPr>
          <w:lang w:eastAsia="zh-CN"/>
          <w:rPrChange w:id="5135" w:author="Edward Leung" w:date="2017-01-10T12:35:00Z">
            <w:rPr>
              <w:lang w:eastAsia="zh-CN"/>
            </w:rPr>
          </w:rPrChange>
        </w:rPr>
        <w:t>Description</w:t>
      </w:r>
    </w:p>
    <w:p w14:paraId="07AA5520" w14:textId="77777777" w:rsidR="00463122" w:rsidRPr="00184A3A" w:rsidRDefault="00463122" w:rsidP="00463122">
      <w:pPr>
        <w:ind w:left="450"/>
        <w:jc w:val="both"/>
        <w:rPr>
          <w:lang w:eastAsia="zh-CN"/>
          <w:rPrChange w:id="5136" w:author="Edward Leung" w:date="2017-01-10T12:35:00Z">
            <w:rPr>
              <w:lang w:eastAsia="zh-CN"/>
            </w:rPr>
          </w:rPrChange>
        </w:rPr>
      </w:pPr>
      <w:r w:rsidRPr="00184A3A">
        <w:rPr>
          <w:lang w:eastAsia="zh-CN"/>
          <w:rPrChange w:id="5137" w:author="Edward Leung" w:date="2017-01-10T12:35:00Z">
            <w:rPr>
              <w:lang w:eastAsia="zh-CN"/>
            </w:rPr>
          </w:rPrChange>
        </w:rPr>
        <w:t>The “Job Logs View” function will display the status of the batch job.</w:t>
      </w:r>
    </w:p>
    <w:p w14:paraId="2C9053F7" w14:textId="77777777" w:rsidR="00463122" w:rsidRPr="00184A3A" w:rsidRDefault="00463122" w:rsidP="00463122">
      <w:pPr>
        <w:ind w:left="450"/>
        <w:rPr>
          <w:lang w:eastAsia="zh-CN"/>
          <w:rPrChange w:id="5138" w:author="Edward Leung" w:date="2017-01-10T12:35:00Z">
            <w:rPr>
              <w:lang w:eastAsia="zh-CN"/>
            </w:rPr>
          </w:rPrChange>
        </w:rPr>
      </w:pPr>
      <w:r w:rsidRPr="00184A3A">
        <w:rPr>
          <w:lang w:eastAsia="zh-CN"/>
          <w:rPrChange w:id="5139" w:author="Edward Leung" w:date="2017-01-10T12:35:00Z">
            <w:rPr>
              <w:lang w:eastAsia="zh-CN"/>
            </w:rPr>
          </w:rPrChange>
        </w:rPr>
        <w:t>Use Case functions</w:t>
      </w:r>
    </w:p>
    <w:p w14:paraId="37F1EC12" w14:textId="77777777" w:rsidR="00463122" w:rsidRPr="00184A3A" w:rsidRDefault="00463122" w:rsidP="00463122">
      <w:pPr>
        <w:ind w:left="450"/>
        <w:rPr>
          <w:lang w:eastAsia="zh-CN"/>
          <w:rPrChange w:id="5140" w:author="Edward Leung" w:date="2017-01-10T12:35:00Z">
            <w:rPr>
              <w:lang w:eastAsia="zh-CN"/>
            </w:rPr>
          </w:rPrChange>
        </w:rPr>
      </w:pPr>
      <w:r w:rsidRPr="00184A3A">
        <w:rPr>
          <w:lang w:eastAsia="zh-CN"/>
          <w:rPrChange w:id="5141" w:author="Edward Leung" w:date="2017-01-10T12:35:00Z">
            <w:rPr>
              <w:lang w:eastAsia="zh-CN"/>
            </w:rPr>
          </w:rPrChange>
        </w:rPr>
        <w:t># Job Logs View(List)</w:t>
      </w:r>
    </w:p>
    <w:p w14:paraId="56FA3100" w14:textId="77777777" w:rsidR="00463122" w:rsidRPr="00184A3A" w:rsidRDefault="00463122" w:rsidP="00463122">
      <w:pPr>
        <w:ind w:left="450"/>
        <w:rPr>
          <w:lang w:eastAsia="zh-CN"/>
          <w:rPrChange w:id="5142" w:author="Edward Leung" w:date="2017-01-10T12:35:00Z">
            <w:rPr>
              <w:lang w:eastAsia="zh-CN"/>
            </w:rPr>
          </w:rPrChange>
        </w:rPr>
      </w:pPr>
      <w:r w:rsidRPr="00184A3A">
        <w:rPr>
          <w:lang w:eastAsia="zh-CN"/>
          <w:rPrChange w:id="5143" w:author="Edward Leung" w:date="2017-01-10T12:35:00Z">
            <w:rPr>
              <w:lang w:eastAsia="zh-CN"/>
            </w:rPr>
          </w:rPrChange>
        </w:rPr>
        <w:t># Job Logs View(Detail)</w:t>
      </w:r>
    </w:p>
    <w:p w14:paraId="5736AB42" w14:textId="77777777" w:rsidR="00463122" w:rsidRPr="00184A3A" w:rsidRDefault="00463122" w:rsidP="00463122">
      <w:pPr>
        <w:pStyle w:val="Heading3"/>
        <w:rPr>
          <w:lang w:eastAsia="zh-CN"/>
          <w:rPrChange w:id="5144" w:author="Edward Leung" w:date="2017-01-10T12:35:00Z">
            <w:rPr>
              <w:lang w:eastAsia="zh-CN"/>
            </w:rPr>
          </w:rPrChange>
        </w:rPr>
      </w:pPr>
      <w:r w:rsidRPr="00184A3A">
        <w:rPr>
          <w:lang w:eastAsia="zh-CN"/>
          <w:rPrChange w:id="5145" w:author="Edward Leung" w:date="2017-01-10T12:35:00Z">
            <w:rPr>
              <w:lang w:eastAsia="zh-CN"/>
            </w:rPr>
          </w:rPrChange>
        </w:rPr>
        <w:t>Input</w:t>
      </w:r>
    </w:p>
    <w:p w14:paraId="6754F025" w14:textId="77777777" w:rsidR="00463122" w:rsidRPr="00184A3A" w:rsidRDefault="00463122" w:rsidP="00463122">
      <w:pPr>
        <w:ind w:left="450"/>
        <w:rPr>
          <w:lang w:eastAsia="zh-CN"/>
          <w:rPrChange w:id="5146" w:author="Edward Leung" w:date="2017-01-10T12:35:00Z">
            <w:rPr>
              <w:lang w:eastAsia="zh-CN"/>
            </w:rPr>
          </w:rPrChange>
        </w:rPr>
      </w:pPr>
      <w:r w:rsidRPr="00184A3A">
        <w:rPr>
          <w:lang w:eastAsia="zh-CN"/>
          <w:rPrChange w:id="5147" w:author="Edward Leung" w:date="2017-01-10T12:35:00Z">
            <w:rPr>
              <w:lang w:eastAsia="zh-CN"/>
            </w:rPr>
          </w:rPrChange>
        </w:rPr>
        <w:t>N/A</w:t>
      </w:r>
    </w:p>
    <w:p w14:paraId="408DAE3B" w14:textId="77777777" w:rsidR="00463122" w:rsidRPr="00184A3A" w:rsidRDefault="00463122" w:rsidP="00463122">
      <w:pPr>
        <w:pStyle w:val="Heading3"/>
        <w:rPr>
          <w:lang w:eastAsia="zh-CN"/>
          <w:rPrChange w:id="5148" w:author="Edward Leung" w:date="2017-01-10T12:35:00Z">
            <w:rPr>
              <w:lang w:eastAsia="zh-CN"/>
            </w:rPr>
          </w:rPrChange>
        </w:rPr>
      </w:pPr>
      <w:r w:rsidRPr="00184A3A">
        <w:rPr>
          <w:lang w:eastAsia="zh-CN"/>
          <w:rPrChange w:id="5149" w:author="Edward Leung" w:date="2017-01-10T12:35:00Z">
            <w:rPr>
              <w:lang w:eastAsia="zh-CN"/>
            </w:rPr>
          </w:rPrChange>
        </w:rPr>
        <w:t>Output</w:t>
      </w:r>
    </w:p>
    <w:p w14:paraId="1661F1C4" w14:textId="77777777" w:rsidR="00463122" w:rsidRPr="00184A3A" w:rsidRDefault="00463122" w:rsidP="00463122">
      <w:pPr>
        <w:ind w:left="450"/>
        <w:rPr>
          <w:lang w:eastAsia="zh-CN"/>
          <w:rPrChange w:id="5150" w:author="Edward Leung" w:date="2017-01-10T12:35:00Z">
            <w:rPr>
              <w:lang w:eastAsia="zh-CN"/>
            </w:rPr>
          </w:rPrChange>
        </w:rPr>
      </w:pPr>
      <w:r w:rsidRPr="00184A3A">
        <w:rPr>
          <w:lang w:eastAsia="zh-CN"/>
          <w:rPrChange w:id="5151" w:author="Edward Leung" w:date="2017-01-10T12:35:00Z">
            <w:rPr>
              <w:lang w:eastAsia="zh-CN"/>
            </w:rPr>
          </w:rPrChange>
        </w:rPr>
        <w:t>N/A</w:t>
      </w:r>
    </w:p>
    <w:p w14:paraId="4684A7FF" w14:textId="77777777" w:rsidR="00463122" w:rsidRPr="00184A3A" w:rsidRDefault="00463122" w:rsidP="00463122">
      <w:pPr>
        <w:pStyle w:val="Heading3"/>
        <w:rPr>
          <w:lang w:eastAsia="zh-CN"/>
          <w:rPrChange w:id="5152" w:author="Edward Leung" w:date="2017-01-10T12:35:00Z">
            <w:rPr>
              <w:lang w:eastAsia="zh-CN"/>
            </w:rPr>
          </w:rPrChange>
        </w:rPr>
      </w:pPr>
      <w:r w:rsidRPr="00184A3A">
        <w:rPr>
          <w:lang w:eastAsia="zh-CN"/>
          <w:rPrChange w:id="5153" w:author="Edward Leung" w:date="2017-01-10T12:35:00Z">
            <w:rPr>
              <w:lang w:eastAsia="zh-CN"/>
            </w:rPr>
          </w:rPrChange>
        </w:rPr>
        <w:t>Job Logs View (List)</w:t>
      </w:r>
    </w:p>
    <w:p w14:paraId="6A2DB986" w14:textId="77777777" w:rsidR="00463122" w:rsidRPr="00184A3A" w:rsidRDefault="00463122" w:rsidP="00463122">
      <w:pPr>
        <w:pStyle w:val="Heading4"/>
        <w:ind w:left="864"/>
        <w:rPr>
          <w:rPrChange w:id="5154" w:author="Edward Leung" w:date="2017-01-10T12:35:00Z">
            <w:rPr/>
          </w:rPrChange>
        </w:rPr>
      </w:pPr>
      <w:r w:rsidRPr="00184A3A">
        <w:rPr>
          <w:rPrChange w:id="5155" w:author="Edward Leung" w:date="2017-01-10T12:35:00Z">
            <w:rPr/>
          </w:rPrChange>
        </w:rPr>
        <w:t>Process/Work Flow</w:t>
      </w:r>
    </w:p>
    <w:p w14:paraId="77334C5A" w14:textId="77777777" w:rsidR="00463122" w:rsidRPr="00184A3A" w:rsidRDefault="00463122" w:rsidP="00463122">
      <w:pPr>
        <w:ind w:left="450"/>
        <w:rPr>
          <w:lang w:eastAsia="zh-CN"/>
          <w:rPrChange w:id="5156" w:author="Edward Leung" w:date="2017-01-10T12:35:00Z">
            <w:rPr>
              <w:lang w:eastAsia="zh-CN"/>
            </w:rPr>
          </w:rPrChange>
        </w:rPr>
      </w:pPr>
      <w:r w:rsidRPr="00184A3A">
        <w:rPr>
          <w:lang w:eastAsia="zh-CN"/>
          <w:rPrChange w:id="5157" w:author="Edward Leung" w:date="2017-01-10T12:35:00Z">
            <w:rPr>
              <w:lang w:eastAsia="zh-CN"/>
            </w:rPr>
          </w:rPrChange>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463122">
      <w:pPr>
        <w:ind w:left="450"/>
        <w:rPr>
          <w:b/>
          <w:u w:val="single"/>
          <w:lang w:eastAsia="zh-CN"/>
          <w:rPrChange w:id="5158" w:author="Edward Leung" w:date="2017-01-10T12:35:00Z">
            <w:rPr>
              <w:b/>
              <w:u w:val="single"/>
              <w:lang w:eastAsia="zh-CN"/>
            </w:rPr>
          </w:rPrChange>
        </w:rPr>
      </w:pPr>
      <w:r w:rsidRPr="00184A3A">
        <w:rPr>
          <w:b/>
          <w:u w:val="single"/>
          <w:lang w:eastAsia="zh-CN"/>
          <w:rPrChange w:id="5159" w:author="Edward Leung" w:date="2017-01-10T12:35:00Z">
            <w:rPr>
              <w:b/>
              <w:u w:val="single"/>
              <w:lang w:eastAsia="zh-CN"/>
            </w:rPr>
          </w:rPrChange>
        </w:rPr>
        <w:t>Business Logic</w:t>
      </w:r>
    </w:p>
    <w:p w14:paraId="0B570FCA" w14:textId="77777777" w:rsidR="00463122" w:rsidRPr="00184A3A" w:rsidRDefault="00463122" w:rsidP="00463122">
      <w:pPr>
        <w:ind w:left="450"/>
        <w:rPr>
          <w:lang w:eastAsia="zh-CN"/>
          <w:rPrChange w:id="5160" w:author="Edward Leung" w:date="2017-01-10T12:35:00Z">
            <w:rPr>
              <w:lang w:eastAsia="zh-CN"/>
            </w:rPr>
          </w:rPrChange>
        </w:rPr>
      </w:pPr>
      <w:r w:rsidRPr="00184A3A">
        <w:rPr>
          <w:lang w:eastAsia="zh-CN"/>
          <w:rPrChange w:id="5161" w:author="Edward Leung" w:date="2017-01-10T12:35:00Z">
            <w:rPr>
              <w:lang w:eastAsia="zh-CN"/>
            </w:rPr>
          </w:rPrChange>
        </w:rPr>
        <w:t>The job logs view is to describe the status of the schedule jobs. Each record represents a scheduled job.</w:t>
      </w:r>
    </w:p>
    <w:p w14:paraId="26057394" w14:textId="77777777" w:rsidR="00463122" w:rsidRPr="00184A3A" w:rsidRDefault="00463122" w:rsidP="00463122">
      <w:pPr>
        <w:pStyle w:val="ListParagraph"/>
        <w:numPr>
          <w:ilvl w:val="0"/>
          <w:numId w:val="22"/>
        </w:numPr>
        <w:rPr>
          <w:lang w:eastAsia="zh-CN"/>
          <w:rPrChange w:id="5162" w:author="Edward Leung" w:date="2017-01-10T12:35:00Z">
            <w:rPr>
              <w:lang w:eastAsia="zh-CN"/>
            </w:rPr>
          </w:rPrChange>
        </w:rPr>
      </w:pPr>
      <w:r w:rsidRPr="00184A3A">
        <w:rPr>
          <w:lang w:eastAsia="zh-CN"/>
          <w:rPrChange w:id="5163" w:author="Edward Leung" w:date="2017-01-10T12:35:00Z">
            <w:rPr>
              <w:lang w:eastAsia="zh-CN"/>
            </w:rPr>
          </w:rPrChange>
        </w:rPr>
        <w:t>By default, when the page is accessed, there’s no search criteria provided and all job logs will be displayed on the page with pagination</w:t>
      </w:r>
    </w:p>
    <w:p w14:paraId="3A2FBB46" w14:textId="77777777" w:rsidR="00463122" w:rsidRPr="00184A3A" w:rsidRDefault="00463122" w:rsidP="00463122">
      <w:pPr>
        <w:widowControl w:val="0"/>
        <w:numPr>
          <w:ilvl w:val="0"/>
          <w:numId w:val="22"/>
        </w:numPr>
        <w:adjustRightInd w:val="0"/>
        <w:spacing w:line="360" w:lineRule="atLeast"/>
        <w:textAlignment w:val="baseline"/>
        <w:rPr>
          <w:lang w:eastAsia="zh-CN"/>
          <w:rPrChange w:id="5164" w:author="Edward Leung" w:date="2017-01-10T12:35:00Z">
            <w:rPr>
              <w:lang w:eastAsia="zh-CN"/>
            </w:rPr>
          </w:rPrChange>
        </w:rPr>
      </w:pPr>
      <w:r w:rsidRPr="00184A3A">
        <w:rPr>
          <w:lang w:eastAsia="zh-CN"/>
          <w:rPrChange w:id="5165" w:author="Edward Leung" w:date="2017-01-10T12:35:00Z">
            <w:rPr>
              <w:lang w:eastAsia="zh-CN"/>
            </w:rPr>
          </w:rPrChange>
        </w:rPr>
        <w:t>User could conduct manipulations on searched-out records such as page switching, sorting by specific columns and refining.</w:t>
      </w:r>
    </w:p>
    <w:p w14:paraId="54304358" w14:textId="77777777" w:rsidR="00463122" w:rsidRPr="00184A3A" w:rsidRDefault="00463122" w:rsidP="00463122">
      <w:pPr>
        <w:widowControl w:val="0"/>
        <w:numPr>
          <w:ilvl w:val="0"/>
          <w:numId w:val="22"/>
        </w:numPr>
        <w:adjustRightInd w:val="0"/>
        <w:spacing w:line="360" w:lineRule="atLeast"/>
        <w:textAlignment w:val="baseline"/>
        <w:rPr>
          <w:lang w:eastAsia="zh-CN"/>
          <w:rPrChange w:id="5166" w:author="Edward Leung" w:date="2017-01-10T12:35:00Z">
            <w:rPr>
              <w:lang w:eastAsia="zh-CN"/>
            </w:rPr>
          </w:rPrChange>
        </w:rPr>
      </w:pPr>
      <w:r w:rsidRPr="00184A3A">
        <w:rPr>
          <w:lang w:eastAsia="zh-CN"/>
          <w:rPrChange w:id="5167" w:author="Edward Leung" w:date="2017-01-10T12:35:00Z">
            <w:rPr>
              <w:lang w:eastAsia="zh-CN"/>
            </w:rPr>
          </w:rPrChange>
        </w:rPr>
        <w:t>User could view its details in the “Operation” column. (details included in session 6.5.5)</w:t>
      </w:r>
    </w:p>
    <w:p w14:paraId="5A947BC8" w14:textId="77777777" w:rsidR="00463122" w:rsidRPr="00184A3A" w:rsidRDefault="00463122" w:rsidP="00463122">
      <w:pPr>
        <w:pStyle w:val="Heading4"/>
        <w:ind w:left="864"/>
        <w:rPr>
          <w:rPrChange w:id="5168" w:author="Edward Leung" w:date="2017-01-10T12:35:00Z">
            <w:rPr/>
          </w:rPrChange>
        </w:rPr>
      </w:pPr>
      <w:r w:rsidRPr="00184A3A">
        <w:rPr>
          <w:rPrChange w:id="5169" w:author="Edward Leung" w:date="2017-01-10T12:35:00Z">
            <w:rPr/>
          </w:rPrChange>
        </w:rPr>
        <w:t>Screen</w:t>
      </w:r>
    </w:p>
    <w:p w14:paraId="0D5D8851" w14:textId="77777777" w:rsidR="00463122" w:rsidRPr="00184A3A" w:rsidRDefault="00463122" w:rsidP="00463122">
      <w:pPr>
        <w:ind w:left="360"/>
        <w:rPr>
          <w:b/>
          <w:u w:val="single"/>
          <w:rPrChange w:id="5170" w:author="Edward Leung" w:date="2017-01-10T12:35:00Z">
            <w:rPr>
              <w:b/>
              <w:u w:val="single"/>
            </w:rPr>
          </w:rPrChange>
        </w:rPr>
      </w:pPr>
      <w:r w:rsidRPr="00184A3A">
        <w:rPr>
          <w:b/>
          <w:u w:val="single"/>
          <w:rPrChange w:id="5171" w:author="Edward Leung" w:date="2017-01-10T12:35:00Z">
            <w:rPr>
              <w:b/>
              <w:u w:val="single"/>
            </w:rPr>
          </w:rPrChange>
        </w:rPr>
        <w:t>Job Logs View (List)</w:t>
      </w:r>
    </w:p>
    <w:p w14:paraId="58434B0A" w14:textId="77777777" w:rsidR="00463122" w:rsidRPr="00184A3A" w:rsidRDefault="00463122" w:rsidP="00463122">
      <w:pPr>
        <w:ind w:left="450"/>
        <w:rPr>
          <w:lang w:eastAsia="zh-CN"/>
          <w:rPrChange w:id="5172" w:author="Edward Leung" w:date="2017-01-10T12:35:00Z">
            <w:rPr>
              <w:lang w:eastAsia="zh-CN"/>
            </w:rPr>
          </w:rPrChange>
        </w:rPr>
      </w:pPr>
      <w:r w:rsidRPr="00184A3A">
        <w:rPr>
          <w:rPrChange w:id="5173" w:author="Edward Leung" w:date="2017-01-10T12:35:00Z">
            <w:rPr>
              <w:noProof/>
            </w:rPr>
          </w:rPrChange>
        </w:rPr>
        <w:drawing>
          <wp:inline distT="0" distB="0" distL="0" distR="0" wp14:anchorId="05325041" wp14:editId="763D8D60">
            <wp:extent cx="6854190" cy="1660525"/>
            <wp:effectExtent l="0" t="0" r="3810" b="0"/>
            <wp:docPr id="704" name="圖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1660525"/>
                    </a:xfrm>
                    <a:prstGeom prst="rect">
                      <a:avLst/>
                    </a:prstGeom>
                    <a:noFill/>
                    <a:ln>
                      <a:noFill/>
                    </a:ln>
                  </pic:spPr>
                </pic:pic>
              </a:graphicData>
            </a:graphic>
          </wp:inline>
        </w:drawing>
      </w:r>
    </w:p>
    <w:p w14:paraId="28A2A0A4" w14:textId="77777777" w:rsidR="00463122" w:rsidRPr="00184A3A" w:rsidRDefault="00463122" w:rsidP="00463122">
      <w:pPr>
        <w:pStyle w:val="Heading4"/>
        <w:ind w:left="864"/>
        <w:rPr>
          <w:rPrChange w:id="5174" w:author="Edward Leung" w:date="2017-01-10T12:35:00Z">
            <w:rPr/>
          </w:rPrChange>
        </w:rPr>
      </w:pPr>
      <w:r w:rsidRPr="00184A3A">
        <w:rPr>
          <w:rPrChange w:id="5175" w:author="Edward Leung" w:date="2017-01-10T12:35:00Z">
            <w:rPr/>
          </w:rPrChange>
        </w:rPr>
        <w:lastRenderedPageBreak/>
        <w:t>Data Fields &amp; Presentation Logic</w:t>
      </w:r>
    </w:p>
    <w:p w14:paraId="01F97D89" w14:textId="77777777" w:rsidR="00463122" w:rsidRPr="00184A3A" w:rsidRDefault="00463122" w:rsidP="00463122">
      <w:pPr>
        <w:pStyle w:val="ListParagraph"/>
        <w:numPr>
          <w:ilvl w:val="0"/>
          <w:numId w:val="23"/>
        </w:numPr>
        <w:rPr>
          <w:lang w:eastAsia="zh-CN"/>
          <w:rPrChange w:id="5176" w:author="Edward Leung" w:date="2017-01-10T12:35:00Z">
            <w:rPr>
              <w:lang w:eastAsia="zh-CN"/>
            </w:rPr>
          </w:rPrChange>
        </w:rPr>
      </w:pPr>
      <w:r w:rsidRPr="00184A3A">
        <w:rPr>
          <w:lang w:eastAsia="zh-CN"/>
          <w:rPrChange w:id="5177" w:author="Edward Leung" w:date="2017-01-10T12:35:00Z">
            <w:rPr>
              <w:lang w:eastAsia="zh-CN"/>
            </w:rPr>
          </w:rPrChange>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Change w:id="5178" w:author="Edward Leung" w:date="2017-01-10T12:35:00Z">
            <w:rPr>
              <w:lang w:eastAsia="zh-CN"/>
            </w:rPr>
          </w:rPrChange>
        </w:rPr>
      </w:pPr>
      <w:r w:rsidRPr="00184A3A">
        <w:rPr>
          <w:lang w:eastAsia="zh-CN"/>
          <w:rPrChange w:id="5179" w:author="Edward Leung" w:date="2017-01-10T12:35:00Z">
            <w:rPr>
              <w:lang w:eastAsia="zh-CN"/>
            </w:rPr>
          </w:rPrChange>
        </w:rPr>
        <w:t>Start Time (descending)</w:t>
      </w:r>
    </w:p>
    <w:p w14:paraId="67B1E411" w14:textId="77777777" w:rsidR="00463122" w:rsidRPr="00184A3A" w:rsidRDefault="00463122" w:rsidP="00463122">
      <w:pPr>
        <w:spacing w:line="240" w:lineRule="auto"/>
        <w:rPr>
          <w:rPrChange w:id="5180" w:author="Edward Leung" w:date="2017-01-10T12:35:00Z">
            <w:rPr/>
          </w:rPrChange>
        </w:rPr>
      </w:pPr>
    </w:p>
    <w:p w14:paraId="2E8742B5" w14:textId="77777777" w:rsidR="00463122" w:rsidRPr="00184A3A" w:rsidRDefault="00463122" w:rsidP="00463122">
      <w:pPr>
        <w:pStyle w:val="ListParagraph"/>
        <w:numPr>
          <w:ilvl w:val="0"/>
          <w:numId w:val="23"/>
        </w:numPr>
        <w:spacing w:line="240" w:lineRule="auto"/>
        <w:rPr>
          <w:lang w:eastAsia="zh-CN"/>
          <w:rPrChange w:id="5181" w:author="Edward Leung" w:date="2017-01-10T12:35:00Z">
            <w:rPr>
              <w:lang w:eastAsia="zh-CN"/>
            </w:rPr>
          </w:rPrChange>
        </w:rPr>
      </w:pPr>
      <w:r w:rsidRPr="00184A3A">
        <w:rPr>
          <w:lang w:eastAsia="zh-CN"/>
          <w:rPrChange w:id="5182"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63122" w:rsidRPr="00184A3A" w14:paraId="7B85CFDF" w14:textId="77777777" w:rsidTr="0098195F">
        <w:trPr>
          <w:tblHeader/>
        </w:trPr>
        <w:tc>
          <w:tcPr>
            <w:tcW w:w="1553" w:type="dxa"/>
            <w:shd w:val="clear" w:color="auto" w:fill="C6D9F1"/>
            <w:vAlign w:val="center"/>
          </w:tcPr>
          <w:p w14:paraId="1616EE20" w14:textId="77777777" w:rsidR="00463122" w:rsidRPr="00184A3A" w:rsidRDefault="00463122" w:rsidP="0098195F">
            <w:pPr>
              <w:spacing w:after="0"/>
              <w:rPr>
                <w:b/>
                <w:rPrChange w:id="5183" w:author="Edward Leung" w:date="2017-01-10T12:35:00Z">
                  <w:rPr>
                    <w:b/>
                  </w:rPr>
                </w:rPrChange>
              </w:rPr>
            </w:pPr>
            <w:r w:rsidRPr="00184A3A">
              <w:rPr>
                <w:b/>
                <w:rPrChange w:id="5184" w:author="Edward Leung" w:date="2017-01-10T12:35:00Z">
                  <w:rPr>
                    <w:b/>
                  </w:rPr>
                </w:rPrChange>
              </w:rPr>
              <w:t>Field</w:t>
            </w:r>
          </w:p>
        </w:tc>
        <w:tc>
          <w:tcPr>
            <w:tcW w:w="1260" w:type="dxa"/>
            <w:shd w:val="clear" w:color="auto" w:fill="C6D9F1"/>
            <w:vAlign w:val="center"/>
          </w:tcPr>
          <w:p w14:paraId="08BA0956" w14:textId="77777777" w:rsidR="00463122" w:rsidRPr="00184A3A" w:rsidRDefault="00463122" w:rsidP="0098195F">
            <w:pPr>
              <w:spacing w:after="0"/>
              <w:rPr>
                <w:b/>
                <w:rPrChange w:id="5185" w:author="Edward Leung" w:date="2017-01-10T12:35:00Z">
                  <w:rPr>
                    <w:b/>
                  </w:rPr>
                </w:rPrChange>
              </w:rPr>
            </w:pPr>
            <w:r w:rsidRPr="00184A3A">
              <w:rPr>
                <w:b/>
                <w:rPrChange w:id="5186" w:author="Edward Leung" w:date="2017-01-10T12:35:00Z">
                  <w:rPr>
                    <w:b/>
                  </w:rPr>
                </w:rPrChange>
              </w:rPr>
              <w:t>Object Type</w:t>
            </w:r>
          </w:p>
        </w:tc>
        <w:tc>
          <w:tcPr>
            <w:tcW w:w="1170" w:type="dxa"/>
            <w:shd w:val="clear" w:color="auto" w:fill="C6D9F1"/>
            <w:vAlign w:val="center"/>
          </w:tcPr>
          <w:p w14:paraId="6404D533" w14:textId="77777777" w:rsidR="00463122" w:rsidRPr="00184A3A" w:rsidRDefault="00463122" w:rsidP="0098195F">
            <w:pPr>
              <w:spacing w:after="0"/>
              <w:rPr>
                <w:b/>
                <w:rPrChange w:id="5187" w:author="Edward Leung" w:date="2017-01-10T12:35:00Z">
                  <w:rPr>
                    <w:b/>
                  </w:rPr>
                </w:rPrChange>
              </w:rPr>
            </w:pPr>
            <w:r w:rsidRPr="00184A3A">
              <w:rPr>
                <w:b/>
                <w:rPrChange w:id="5188" w:author="Edward Leung" w:date="2017-01-10T12:35:00Z">
                  <w:rPr>
                    <w:b/>
                  </w:rPr>
                </w:rPrChange>
              </w:rPr>
              <w:t>Default Value</w:t>
            </w:r>
          </w:p>
        </w:tc>
        <w:tc>
          <w:tcPr>
            <w:tcW w:w="1237" w:type="dxa"/>
            <w:shd w:val="clear" w:color="auto" w:fill="C6D9F1"/>
            <w:vAlign w:val="center"/>
          </w:tcPr>
          <w:p w14:paraId="2873DEC5" w14:textId="77777777" w:rsidR="00463122" w:rsidRPr="00184A3A" w:rsidRDefault="00463122" w:rsidP="0098195F">
            <w:pPr>
              <w:spacing w:after="0"/>
              <w:rPr>
                <w:b/>
                <w:rPrChange w:id="5189" w:author="Edward Leung" w:date="2017-01-10T12:35:00Z">
                  <w:rPr>
                    <w:b/>
                  </w:rPr>
                </w:rPrChange>
              </w:rPr>
            </w:pPr>
            <w:r w:rsidRPr="00184A3A">
              <w:rPr>
                <w:b/>
                <w:rPrChange w:id="5190" w:author="Edward Leung" w:date="2017-01-10T12:35:00Z">
                  <w:rPr>
                    <w:b/>
                  </w:rPr>
                </w:rPrChange>
              </w:rPr>
              <w:t>Mandatory (M/O/C)</w:t>
            </w:r>
          </w:p>
        </w:tc>
        <w:tc>
          <w:tcPr>
            <w:tcW w:w="1103" w:type="dxa"/>
            <w:shd w:val="clear" w:color="auto" w:fill="C6D9F1"/>
            <w:vAlign w:val="center"/>
          </w:tcPr>
          <w:p w14:paraId="0035EBDC" w14:textId="77777777" w:rsidR="00463122" w:rsidRPr="00184A3A" w:rsidRDefault="00463122" w:rsidP="0098195F">
            <w:pPr>
              <w:spacing w:after="0"/>
              <w:rPr>
                <w:b/>
                <w:rPrChange w:id="5191" w:author="Edward Leung" w:date="2017-01-10T12:35:00Z">
                  <w:rPr>
                    <w:b/>
                  </w:rPr>
                </w:rPrChange>
              </w:rPr>
            </w:pPr>
            <w:r w:rsidRPr="00184A3A">
              <w:rPr>
                <w:b/>
                <w:rPrChange w:id="5192" w:author="Edward Leung" w:date="2017-01-10T12:35:00Z">
                  <w:rPr>
                    <w:b/>
                  </w:rPr>
                </w:rPrChange>
              </w:rPr>
              <w:t>Format</w:t>
            </w:r>
          </w:p>
        </w:tc>
        <w:tc>
          <w:tcPr>
            <w:tcW w:w="1800" w:type="dxa"/>
            <w:shd w:val="clear" w:color="auto" w:fill="C6D9F1"/>
            <w:vAlign w:val="center"/>
          </w:tcPr>
          <w:p w14:paraId="2FA6048E" w14:textId="77777777" w:rsidR="00463122" w:rsidRPr="00184A3A" w:rsidRDefault="00463122" w:rsidP="0098195F">
            <w:pPr>
              <w:spacing w:after="0"/>
              <w:rPr>
                <w:b/>
                <w:rPrChange w:id="5193" w:author="Edward Leung" w:date="2017-01-10T12:35:00Z">
                  <w:rPr>
                    <w:b/>
                  </w:rPr>
                </w:rPrChange>
              </w:rPr>
            </w:pPr>
            <w:r w:rsidRPr="00184A3A">
              <w:rPr>
                <w:b/>
                <w:rPrChange w:id="5194" w:author="Edward Leung" w:date="2017-01-10T12:35:00Z">
                  <w:rPr>
                    <w:b/>
                  </w:rPr>
                </w:rPrChange>
              </w:rPr>
              <w:t>Action / Event / Response</w:t>
            </w:r>
          </w:p>
        </w:tc>
        <w:tc>
          <w:tcPr>
            <w:tcW w:w="2070" w:type="dxa"/>
            <w:shd w:val="clear" w:color="auto" w:fill="C6D9F1"/>
            <w:vAlign w:val="center"/>
          </w:tcPr>
          <w:p w14:paraId="0F0986D2" w14:textId="77777777" w:rsidR="00463122" w:rsidRPr="00184A3A" w:rsidRDefault="00463122" w:rsidP="0098195F">
            <w:pPr>
              <w:spacing w:after="0"/>
              <w:rPr>
                <w:b/>
                <w:rPrChange w:id="5195" w:author="Edward Leung" w:date="2017-01-10T12:35:00Z">
                  <w:rPr>
                    <w:b/>
                  </w:rPr>
                </w:rPrChange>
              </w:rPr>
            </w:pPr>
            <w:r w:rsidRPr="00184A3A">
              <w:rPr>
                <w:b/>
                <w:rPrChange w:id="5196" w:author="Edward Leung" w:date="2017-01-10T12:35:00Z">
                  <w:rPr>
                    <w:b/>
                  </w:rPr>
                </w:rPrChange>
              </w:rPr>
              <w:t>Description</w:t>
            </w:r>
          </w:p>
        </w:tc>
      </w:tr>
      <w:tr w:rsidR="00463122" w:rsidRPr="00184A3A" w14:paraId="645FFB8E" w14:textId="77777777" w:rsidTr="0098195F">
        <w:tc>
          <w:tcPr>
            <w:tcW w:w="1553" w:type="dxa"/>
            <w:vAlign w:val="center"/>
          </w:tcPr>
          <w:p w14:paraId="578496F2" w14:textId="77777777" w:rsidR="00463122" w:rsidRPr="00184A3A" w:rsidRDefault="00463122" w:rsidP="0098195F">
            <w:pPr>
              <w:spacing w:after="0"/>
              <w:ind w:left="-18" w:right="-108"/>
              <w:rPr>
                <w:b/>
                <w:rPrChange w:id="5197" w:author="Edward Leung" w:date="2017-01-10T12:35:00Z">
                  <w:rPr>
                    <w:b/>
                  </w:rPr>
                </w:rPrChange>
              </w:rPr>
            </w:pPr>
            <w:r w:rsidRPr="00184A3A">
              <w:rPr>
                <w:b/>
                <w:rPrChange w:id="5198" w:author="Edward Leung" w:date="2017-01-10T12:35:00Z">
                  <w:rPr>
                    <w:b/>
                  </w:rPr>
                </w:rPrChange>
              </w:rPr>
              <w:t>Job</w:t>
            </w:r>
          </w:p>
        </w:tc>
        <w:tc>
          <w:tcPr>
            <w:tcW w:w="1260" w:type="dxa"/>
            <w:vAlign w:val="center"/>
          </w:tcPr>
          <w:p w14:paraId="149FA25A" w14:textId="77777777" w:rsidR="00463122" w:rsidRPr="00184A3A" w:rsidRDefault="00463122" w:rsidP="0098195F">
            <w:pPr>
              <w:spacing w:after="0"/>
              <w:rPr>
                <w:rPrChange w:id="5199" w:author="Edward Leung" w:date="2017-01-10T12:35:00Z">
                  <w:rPr/>
                </w:rPrChange>
              </w:rPr>
            </w:pPr>
            <w:r w:rsidRPr="00184A3A">
              <w:rPr>
                <w:rPrChange w:id="5200" w:author="Edward Leung" w:date="2017-01-10T12:35:00Z">
                  <w:rPr/>
                </w:rPrChange>
              </w:rPr>
              <w:t>Read-only text</w:t>
            </w:r>
          </w:p>
        </w:tc>
        <w:tc>
          <w:tcPr>
            <w:tcW w:w="1170" w:type="dxa"/>
            <w:vAlign w:val="center"/>
          </w:tcPr>
          <w:p w14:paraId="4B240167" w14:textId="77777777" w:rsidR="00463122" w:rsidRPr="00184A3A" w:rsidRDefault="00463122" w:rsidP="0098195F">
            <w:pPr>
              <w:spacing w:after="0"/>
              <w:rPr>
                <w:rPrChange w:id="5201" w:author="Edward Leung" w:date="2017-01-10T12:35:00Z">
                  <w:rPr/>
                </w:rPrChange>
              </w:rPr>
            </w:pPr>
            <w:r w:rsidRPr="00184A3A">
              <w:rPr>
                <w:rPrChange w:id="5202" w:author="Edward Leung" w:date="2017-01-10T12:35:00Z">
                  <w:rPr/>
                </w:rPrChange>
              </w:rPr>
              <w:t>Prefilled</w:t>
            </w:r>
          </w:p>
        </w:tc>
        <w:tc>
          <w:tcPr>
            <w:tcW w:w="1237" w:type="dxa"/>
            <w:vAlign w:val="center"/>
          </w:tcPr>
          <w:p w14:paraId="3F56BACA" w14:textId="77777777" w:rsidR="00463122" w:rsidRPr="00184A3A" w:rsidRDefault="00463122" w:rsidP="0098195F">
            <w:pPr>
              <w:spacing w:after="0"/>
              <w:rPr>
                <w:rPrChange w:id="5203" w:author="Edward Leung" w:date="2017-01-10T12:35:00Z">
                  <w:rPr/>
                </w:rPrChange>
              </w:rPr>
            </w:pPr>
            <w:r w:rsidRPr="00184A3A">
              <w:rPr>
                <w:rPrChange w:id="5204" w:author="Edward Leung" w:date="2017-01-10T12:35:00Z">
                  <w:rPr/>
                </w:rPrChange>
              </w:rPr>
              <w:t>-</w:t>
            </w:r>
          </w:p>
        </w:tc>
        <w:tc>
          <w:tcPr>
            <w:tcW w:w="1103" w:type="dxa"/>
            <w:vAlign w:val="center"/>
          </w:tcPr>
          <w:p w14:paraId="7D48A036" w14:textId="77777777" w:rsidR="00463122" w:rsidRPr="00184A3A" w:rsidRDefault="00463122" w:rsidP="0098195F">
            <w:pPr>
              <w:spacing w:after="0"/>
              <w:rPr>
                <w:rPrChange w:id="5205" w:author="Edward Leung" w:date="2017-01-10T12:35:00Z">
                  <w:rPr/>
                </w:rPrChange>
              </w:rPr>
            </w:pPr>
            <w:r w:rsidRPr="00184A3A">
              <w:rPr>
                <w:rPrChange w:id="5206" w:author="Edward Leung" w:date="2017-01-10T12:35:00Z">
                  <w:rPr/>
                </w:rPrChange>
              </w:rPr>
              <w:t>A</w:t>
            </w:r>
          </w:p>
        </w:tc>
        <w:tc>
          <w:tcPr>
            <w:tcW w:w="1800" w:type="dxa"/>
            <w:vAlign w:val="center"/>
          </w:tcPr>
          <w:p w14:paraId="663726BC" w14:textId="77777777" w:rsidR="00463122" w:rsidRPr="00184A3A" w:rsidRDefault="00463122" w:rsidP="0098195F">
            <w:pPr>
              <w:spacing w:after="0"/>
              <w:rPr>
                <w:rPrChange w:id="5207" w:author="Edward Leung" w:date="2017-01-10T12:35:00Z">
                  <w:rPr/>
                </w:rPrChange>
              </w:rPr>
            </w:pPr>
            <w:r w:rsidRPr="00184A3A">
              <w:rPr>
                <w:rPrChange w:id="5208" w:author="Edward Leung" w:date="2017-01-10T12:35:00Z">
                  <w:rPr/>
                </w:rPrChange>
              </w:rPr>
              <w:t>-</w:t>
            </w:r>
          </w:p>
        </w:tc>
        <w:tc>
          <w:tcPr>
            <w:tcW w:w="2070" w:type="dxa"/>
            <w:vAlign w:val="center"/>
          </w:tcPr>
          <w:p w14:paraId="6CD5E285" w14:textId="77777777" w:rsidR="00463122" w:rsidRPr="00184A3A" w:rsidRDefault="00463122" w:rsidP="0098195F">
            <w:pPr>
              <w:spacing w:after="0"/>
              <w:rPr>
                <w:rPrChange w:id="5209" w:author="Edward Leung" w:date="2017-01-10T12:35:00Z">
                  <w:rPr/>
                </w:rPrChange>
              </w:rPr>
            </w:pPr>
            <w:r w:rsidRPr="00184A3A">
              <w:rPr>
                <w:rPrChange w:id="5210" w:author="Edward Leung" w:date="2017-01-10T12:35:00Z">
                  <w:rPr/>
                </w:rPrChange>
              </w:rPr>
              <w:t>Job Name</w:t>
            </w:r>
          </w:p>
        </w:tc>
      </w:tr>
      <w:tr w:rsidR="00463122" w:rsidRPr="00184A3A" w14:paraId="4CD64BE5" w14:textId="77777777" w:rsidTr="0098195F">
        <w:tc>
          <w:tcPr>
            <w:tcW w:w="1553" w:type="dxa"/>
            <w:vAlign w:val="center"/>
          </w:tcPr>
          <w:p w14:paraId="51425E83" w14:textId="77777777" w:rsidR="00463122" w:rsidRPr="00184A3A" w:rsidRDefault="00463122" w:rsidP="0098195F">
            <w:pPr>
              <w:spacing w:after="0"/>
              <w:ind w:left="-18" w:right="-108"/>
              <w:rPr>
                <w:b/>
                <w:rPrChange w:id="5211" w:author="Edward Leung" w:date="2017-01-10T12:35:00Z">
                  <w:rPr>
                    <w:b/>
                  </w:rPr>
                </w:rPrChange>
              </w:rPr>
            </w:pPr>
            <w:r w:rsidRPr="00184A3A">
              <w:rPr>
                <w:b/>
                <w:rPrChange w:id="5212" w:author="Edward Leung" w:date="2017-01-10T12:35:00Z">
                  <w:rPr>
                    <w:b/>
                  </w:rPr>
                </w:rPrChange>
              </w:rPr>
              <w:t>Start Time</w:t>
            </w:r>
          </w:p>
        </w:tc>
        <w:tc>
          <w:tcPr>
            <w:tcW w:w="1260" w:type="dxa"/>
            <w:vAlign w:val="center"/>
          </w:tcPr>
          <w:p w14:paraId="7A309EF4" w14:textId="77777777" w:rsidR="00463122" w:rsidRPr="00184A3A" w:rsidRDefault="00463122" w:rsidP="0098195F">
            <w:pPr>
              <w:spacing w:after="0"/>
              <w:rPr>
                <w:rPrChange w:id="5213" w:author="Edward Leung" w:date="2017-01-10T12:35:00Z">
                  <w:rPr/>
                </w:rPrChange>
              </w:rPr>
            </w:pPr>
            <w:r w:rsidRPr="00184A3A">
              <w:rPr>
                <w:rPrChange w:id="5214" w:author="Edward Leung" w:date="2017-01-10T12:35:00Z">
                  <w:rPr/>
                </w:rPrChange>
              </w:rPr>
              <w:t>Read-only text</w:t>
            </w:r>
          </w:p>
        </w:tc>
        <w:tc>
          <w:tcPr>
            <w:tcW w:w="1170" w:type="dxa"/>
            <w:vAlign w:val="center"/>
          </w:tcPr>
          <w:p w14:paraId="364EEEE7" w14:textId="77777777" w:rsidR="00463122" w:rsidRPr="00184A3A" w:rsidRDefault="00463122" w:rsidP="0098195F">
            <w:pPr>
              <w:spacing w:after="0"/>
              <w:rPr>
                <w:rPrChange w:id="5215" w:author="Edward Leung" w:date="2017-01-10T12:35:00Z">
                  <w:rPr/>
                </w:rPrChange>
              </w:rPr>
            </w:pPr>
            <w:r w:rsidRPr="00184A3A">
              <w:rPr>
                <w:rPrChange w:id="5216" w:author="Edward Leung" w:date="2017-01-10T12:35:00Z">
                  <w:rPr/>
                </w:rPrChange>
              </w:rPr>
              <w:t>Prefilled</w:t>
            </w:r>
          </w:p>
        </w:tc>
        <w:tc>
          <w:tcPr>
            <w:tcW w:w="1237" w:type="dxa"/>
            <w:vAlign w:val="center"/>
          </w:tcPr>
          <w:p w14:paraId="0D2FDBED" w14:textId="77777777" w:rsidR="00463122" w:rsidRPr="00184A3A" w:rsidRDefault="00463122" w:rsidP="0098195F">
            <w:pPr>
              <w:spacing w:after="0"/>
              <w:rPr>
                <w:rPrChange w:id="5217" w:author="Edward Leung" w:date="2017-01-10T12:35:00Z">
                  <w:rPr/>
                </w:rPrChange>
              </w:rPr>
            </w:pPr>
            <w:r w:rsidRPr="00184A3A">
              <w:rPr>
                <w:rPrChange w:id="5218" w:author="Edward Leung" w:date="2017-01-10T12:35:00Z">
                  <w:rPr/>
                </w:rPrChange>
              </w:rPr>
              <w:t>-</w:t>
            </w:r>
          </w:p>
        </w:tc>
        <w:tc>
          <w:tcPr>
            <w:tcW w:w="1103" w:type="dxa"/>
            <w:vAlign w:val="center"/>
          </w:tcPr>
          <w:p w14:paraId="0014DBEF" w14:textId="77777777" w:rsidR="00463122" w:rsidRPr="00184A3A" w:rsidRDefault="00463122" w:rsidP="0098195F">
            <w:pPr>
              <w:spacing w:after="0"/>
              <w:rPr>
                <w:rPrChange w:id="5219" w:author="Edward Leung" w:date="2017-01-10T12:35:00Z">
                  <w:rPr/>
                </w:rPrChange>
              </w:rPr>
            </w:pPr>
            <w:r w:rsidRPr="00184A3A">
              <w:rPr>
                <w:rPrChange w:id="5220" w:author="Edward Leung" w:date="2017-01-10T12:35:00Z">
                  <w:rPr/>
                </w:rPrChange>
              </w:rPr>
              <w:t>A</w:t>
            </w:r>
          </w:p>
        </w:tc>
        <w:tc>
          <w:tcPr>
            <w:tcW w:w="1800" w:type="dxa"/>
            <w:vAlign w:val="center"/>
          </w:tcPr>
          <w:p w14:paraId="3B460238" w14:textId="77777777" w:rsidR="00463122" w:rsidRPr="00184A3A" w:rsidRDefault="00463122" w:rsidP="0098195F">
            <w:pPr>
              <w:spacing w:after="0"/>
              <w:rPr>
                <w:rPrChange w:id="5221" w:author="Edward Leung" w:date="2017-01-10T12:35:00Z">
                  <w:rPr/>
                </w:rPrChange>
              </w:rPr>
            </w:pPr>
            <w:r w:rsidRPr="00184A3A">
              <w:rPr>
                <w:rPrChange w:id="5222" w:author="Edward Leung" w:date="2017-01-10T12:35:00Z">
                  <w:rPr/>
                </w:rPrChange>
              </w:rPr>
              <w:t>-</w:t>
            </w:r>
          </w:p>
        </w:tc>
        <w:tc>
          <w:tcPr>
            <w:tcW w:w="2070" w:type="dxa"/>
            <w:vAlign w:val="center"/>
          </w:tcPr>
          <w:p w14:paraId="07CFE023" w14:textId="77777777" w:rsidR="00463122" w:rsidRPr="00184A3A" w:rsidRDefault="00463122" w:rsidP="0098195F">
            <w:pPr>
              <w:spacing w:after="0"/>
              <w:rPr>
                <w:rPrChange w:id="5223" w:author="Edward Leung" w:date="2017-01-10T12:35:00Z">
                  <w:rPr/>
                </w:rPrChange>
              </w:rPr>
            </w:pPr>
            <w:r w:rsidRPr="00184A3A">
              <w:rPr>
                <w:rPrChange w:id="5224" w:author="Edward Leung" w:date="2017-01-10T12:35:00Z">
                  <w:rPr/>
                </w:rPrChange>
              </w:rPr>
              <w:t>The Start Time of the Job</w:t>
            </w:r>
          </w:p>
        </w:tc>
      </w:tr>
      <w:tr w:rsidR="00463122" w:rsidRPr="00184A3A" w14:paraId="19BE4619" w14:textId="77777777" w:rsidTr="0098195F">
        <w:tc>
          <w:tcPr>
            <w:tcW w:w="1553" w:type="dxa"/>
            <w:vAlign w:val="center"/>
          </w:tcPr>
          <w:p w14:paraId="542A7E56" w14:textId="77777777" w:rsidR="00463122" w:rsidRPr="00184A3A" w:rsidRDefault="00463122" w:rsidP="0098195F">
            <w:pPr>
              <w:spacing w:after="0"/>
              <w:ind w:left="-18" w:right="-108"/>
              <w:rPr>
                <w:b/>
                <w:rPrChange w:id="5225" w:author="Edward Leung" w:date="2017-01-10T12:35:00Z">
                  <w:rPr>
                    <w:b/>
                  </w:rPr>
                </w:rPrChange>
              </w:rPr>
            </w:pPr>
            <w:r w:rsidRPr="00184A3A">
              <w:rPr>
                <w:b/>
                <w:rPrChange w:id="5226" w:author="Edward Leung" w:date="2017-01-10T12:35:00Z">
                  <w:rPr>
                    <w:b/>
                  </w:rPr>
                </w:rPrChange>
              </w:rPr>
              <w:t>End Time</w:t>
            </w:r>
          </w:p>
        </w:tc>
        <w:tc>
          <w:tcPr>
            <w:tcW w:w="1260" w:type="dxa"/>
            <w:vAlign w:val="center"/>
          </w:tcPr>
          <w:p w14:paraId="7D3D8387" w14:textId="77777777" w:rsidR="00463122" w:rsidRPr="00184A3A" w:rsidRDefault="00463122" w:rsidP="0098195F">
            <w:pPr>
              <w:spacing w:after="0"/>
              <w:rPr>
                <w:rPrChange w:id="5227" w:author="Edward Leung" w:date="2017-01-10T12:35:00Z">
                  <w:rPr/>
                </w:rPrChange>
              </w:rPr>
            </w:pPr>
            <w:r w:rsidRPr="00184A3A">
              <w:rPr>
                <w:rPrChange w:id="5228" w:author="Edward Leung" w:date="2017-01-10T12:35:00Z">
                  <w:rPr/>
                </w:rPrChange>
              </w:rPr>
              <w:t>Read-only text</w:t>
            </w:r>
          </w:p>
        </w:tc>
        <w:tc>
          <w:tcPr>
            <w:tcW w:w="1170" w:type="dxa"/>
            <w:vAlign w:val="center"/>
          </w:tcPr>
          <w:p w14:paraId="3BEBCD86" w14:textId="77777777" w:rsidR="00463122" w:rsidRPr="00184A3A" w:rsidRDefault="00463122" w:rsidP="0098195F">
            <w:pPr>
              <w:spacing w:after="0"/>
              <w:rPr>
                <w:rPrChange w:id="5229" w:author="Edward Leung" w:date="2017-01-10T12:35:00Z">
                  <w:rPr/>
                </w:rPrChange>
              </w:rPr>
            </w:pPr>
            <w:r w:rsidRPr="00184A3A">
              <w:rPr>
                <w:rPrChange w:id="5230" w:author="Edward Leung" w:date="2017-01-10T12:35:00Z">
                  <w:rPr/>
                </w:rPrChange>
              </w:rPr>
              <w:t>Prefilled</w:t>
            </w:r>
          </w:p>
        </w:tc>
        <w:tc>
          <w:tcPr>
            <w:tcW w:w="1237" w:type="dxa"/>
            <w:vAlign w:val="center"/>
          </w:tcPr>
          <w:p w14:paraId="603874B4" w14:textId="77777777" w:rsidR="00463122" w:rsidRPr="00184A3A" w:rsidRDefault="00463122" w:rsidP="0098195F">
            <w:pPr>
              <w:spacing w:after="0"/>
              <w:rPr>
                <w:rPrChange w:id="5231" w:author="Edward Leung" w:date="2017-01-10T12:35:00Z">
                  <w:rPr/>
                </w:rPrChange>
              </w:rPr>
            </w:pPr>
            <w:r w:rsidRPr="00184A3A">
              <w:rPr>
                <w:rPrChange w:id="5232" w:author="Edward Leung" w:date="2017-01-10T12:35:00Z">
                  <w:rPr/>
                </w:rPrChange>
              </w:rPr>
              <w:t>-</w:t>
            </w:r>
          </w:p>
        </w:tc>
        <w:tc>
          <w:tcPr>
            <w:tcW w:w="1103" w:type="dxa"/>
            <w:vAlign w:val="center"/>
          </w:tcPr>
          <w:p w14:paraId="70E21439" w14:textId="77777777" w:rsidR="00463122" w:rsidRPr="00184A3A" w:rsidRDefault="00463122" w:rsidP="0098195F">
            <w:pPr>
              <w:spacing w:after="0"/>
              <w:rPr>
                <w:rPrChange w:id="5233" w:author="Edward Leung" w:date="2017-01-10T12:35:00Z">
                  <w:rPr/>
                </w:rPrChange>
              </w:rPr>
            </w:pPr>
            <w:r w:rsidRPr="00184A3A">
              <w:rPr>
                <w:rPrChange w:id="5234" w:author="Edward Leung" w:date="2017-01-10T12:35:00Z">
                  <w:rPr/>
                </w:rPrChange>
              </w:rPr>
              <w:t>A</w:t>
            </w:r>
          </w:p>
        </w:tc>
        <w:tc>
          <w:tcPr>
            <w:tcW w:w="1800" w:type="dxa"/>
            <w:vAlign w:val="center"/>
          </w:tcPr>
          <w:p w14:paraId="2C2ED20F" w14:textId="77777777" w:rsidR="00463122" w:rsidRPr="00184A3A" w:rsidRDefault="00463122" w:rsidP="0098195F">
            <w:pPr>
              <w:spacing w:after="0"/>
              <w:rPr>
                <w:rPrChange w:id="5235" w:author="Edward Leung" w:date="2017-01-10T12:35:00Z">
                  <w:rPr/>
                </w:rPrChange>
              </w:rPr>
            </w:pPr>
            <w:r w:rsidRPr="00184A3A">
              <w:rPr>
                <w:rPrChange w:id="5236" w:author="Edward Leung" w:date="2017-01-10T12:35:00Z">
                  <w:rPr/>
                </w:rPrChange>
              </w:rPr>
              <w:t>-</w:t>
            </w:r>
          </w:p>
        </w:tc>
        <w:tc>
          <w:tcPr>
            <w:tcW w:w="2070" w:type="dxa"/>
            <w:vAlign w:val="center"/>
          </w:tcPr>
          <w:p w14:paraId="1B3D4CF6" w14:textId="77777777" w:rsidR="00463122" w:rsidRPr="00184A3A" w:rsidRDefault="00463122" w:rsidP="0098195F">
            <w:pPr>
              <w:spacing w:after="0"/>
              <w:rPr>
                <w:rPrChange w:id="5237" w:author="Edward Leung" w:date="2017-01-10T12:35:00Z">
                  <w:rPr/>
                </w:rPrChange>
              </w:rPr>
            </w:pPr>
            <w:r w:rsidRPr="00184A3A">
              <w:rPr>
                <w:rPrChange w:id="5238" w:author="Edward Leung" w:date="2017-01-10T12:35:00Z">
                  <w:rPr/>
                </w:rPrChange>
              </w:rPr>
              <w:t>The End Time of the Job</w:t>
            </w:r>
          </w:p>
        </w:tc>
      </w:tr>
      <w:tr w:rsidR="00463122" w:rsidRPr="00184A3A" w14:paraId="65E379E0" w14:textId="77777777" w:rsidTr="0098195F">
        <w:tc>
          <w:tcPr>
            <w:tcW w:w="1553" w:type="dxa"/>
            <w:vAlign w:val="center"/>
          </w:tcPr>
          <w:p w14:paraId="3393E08F" w14:textId="77777777" w:rsidR="00463122" w:rsidRPr="00184A3A" w:rsidRDefault="00463122" w:rsidP="0098195F">
            <w:pPr>
              <w:spacing w:after="0"/>
              <w:ind w:left="-18" w:right="-108"/>
              <w:rPr>
                <w:b/>
                <w:rPrChange w:id="5239" w:author="Edward Leung" w:date="2017-01-10T12:35:00Z">
                  <w:rPr>
                    <w:b/>
                  </w:rPr>
                </w:rPrChange>
              </w:rPr>
            </w:pPr>
            <w:r w:rsidRPr="00184A3A">
              <w:rPr>
                <w:b/>
                <w:rPrChange w:id="5240" w:author="Edward Leung" w:date="2017-01-10T12:35:00Z">
                  <w:rPr>
                    <w:b/>
                  </w:rPr>
                </w:rPrChange>
              </w:rPr>
              <w:t>Status</w:t>
            </w:r>
          </w:p>
        </w:tc>
        <w:tc>
          <w:tcPr>
            <w:tcW w:w="1260" w:type="dxa"/>
            <w:vAlign w:val="center"/>
          </w:tcPr>
          <w:p w14:paraId="4B1A9F9F" w14:textId="77777777" w:rsidR="00463122" w:rsidRPr="00184A3A" w:rsidRDefault="00463122" w:rsidP="0098195F">
            <w:pPr>
              <w:spacing w:after="0"/>
              <w:rPr>
                <w:rPrChange w:id="5241" w:author="Edward Leung" w:date="2017-01-10T12:35:00Z">
                  <w:rPr/>
                </w:rPrChange>
              </w:rPr>
            </w:pPr>
            <w:r w:rsidRPr="00184A3A">
              <w:rPr>
                <w:rPrChange w:id="5242" w:author="Edward Leung" w:date="2017-01-10T12:35:00Z">
                  <w:rPr/>
                </w:rPrChange>
              </w:rPr>
              <w:t>Read-only text</w:t>
            </w:r>
          </w:p>
        </w:tc>
        <w:tc>
          <w:tcPr>
            <w:tcW w:w="1170" w:type="dxa"/>
            <w:vAlign w:val="center"/>
          </w:tcPr>
          <w:p w14:paraId="576A7026" w14:textId="77777777" w:rsidR="00463122" w:rsidRPr="00184A3A" w:rsidRDefault="00463122" w:rsidP="0098195F">
            <w:pPr>
              <w:spacing w:after="0"/>
              <w:rPr>
                <w:rPrChange w:id="5243" w:author="Edward Leung" w:date="2017-01-10T12:35:00Z">
                  <w:rPr/>
                </w:rPrChange>
              </w:rPr>
            </w:pPr>
            <w:r w:rsidRPr="00184A3A">
              <w:rPr>
                <w:rPrChange w:id="5244" w:author="Edward Leung" w:date="2017-01-10T12:35:00Z">
                  <w:rPr/>
                </w:rPrChange>
              </w:rPr>
              <w:t>Prefilled</w:t>
            </w:r>
          </w:p>
        </w:tc>
        <w:tc>
          <w:tcPr>
            <w:tcW w:w="1237" w:type="dxa"/>
            <w:vAlign w:val="center"/>
          </w:tcPr>
          <w:p w14:paraId="295D5665" w14:textId="77777777" w:rsidR="00463122" w:rsidRPr="00184A3A" w:rsidRDefault="00463122" w:rsidP="0098195F">
            <w:pPr>
              <w:spacing w:after="0"/>
              <w:rPr>
                <w:rPrChange w:id="5245" w:author="Edward Leung" w:date="2017-01-10T12:35:00Z">
                  <w:rPr/>
                </w:rPrChange>
              </w:rPr>
            </w:pPr>
            <w:r w:rsidRPr="00184A3A">
              <w:rPr>
                <w:rPrChange w:id="5246" w:author="Edward Leung" w:date="2017-01-10T12:35:00Z">
                  <w:rPr/>
                </w:rPrChange>
              </w:rPr>
              <w:t>-</w:t>
            </w:r>
          </w:p>
        </w:tc>
        <w:tc>
          <w:tcPr>
            <w:tcW w:w="1103" w:type="dxa"/>
            <w:vAlign w:val="center"/>
          </w:tcPr>
          <w:p w14:paraId="7CC82C71" w14:textId="77777777" w:rsidR="00463122" w:rsidRPr="00184A3A" w:rsidRDefault="00463122" w:rsidP="0098195F">
            <w:pPr>
              <w:spacing w:after="0"/>
              <w:rPr>
                <w:rPrChange w:id="5247" w:author="Edward Leung" w:date="2017-01-10T12:35:00Z">
                  <w:rPr/>
                </w:rPrChange>
              </w:rPr>
            </w:pPr>
            <w:r w:rsidRPr="00184A3A">
              <w:rPr>
                <w:rPrChange w:id="5248" w:author="Edward Leung" w:date="2017-01-10T12:35:00Z">
                  <w:rPr/>
                </w:rPrChange>
              </w:rPr>
              <w:t>A</w:t>
            </w:r>
          </w:p>
        </w:tc>
        <w:tc>
          <w:tcPr>
            <w:tcW w:w="1800" w:type="dxa"/>
            <w:vAlign w:val="center"/>
          </w:tcPr>
          <w:p w14:paraId="265DDD65" w14:textId="77777777" w:rsidR="00463122" w:rsidRPr="00184A3A" w:rsidRDefault="00463122" w:rsidP="0098195F">
            <w:pPr>
              <w:spacing w:after="0"/>
              <w:rPr>
                <w:rPrChange w:id="5249" w:author="Edward Leung" w:date="2017-01-10T12:35:00Z">
                  <w:rPr/>
                </w:rPrChange>
              </w:rPr>
            </w:pPr>
            <w:r w:rsidRPr="00184A3A">
              <w:rPr>
                <w:rPrChange w:id="5250" w:author="Edward Leung" w:date="2017-01-10T12:35:00Z">
                  <w:rPr/>
                </w:rPrChange>
              </w:rPr>
              <w:t>-</w:t>
            </w:r>
          </w:p>
        </w:tc>
        <w:tc>
          <w:tcPr>
            <w:tcW w:w="2070" w:type="dxa"/>
            <w:vAlign w:val="center"/>
          </w:tcPr>
          <w:p w14:paraId="7A03265B" w14:textId="77777777" w:rsidR="00463122" w:rsidRPr="00184A3A" w:rsidRDefault="00463122" w:rsidP="0098195F">
            <w:pPr>
              <w:spacing w:after="0"/>
              <w:rPr>
                <w:rPrChange w:id="5251" w:author="Edward Leung" w:date="2017-01-10T12:35:00Z">
                  <w:rPr/>
                </w:rPrChange>
              </w:rPr>
            </w:pPr>
            <w:r w:rsidRPr="00184A3A">
              <w:rPr>
                <w:rPrChange w:id="5252" w:author="Edward Leung" w:date="2017-01-10T12:35:00Z">
                  <w:rPr/>
                </w:rPrChange>
              </w:rPr>
              <w:t>The Status of the Job</w:t>
            </w:r>
          </w:p>
        </w:tc>
      </w:tr>
      <w:tr w:rsidR="00463122" w:rsidRPr="00184A3A" w14:paraId="6ECB1C28" w14:textId="77777777" w:rsidTr="0098195F">
        <w:tc>
          <w:tcPr>
            <w:tcW w:w="1553" w:type="dxa"/>
            <w:vAlign w:val="center"/>
          </w:tcPr>
          <w:p w14:paraId="62C77A4A" w14:textId="77777777" w:rsidR="00463122" w:rsidRPr="00184A3A" w:rsidRDefault="00463122" w:rsidP="0098195F">
            <w:pPr>
              <w:spacing w:after="0"/>
              <w:ind w:left="-18" w:right="-108"/>
              <w:rPr>
                <w:b/>
                <w:rPrChange w:id="5253" w:author="Edward Leung" w:date="2017-01-10T12:35:00Z">
                  <w:rPr>
                    <w:b/>
                  </w:rPr>
                </w:rPrChange>
              </w:rPr>
            </w:pPr>
            <w:r w:rsidRPr="00184A3A">
              <w:rPr>
                <w:b/>
                <w:rPrChange w:id="5254" w:author="Edward Leung" w:date="2017-01-10T12:35:00Z">
                  <w:rPr>
                    <w:b/>
                  </w:rPr>
                </w:rPrChange>
              </w:rPr>
              <w:t># Scheme</w:t>
            </w:r>
          </w:p>
        </w:tc>
        <w:tc>
          <w:tcPr>
            <w:tcW w:w="1260" w:type="dxa"/>
            <w:vAlign w:val="center"/>
          </w:tcPr>
          <w:p w14:paraId="19AB42A6" w14:textId="77777777" w:rsidR="00463122" w:rsidRPr="00184A3A" w:rsidRDefault="00463122" w:rsidP="0098195F">
            <w:pPr>
              <w:spacing w:after="0"/>
              <w:rPr>
                <w:rPrChange w:id="5255" w:author="Edward Leung" w:date="2017-01-10T12:35:00Z">
                  <w:rPr/>
                </w:rPrChange>
              </w:rPr>
            </w:pPr>
            <w:r w:rsidRPr="00184A3A">
              <w:rPr>
                <w:rPrChange w:id="5256" w:author="Edward Leung" w:date="2017-01-10T12:35:00Z">
                  <w:rPr/>
                </w:rPrChange>
              </w:rPr>
              <w:t>Read-only text</w:t>
            </w:r>
          </w:p>
        </w:tc>
        <w:tc>
          <w:tcPr>
            <w:tcW w:w="1170" w:type="dxa"/>
            <w:vAlign w:val="center"/>
          </w:tcPr>
          <w:p w14:paraId="5A28A502" w14:textId="77777777" w:rsidR="00463122" w:rsidRPr="00184A3A" w:rsidRDefault="00463122" w:rsidP="0098195F">
            <w:pPr>
              <w:spacing w:after="0"/>
              <w:rPr>
                <w:rPrChange w:id="5257" w:author="Edward Leung" w:date="2017-01-10T12:35:00Z">
                  <w:rPr/>
                </w:rPrChange>
              </w:rPr>
            </w:pPr>
            <w:r w:rsidRPr="00184A3A">
              <w:rPr>
                <w:rPrChange w:id="5258" w:author="Edward Leung" w:date="2017-01-10T12:35:00Z">
                  <w:rPr/>
                </w:rPrChange>
              </w:rPr>
              <w:t>Prefilled</w:t>
            </w:r>
          </w:p>
        </w:tc>
        <w:tc>
          <w:tcPr>
            <w:tcW w:w="1237" w:type="dxa"/>
            <w:vAlign w:val="center"/>
          </w:tcPr>
          <w:p w14:paraId="644F1B3C" w14:textId="77777777" w:rsidR="00463122" w:rsidRPr="00184A3A" w:rsidRDefault="00463122" w:rsidP="0098195F">
            <w:pPr>
              <w:spacing w:after="0"/>
              <w:rPr>
                <w:rPrChange w:id="5259" w:author="Edward Leung" w:date="2017-01-10T12:35:00Z">
                  <w:rPr/>
                </w:rPrChange>
              </w:rPr>
            </w:pPr>
            <w:r w:rsidRPr="00184A3A">
              <w:rPr>
                <w:rPrChange w:id="5260" w:author="Edward Leung" w:date="2017-01-10T12:35:00Z">
                  <w:rPr/>
                </w:rPrChange>
              </w:rPr>
              <w:t>-</w:t>
            </w:r>
          </w:p>
        </w:tc>
        <w:tc>
          <w:tcPr>
            <w:tcW w:w="1103" w:type="dxa"/>
            <w:vAlign w:val="center"/>
          </w:tcPr>
          <w:p w14:paraId="49D4C103" w14:textId="77777777" w:rsidR="00463122" w:rsidRPr="00184A3A" w:rsidRDefault="00463122" w:rsidP="0098195F">
            <w:pPr>
              <w:spacing w:after="0"/>
              <w:rPr>
                <w:rPrChange w:id="5261" w:author="Edward Leung" w:date="2017-01-10T12:35:00Z">
                  <w:rPr/>
                </w:rPrChange>
              </w:rPr>
            </w:pPr>
            <w:r w:rsidRPr="00184A3A">
              <w:rPr>
                <w:rPrChange w:id="5262" w:author="Edward Leung" w:date="2017-01-10T12:35:00Z">
                  <w:rPr/>
                </w:rPrChange>
              </w:rPr>
              <w:t>A</w:t>
            </w:r>
          </w:p>
        </w:tc>
        <w:tc>
          <w:tcPr>
            <w:tcW w:w="1800" w:type="dxa"/>
            <w:vAlign w:val="center"/>
          </w:tcPr>
          <w:p w14:paraId="01FD5F5E" w14:textId="77777777" w:rsidR="00463122" w:rsidRPr="00184A3A" w:rsidRDefault="00463122" w:rsidP="0098195F">
            <w:pPr>
              <w:spacing w:after="0"/>
              <w:rPr>
                <w:rPrChange w:id="5263" w:author="Edward Leung" w:date="2017-01-10T12:35:00Z">
                  <w:rPr/>
                </w:rPrChange>
              </w:rPr>
            </w:pPr>
            <w:r w:rsidRPr="00184A3A">
              <w:rPr>
                <w:rPrChange w:id="5264" w:author="Edward Leung" w:date="2017-01-10T12:35:00Z">
                  <w:rPr/>
                </w:rPrChange>
              </w:rPr>
              <w:t>-</w:t>
            </w:r>
          </w:p>
        </w:tc>
        <w:tc>
          <w:tcPr>
            <w:tcW w:w="2070" w:type="dxa"/>
            <w:vAlign w:val="center"/>
          </w:tcPr>
          <w:p w14:paraId="7040535D" w14:textId="77777777" w:rsidR="00463122" w:rsidRPr="00184A3A" w:rsidRDefault="00463122" w:rsidP="0098195F">
            <w:pPr>
              <w:spacing w:after="0"/>
              <w:rPr>
                <w:rPrChange w:id="5265" w:author="Edward Leung" w:date="2017-01-10T12:35:00Z">
                  <w:rPr/>
                </w:rPrChange>
              </w:rPr>
            </w:pPr>
            <w:r w:rsidRPr="00184A3A">
              <w:rPr>
                <w:rPrChange w:id="5266" w:author="Edward Leung" w:date="2017-01-10T12:35:00Z">
                  <w:rPr/>
                </w:rPrChange>
              </w:rPr>
              <w:t>The number of the scheme of the job</w:t>
            </w:r>
          </w:p>
        </w:tc>
      </w:tr>
    </w:tbl>
    <w:p w14:paraId="010427BE" w14:textId="77777777" w:rsidR="00463122" w:rsidRPr="00184A3A" w:rsidRDefault="00463122" w:rsidP="00463122">
      <w:pPr>
        <w:ind w:left="360"/>
        <w:rPr>
          <w:lang w:eastAsia="zh-CN"/>
          <w:rPrChange w:id="5267" w:author="Edward Leung" w:date="2017-01-10T12:35:00Z">
            <w:rPr>
              <w:lang w:eastAsia="zh-CN"/>
            </w:rPr>
          </w:rPrChange>
        </w:rPr>
      </w:pPr>
    </w:p>
    <w:p w14:paraId="17754538" w14:textId="77777777" w:rsidR="00463122" w:rsidRPr="00184A3A" w:rsidRDefault="00463122" w:rsidP="00463122">
      <w:pPr>
        <w:pStyle w:val="Heading4"/>
        <w:ind w:left="864"/>
        <w:rPr>
          <w:rPrChange w:id="5268" w:author="Edward Leung" w:date="2017-01-10T12:35:00Z">
            <w:rPr/>
          </w:rPrChange>
        </w:rPr>
      </w:pPr>
      <w:r w:rsidRPr="00184A3A">
        <w:rPr>
          <w:rPrChange w:id="5269" w:author="Edward Leung" w:date="2017-01-10T12:35:00Z">
            <w:rPr/>
          </w:rPrChange>
        </w:rPr>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63122" w:rsidRPr="00184A3A" w14:paraId="730A4891" w14:textId="77777777" w:rsidTr="0098195F">
        <w:tc>
          <w:tcPr>
            <w:tcW w:w="1900" w:type="dxa"/>
            <w:shd w:val="clear" w:color="auto" w:fill="C6D9F1"/>
          </w:tcPr>
          <w:p w14:paraId="08ED3ABB" w14:textId="77777777" w:rsidR="00463122" w:rsidRPr="00184A3A" w:rsidRDefault="00463122" w:rsidP="0098195F">
            <w:pPr>
              <w:rPr>
                <w:b/>
                <w:rPrChange w:id="5270" w:author="Edward Leung" w:date="2017-01-10T12:35:00Z">
                  <w:rPr>
                    <w:b/>
                  </w:rPr>
                </w:rPrChange>
              </w:rPr>
            </w:pPr>
            <w:r w:rsidRPr="00184A3A">
              <w:rPr>
                <w:b/>
                <w:rPrChange w:id="5271" w:author="Edward Leung" w:date="2017-01-10T12:35:00Z">
                  <w:rPr>
                    <w:b/>
                  </w:rPr>
                </w:rPrChange>
              </w:rPr>
              <w:t>Screen Object</w:t>
            </w:r>
          </w:p>
        </w:tc>
        <w:tc>
          <w:tcPr>
            <w:tcW w:w="1120" w:type="dxa"/>
            <w:shd w:val="clear" w:color="auto" w:fill="C6D9F1"/>
          </w:tcPr>
          <w:p w14:paraId="0FF2DE8F" w14:textId="77777777" w:rsidR="00463122" w:rsidRPr="00184A3A" w:rsidRDefault="00463122" w:rsidP="0098195F">
            <w:pPr>
              <w:rPr>
                <w:b/>
                <w:rPrChange w:id="5272" w:author="Edward Leung" w:date="2017-01-10T12:35:00Z">
                  <w:rPr>
                    <w:b/>
                  </w:rPr>
                </w:rPrChange>
              </w:rPr>
            </w:pPr>
            <w:r w:rsidRPr="00184A3A">
              <w:rPr>
                <w:b/>
                <w:rPrChange w:id="5273" w:author="Edward Leung" w:date="2017-01-10T12:35:00Z">
                  <w:rPr>
                    <w:b/>
                  </w:rPr>
                </w:rPrChange>
              </w:rPr>
              <w:t>Object Type</w:t>
            </w:r>
          </w:p>
        </w:tc>
        <w:tc>
          <w:tcPr>
            <w:tcW w:w="3920" w:type="dxa"/>
            <w:shd w:val="clear" w:color="auto" w:fill="C6D9F1"/>
          </w:tcPr>
          <w:p w14:paraId="7350BBC5" w14:textId="77777777" w:rsidR="00463122" w:rsidRPr="00184A3A" w:rsidRDefault="00463122" w:rsidP="0098195F">
            <w:pPr>
              <w:rPr>
                <w:b/>
                <w:rPrChange w:id="5274" w:author="Edward Leung" w:date="2017-01-10T12:35:00Z">
                  <w:rPr>
                    <w:b/>
                  </w:rPr>
                </w:rPrChange>
              </w:rPr>
            </w:pPr>
            <w:r w:rsidRPr="00184A3A">
              <w:rPr>
                <w:b/>
                <w:rPrChange w:id="5275" w:author="Edward Leung" w:date="2017-01-10T12:35:00Z">
                  <w:rPr>
                    <w:b/>
                  </w:rPr>
                </w:rPrChange>
              </w:rPr>
              <w:t>Action / Event / Response</w:t>
            </w:r>
          </w:p>
        </w:tc>
        <w:tc>
          <w:tcPr>
            <w:tcW w:w="3420" w:type="dxa"/>
            <w:shd w:val="clear" w:color="auto" w:fill="C6D9F1"/>
          </w:tcPr>
          <w:p w14:paraId="7B407660" w14:textId="77777777" w:rsidR="00463122" w:rsidRPr="00184A3A" w:rsidRDefault="00463122" w:rsidP="0098195F">
            <w:pPr>
              <w:rPr>
                <w:b/>
                <w:rPrChange w:id="5276" w:author="Edward Leung" w:date="2017-01-10T12:35:00Z">
                  <w:rPr>
                    <w:b/>
                  </w:rPr>
                </w:rPrChange>
              </w:rPr>
            </w:pPr>
            <w:r w:rsidRPr="00184A3A">
              <w:rPr>
                <w:b/>
                <w:rPrChange w:id="5277" w:author="Edward Leung" w:date="2017-01-10T12:35:00Z">
                  <w:rPr>
                    <w:b/>
                  </w:rPr>
                </w:rPrChange>
              </w:rPr>
              <w:t>Remarks</w:t>
            </w:r>
          </w:p>
        </w:tc>
      </w:tr>
      <w:tr w:rsidR="00463122" w:rsidRPr="00184A3A" w14:paraId="756298A0" w14:textId="77777777" w:rsidTr="0098195F">
        <w:tc>
          <w:tcPr>
            <w:tcW w:w="1900" w:type="dxa"/>
          </w:tcPr>
          <w:p w14:paraId="6C8EE114" w14:textId="77777777" w:rsidR="00463122" w:rsidRPr="00184A3A" w:rsidRDefault="00463122" w:rsidP="0098195F">
            <w:pPr>
              <w:rPr>
                <w:rPrChange w:id="5278" w:author="Edward Leung" w:date="2017-01-10T12:35:00Z">
                  <w:rPr/>
                </w:rPrChange>
              </w:rPr>
            </w:pPr>
            <w:r w:rsidRPr="00184A3A">
              <w:rPr>
                <w:rPrChange w:id="5279" w:author="Edward Leung" w:date="2017-01-10T12:35:00Z">
                  <w:rPr/>
                </w:rPrChange>
              </w:rPr>
              <w:t>Operation -View</w:t>
            </w:r>
          </w:p>
        </w:tc>
        <w:tc>
          <w:tcPr>
            <w:tcW w:w="1120" w:type="dxa"/>
          </w:tcPr>
          <w:p w14:paraId="405DA697" w14:textId="77777777" w:rsidR="00463122" w:rsidRPr="00184A3A" w:rsidRDefault="00463122" w:rsidP="0098195F">
            <w:pPr>
              <w:rPr>
                <w:rPrChange w:id="5280" w:author="Edward Leung" w:date="2017-01-10T12:35:00Z">
                  <w:rPr/>
                </w:rPrChange>
              </w:rPr>
            </w:pPr>
            <w:r w:rsidRPr="00184A3A">
              <w:rPr>
                <w:rPrChange w:id="5281" w:author="Edward Leung" w:date="2017-01-10T12:35:00Z">
                  <w:rPr/>
                </w:rPrChange>
              </w:rPr>
              <w:t>Button</w:t>
            </w:r>
          </w:p>
        </w:tc>
        <w:tc>
          <w:tcPr>
            <w:tcW w:w="3920" w:type="dxa"/>
          </w:tcPr>
          <w:p w14:paraId="63CCBF1A" w14:textId="77777777" w:rsidR="00463122" w:rsidRPr="00184A3A" w:rsidRDefault="00463122" w:rsidP="0098195F">
            <w:pPr>
              <w:rPr>
                <w:rPrChange w:id="5282" w:author="Edward Leung" w:date="2017-01-10T12:35:00Z">
                  <w:rPr/>
                </w:rPrChange>
              </w:rPr>
            </w:pPr>
            <w:r w:rsidRPr="00184A3A">
              <w:rPr>
                <w:rPrChange w:id="5283" w:author="Edward Leung" w:date="2017-01-10T12:35:00Z">
                  <w:rPr/>
                </w:rPrChange>
              </w:rPr>
              <w:t>View the corresponding job log detail</w:t>
            </w:r>
          </w:p>
        </w:tc>
        <w:tc>
          <w:tcPr>
            <w:tcW w:w="3420" w:type="dxa"/>
          </w:tcPr>
          <w:p w14:paraId="40CC36E4" w14:textId="77777777" w:rsidR="00463122" w:rsidRPr="00184A3A" w:rsidRDefault="00463122" w:rsidP="0098195F">
            <w:pPr>
              <w:rPr>
                <w:rPrChange w:id="5284" w:author="Edward Leung" w:date="2017-01-10T12:35:00Z">
                  <w:rPr/>
                </w:rPrChange>
              </w:rPr>
            </w:pPr>
            <w:r w:rsidRPr="00184A3A">
              <w:rPr>
                <w:rPrChange w:id="5285" w:author="Edward Leung" w:date="2017-01-10T12:35:00Z">
                  <w:rPr/>
                </w:rPrChange>
              </w:rPr>
              <w:t>N/A</w:t>
            </w:r>
          </w:p>
        </w:tc>
      </w:tr>
    </w:tbl>
    <w:p w14:paraId="62861D1F" w14:textId="77777777" w:rsidR="00463122" w:rsidRPr="00184A3A" w:rsidRDefault="00463122" w:rsidP="00463122">
      <w:pPr>
        <w:rPr>
          <w:rPrChange w:id="5286" w:author="Edward Leung" w:date="2017-01-10T12:35:00Z">
            <w:rPr/>
          </w:rPrChange>
        </w:rPr>
      </w:pPr>
    </w:p>
    <w:p w14:paraId="4E1816C9" w14:textId="77777777" w:rsidR="00463122" w:rsidRPr="00184A3A" w:rsidRDefault="00463122" w:rsidP="00463122">
      <w:pPr>
        <w:pStyle w:val="Heading4"/>
        <w:ind w:left="864"/>
        <w:rPr>
          <w:rPrChange w:id="5287" w:author="Edward Leung" w:date="2017-01-10T12:35:00Z">
            <w:rPr/>
          </w:rPrChange>
        </w:rPr>
      </w:pPr>
      <w:r w:rsidRPr="00184A3A">
        <w:rPr>
          <w:rPrChange w:id="5288" w:author="Edward Leung" w:date="2017-01-10T12:35:00Z">
            <w:rPr/>
          </w:rPrChange>
        </w:rPr>
        <w:t>User/Security Group</w:t>
      </w:r>
    </w:p>
    <w:p w14:paraId="0D2F05C6" w14:textId="77777777" w:rsidR="00463122" w:rsidRPr="00184A3A" w:rsidRDefault="00463122" w:rsidP="00463122">
      <w:pPr>
        <w:ind w:left="360"/>
        <w:rPr>
          <w:rFonts w:eastAsia="SimSun"/>
          <w:rPrChange w:id="5289" w:author="Edward Leung" w:date="2017-01-10T12:35:00Z">
            <w:rPr>
              <w:rFonts w:eastAsia="SimSun"/>
            </w:rPr>
          </w:rPrChange>
        </w:rPr>
      </w:pPr>
      <w:r w:rsidRPr="00184A3A">
        <w:rPr>
          <w:rFonts w:eastAsia="SimSun"/>
          <w:rPrChange w:id="5290" w:author="Edward Leung" w:date="2017-01-10T12:35:00Z">
            <w:rPr>
              <w:rFonts w:eastAsia="SimSun"/>
            </w:rPr>
          </w:rPrChange>
        </w:rPr>
        <w:t>This function can be accessed by the following user(s):</w:t>
      </w:r>
    </w:p>
    <w:p w14:paraId="5FFD2DDB" w14:textId="77777777" w:rsidR="00463122" w:rsidRPr="00184A3A" w:rsidRDefault="00463122" w:rsidP="00463122">
      <w:pPr>
        <w:ind w:left="360"/>
        <w:rPr>
          <w:rFonts w:eastAsia="SimSun"/>
          <w:rPrChange w:id="5291" w:author="Edward Leung" w:date="2017-01-10T12:35:00Z">
            <w:rPr>
              <w:rFonts w:eastAsia="SimSun"/>
            </w:rPr>
          </w:rPrChange>
        </w:rPr>
      </w:pPr>
    </w:p>
    <w:p w14:paraId="0ED51BDA" w14:textId="77777777" w:rsidR="00463122" w:rsidRPr="00184A3A" w:rsidRDefault="00463122" w:rsidP="00463122">
      <w:pPr>
        <w:pStyle w:val="Heading4"/>
        <w:ind w:left="864"/>
        <w:rPr>
          <w:rPrChange w:id="5292" w:author="Edward Leung" w:date="2017-01-10T12:35:00Z">
            <w:rPr/>
          </w:rPrChange>
        </w:rPr>
      </w:pPr>
      <w:r w:rsidRPr="00184A3A">
        <w:rPr>
          <w:rPrChange w:id="5293" w:author="Edward Leung" w:date="2017-01-10T12:35:00Z">
            <w:rPr/>
          </w:rPrChange>
        </w:rPr>
        <w:t>Assumptions/Constraints</w:t>
      </w:r>
    </w:p>
    <w:p w14:paraId="209A4640" w14:textId="77777777" w:rsidR="00463122" w:rsidRPr="00184A3A" w:rsidRDefault="00463122" w:rsidP="00463122">
      <w:pPr>
        <w:ind w:left="450"/>
        <w:rPr>
          <w:lang w:eastAsia="zh-CN"/>
          <w:rPrChange w:id="5294" w:author="Edward Leung" w:date="2017-01-10T12:35:00Z">
            <w:rPr>
              <w:lang w:eastAsia="zh-CN"/>
            </w:rPr>
          </w:rPrChange>
        </w:rPr>
      </w:pPr>
      <w:r w:rsidRPr="00184A3A">
        <w:rPr>
          <w:lang w:eastAsia="zh-CN"/>
          <w:rPrChange w:id="5295" w:author="Edward Leung" w:date="2017-01-10T12:35:00Z">
            <w:rPr>
              <w:lang w:eastAsia="zh-CN"/>
            </w:rPr>
          </w:rPrChange>
        </w:rPr>
        <w:t>N/A</w:t>
      </w:r>
    </w:p>
    <w:p w14:paraId="5985C6BC" w14:textId="77777777" w:rsidR="00463122" w:rsidRPr="00184A3A" w:rsidRDefault="00463122" w:rsidP="00463122">
      <w:pPr>
        <w:pStyle w:val="Heading4"/>
        <w:ind w:left="864"/>
        <w:rPr>
          <w:rPrChange w:id="5296" w:author="Edward Leung" w:date="2017-01-10T12:35:00Z">
            <w:rPr/>
          </w:rPrChange>
        </w:rPr>
      </w:pPr>
      <w:r w:rsidRPr="00184A3A">
        <w:rPr>
          <w:rPrChange w:id="5297" w:author="Edward Leung" w:date="2017-01-10T12:35:00Z">
            <w:rPr/>
          </w:rPrChange>
        </w:rPr>
        <w:t xml:space="preserve">Error &amp; Exception List </w:t>
      </w:r>
    </w:p>
    <w:p w14:paraId="7C26110E" w14:textId="77777777" w:rsidR="00463122" w:rsidRPr="00184A3A" w:rsidRDefault="00463122" w:rsidP="00463122">
      <w:pPr>
        <w:ind w:left="450"/>
        <w:rPr>
          <w:lang w:eastAsia="zh-CN"/>
          <w:rPrChange w:id="5298" w:author="Edward Leung" w:date="2017-01-10T12:35:00Z">
            <w:rPr>
              <w:lang w:eastAsia="zh-CN"/>
            </w:rPr>
          </w:rPrChange>
        </w:rPr>
      </w:pPr>
      <w:r w:rsidRPr="00184A3A">
        <w:rPr>
          <w:lang w:eastAsia="zh-CN"/>
          <w:rPrChange w:id="5299" w:author="Edward Leung" w:date="2017-01-10T12:35:00Z">
            <w:rPr>
              <w:lang w:eastAsia="zh-CN"/>
            </w:rPr>
          </w:rPrChange>
        </w:rPr>
        <w:t>N/A</w:t>
      </w:r>
    </w:p>
    <w:p w14:paraId="5B694277" w14:textId="77777777" w:rsidR="00463122" w:rsidRPr="00184A3A" w:rsidRDefault="00463122" w:rsidP="00463122">
      <w:pPr>
        <w:rPr>
          <w:rFonts w:eastAsiaTheme="majorEastAsia" w:cstheme="majorBidi"/>
          <w:b/>
          <w:bCs/>
          <w:color w:val="4F81BD" w:themeColor="accent1"/>
          <w:lang w:eastAsia="zh-CN"/>
          <w:rPrChange w:id="5300" w:author="Edward Leung" w:date="2017-01-10T12:35:00Z">
            <w:rPr>
              <w:rFonts w:eastAsiaTheme="majorEastAsia" w:cstheme="majorBidi"/>
              <w:b/>
              <w:bCs/>
              <w:color w:val="4F81BD" w:themeColor="accent1"/>
              <w:lang w:eastAsia="zh-CN"/>
            </w:rPr>
          </w:rPrChange>
        </w:rPr>
      </w:pPr>
      <w:r w:rsidRPr="00184A3A">
        <w:rPr>
          <w:lang w:eastAsia="zh-CN"/>
          <w:rPrChange w:id="5301" w:author="Edward Leung" w:date="2017-01-10T12:35:00Z">
            <w:rPr>
              <w:lang w:eastAsia="zh-CN"/>
            </w:rPr>
          </w:rPrChange>
        </w:rPr>
        <w:br w:type="page"/>
      </w:r>
    </w:p>
    <w:p w14:paraId="7027BD26" w14:textId="77777777" w:rsidR="00463122" w:rsidRPr="00184A3A" w:rsidRDefault="00463122" w:rsidP="00463122">
      <w:pPr>
        <w:pStyle w:val="Heading3"/>
        <w:rPr>
          <w:lang w:eastAsia="zh-CN"/>
          <w:rPrChange w:id="5302" w:author="Edward Leung" w:date="2017-01-10T12:35:00Z">
            <w:rPr>
              <w:lang w:eastAsia="zh-CN"/>
            </w:rPr>
          </w:rPrChange>
        </w:rPr>
      </w:pPr>
      <w:r w:rsidRPr="00184A3A">
        <w:rPr>
          <w:lang w:eastAsia="zh-CN"/>
          <w:rPrChange w:id="5303" w:author="Edward Leung" w:date="2017-01-10T12:35:00Z">
            <w:rPr>
              <w:lang w:eastAsia="zh-CN"/>
            </w:rPr>
          </w:rPrChange>
        </w:rPr>
        <w:lastRenderedPageBreak/>
        <w:t>Job Logs View (Detail)</w:t>
      </w:r>
    </w:p>
    <w:p w14:paraId="3F90468D" w14:textId="77777777" w:rsidR="00463122" w:rsidRPr="00184A3A" w:rsidRDefault="00463122" w:rsidP="00463122">
      <w:pPr>
        <w:pStyle w:val="Heading4"/>
        <w:ind w:left="864"/>
        <w:rPr>
          <w:rPrChange w:id="5304" w:author="Edward Leung" w:date="2017-01-10T12:35:00Z">
            <w:rPr/>
          </w:rPrChange>
        </w:rPr>
      </w:pPr>
      <w:r w:rsidRPr="00184A3A">
        <w:rPr>
          <w:rPrChange w:id="5305" w:author="Edward Leung" w:date="2017-01-10T12:35:00Z">
            <w:rPr/>
          </w:rPrChange>
        </w:rPr>
        <w:t>Process/Work Flow</w:t>
      </w:r>
    </w:p>
    <w:p w14:paraId="1CEF70DB" w14:textId="77777777" w:rsidR="00463122" w:rsidRPr="00184A3A" w:rsidRDefault="00463122" w:rsidP="00463122">
      <w:pPr>
        <w:ind w:left="360"/>
        <w:rPr>
          <w:b/>
          <w:u w:val="single"/>
          <w:rPrChange w:id="5306" w:author="Edward Leung" w:date="2017-01-10T12:35:00Z">
            <w:rPr>
              <w:b/>
              <w:u w:val="single"/>
            </w:rPr>
          </w:rPrChange>
        </w:rPr>
      </w:pPr>
      <w:r w:rsidRPr="00184A3A">
        <w:rPr>
          <w:b/>
          <w:u w:val="single"/>
          <w:rPrChange w:id="5307" w:author="Edward Leung" w:date="2017-01-10T12:35:00Z">
            <w:rPr>
              <w:b/>
              <w:u w:val="single"/>
            </w:rPr>
          </w:rPrChange>
        </w:rPr>
        <w:t>Job Logs View (Detail)</w:t>
      </w:r>
    </w:p>
    <w:p w14:paraId="28C94F09" w14:textId="77777777" w:rsidR="00463122" w:rsidRPr="00184A3A" w:rsidRDefault="00463122" w:rsidP="00463122">
      <w:pPr>
        <w:ind w:left="450"/>
        <w:rPr>
          <w:lang w:eastAsia="zh-CN"/>
          <w:rPrChange w:id="5308" w:author="Edward Leung" w:date="2017-01-10T12:35:00Z">
            <w:rPr>
              <w:lang w:eastAsia="zh-CN"/>
            </w:rPr>
          </w:rPrChange>
        </w:rPr>
      </w:pPr>
      <w:r w:rsidRPr="00184A3A">
        <w:rPr>
          <w:lang w:eastAsia="zh-CN"/>
          <w:rPrChange w:id="5309" w:author="Edward Leung" w:date="2017-01-10T12:35:00Z">
            <w:rPr>
              <w:lang w:eastAsia="zh-CN"/>
            </w:rPr>
          </w:rPrChange>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463122">
      <w:pPr>
        <w:ind w:left="450"/>
        <w:rPr>
          <w:b/>
          <w:u w:val="single"/>
          <w:lang w:eastAsia="zh-CN"/>
          <w:rPrChange w:id="5310" w:author="Edward Leung" w:date="2017-01-10T12:35:00Z">
            <w:rPr>
              <w:b/>
              <w:u w:val="single"/>
              <w:lang w:eastAsia="zh-CN"/>
            </w:rPr>
          </w:rPrChange>
        </w:rPr>
      </w:pPr>
      <w:r w:rsidRPr="00184A3A">
        <w:rPr>
          <w:b/>
          <w:u w:val="single"/>
          <w:lang w:eastAsia="zh-CN"/>
          <w:rPrChange w:id="5311" w:author="Edward Leung" w:date="2017-01-10T12:35:00Z">
            <w:rPr>
              <w:b/>
              <w:u w:val="single"/>
              <w:lang w:eastAsia="zh-CN"/>
            </w:rPr>
          </w:rPrChange>
        </w:rPr>
        <w:t>Business Logic</w:t>
      </w:r>
    </w:p>
    <w:p w14:paraId="201F5E01" w14:textId="77777777" w:rsidR="00463122" w:rsidRPr="00184A3A" w:rsidRDefault="00463122" w:rsidP="00463122">
      <w:pPr>
        <w:ind w:left="450"/>
        <w:rPr>
          <w:lang w:eastAsia="zh-CN"/>
          <w:rPrChange w:id="5312" w:author="Edward Leung" w:date="2017-01-10T12:35:00Z">
            <w:rPr>
              <w:lang w:eastAsia="zh-CN"/>
            </w:rPr>
          </w:rPrChange>
        </w:rPr>
      </w:pPr>
      <w:r w:rsidRPr="00184A3A">
        <w:rPr>
          <w:lang w:eastAsia="zh-CN"/>
          <w:rPrChange w:id="5313" w:author="Edward Leung" w:date="2017-01-10T12:35:00Z">
            <w:rPr>
              <w:lang w:eastAsia="zh-CN"/>
            </w:rPr>
          </w:rPrChange>
        </w:rPr>
        <w:t>The job logs view detail is to describe the status of the detail information of the schedule jobs. Each record represents a scheduled job.</w:t>
      </w:r>
    </w:p>
    <w:p w14:paraId="6E660322" w14:textId="77777777" w:rsidR="00463122" w:rsidRPr="00184A3A" w:rsidRDefault="00463122" w:rsidP="00463122">
      <w:pPr>
        <w:pStyle w:val="Heading4"/>
        <w:ind w:left="864"/>
        <w:rPr>
          <w:rPrChange w:id="5314" w:author="Edward Leung" w:date="2017-01-10T12:35:00Z">
            <w:rPr/>
          </w:rPrChange>
        </w:rPr>
      </w:pPr>
      <w:r w:rsidRPr="00184A3A">
        <w:rPr>
          <w:rPrChange w:id="5315" w:author="Edward Leung" w:date="2017-01-10T12:35:00Z">
            <w:rPr/>
          </w:rPrChange>
        </w:rPr>
        <w:t>Screen</w:t>
      </w:r>
    </w:p>
    <w:p w14:paraId="5A932716" w14:textId="77777777" w:rsidR="00463122" w:rsidRPr="00184A3A" w:rsidRDefault="00463122" w:rsidP="00463122">
      <w:pPr>
        <w:ind w:left="360"/>
        <w:rPr>
          <w:b/>
          <w:u w:val="single"/>
          <w:rPrChange w:id="5316" w:author="Edward Leung" w:date="2017-01-10T12:35:00Z">
            <w:rPr>
              <w:b/>
              <w:u w:val="single"/>
            </w:rPr>
          </w:rPrChange>
        </w:rPr>
      </w:pPr>
      <w:r w:rsidRPr="00184A3A">
        <w:rPr>
          <w:b/>
          <w:u w:val="single"/>
          <w:rPrChange w:id="5317" w:author="Edward Leung" w:date="2017-01-10T12:35:00Z">
            <w:rPr>
              <w:b/>
              <w:u w:val="single"/>
            </w:rPr>
          </w:rPrChange>
        </w:rPr>
        <w:t>Job Logs View (Detail)</w:t>
      </w:r>
    </w:p>
    <w:p w14:paraId="5A4F5B05" w14:textId="77777777" w:rsidR="00463122" w:rsidRPr="00184A3A" w:rsidRDefault="00463122" w:rsidP="00463122">
      <w:pPr>
        <w:ind w:left="450"/>
        <w:rPr>
          <w:lang w:eastAsia="zh-CN"/>
          <w:rPrChange w:id="5318" w:author="Edward Leung" w:date="2017-01-10T12:35:00Z">
            <w:rPr>
              <w:lang w:eastAsia="zh-CN"/>
            </w:rPr>
          </w:rPrChange>
        </w:rPr>
      </w:pPr>
      <w:r w:rsidRPr="00184A3A">
        <w:rPr>
          <w:rPrChange w:id="5319" w:author="Edward Leung" w:date="2017-01-10T12:35:00Z">
            <w:rPr>
              <w:noProof/>
            </w:rPr>
          </w:rPrChange>
        </w:rPr>
        <w:drawing>
          <wp:inline distT="0" distB="0" distL="0" distR="0" wp14:anchorId="32658BD2" wp14:editId="7CB1B926">
            <wp:extent cx="5874385" cy="3738245"/>
            <wp:effectExtent l="0" t="0" r="0" b="0"/>
            <wp:docPr id="722" name="圖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4385" cy="3738245"/>
                    </a:xfrm>
                    <a:prstGeom prst="rect">
                      <a:avLst/>
                    </a:prstGeom>
                    <a:noFill/>
                    <a:ln>
                      <a:noFill/>
                    </a:ln>
                  </pic:spPr>
                </pic:pic>
              </a:graphicData>
            </a:graphic>
          </wp:inline>
        </w:drawing>
      </w:r>
    </w:p>
    <w:p w14:paraId="3163BB77" w14:textId="77777777" w:rsidR="00463122" w:rsidRPr="00184A3A" w:rsidRDefault="00463122" w:rsidP="00463122">
      <w:pPr>
        <w:pStyle w:val="Heading4"/>
        <w:ind w:left="864"/>
        <w:rPr>
          <w:rPrChange w:id="5320" w:author="Edward Leung" w:date="2017-01-10T12:35:00Z">
            <w:rPr/>
          </w:rPrChange>
        </w:rPr>
      </w:pPr>
      <w:r w:rsidRPr="00184A3A">
        <w:rPr>
          <w:rPrChange w:id="5321" w:author="Edward Leung" w:date="2017-01-10T12:35:00Z">
            <w:rPr/>
          </w:rPrChange>
        </w:rPr>
        <w:t>Data Fields &amp; Presentation Logic</w:t>
      </w:r>
    </w:p>
    <w:p w14:paraId="5A1B863E" w14:textId="77777777" w:rsidR="00463122" w:rsidRPr="00184A3A" w:rsidRDefault="00463122" w:rsidP="00463122">
      <w:pPr>
        <w:pStyle w:val="ListParagraph"/>
        <w:numPr>
          <w:ilvl w:val="0"/>
          <w:numId w:val="25"/>
        </w:numPr>
        <w:rPr>
          <w:lang w:eastAsia="zh-CN"/>
          <w:rPrChange w:id="5322" w:author="Edward Leung" w:date="2017-01-10T12:35:00Z">
            <w:rPr>
              <w:lang w:eastAsia="zh-CN"/>
            </w:rPr>
          </w:rPrChange>
        </w:rPr>
      </w:pPr>
      <w:r w:rsidRPr="00184A3A">
        <w:rPr>
          <w:lang w:eastAsia="zh-CN"/>
          <w:rPrChange w:id="5323" w:author="Edward Leung" w:date="2017-01-10T12:35:00Z">
            <w:rPr>
              <w:lang w:eastAsia="zh-CN"/>
            </w:rPr>
          </w:rPrChange>
        </w:rPr>
        <w:t>Default Sorting of the task list, Priority from top to bottom</w:t>
      </w:r>
    </w:p>
    <w:p w14:paraId="6CF9D356" w14:textId="77777777" w:rsidR="00463122" w:rsidRPr="00184A3A" w:rsidRDefault="00463122" w:rsidP="00463122">
      <w:pPr>
        <w:pStyle w:val="ListParagraph"/>
        <w:numPr>
          <w:ilvl w:val="0"/>
          <w:numId w:val="3"/>
        </w:numPr>
        <w:spacing w:line="240" w:lineRule="auto"/>
        <w:rPr>
          <w:lang w:eastAsia="zh-CN"/>
          <w:rPrChange w:id="5324" w:author="Edward Leung" w:date="2017-01-10T12:35:00Z">
            <w:rPr>
              <w:lang w:eastAsia="zh-CN"/>
            </w:rPr>
          </w:rPrChange>
        </w:rPr>
      </w:pPr>
      <w:r w:rsidRPr="00184A3A">
        <w:rPr>
          <w:lang w:eastAsia="zh-CN"/>
          <w:rPrChange w:id="5325" w:author="Edward Leung" w:date="2017-01-10T12:35:00Z">
            <w:rPr>
              <w:lang w:eastAsia="zh-CN"/>
            </w:rPr>
          </w:rPrChange>
        </w:rPr>
        <w:t>Start Time (descending)</w:t>
      </w:r>
    </w:p>
    <w:p w14:paraId="472D69C7" w14:textId="77777777" w:rsidR="00463122" w:rsidRPr="00184A3A" w:rsidRDefault="00463122" w:rsidP="00463122">
      <w:pPr>
        <w:spacing w:line="240" w:lineRule="auto"/>
        <w:rPr>
          <w:rPrChange w:id="5326" w:author="Edward Leung" w:date="2017-01-10T12:35:00Z">
            <w:rPr/>
          </w:rPrChange>
        </w:rPr>
      </w:pPr>
    </w:p>
    <w:p w14:paraId="343FC18C" w14:textId="77777777" w:rsidR="00463122" w:rsidRPr="00184A3A" w:rsidRDefault="00463122" w:rsidP="00463122">
      <w:pPr>
        <w:pStyle w:val="ListParagraph"/>
        <w:numPr>
          <w:ilvl w:val="0"/>
          <w:numId w:val="25"/>
        </w:numPr>
        <w:spacing w:line="240" w:lineRule="auto"/>
        <w:rPr>
          <w:lang w:eastAsia="zh-CN"/>
          <w:rPrChange w:id="5327" w:author="Edward Leung" w:date="2017-01-10T12:35:00Z">
            <w:rPr>
              <w:lang w:eastAsia="zh-CN"/>
            </w:rPr>
          </w:rPrChange>
        </w:rPr>
      </w:pPr>
      <w:r w:rsidRPr="00184A3A">
        <w:rPr>
          <w:lang w:eastAsia="zh-CN"/>
          <w:rPrChange w:id="5328" w:author="Edward Leung" w:date="2017-01-10T12:35:00Z">
            <w:rPr>
              <w:lang w:eastAsia="zh-CN"/>
            </w:rPr>
          </w:rPrChange>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63122" w:rsidRPr="00184A3A" w14:paraId="1B8BFEF4" w14:textId="77777777" w:rsidTr="0098195F">
        <w:trPr>
          <w:tblHeader/>
        </w:trPr>
        <w:tc>
          <w:tcPr>
            <w:tcW w:w="1553" w:type="dxa"/>
            <w:shd w:val="clear" w:color="auto" w:fill="C6D9F1"/>
            <w:vAlign w:val="center"/>
          </w:tcPr>
          <w:p w14:paraId="0CF0F1ED" w14:textId="77777777" w:rsidR="00463122" w:rsidRPr="00184A3A" w:rsidRDefault="00463122" w:rsidP="0098195F">
            <w:pPr>
              <w:spacing w:after="0"/>
              <w:rPr>
                <w:b/>
                <w:rPrChange w:id="5329" w:author="Edward Leung" w:date="2017-01-10T12:35:00Z">
                  <w:rPr>
                    <w:b/>
                  </w:rPr>
                </w:rPrChange>
              </w:rPr>
            </w:pPr>
            <w:r w:rsidRPr="00184A3A">
              <w:rPr>
                <w:b/>
                <w:rPrChange w:id="5330" w:author="Edward Leung" w:date="2017-01-10T12:35:00Z">
                  <w:rPr>
                    <w:b/>
                  </w:rPr>
                </w:rPrChange>
              </w:rPr>
              <w:lastRenderedPageBreak/>
              <w:t>Field</w:t>
            </w:r>
          </w:p>
        </w:tc>
        <w:tc>
          <w:tcPr>
            <w:tcW w:w="1260" w:type="dxa"/>
            <w:shd w:val="clear" w:color="auto" w:fill="C6D9F1"/>
            <w:vAlign w:val="center"/>
          </w:tcPr>
          <w:p w14:paraId="127DD150" w14:textId="77777777" w:rsidR="00463122" w:rsidRPr="00184A3A" w:rsidRDefault="00463122" w:rsidP="0098195F">
            <w:pPr>
              <w:spacing w:after="0"/>
              <w:rPr>
                <w:b/>
                <w:rPrChange w:id="5331" w:author="Edward Leung" w:date="2017-01-10T12:35:00Z">
                  <w:rPr>
                    <w:b/>
                  </w:rPr>
                </w:rPrChange>
              </w:rPr>
            </w:pPr>
            <w:r w:rsidRPr="00184A3A">
              <w:rPr>
                <w:b/>
                <w:rPrChange w:id="5332" w:author="Edward Leung" w:date="2017-01-10T12:35:00Z">
                  <w:rPr>
                    <w:b/>
                  </w:rPr>
                </w:rPrChange>
              </w:rPr>
              <w:t>Object Type</w:t>
            </w:r>
          </w:p>
        </w:tc>
        <w:tc>
          <w:tcPr>
            <w:tcW w:w="1170" w:type="dxa"/>
            <w:shd w:val="clear" w:color="auto" w:fill="C6D9F1"/>
            <w:vAlign w:val="center"/>
          </w:tcPr>
          <w:p w14:paraId="7FD3B716" w14:textId="77777777" w:rsidR="00463122" w:rsidRPr="00184A3A" w:rsidRDefault="00463122" w:rsidP="0098195F">
            <w:pPr>
              <w:spacing w:after="0"/>
              <w:rPr>
                <w:b/>
                <w:rPrChange w:id="5333" w:author="Edward Leung" w:date="2017-01-10T12:35:00Z">
                  <w:rPr>
                    <w:b/>
                  </w:rPr>
                </w:rPrChange>
              </w:rPr>
            </w:pPr>
            <w:r w:rsidRPr="00184A3A">
              <w:rPr>
                <w:b/>
                <w:rPrChange w:id="5334" w:author="Edward Leung" w:date="2017-01-10T12:35:00Z">
                  <w:rPr>
                    <w:b/>
                  </w:rPr>
                </w:rPrChange>
              </w:rPr>
              <w:t>Default Value</w:t>
            </w:r>
          </w:p>
        </w:tc>
        <w:tc>
          <w:tcPr>
            <w:tcW w:w="1237" w:type="dxa"/>
            <w:shd w:val="clear" w:color="auto" w:fill="C6D9F1"/>
            <w:vAlign w:val="center"/>
          </w:tcPr>
          <w:p w14:paraId="7823BCB4" w14:textId="77777777" w:rsidR="00463122" w:rsidRPr="00184A3A" w:rsidRDefault="00463122" w:rsidP="0098195F">
            <w:pPr>
              <w:spacing w:after="0"/>
              <w:rPr>
                <w:b/>
                <w:rPrChange w:id="5335" w:author="Edward Leung" w:date="2017-01-10T12:35:00Z">
                  <w:rPr>
                    <w:b/>
                  </w:rPr>
                </w:rPrChange>
              </w:rPr>
            </w:pPr>
            <w:r w:rsidRPr="00184A3A">
              <w:rPr>
                <w:b/>
                <w:rPrChange w:id="5336" w:author="Edward Leung" w:date="2017-01-10T12:35:00Z">
                  <w:rPr>
                    <w:b/>
                  </w:rPr>
                </w:rPrChange>
              </w:rPr>
              <w:t>Mandatory (M/O/C)</w:t>
            </w:r>
          </w:p>
        </w:tc>
        <w:tc>
          <w:tcPr>
            <w:tcW w:w="1103" w:type="dxa"/>
            <w:shd w:val="clear" w:color="auto" w:fill="C6D9F1"/>
            <w:vAlign w:val="center"/>
          </w:tcPr>
          <w:p w14:paraId="0E0B2D05" w14:textId="77777777" w:rsidR="00463122" w:rsidRPr="00184A3A" w:rsidRDefault="00463122" w:rsidP="0098195F">
            <w:pPr>
              <w:spacing w:after="0"/>
              <w:rPr>
                <w:b/>
                <w:rPrChange w:id="5337" w:author="Edward Leung" w:date="2017-01-10T12:35:00Z">
                  <w:rPr>
                    <w:b/>
                  </w:rPr>
                </w:rPrChange>
              </w:rPr>
            </w:pPr>
            <w:r w:rsidRPr="00184A3A">
              <w:rPr>
                <w:b/>
                <w:rPrChange w:id="5338" w:author="Edward Leung" w:date="2017-01-10T12:35:00Z">
                  <w:rPr>
                    <w:b/>
                  </w:rPr>
                </w:rPrChange>
              </w:rPr>
              <w:t>Format</w:t>
            </w:r>
          </w:p>
        </w:tc>
        <w:tc>
          <w:tcPr>
            <w:tcW w:w="1800" w:type="dxa"/>
            <w:shd w:val="clear" w:color="auto" w:fill="C6D9F1"/>
            <w:vAlign w:val="center"/>
          </w:tcPr>
          <w:p w14:paraId="5DCAD462" w14:textId="77777777" w:rsidR="00463122" w:rsidRPr="00184A3A" w:rsidRDefault="00463122" w:rsidP="0098195F">
            <w:pPr>
              <w:spacing w:after="0"/>
              <w:rPr>
                <w:b/>
                <w:rPrChange w:id="5339" w:author="Edward Leung" w:date="2017-01-10T12:35:00Z">
                  <w:rPr>
                    <w:b/>
                  </w:rPr>
                </w:rPrChange>
              </w:rPr>
            </w:pPr>
            <w:r w:rsidRPr="00184A3A">
              <w:rPr>
                <w:b/>
                <w:rPrChange w:id="5340" w:author="Edward Leung" w:date="2017-01-10T12:35:00Z">
                  <w:rPr>
                    <w:b/>
                  </w:rPr>
                </w:rPrChange>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Change w:id="5341" w:author="Edward Leung" w:date="2017-01-10T12:35:00Z">
                  <w:rPr>
                    <w:b/>
                  </w:rPr>
                </w:rPrChange>
              </w:rPr>
            </w:pPr>
            <w:r w:rsidRPr="00184A3A">
              <w:rPr>
                <w:b/>
                <w:rPrChange w:id="5342" w:author="Edward Leung" w:date="2017-01-10T12:35:00Z">
                  <w:rPr>
                    <w:b/>
                  </w:rPr>
                </w:rPrChange>
              </w:rPr>
              <w:t>Description</w:t>
            </w:r>
          </w:p>
        </w:tc>
      </w:tr>
      <w:tr w:rsidR="00463122" w:rsidRPr="00184A3A" w14:paraId="47F0B322" w14:textId="77777777" w:rsidTr="0098195F">
        <w:tc>
          <w:tcPr>
            <w:tcW w:w="1553" w:type="dxa"/>
            <w:vAlign w:val="center"/>
          </w:tcPr>
          <w:p w14:paraId="64C0A6F6" w14:textId="77777777" w:rsidR="00463122" w:rsidRPr="00184A3A" w:rsidRDefault="00463122" w:rsidP="0098195F">
            <w:pPr>
              <w:spacing w:after="0"/>
              <w:ind w:left="-18" w:right="-108"/>
              <w:rPr>
                <w:b/>
                <w:rPrChange w:id="5343" w:author="Edward Leung" w:date="2017-01-10T12:35:00Z">
                  <w:rPr>
                    <w:b/>
                  </w:rPr>
                </w:rPrChange>
              </w:rPr>
            </w:pPr>
            <w:r w:rsidRPr="00184A3A">
              <w:rPr>
                <w:b/>
                <w:rPrChange w:id="5344" w:author="Edward Leung" w:date="2017-01-10T12:35:00Z">
                  <w:rPr>
                    <w:b/>
                  </w:rPr>
                </w:rPrChange>
              </w:rPr>
              <w:t>Job Name</w:t>
            </w:r>
          </w:p>
        </w:tc>
        <w:tc>
          <w:tcPr>
            <w:tcW w:w="1260" w:type="dxa"/>
            <w:vAlign w:val="center"/>
          </w:tcPr>
          <w:p w14:paraId="4DD220C8" w14:textId="77777777" w:rsidR="00463122" w:rsidRPr="00184A3A" w:rsidRDefault="00463122" w:rsidP="0098195F">
            <w:pPr>
              <w:spacing w:after="0"/>
              <w:rPr>
                <w:rPrChange w:id="5345" w:author="Edward Leung" w:date="2017-01-10T12:35:00Z">
                  <w:rPr/>
                </w:rPrChange>
              </w:rPr>
            </w:pPr>
            <w:r w:rsidRPr="00184A3A">
              <w:rPr>
                <w:rPrChange w:id="5346" w:author="Edward Leung" w:date="2017-01-10T12:35:00Z">
                  <w:rPr/>
                </w:rPrChange>
              </w:rPr>
              <w:t>Read-only text</w:t>
            </w:r>
          </w:p>
        </w:tc>
        <w:tc>
          <w:tcPr>
            <w:tcW w:w="1170" w:type="dxa"/>
            <w:vAlign w:val="center"/>
          </w:tcPr>
          <w:p w14:paraId="11406456" w14:textId="77777777" w:rsidR="00463122" w:rsidRPr="00184A3A" w:rsidRDefault="00463122" w:rsidP="0098195F">
            <w:pPr>
              <w:spacing w:after="0"/>
              <w:rPr>
                <w:rPrChange w:id="5347" w:author="Edward Leung" w:date="2017-01-10T12:35:00Z">
                  <w:rPr/>
                </w:rPrChange>
              </w:rPr>
            </w:pPr>
            <w:r w:rsidRPr="00184A3A">
              <w:rPr>
                <w:rPrChange w:id="5348" w:author="Edward Leung" w:date="2017-01-10T12:35:00Z">
                  <w:rPr/>
                </w:rPrChange>
              </w:rPr>
              <w:t>Prefilled</w:t>
            </w:r>
          </w:p>
        </w:tc>
        <w:tc>
          <w:tcPr>
            <w:tcW w:w="1237" w:type="dxa"/>
            <w:vAlign w:val="center"/>
          </w:tcPr>
          <w:p w14:paraId="6E55FC40" w14:textId="77777777" w:rsidR="00463122" w:rsidRPr="00184A3A" w:rsidRDefault="00463122" w:rsidP="0098195F">
            <w:pPr>
              <w:spacing w:after="0"/>
              <w:rPr>
                <w:rPrChange w:id="5349" w:author="Edward Leung" w:date="2017-01-10T12:35:00Z">
                  <w:rPr/>
                </w:rPrChange>
              </w:rPr>
            </w:pPr>
            <w:r w:rsidRPr="00184A3A">
              <w:rPr>
                <w:rPrChange w:id="5350" w:author="Edward Leung" w:date="2017-01-10T12:35:00Z">
                  <w:rPr/>
                </w:rPrChange>
              </w:rPr>
              <w:t>-</w:t>
            </w:r>
          </w:p>
        </w:tc>
        <w:tc>
          <w:tcPr>
            <w:tcW w:w="1103" w:type="dxa"/>
            <w:vAlign w:val="center"/>
          </w:tcPr>
          <w:p w14:paraId="73BB0840" w14:textId="77777777" w:rsidR="00463122" w:rsidRPr="00184A3A" w:rsidRDefault="00463122" w:rsidP="0098195F">
            <w:pPr>
              <w:spacing w:after="0"/>
              <w:rPr>
                <w:rPrChange w:id="5351" w:author="Edward Leung" w:date="2017-01-10T12:35:00Z">
                  <w:rPr/>
                </w:rPrChange>
              </w:rPr>
            </w:pPr>
            <w:r w:rsidRPr="00184A3A">
              <w:rPr>
                <w:rPrChange w:id="5352" w:author="Edward Leung" w:date="2017-01-10T12:35:00Z">
                  <w:rPr/>
                </w:rPrChange>
              </w:rPr>
              <w:t>A</w:t>
            </w:r>
          </w:p>
        </w:tc>
        <w:tc>
          <w:tcPr>
            <w:tcW w:w="1800" w:type="dxa"/>
            <w:vAlign w:val="center"/>
          </w:tcPr>
          <w:p w14:paraId="693879C1" w14:textId="77777777" w:rsidR="00463122" w:rsidRPr="00184A3A" w:rsidRDefault="00463122" w:rsidP="0098195F">
            <w:pPr>
              <w:spacing w:after="0"/>
              <w:rPr>
                <w:rPrChange w:id="5353" w:author="Edward Leung" w:date="2017-01-10T12:35:00Z">
                  <w:rPr/>
                </w:rPrChange>
              </w:rPr>
            </w:pPr>
            <w:r w:rsidRPr="00184A3A">
              <w:rPr>
                <w:rPrChange w:id="5354" w:author="Edward Leung" w:date="2017-01-10T12:35:00Z">
                  <w:rPr/>
                </w:rPrChange>
              </w:rPr>
              <w:t>-</w:t>
            </w:r>
          </w:p>
        </w:tc>
        <w:tc>
          <w:tcPr>
            <w:tcW w:w="2070" w:type="dxa"/>
            <w:vAlign w:val="center"/>
          </w:tcPr>
          <w:p w14:paraId="36A3E0B8" w14:textId="77777777" w:rsidR="00463122" w:rsidRPr="00184A3A" w:rsidRDefault="00463122" w:rsidP="0098195F">
            <w:pPr>
              <w:spacing w:after="0"/>
              <w:rPr>
                <w:rPrChange w:id="5355" w:author="Edward Leung" w:date="2017-01-10T12:35:00Z">
                  <w:rPr/>
                </w:rPrChange>
              </w:rPr>
            </w:pPr>
            <w:r w:rsidRPr="00184A3A">
              <w:rPr>
                <w:rPrChange w:id="5356" w:author="Edward Leung" w:date="2017-01-10T12:35:00Z">
                  <w:rPr/>
                </w:rPrChange>
              </w:rPr>
              <w:t>Job Name</w:t>
            </w:r>
          </w:p>
        </w:tc>
      </w:tr>
      <w:tr w:rsidR="00463122" w:rsidRPr="00184A3A" w14:paraId="3F480D6C" w14:textId="77777777" w:rsidTr="0098195F">
        <w:tc>
          <w:tcPr>
            <w:tcW w:w="1553" w:type="dxa"/>
            <w:vAlign w:val="center"/>
          </w:tcPr>
          <w:p w14:paraId="7814F358" w14:textId="77777777" w:rsidR="00463122" w:rsidRPr="00184A3A" w:rsidRDefault="00463122" w:rsidP="0098195F">
            <w:pPr>
              <w:spacing w:after="0"/>
              <w:ind w:left="-18" w:right="-108"/>
              <w:rPr>
                <w:b/>
                <w:rPrChange w:id="5357" w:author="Edward Leung" w:date="2017-01-10T12:35:00Z">
                  <w:rPr>
                    <w:b/>
                  </w:rPr>
                </w:rPrChange>
              </w:rPr>
            </w:pPr>
            <w:r w:rsidRPr="00184A3A">
              <w:rPr>
                <w:b/>
                <w:rPrChange w:id="5358" w:author="Edward Leung" w:date="2017-01-10T12:35:00Z">
                  <w:rPr>
                    <w:b/>
                  </w:rPr>
                </w:rPrChange>
              </w:rPr>
              <w:t>Start Time</w:t>
            </w:r>
          </w:p>
        </w:tc>
        <w:tc>
          <w:tcPr>
            <w:tcW w:w="1260" w:type="dxa"/>
            <w:vAlign w:val="center"/>
          </w:tcPr>
          <w:p w14:paraId="56C8688F" w14:textId="77777777" w:rsidR="00463122" w:rsidRPr="00184A3A" w:rsidRDefault="00463122" w:rsidP="0098195F">
            <w:pPr>
              <w:spacing w:after="0"/>
              <w:rPr>
                <w:rPrChange w:id="5359" w:author="Edward Leung" w:date="2017-01-10T12:35:00Z">
                  <w:rPr/>
                </w:rPrChange>
              </w:rPr>
            </w:pPr>
            <w:r w:rsidRPr="00184A3A">
              <w:rPr>
                <w:rPrChange w:id="5360" w:author="Edward Leung" w:date="2017-01-10T12:35:00Z">
                  <w:rPr/>
                </w:rPrChange>
              </w:rPr>
              <w:t>Read-only text</w:t>
            </w:r>
          </w:p>
        </w:tc>
        <w:tc>
          <w:tcPr>
            <w:tcW w:w="1170" w:type="dxa"/>
            <w:vAlign w:val="center"/>
          </w:tcPr>
          <w:p w14:paraId="61601DDF" w14:textId="77777777" w:rsidR="00463122" w:rsidRPr="00184A3A" w:rsidRDefault="00463122" w:rsidP="0098195F">
            <w:pPr>
              <w:spacing w:after="0"/>
              <w:rPr>
                <w:rPrChange w:id="5361" w:author="Edward Leung" w:date="2017-01-10T12:35:00Z">
                  <w:rPr/>
                </w:rPrChange>
              </w:rPr>
            </w:pPr>
            <w:r w:rsidRPr="00184A3A">
              <w:rPr>
                <w:rPrChange w:id="5362" w:author="Edward Leung" w:date="2017-01-10T12:35:00Z">
                  <w:rPr/>
                </w:rPrChange>
              </w:rPr>
              <w:t>Prefilled</w:t>
            </w:r>
          </w:p>
        </w:tc>
        <w:tc>
          <w:tcPr>
            <w:tcW w:w="1237" w:type="dxa"/>
            <w:vAlign w:val="center"/>
          </w:tcPr>
          <w:p w14:paraId="3F66F1BE" w14:textId="77777777" w:rsidR="00463122" w:rsidRPr="00184A3A" w:rsidRDefault="00463122" w:rsidP="0098195F">
            <w:pPr>
              <w:spacing w:after="0"/>
              <w:rPr>
                <w:rPrChange w:id="5363" w:author="Edward Leung" w:date="2017-01-10T12:35:00Z">
                  <w:rPr/>
                </w:rPrChange>
              </w:rPr>
            </w:pPr>
            <w:r w:rsidRPr="00184A3A">
              <w:rPr>
                <w:rPrChange w:id="5364" w:author="Edward Leung" w:date="2017-01-10T12:35:00Z">
                  <w:rPr/>
                </w:rPrChange>
              </w:rPr>
              <w:t>-</w:t>
            </w:r>
          </w:p>
        </w:tc>
        <w:tc>
          <w:tcPr>
            <w:tcW w:w="1103" w:type="dxa"/>
            <w:vAlign w:val="center"/>
          </w:tcPr>
          <w:p w14:paraId="6B54D7EB" w14:textId="77777777" w:rsidR="00463122" w:rsidRPr="00184A3A" w:rsidRDefault="00463122" w:rsidP="0098195F">
            <w:pPr>
              <w:spacing w:after="0"/>
              <w:rPr>
                <w:rPrChange w:id="5365" w:author="Edward Leung" w:date="2017-01-10T12:35:00Z">
                  <w:rPr/>
                </w:rPrChange>
              </w:rPr>
            </w:pPr>
            <w:r w:rsidRPr="00184A3A">
              <w:rPr>
                <w:rPrChange w:id="5366" w:author="Edward Leung" w:date="2017-01-10T12:35:00Z">
                  <w:rPr/>
                </w:rPrChange>
              </w:rPr>
              <w:t>A</w:t>
            </w:r>
          </w:p>
        </w:tc>
        <w:tc>
          <w:tcPr>
            <w:tcW w:w="1800" w:type="dxa"/>
            <w:vAlign w:val="center"/>
          </w:tcPr>
          <w:p w14:paraId="30EC40AB" w14:textId="77777777" w:rsidR="00463122" w:rsidRPr="00184A3A" w:rsidRDefault="00463122" w:rsidP="0098195F">
            <w:pPr>
              <w:spacing w:after="0"/>
              <w:rPr>
                <w:rPrChange w:id="5367" w:author="Edward Leung" w:date="2017-01-10T12:35:00Z">
                  <w:rPr/>
                </w:rPrChange>
              </w:rPr>
            </w:pPr>
            <w:r w:rsidRPr="00184A3A">
              <w:rPr>
                <w:rPrChange w:id="5368" w:author="Edward Leung" w:date="2017-01-10T12:35:00Z">
                  <w:rPr/>
                </w:rPrChange>
              </w:rPr>
              <w:t>-</w:t>
            </w:r>
          </w:p>
        </w:tc>
        <w:tc>
          <w:tcPr>
            <w:tcW w:w="2070" w:type="dxa"/>
            <w:vAlign w:val="center"/>
          </w:tcPr>
          <w:p w14:paraId="7279A1FB" w14:textId="77777777" w:rsidR="00463122" w:rsidRPr="00184A3A" w:rsidRDefault="00463122" w:rsidP="0098195F">
            <w:pPr>
              <w:spacing w:after="0"/>
              <w:rPr>
                <w:rPrChange w:id="5369" w:author="Edward Leung" w:date="2017-01-10T12:35:00Z">
                  <w:rPr/>
                </w:rPrChange>
              </w:rPr>
            </w:pPr>
            <w:r w:rsidRPr="00184A3A">
              <w:rPr>
                <w:rPrChange w:id="5370" w:author="Edward Leung" w:date="2017-01-10T12:35:00Z">
                  <w:rPr/>
                </w:rPrChange>
              </w:rPr>
              <w:t>The Start Time of the Job</w:t>
            </w:r>
          </w:p>
        </w:tc>
      </w:tr>
      <w:tr w:rsidR="00463122" w:rsidRPr="00184A3A" w14:paraId="5969F395" w14:textId="77777777" w:rsidTr="0098195F">
        <w:tc>
          <w:tcPr>
            <w:tcW w:w="1553" w:type="dxa"/>
            <w:vAlign w:val="center"/>
          </w:tcPr>
          <w:p w14:paraId="4A37D029" w14:textId="77777777" w:rsidR="00463122" w:rsidRPr="00184A3A" w:rsidRDefault="00463122" w:rsidP="0098195F">
            <w:pPr>
              <w:spacing w:after="0"/>
              <w:ind w:left="-18" w:right="-108"/>
              <w:rPr>
                <w:b/>
                <w:rPrChange w:id="5371" w:author="Edward Leung" w:date="2017-01-10T12:35:00Z">
                  <w:rPr>
                    <w:b/>
                  </w:rPr>
                </w:rPrChange>
              </w:rPr>
            </w:pPr>
            <w:r w:rsidRPr="00184A3A">
              <w:rPr>
                <w:b/>
                <w:rPrChange w:id="5372" w:author="Edward Leung" w:date="2017-01-10T12:35:00Z">
                  <w:rPr>
                    <w:b/>
                  </w:rPr>
                </w:rPrChange>
              </w:rPr>
              <w:t>End Time</w:t>
            </w:r>
          </w:p>
        </w:tc>
        <w:tc>
          <w:tcPr>
            <w:tcW w:w="1260" w:type="dxa"/>
            <w:vAlign w:val="center"/>
          </w:tcPr>
          <w:p w14:paraId="5A398C42" w14:textId="77777777" w:rsidR="00463122" w:rsidRPr="00184A3A" w:rsidRDefault="00463122" w:rsidP="0098195F">
            <w:pPr>
              <w:spacing w:after="0"/>
              <w:rPr>
                <w:rPrChange w:id="5373" w:author="Edward Leung" w:date="2017-01-10T12:35:00Z">
                  <w:rPr/>
                </w:rPrChange>
              </w:rPr>
            </w:pPr>
            <w:r w:rsidRPr="00184A3A">
              <w:rPr>
                <w:rPrChange w:id="5374" w:author="Edward Leung" w:date="2017-01-10T12:35:00Z">
                  <w:rPr/>
                </w:rPrChange>
              </w:rPr>
              <w:t>Read-only text</w:t>
            </w:r>
          </w:p>
        </w:tc>
        <w:tc>
          <w:tcPr>
            <w:tcW w:w="1170" w:type="dxa"/>
            <w:vAlign w:val="center"/>
          </w:tcPr>
          <w:p w14:paraId="6CC6B83C" w14:textId="77777777" w:rsidR="00463122" w:rsidRPr="00184A3A" w:rsidRDefault="00463122" w:rsidP="0098195F">
            <w:pPr>
              <w:spacing w:after="0"/>
              <w:rPr>
                <w:rPrChange w:id="5375" w:author="Edward Leung" w:date="2017-01-10T12:35:00Z">
                  <w:rPr/>
                </w:rPrChange>
              </w:rPr>
            </w:pPr>
            <w:r w:rsidRPr="00184A3A">
              <w:rPr>
                <w:rPrChange w:id="5376" w:author="Edward Leung" w:date="2017-01-10T12:35:00Z">
                  <w:rPr/>
                </w:rPrChange>
              </w:rPr>
              <w:t>Prefilled</w:t>
            </w:r>
          </w:p>
        </w:tc>
        <w:tc>
          <w:tcPr>
            <w:tcW w:w="1237" w:type="dxa"/>
            <w:vAlign w:val="center"/>
          </w:tcPr>
          <w:p w14:paraId="1E96C418" w14:textId="77777777" w:rsidR="00463122" w:rsidRPr="00184A3A" w:rsidRDefault="00463122" w:rsidP="0098195F">
            <w:pPr>
              <w:spacing w:after="0"/>
              <w:rPr>
                <w:rPrChange w:id="5377" w:author="Edward Leung" w:date="2017-01-10T12:35:00Z">
                  <w:rPr/>
                </w:rPrChange>
              </w:rPr>
            </w:pPr>
            <w:r w:rsidRPr="00184A3A">
              <w:rPr>
                <w:rPrChange w:id="5378" w:author="Edward Leung" w:date="2017-01-10T12:35:00Z">
                  <w:rPr/>
                </w:rPrChange>
              </w:rPr>
              <w:t>-</w:t>
            </w:r>
          </w:p>
        </w:tc>
        <w:tc>
          <w:tcPr>
            <w:tcW w:w="1103" w:type="dxa"/>
            <w:vAlign w:val="center"/>
          </w:tcPr>
          <w:p w14:paraId="18ED8E95" w14:textId="77777777" w:rsidR="00463122" w:rsidRPr="00184A3A" w:rsidRDefault="00463122" w:rsidP="0098195F">
            <w:pPr>
              <w:spacing w:after="0"/>
              <w:rPr>
                <w:rPrChange w:id="5379" w:author="Edward Leung" w:date="2017-01-10T12:35:00Z">
                  <w:rPr/>
                </w:rPrChange>
              </w:rPr>
            </w:pPr>
            <w:r w:rsidRPr="00184A3A">
              <w:rPr>
                <w:rPrChange w:id="5380" w:author="Edward Leung" w:date="2017-01-10T12:35:00Z">
                  <w:rPr/>
                </w:rPrChange>
              </w:rPr>
              <w:t>A</w:t>
            </w:r>
          </w:p>
        </w:tc>
        <w:tc>
          <w:tcPr>
            <w:tcW w:w="1800" w:type="dxa"/>
            <w:vAlign w:val="center"/>
          </w:tcPr>
          <w:p w14:paraId="6C83B701" w14:textId="77777777" w:rsidR="00463122" w:rsidRPr="00184A3A" w:rsidRDefault="00463122" w:rsidP="0098195F">
            <w:pPr>
              <w:spacing w:after="0"/>
              <w:rPr>
                <w:rPrChange w:id="5381" w:author="Edward Leung" w:date="2017-01-10T12:35:00Z">
                  <w:rPr/>
                </w:rPrChange>
              </w:rPr>
            </w:pPr>
            <w:r w:rsidRPr="00184A3A">
              <w:rPr>
                <w:rPrChange w:id="5382" w:author="Edward Leung" w:date="2017-01-10T12:35:00Z">
                  <w:rPr/>
                </w:rPrChange>
              </w:rPr>
              <w:t>-</w:t>
            </w:r>
          </w:p>
        </w:tc>
        <w:tc>
          <w:tcPr>
            <w:tcW w:w="2070" w:type="dxa"/>
            <w:vAlign w:val="center"/>
          </w:tcPr>
          <w:p w14:paraId="14108924" w14:textId="77777777" w:rsidR="00463122" w:rsidRPr="00184A3A" w:rsidRDefault="00463122" w:rsidP="0098195F">
            <w:pPr>
              <w:spacing w:after="0"/>
              <w:rPr>
                <w:rPrChange w:id="5383" w:author="Edward Leung" w:date="2017-01-10T12:35:00Z">
                  <w:rPr/>
                </w:rPrChange>
              </w:rPr>
            </w:pPr>
            <w:r w:rsidRPr="00184A3A">
              <w:rPr>
                <w:rPrChange w:id="5384" w:author="Edward Leung" w:date="2017-01-10T12:35:00Z">
                  <w:rPr/>
                </w:rPrChange>
              </w:rPr>
              <w:t>The End Time of the Job</w:t>
            </w:r>
          </w:p>
        </w:tc>
      </w:tr>
      <w:tr w:rsidR="00463122" w:rsidRPr="00184A3A" w14:paraId="2F9CD34B" w14:textId="77777777" w:rsidTr="0098195F">
        <w:tc>
          <w:tcPr>
            <w:tcW w:w="1553" w:type="dxa"/>
            <w:vAlign w:val="center"/>
          </w:tcPr>
          <w:p w14:paraId="50B27C3C" w14:textId="77777777" w:rsidR="00463122" w:rsidRPr="00184A3A" w:rsidRDefault="00463122" w:rsidP="0098195F">
            <w:pPr>
              <w:spacing w:after="0"/>
              <w:ind w:left="-18" w:right="-108"/>
              <w:rPr>
                <w:b/>
                <w:rPrChange w:id="5385" w:author="Edward Leung" w:date="2017-01-10T12:35:00Z">
                  <w:rPr>
                    <w:b/>
                  </w:rPr>
                </w:rPrChange>
              </w:rPr>
            </w:pPr>
            <w:r w:rsidRPr="00184A3A">
              <w:rPr>
                <w:b/>
                <w:rPrChange w:id="5386" w:author="Edward Leung" w:date="2017-01-10T12:35:00Z">
                  <w:rPr>
                    <w:b/>
                  </w:rPr>
                </w:rPrChange>
              </w:rPr>
              <w:t>Status</w:t>
            </w:r>
          </w:p>
        </w:tc>
        <w:tc>
          <w:tcPr>
            <w:tcW w:w="1260" w:type="dxa"/>
            <w:vAlign w:val="center"/>
          </w:tcPr>
          <w:p w14:paraId="6A54F338" w14:textId="77777777" w:rsidR="00463122" w:rsidRPr="00184A3A" w:rsidRDefault="00463122" w:rsidP="0098195F">
            <w:pPr>
              <w:spacing w:after="0"/>
              <w:rPr>
                <w:rPrChange w:id="5387" w:author="Edward Leung" w:date="2017-01-10T12:35:00Z">
                  <w:rPr/>
                </w:rPrChange>
              </w:rPr>
            </w:pPr>
            <w:r w:rsidRPr="00184A3A">
              <w:rPr>
                <w:rPrChange w:id="5388" w:author="Edward Leung" w:date="2017-01-10T12:35:00Z">
                  <w:rPr/>
                </w:rPrChange>
              </w:rPr>
              <w:t>Read-only text</w:t>
            </w:r>
          </w:p>
        </w:tc>
        <w:tc>
          <w:tcPr>
            <w:tcW w:w="1170" w:type="dxa"/>
            <w:vAlign w:val="center"/>
          </w:tcPr>
          <w:p w14:paraId="58039AFC" w14:textId="77777777" w:rsidR="00463122" w:rsidRPr="00184A3A" w:rsidRDefault="00463122" w:rsidP="0098195F">
            <w:pPr>
              <w:spacing w:after="0"/>
              <w:rPr>
                <w:rPrChange w:id="5389" w:author="Edward Leung" w:date="2017-01-10T12:35:00Z">
                  <w:rPr/>
                </w:rPrChange>
              </w:rPr>
            </w:pPr>
            <w:r w:rsidRPr="00184A3A">
              <w:rPr>
                <w:rPrChange w:id="5390" w:author="Edward Leung" w:date="2017-01-10T12:35:00Z">
                  <w:rPr/>
                </w:rPrChange>
              </w:rPr>
              <w:t>Prefilled</w:t>
            </w:r>
          </w:p>
        </w:tc>
        <w:tc>
          <w:tcPr>
            <w:tcW w:w="1237" w:type="dxa"/>
            <w:vAlign w:val="center"/>
          </w:tcPr>
          <w:p w14:paraId="1D5DA81D" w14:textId="77777777" w:rsidR="00463122" w:rsidRPr="00184A3A" w:rsidRDefault="00463122" w:rsidP="0098195F">
            <w:pPr>
              <w:spacing w:after="0"/>
              <w:rPr>
                <w:rPrChange w:id="5391" w:author="Edward Leung" w:date="2017-01-10T12:35:00Z">
                  <w:rPr/>
                </w:rPrChange>
              </w:rPr>
            </w:pPr>
            <w:r w:rsidRPr="00184A3A">
              <w:rPr>
                <w:rPrChange w:id="5392" w:author="Edward Leung" w:date="2017-01-10T12:35:00Z">
                  <w:rPr/>
                </w:rPrChange>
              </w:rPr>
              <w:t>-</w:t>
            </w:r>
          </w:p>
        </w:tc>
        <w:tc>
          <w:tcPr>
            <w:tcW w:w="1103" w:type="dxa"/>
            <w:vAlign w:val="center"/>
          </w:tcPr>
          <w:p w14:paraId="2D072FF6" w14:textId="77777777" w:rsidR="00463122" w:rsidRPr="00184A3A" w:rsidRDefault="00463122" w:rsidP="0098195F">
            <w:pPr>
              <w:spacing w:after="0"/>
              <w:rPr>
                <w:rPrChange w:id="5393" w:author="Edward Leung" w:date="2017-01-10T12:35:00Z">
                  <w:rPr/>
                </w:rPrChange>
              </w:rPr>
            </w:pPr>
            <w:r w:rsidRPr="00184A3A">
              <w:rPr>
                <w:rPrChange w:id="5394" w:author="Edward Leung" w:date="2017-01-10T12:35:00Z">
                  <w:rPr/>
                </w:rPrChange>
              </w:rPr>
              <w:t>A</w:t>
            </w:r>
          </w:p>
        </w:tc>
        <w:tc>
          <w:tcPr>
            <w:tcW w:w="1800" w:type="dxa"/>
            <w:vAlign w:val="center"/>
          </w:tcPr>
          <w:p w14:paraId="07C7B887" w14:textId="77777777" w:rsidR="00463122" w:rsidRPr="00184A3A" w:rsidRDefault="00463122" w:rsidP="0098195F">
            <w:pPr>
              <w:spacing w:after="0"/>
              <w:rPr>
                <w:rPrChange w:id="5395" w:author="Edward Leung" w:date="2017-01-10T12:35:00Z">
                  <w:rPr/>
                </w:rPrChange>
              </w:rPr>
            </w:pPr>
            <w:r w:rsidRPr="00184A3A">
              <w:rPr>
                <w:rPrChange w:id="5396" w:author="Edward Leung" w:date="2017-01-10T12:35:00Z">
                  <w:rPr/>
                </w:rPrChange>
              </w:rPr>
              <w:t>-</w:t>
            </w:r>
          </w:p>
        </w:tc>
        <w:tc>
          <w:tcPr>
            <w:tcW w:w="2070" w:type="dxa"/>
            <w:vAlign w:val="center"/>
          </w:tcPr>
          <w:p w14:paraId="13FEC373" w14:textId="77777777" w:rsidR="00463122" w:rsidRPr="00184A3A" w:rsidRDefault="00463122" w:rsidP="0098195F">
            <w:pPr>
              <w:spacing w:after="0"/>
              <w:rPr>
                <w:rPrChange w:id="5397" w:author="Edward Leung" w:date="2017-01-10T12:35:00Z">
                  <w:rPr/>
                </w:rPrChange>
              </w:rPr>
            </w:pPr>
            <w:r w:rsidRPr="00184A3A">
              <w:rPr>
                <w:rPrChange w:id="5398" w:author="Edward Leung" w:date="2017-01-10T12:35:00Z">
                  <w:rPr/>
                </w:rPrChange>
              </w:rPr>
              <w:t>The Status of the Job</w:t>
            </w:r>
          </w:p>
        </w:tc>
      </w:tr>
      <w:tr w:rsidR="00463122" w:rsidRPr="00184A3A" w14:paraId="04F3CC55" w14:textId="77777777" w:rsidTr="0098195F">
        <w:tc>
          <w:tcPr>
            <w:tcW w:w="1553" w:type="dxa"/>
            <w:vAlign w:val="center"/>
          </w:tcPr>
          <w:p w14:paraId="2E62A6C9" w14:textId="77777777" w:rsidR="00463122" w:rsidRPr="00184A3A" w:rsidRDefault="00463122" w:rsidP="0098195F">
            <w:pPr>
              <w:spacing w:after="0"/>
              <w:ind w:left="-18" w:right="-108"/>
              <w:rPr>
                <w:b/>
                <w:rPrChange w:id="5399" w:author="Edward Leung" w:date="2017-01-10T12:35:00Z">
                  <w:rPr>
                    <w:b/>
                  </w:rPr>
                </w:rPrChange>
              </w:rPr>
            </w:pPr>
            <w:r w:rsidRPr="00184A3A">
              <w:rPr>
                <w:b/>
                <w:rPrChange w:id="5400" w:author="Edward Leung" w:date="2017-01-10T12:35:00Z">
                  <w:rPr>
                    <w:b/>
                  </w:rPr>
                </w:rPrChange>
              </w:rPr>
              <w:t># Scheme</w:t>
            </w:r>
          </w:p>
        </w:tc>
        <w:tc>
          <w:tcPr>
            <w:tcW w:w="1260" w:type="dxa"/>
            <w:vAlign w:val="center"/>
          </w:tcPr>
          <w:p w14:paraId="19A52BE3" w14:textId="77777777" w:rsidR="00463122" w:rsidRPr="00184A3A" w:rsidRDefault="00463122" w:rsidP="0098195F">
            <w:pPr>
              <w:spacing w:after="0"/>
              <w:rPr>
                <w:rPrChange w:id="5401" w:author="Edward Leung" w:date="2017-01-10T12:35:00Z">
                  <w:rPr/>
                </w:rPrChange>
              </w:rPr>
            </w:pPr>
            <w:r w:rsidRPr="00184A3A">
              <w:rPr>
                <w:rPrChange w:id="5402" w:author="Edward Leung" w:date="2017-01-10T12:35:00Z">
                  <w:rPr/>
                </w:rPrChange>
              </w:rPr>
              <w:t>Read-only text</w:t>
            </w:r>
          </w:p>
        </w:tc>
        <w:tc>
          <w:tcPr>
            <w:tcW w:w="1170" w:type="dxa"/>
            <w:vAlign w:val="center"/>
          </w:tcPr>
          <w:p w14:paraId="70916626" w14:textId="77777777" w:rsidR="00463122" w:rsidRPr="00184A3A" w:rsidRDefault="00463122" w:rsidP="0098195F">
            <w:pPr>
              <w:spacing w:after="0"/>
              <w:rPr>
                <w:rPrChange w:id="5403" w:author="Edward Leung" w:date="2017-01-10T12:35:00Z">
                  <w:rPr/>
                </w:rPrChange>
              </w:rPr>
            </w:pPr>
            <w:r w:rsidRPr="00184A3A">
              <w:rPr>
                <w:rPrChange w:id="5404" w:author="Edward Leung" w:date="2017-01-10T12:35:00Z">
                  <w:rPr/>
                </w:rPrChange>
              </w:rPr>
              <w:t>Prefilled</w:t>
            </w:r>
          </w:p>
        </w:tc>
        <w:tc>
          <w:tcPr>
            <w:tcW w:w="1237" w:type="dxa"/>
            <w:vAlign w:val="center"/>
          </w:tcPr>
          <w:p w14:paraId="1508B2F9" w14:textId="77777777" w:rsidR="00463122" w:rsidRPr="00184A3A" w:rsidRDefault="00463122" w:rsidP="0098195F">
            <w:pPr>
              <w:spacing w:after="0"/>
              <w:rPr>
                <w:rPrChange w:id="5405" w:author="Edward Leung" w:date="2017-01-10T12:35:00Z">
                  <w:rPr/>
                </w:rPrChange>
              </w:rPr>
            </w:pPr>
            <w:r w:rsidRPr="00184A3A">
              <w:rPr>
                <w:rPrChange w:id="5406" w:author="Edward Leung" w:date="2017-01-10T12:35:00Z">
                  <w:rPr/>
                </w:rPrChange>
              </w:rPr>
              <w:t>-</w:t>
            </w:r>
          </w:p>
        </w:tc>
        <w:tc>
          <w:tcPr>
            <w:tcW w:w="1103" w:type="dxa"/>
            <w:vAlign w:val="center"/>
          </w:tcPr>
          <w:p w14:paraId="09C6B4FB" w14:textId="77777777" w:rsidR="00463122" w:rsidRPr="00184A3A" w:rsidRDefault="00463122" w:rsidP="0098195F">
            <w:pPr>
              <w:spacing w:after="0"/>
              <w:rPr>
                <w:rPrChange w:id="5407" w:author="Edward Leung" w:date="2017-01-10T12:35:00Z">
                  <w:rPr/>
                </w:rPrChange>
              </w:rPr>
            </w:pPr>
            <w:r w:rsidRPr="00184A3A">
              <w:rPr>
                <w:rPrChange w:id="5408" w:author="Edward Leung" w:date="2017-01-10T12:35:00Z">
                  <w:rPr/>
                </w:rPrChange>
              </w:rPr>
              <w:t>A</w:t>
            </w:r>
          </w:p>
        </w:tc>
        <w:tc>
          <w:tcPr>
            <w:tcW w:w="1800" w:type="dxa"/>
            <w:vAlign w:val="center"/>
          </w:tcPr>
          <w:p w14:paraId="2719AF57" w14:textId="77777777" w:rsidR="00463122" w:rsidRPr="00184A3A" w:rsidRDefault="00463122" w:rsidP="0098195F">
            <w:pPr>
              <w:spacing w:after="0"/>
              <w:rPr>
                <w:rPrChange w:id="5409" w:author="Edward Leung" w:date="2017-01-10T12:35:00Z">
                  <w:rPr/>
                </w:rPrChange>
              </w:rPr>
            </w:pPr>
            <w:r w:rsidRPr="00184A3A">
              <w:rPr>
                <w:rPrChange w:id="5410" w:author="Edward Leung" w:date="2017-01-10T12:35:00Z">
                  <w:rPr/>
                </w:rPrChange>
              </w:rPr>
              <w:t>-</w:t>
            </w:r>
          </w:p>
        </w:tc>
        <w:tc>
          <w:tcPr>
            <w:tcW w:w="2070" w:type="dxa"/>
            <w:vAlign w:val="center"/>
          </w:tcPr>
          <w:p w14:paraId="1F687240" w14:textId="77777777" w:rsidR="00463122" w:rsidRPr="00184A3A" w:rsidRDefault="00463122" w:rsidP="0098195F">
            <w:pPr>
              <w:spacing w:after="0"/>
              <w:rPr>
                <w:rPrChange w:id="5411" w:author="Edward Leung" w:date="2017-01-10T12:35:00Z">
                  <w:rPr/>
                </w:rPrChange>
              </w:rPr>
            </w:pPr>
            <w:r w:rsidRPr="00184A3A">
              <w:rPr>
                <w:rPrChange w:id="5412" w:author="Edward Leung" w:date="2017-01-10T12:35:00Z">
                  <w:rPr/>
                </w:rPrChange>
              </w:rPr>
              <w:t>The number of the scheme of the job</w:t>
            </w:r>
          </w:p>
        </w:tc>
      </w:tr>
      <w:tr w:rsidR="00463122" w:rsidRPr="00184A3A" w14:paraId="00C51FB9" w14:textId="77777777" w:rsidTr="0098195F">
        <w:tc>
          <w:tcPr>
            <w:tcW w:w="1553" w:type="dxa"/>
            <w:vAlign w:val="center"/>
          </w:tcPr>
          <w:p w14:paraId="17F28C82" w14:textId="77777777" w:rsidR="00463122" w:rsidRPr="00184A3A" w:rsidRDefault="00463122" w:rsidP="0098195F">
            <w:pPr>
              <w:spacing w:after="0"/>
              <w:ind w:left="-18" w:right="-108"/>
              <w:rPr>
                <w:b/>
                <w:rPrChange w:id="5413" w:author="Edward Leung" w:date="2017-01-10T12:35:00Z">
                  <w:rPr>
                    <w:b/>
                  </w:rPr>
                </w:rPrChange>
              </w:rPr>
            </w:pPr>
            <w:r w:rsidRPr="00184A3A">
              <w:rPr>
                <w:b/>
                <w:rPrChange w:id="5414" w:author="Edward Leung" w:date="2017-01-10T12:35:00Z">
                  <w:rPr>
                    <w:b/>
                  </w:rPr>
                </w:rPrChange>
              </w:rPr>
              <w:t>Branch Code (List)</w:t>
            </w:r>
          </w:p>
        </w:tc>
        <w:tc>
          <w:tcPr>
            <w:tcW w:w="1260" w:type="dxa"/>
            <w:vAlign w:val="center"/>
          </w:tcPr>
          <w:p w14:paraId="4F051079" w14:textId="77777777" w:rsidR="00463122" w:rsidRPr="00184A3A" w:rsidRDefault="00463122" w:rsidP="0098195F">
            <w:pPr>
              <w:spacing w:after="0"/>
              <w:rPr>
                <w:rPrChange w:id="5415" w:author="Edward Leung" w:date="2017-01-10T12:35:00Z">
                  <w:rPr/>
                </w:rPrChange>
              </w:rPr>
            </w:pPr>
            <w:r w:rsidRPr="00184A3A">
              <w:rPr>
                <w:rPrChange w:id="5416" w:author="Edward Leung" w:date="2017-01-10T12:35:00Z">
                  <w:rPr/>
                </w:rPrChange>
              </w:rPr>
              <w:t>Read-only text</w:t>
            </w:r>
          </w:p>
        </w:tc>
        <w:tc>
          <w:tcPr>
            <w:tcW w:w="1170" w:type="dxa"/>
            <w:vAlign w:val="center"/>
          </w:tcPr>
          <w:p w14:paraId="1055C31C" w14:textId="77777777" w:rsidR="00463122" w:rsidRPr="00184A3A" w:rsidRDefault="00463122" w:rsidP="0098195F">
            <w:pPr>
              <w:spacing w:after="0"/>
              <w:rPr>
                <w:rPrChange w:id="5417" w:author="Edward Leung" w:date="2017-01-10T12:35:00Z">
                  <w:rPr/>
                </w:rPrChange>
              </w:rPr>
            </w:pPr>
            <w:r w:rsidRPr="00184A3A">
              <w:rPr>
                <w:rPrChange w:id="5418" w:author="Edward Leung" w:date="2017-01-10T12:35:00Z">
                  <w:rPr/>
                </w:rPrChange>
              </w:rPr>
              <w:t>Prefilled</w:t>
            </w:r>
          </w:p>
        </w:tc>
        <w:tc>
          <w:tcPr>
            <w:tcW w:w="1237" w:type="dxa"/>
            <w:vAlign w:val="center"/>
          </w:tcPr>
          <w:p w14:paraId="452AB1C8" w14:textId="77777777" w:rsidR="00463122" w:rsidRPr="00184A3A" w:rsidRDefault="00463122" w:rsidP="0098195F">
            <w:pPr>
              <w:spacing w:after="0"/>
              <w:rPr>
                <w:rPrChange w:id="5419" w:author="Edward Leung" w:date="2017-01-10T12:35:00Z">
                  <w:rPr/>
                </w:rPrChange>
              </w:rPr>
            </w:pPr>
            <w:r w:rsidRPr="00184A3A">
              <w:rPr>
                <w:rPrChange w:id="5420" w:author="Edward Leung" w:date="2017-01-10T12:35:00Z">
                  <w:rPr/>
                </w:rPrChange>
              </w:rPr>
              <w:t>-</w:t>
            </w:r>
          </w:p>
        </w:tc>
        <w:tc>
          <w:tcPr>
            <w:tcW w:w="1103" w:type="dxa"/>
            <w:vAlign w:val="center"/>
          </w:tcPr>
          <w:p w14:paraId="11F330BB" w14:textId="77777777" w:rsidR="00463122" w:rsidRPr="00184A3A" w:rsidRDefault="00463122" w:rsidP="0098195F">
            <w:pPr>
              <w:spacing w:after="0"/>
              <w:rPr>
                <w:rPrChange w:id="5421" w:author="Edward Leung" w:date="2017-01-10T12:35:00Z">
                  <w:rPr/>
                </w:rPrChange>
              </w:rPr>
            </w:pPr>
            <w:r w:rsidRPr="00184A3A">
              <w:rPr>
                <w:rPrChange w:id="5422" w:author="Edward Leung" w:date="2017-01-10T12:35:00Z">
                  <w:rPr/>
                </w:rPrChange>
              </w:rPr>
              <w:t>A</w:t>
            </w:r>
          </w:p>
        </w:tc>
        <w:tc>
          <w:tcPr>
            <w:tcW w:w="1800" w:type="dxa"/>
            <w:vAlign w:val="center"/>
          </w:tcPr>
          <w:p w14:paraId="39A13F10" w14:textId="77777777" w:rsidR="00463122" w:rsidRPr="00184A3A" w:rsidRDefault="00463122" w:rsidP="0098195F">
            <w:pPr>
              <w:spacing w:after="0"/>
              <w:rPr>
                <w:rPrChange w:id="5423" w:author="Edward Leung" w:date="2017-01-10T12:35:00Z">
                  <w:rPr/>
                </w:rPrChange>
              </w:rPr>
            </w:pPr>
            <w:r w:rsidRPr="00184A3A">
              <w:rPr>
                <w:rPrChange w:id="5424" w:author="Edward Leung" w:date="2017-01-10T12:35:00Z">
                  <w:rPr/>
                </w:rPrChange>
              </w:rPr>
              <w:t>-</w:t>
            </w:r>
          </w:p>
        </w:tc>
        <w:tc>
          <w:tcPr>
            <w:tcW w:w="2070" w:type="dxa"/>
            <w:vAlign w:val="center"/>
          </w:tcPr>
          <w:p w14:paraId="79FD2D70" w14:textId="77777777" w:rsidR="00463122" w:rsidRPr="00184A3A" w:rsidRDefault="00463122" w:rsidP="0098195F">
            <w:pPr>
              <w:spacing w:after="0"/>
              <w:rPr>
                <w:rPrChange w:id="5425" w:author="Edward Leung" w:date="2017-01-10T12:35:00Z">
                  <w:rPr/>
                </w:rPrChange>
              </w:rPr>
            </w:pPr>
            <w:r w:rsidRPr="00184A3A">
              <w:rPr>
                <w:rPrChange w:id="5426" w:author="Edward Leung" w:date="2017-01-10T12:35:00Z">
                  <w:rPr/>
                </w:rPrChange>
              </w:rPr>
              <w:t>The Branch Code of the Task</w:t>
            </w:r>
          </w:p>
        </w:tc>
      </w:tr>
      <w:tr w:rsidR="00463122" w:rsidRPr="00184A3A" w14:paraId="631C5058" w14:textId="77777777" w:rsidTr="0098195F">
        <w:tc>
          <w:tcPr>
            <w:tcW w:w="1553" w:type="dxa"/>
            <w:vAlign w:val="center"/>
          </w:tcPr>
          <w:p w14:paraId="255E9D67" w14:textId="77777777" w:rsidR="00463122" w:rsidRPr="00184A3A" w:rsidRDefault="00463122" w:rsidP="0098195F">
            <w:pPr>
              <w:spacing w:after="0"/>
              <w:ind w:left="-18" w:right="-108"/>
              <w:rPr>
                <w:b/>
                <w:rPrChange w:id="5427" w:author="Edward Leung" w:date="2017-01-10T12:35:00Z">
                  <w:rPr>
                    <w:b/>
                  </w:rPr>
                </w:rPrChange>
              </w:rPr>
            </w:pPr>
            <w:r w:rsidRPr="00184A3A">
              <w:rPr>
                <w:b/>
                <w:rPrChange w:id="5428" w:author="Edward Leung" w:date="2017-01-10T12:35:00Z">
                  <w:rPr>
                    <w:b/>
                  </w:rPr>
                </w:rPrChange>
              </w:rPr>
              <w:t>Poll Scheme Name (List)</w:t>
            </w:r>
          </w:p>
        </w:tc>
        <w:tc>
          <w:tcPr>
            <w:tcW w:w="1260" w:type="dxa"/>
            <w:vAlign w:val="center"/>
          </w:tcPr>
          <w:p w14:paraId="39C93DCE" w14:textId="77777777" w:rsidR="00463122" w:rsidRPr="00184A3A" w:rsidRDefault="00463122" w:rsidP="0098195F">
            <w:pPr>
              <w:spacing w:after="0"/>
              <w:rPr>
                <w:rPrChange w:id="5429" w:author="Edward Leung" w:date="2017-01-10T12:35:00Z">
                  <w:rPr/>
                </w:rPrChange>
              </w:rPr>
            </w:pPr>
            <w:r w:rsidRPr="00184A3A">
              <w:rPr>
                <w:rPrChange w:id="5430" w:author="Edward Leung" w:date="2017-01-10T12:35:00Z">
                  <w:rPr/>
                </w:rPrChange>
              </w:rPr>
              <w:t>Read-only text</w:t>
            </w:r>
          </w:p>
        </w:tc>
        <w:tc>
          <w:tcPr>
            <w:tcW w:w="1170" w:type="dxa"/>
            <w:vAlign w:val="center"/>
          </w:tcPr>
          <w:p w14:paraId="7854CE74" w14:textId="77777777" w:rsidR="00463122" w:rsidRPr="00184A3A" w:rsidRDefault="00463122" w:rsidP="0098195F">
            <w:pPr>
              <w:spacing w:after="0"/>
              <w:rPr>
                <w:rPrChange w:id="5431" w:author="Edward Leung" w:date="2017-01-10T12:35:00Z">
                  <w:rPr/>
                </w:rPrChange>
              </w:rPr>
            </w:pPr>
            <w:r w:rsidRPr="00184A3A">
              <w:rPr>
                <w:rPrChange w:id="5432" w:author="Edward Leung" w:date="2017-01-10T12:35:00Z">
                  <w:rPr/>
                </w:rPrChange>
              </w:rPr>
              <w:t>Prefilled</w:t>
            </w:r>
          </w:p>
        </w:tc>
        <w:tc>
          <w:tcPr>
            <w:tcW w:w="1237" w:type="dxa"/>
            <w:vAlign w:val="center"/>
          </w:tcPr>
          <w:p w14:paraId="68812CBA" w14:textId="77777777" w:rsidR="00463122" w:rsidRPr="00184A3A" w:rsidRDefault="00463122" w:rsidP="0098195F">
            <w:pPr>
              <w:spacing w:after="0"/>
              <w:rPr>
                <w:rPrChange w:id="5433" w:author="Edward Leung" w:date="2017-01-10T12:35:00Z">
                  <w:rPr/>
                </w:rPrChange>
              </w:rPr>
            </w:pPr>
            <w:r w:rsidRPr="00184A3A">
              <w:rPr>
                <w:rPrChange w:id="5434" w:author="Edward Leung" w:date="2017-01-10T12:35:00Z">
                  <w:rPr/>
                </w:rPrChange>
              </w:rPr>
              <w:t>-</w:t>
            </w:r>
          </w:p>
        </w:tc>
        <w:tc>
          <w:tcPr>
            <w:tcW w:w="1103" w:type="dxa"/>
            <w:vAlign w:val="center"/>
          </w:tcPr>
          <w:p w14:paraId="3E9DCDB0" w14:textId="77777777" w:rsidR="00463122" w:rsidRPr="00184A3A" w:rsidRDefault="00463122" w:rsidP="0098195F">
            <w:pPr>
              <w:spacing w:after="0"/>
              <w:rPr>
                <w:rPrChange w:id="5435" w:author="Edward Leung" w:date="2017-01-10T12:35:00Z">
                  <w:rPr/>
                </w:rPrChange>
              </w:rPr>
            </w:pPr>
            <w:r w:rsidRPr="00184A3A">
              <w:rPr>
                <w:rPrChange w:id="5436" w:author="Edward Leung" w:date="2017-01-10T12:35:00Z">
                  <w:rPr/>
                </w:rPrChange>
              </w:rPr>
              <w:t>A</w:t>
            </w:r>
          </w:p>
        </w:tc>
        <w:tc>
          <w:tcPr>
            <w:tcW w:w="1800" w:type="dxa"/>
            <w:vAlign w:val="center"/>
          </w:tcPr>
          <w:p w14:paraId="46E8A4EA" w14:textId="77777777" w:rsidR="00463122" w:rsidRPr="00184A3A" w:rsidRDefault="00463122" w:rsidP="0098195F">
            <w:pPr>
              <w:spacing w:after="0"/>
              <w:rPr>
                <w:rPrChange w:id="5437" w:author="Edward Leung" w:date="2017-01-10T12:35:00Z">
                  <w:rPr/>
                </w:rPrChange>
              </w:rPr>
            </w:pPr>
            <w:r w:rsidRPr="00184A3A">
              <w:rPr>
                <w:rPrChange w:id="5438" w:author="Edward Leung" w:date="2017-01-10T12:35:00Z">
                  <w:rPr/>
                </w:rPrChange>
              </w:rPr>
              <w:t>-</w:t>
            </w:r>
          </w:p>
        </w:tc>
        <w:tc>
          <w:tcPr>
            <w:tcW w:w="2070" w:type="dxa"/>
            <w:vAlign w:val="center"/>
          </w:tcPr>
          <w:p w14:paraId="660B85E3" w14:textId="77777777" w:rsidR="00463122" w:rsidRPr="00184A3A" w:rsidRDefault="00463122" w:rsidP="0098195F">
            <w:pPr>
              <w:spacing w:after="0"/>
              <w:rPr>
                <w:rPrChange w:id="5439" w:author="Edward Leung" w:date="2017-01-10T12:35:00Z">
                  <w:rPr/>
                </w:rPrChange>
              </w:rPr>
            </w:pPr>
            <w:r w:rsidRPr="00184A3A">
              <w:rPr>
                <w:rPrChange w:id="5440" w:author="Edward Leung" w:date="2017-01-10T12:35:00Z">
                  <w:rPr/>
                </w:rPrChange>
              </w:rPr>
              <w:t>The Poll Scheme Name of the Task</w:t>
            </w:r>
          </w:p>
        </w:tc>
      </w:tr>
      <w:tr w:rsidR="00463122" w:rsidRPr="00184A3A" w14:paraId="66D9F110" w14:textId="77777777" w:rsidTr="0098195F">
        <w:tc>
          <w:tcPr>
            <w:tcW w:w="1553" w:type="dxa"/>
            <w:vAlign w:val="center"/>
          </w:tcPr>
          <w:p w14:paraId="50433BF9" w14:textId="77777777" w:rsidR="00463122" w:rsidRPr="00184A3A" w:rsidRDefault="00463122" w:rsidP="0098195F">
            <w:pPr>
              <w:spacing w:after="0"/>
              <w:ind w:left="-18" w:right="-108"/>
              <w:rPr>
                <w:b/>
                <w:rPrChange w:id="5441" w:author="Edward Leung" w:date="2017-01-10T12:35:00Z">
                  <w:rPr>
                    <w:b/>
                  </w:rPr>
                </w:rPrChange>
              </w:rPr>
            </w:pPr>
            <w:r w:rsidRPr="00184A3A">
              <w:rPr>
                <w:b/>
                <w:rPrChange w:id="5442" w:author="Edward Leung" w:date="2017-01-10T12:35:00Z">
                  <w:rPr>
                    <w:b/>
                  </w:rPr>
                </w:rPrChange>
              </w:rPr>
              <w:t>Start Time (List)</w:t>
            </w:r>
          </w:p>
        </w:tc>
        <w:tc>
          <w:tcPr>
            <w:tcW w:w="1260" w:type="dxa"/>
            <w:vAlign w:val="center"/>
          </w:tcPr>
          <w:p w14:paraId="3E60B0E6" w14:textId="77777777" w:rsidR="00463122" w:rsidRPr="00184A3A" w:rsidRDefault="00463122" w:rsidP="0098195F">
            <w:pPr>
              <w:spacing w:after="0"/>
              <w:rPr>
                <w:rPrChange w:id="5443" w:author="Edward Leung" w:date="2017-01-10T12:35:00Z">
                  <w:rPr/>
                </w:rPrChange>
              </w:rPr>
            </w:pPr>
            <w:r w:rsidRPr="00184A3A">
              <w:rPr>
                <w:rPrChange w:id="5444" w:author="Edward Leung" w:date="2017-01-10T12:35:00Z">
                  <w:rPr/>
                </w:rPrChange>
              </w:rPr>
              <w:t>Read-only text</w:t>
            </w:r>
          </w:p>
        </w:tc>
        <w:tc>
          <w:tcPr>
            <w:tcW w:w="1170" w:type="dxa"/>
            <w:vAlign w:val="center"/>
          </w:tcPr>
          <w:p w14:paraId="1E6F418C" w14:textId="77777777" w:rsidR="00463122" w:rsidRPr="00184A3A" w:rsidRDefault="00463122" w:rsidP="0098195F">
            <w:pPr>
              <w:spacing w:after="0"/>
              <w:rPr>
                <w:rPrChange w:id="5445" w:author="Edward Leung" w:date="2017-01-10T12:35:00Z">
                  <w:rPr/>
                </w:rPrChange>
              </w:rPr>
            </w:pPr>
            <w:r w:rsidRPr="00184A3A">
              <w:rPr>
                <w:rPrChange w:id="5446" w:author="Edward Leung" w:date="2017-01-10T12:35:00Z">
                  <w:rPr/>
                </w:rPrChange>
              </w:rPr>
              <w:t>Prefilled</w:t>
            </w:r>
          </w:p>
        </w:tc>
        <w:tc>
          <w:tcPr>
            <w:tcW w:w="1237" w:type="dxa"/>
            <w:vAlign w:val="center"/>
          </w:tcPr>
          <w:p w14:paraId="2D32511B" w14:textId="77777777" w:rsidR="00463122" w:rsidRPr="00184A3A" w:rsidRDefault="00463122" w:rsidP="0098195F">
            <w:pPr>
              <w:spacing w:after="0"/>
              <w:rPr>
                <w:rPrChange w:id="5447" w:author="Edward Leung" w:date="2017-01-10T12:35:00Z">
                  <w:rPr/>
                </w:rPrChange>
              </w:rPr>
            </w:pPr>
            <w:r w:rsidRPr="00184A3A">
              <w:rPr>
                <w:rPrChange w:id="5448" w:author="Edward Leung" w:date="2017-01-10T12:35:00Z">
                  <w:rPr/>
                </w:rPrChange>
              </w:rPr>
              <w:t>-</w:t>
            </w:r>
          </w:p>
        </w:tc>
        <w:tc>
          <w:tcPr>
            <w:tcW w:w="1103" w:type="dxa"/>
            <w:vAlign w:val="center"/>
          </w:tcPr>
          <w:p w14:paraId="7E5E49F4" w14:textId="77777777" w:rsidR="00463122" w:rsidRPr="00184A3A" w:rsidRDefault="00463122" w:rsidP="0098195F">
            <w:pPr>
              <w:spacing w:after="0"/>
              <w:rPr>
                <w:rPrChange w:id="5449" w:author="Edward Leung" w:date="2017-01-10T12:35:00Z">
                  <w:rPr/>
                </w:rPrChange>
              </w:rPr>
            </w:pPr>
            <w:r w:rsidRPr="00184A3A">
              <w:rPr>
                <w:rPrChange w:id="5450" w:author="Edward Leung" w:date="2017-01-10T12:35:00Z">
                  <w:rPr/>
                </w:rPrChange>
              </w:rPr>
              <w:t>A</w:t>
            </w:r>
          </w:p>
        </w:tc>
        <w:tc>
          <w:tcPr>
            <w:tcW w:w="1800" w:type="dxa"/>
            <w:vAlign w:val="center"/>
          </w:tcPr>
          <w:p w14:paraId="02480AFC" w14:textId="77777777" w:rsidR="00463122" w:rsidRPr="00184A3A" w:rsidRDefault="00463122" w:rsidP="0098195F">
            <w:pPr>
              <w:spacing w:after="0"/>
              <w:rPr>
                <w:rPrChange w:id="5451" w:author="Edward Leung" w:date="2017-01-10T12:35:00Z">
                  <w:rPr/>
                </w:rPrChange>
              </w:rPr>
            </w:pPr>
            <w:r w:rsidRPr="00184A3A">
              <w:rPr>
                <w:rPrChange w:id="5452" w:author="Edward Leung" w:date="2017-01-10T12:35:00Z">
                  <w:rPr/>
                </w:rPrChange>
              </w:rPr>
              <w:t>-</w:t>
            </w:r>
          </w:p>
        </w:tc>
        <w:tc>
          <w:tcPr>
            <w:tcW w:w="2070" w:type="dxa"/>
            <w:vAlign w:val="center"/>
          </w:tcPr>
          <w:p w14:paraId="20DA040C" w14:textId="77777777" w:rsidR="00463122" w:rsidRPr="00184A3A" w:rsidRDefault="00463122" w:rsidP="0098195F">
            <w:pPr>
              <w:spacing w:after="0"/>
              <w:rPr>
                <w:rPrChange w:id="5453" w:author="Edward Leung" w:date="2017-01-10T12:35:00Z">
                  <w:rPr/>
                </w:rPrChange>
              </w:rPr>
            </w:pPr>
            <w:r w:rsidRPr="00184A3A">
              <w:rPr>
                <w:rPrChange w:id="5454" w:author="Edward Leung" w:date="2017-01-10T12:35:00Z">
                  <w:rPr/>
                </w:rPrChange>
              </w:rPr>
              <w:t>The Start Time of the Task</w:t>
            </w:r>
          </w:p>
        </w:tc>
      </w:tr>
      <w:tr w:rsidR="00463122" w:rsidRPr="00184A3A" w14:paraId="309ED6E2" w14:textId="77777777" w:rsidTr="0098195F">
        <w:tc>
          <w:tcPr>
            <w:tcW w:w="1553" w:type="dxa"/>
            <w:vAlign w:val="center"/>
          </w:tcPr>
          <w:p w14:paraId="5201E634" w14:textId="77777777" w:rsidR="00463122" w:rsidRPr="00184A3A" w:rsidRDefault="00463122" w:rsidP="0098195F">
            <w:pPr>
              <w:spacing w:after="0"/>
              <w:ind w:left="-18" w:right="-108"/>
              <w:rPr>
                <w:b/>
                <w:rPrChange w:id="5455" w:author="Edward Leung" w:date="2017-01-10T12:35:00Z">
                  <w:rPr>
                    <w:b/>
                  </w:rPr>
                </w:rPrChange>
              </w:rPr>
            </w:pPr>
            <w:r w:rsidRPr="00184A3A">
              <w:rPr>
                <w:b/>
                <w:rPrChange w:id="5456" w:author="Edward Leung" w:date="2017-01-10T12:35:00Z">
                  <w:rPr>
                    <w:b/>
                  </w:rPr>
                </w:rPrChange>
              </w:rPr>
              <w:t>End Time (List)</w:t>
            </w:r>
          </w:p>
        </w:tc>
        <w:tc>
          <w:tcPr>
            <w:tcW w:w="1260" w:type="dxa"/>
            <w:vAlign w:val="center"/>
          </w:tcPr>
          <w:p w14:paraId="2DE9283E" w14:textId="77777777" w:rsidR="00463122" w:rsidRPr="00184A3A" w:rsidRDefault="00463122" w:rsidP="0098195F">
            <w:pPr>
              <w:spacing w:after="0"/>
              <w:rPr>
                <w:rPrChange w:id="5457" w:author="Edward Leung" w:date="2017-01-10T12:35:00Z">
                  <w:rPr/>
                </w:rPrChange>
              </w:rPr>
            </w:pPr>
            <w:r w:rsidRPr="00184A3A">
              <w:rPr>
                <w:rPrChange w:id="5458" w:author="Edward Leung" w:date="2017-01-10T12:35:00Z">
                  <w:rPr/>
                </w:rPrChange>
              </w:rPr>
              <w:t>Read-only text</w:t>
            </w:r>
          </w:p>
        </w:tc>
        <w:tc>
          <w:tcPr>
            <w:tcW w:w="1170" w:type="dxa"/>
            <w:vAlign w:val="center"/>
          </w:tcPr>
          <w:p w14:paraId="64B993B6" w14:textId="77777777" w:rsidR="00463122" w:rsidRPr="00184A3A" w:rsidRDefault="00463122" w:rsidP="0098195F">
            <w:pPr>
              <w:spacing w:after="0"/>
              <w:rPr>
                <w:rPrChange w:id="5459" w:author="Edward Leung" w:date="2017-01-10T12:35:00Z">
                  <w:rPr/>
                </w:rPrChange>
              </w:rPr>
            </w:pPr>
            <w:r w:rsidRPr="00184A3A">
              <w:rPr>
                <w:rPrChange w:id="5460" w:author="Edward Leung" w:date="2017-01-10T12:35:00Z">
                  <w:rPr/>
                </w:rPrChange>
              </w:rPr>
              <w:t>Prefilled</w:t>
            </w:r>
          </w:p>
        </w:tc>
        <w:tc>
          <w:tcPr>
            <w:tcW w:w="1237" w:type="dxa"/>
            <w:vAlign w:val="center"/>
          </w:tcPr>
          <w:p w14:paraId="3E648801" w14:textId="77777777" w:rsidR="00463122" w:rsidRPr="00184A3A" w:rsidRDefault="00463122" w:rsidP="0098195F">
            <w:pPr>
              <w:spacing w:after="0"/>
              <w:rPr>
                <w:rPrChange w:id="5461" w:author="Edward Leung" w:date="2017-01-10T12:35:00Z">
                  <w:rPr/>
                </w:rPrChange>
              </w:rPr>
            </w:pPr>
            <w:r w:rsidRPr="00184A3A">
              <w:rPr>
                <w:rPrChange w:id="5462" w:author="Edward Leung" w:date="2017-01-10T12:35:00Z">
                  <w:rPr/>
                </w:rPrChange>
              </w:rPr>
              <w:t>-</w:t>
            </w:r>
          </w:p>
        </w:tc>
        <w:tc>
          <w:tcPr>
            <w:tcW w:w="1103" w:type="dxa"/>
            <w:vAlign w:val="center"/>
          </w:tcPr>
          <w:p w14:paraId="31C274DE" w14:textId="77777777" w:rsidR="00463122" w:rsidRPr="00184A3A" w:rsidRDefault="00463122" w:rsidP="0098195F">
            <w:pPr>
              <w:spacing w:after="0"/>
              <w:rPr>
                <w:rPrChange w:id="5463" w:author="Edward Leung" w:date="2017-01-10T12:35:00Z">
                  <w:rPr/>
                </w:rPrChange>
              </w:rPr>
            </w:pPr>
            <w:r w:rsidRPr="00184A3A">
              <w:rPr>
                <w:rPrChange w:id="5464" w:author="Edward Leung" w:date="2017-01-10T12:35:00Z">
                  <w:rPr/>
                </w:rPrChange>
              </w:rPr>
              <w:t>A</w:t>
            </w:r>
          </w:p>
        </w:tc>
        <w:tc>
          <w:tcPr>
            <w:tcW w:w="1800" w:type="dxa"/>
            <w:vAlign w:val="center"/>
          </w:tcPr>
          <w:p w14:paraId="0C0A2EB6" w14:textId="77777777" w:rsidR="00463122" w:rsidRPr="00184A3A" w:rsidRDefault="00463122" w:rsidP="0098195F">
            <w:pPr>
              <w:spacing w:after="0"/>
              <w:rPr>
                <w:rPrChange w:id="5465" w:author="Edward Leung" w:date="2017-01-10T12:35:00Z">
                  <w:rPr/>
                </w:rPrChange>
              </w:rPr>
            </w:pPr>
            <w:r w:rsidRPr="00184A3A">
              <w:rPr>
                <w:rPrChange w:id="5466" w:author="Edward Leung" w:date="2017-01-10T12:35:00Z">
                  <w:rPr/>
                </w:rPrChange>
              </w:rPr>
              <w:t>-</w:t>
            </w:r>
          </w:p>
        </w:tc>
        <w:tc>
          <w:tcPr>
            <w:tcW w:w="2070" w:type="dxa"/>
            <w:vAlign w:val="center"/>
          </w:tcPr>
          <w:p w14:paraId="7DAEA938" w14:textId="77777777" w:rsidR="00463122" w:rsidRPr="00184A3A" w:rsidRDefault="00463122" w:rsidP="0098195F">
            <w:pPr>
              <w:spacing w:after="0"/>
              <w:rPr>
                <w:rPrChange w:id="5467" w:author="Edward Leung" w:date="2017-01-10T12:35:00Z">
                  <w:rPr/>
                </w:rPrChange>
              </w:rPr>
            </w:pPr>
            <w:r w:rsidRPr="00184A3A">
              <w:rPr>
                <w:rPrChange w:id="5468" w:author="Edward Leung" w:date="2017-01-10T12:35:00Z">
                  <w:rPr/>
                </w:rPrChange>
              </w:rPr>
              <w:t>The End Time of the Task</w:t>
            </w:r>
          </w:p>
        </w:tc>
      </w:tr>
      <w:tr w:rsidR="00463122" w:rsidRPr="00184A3A" w14:paraId="2B8F844D" w14:textId="77777777" w:rsidTr="0098195F">
        <w:tc>
          <w:tcPr>
            <w:tcW w:w="1553" w:type="dxa"/>
            <w:vAlign w:val="center"/>
          </w:tcPr>
          <w:p w14:paraId="58A67A96" w14:textId="77777777" w:rsidR="00463122" w:rsidRPr="00184A3A" w:rsidRDefault="00463122" w:rsidP="0098195F">
            <w:pPr>
              <w:spacing w:after="0"/>
              <w:ind w:left="-18" w:right="-108"/>
              <w:rPr>
                <w:b/>
                <w:rPrChange w:id="5469" w:author="Edward Leung" w:date="2017-01-10T12:35:00Z">
                  <w:rPr>
                    <w:b/>
                  </w:rPr>
                </w:rPrChange>
              </w:rPr>
            </w:pPr>
            <w:r w:rsidRPr="00184A3A">
              <w:rPr>
                <w:b/>
                <w:rPrChange w:id="5470" w:author="Edward Leung" w:date="2017-01-10T12:35:00Z">
                  <w:rPr>
                    <w:b/>
                  </w:rPr>
                </w:rPrChange>
              </w:rPr>
              <w:t>Status (List(</w:t>
            </w:r>
          </w:p>
        </w:tc>
        <w:tc>
          <w:tcPr>
            <w:tcW w:w="1260" w:type="dxa"/>
            <w:vAlign w:val="center"/>
          </w:tcPr>
          <w:p w14:paraId="05B9A835" w14:textId="77777777" w:rsidR="00463122" w:rsidRPr="00184A3A" w:rsidRDefault="00463122" w:rsidP="0098195F">
            <w:pPr>
              <w:spacing w:after="0"/>
              <w:rPr>
                <w:rPrChange w:id="5471" w:author="Edward Leung" w:date="2017-01-10T12:35:00Z">
                  <w:rPr/>
                </w:rPrChange>
              </w:rPr>
            </w:pPr>
            <w:r w:rsidRPr="00184A3A">
              <w:rPr>
                <w:rPrChange w:id="5472" w:author="Edward Leung" w:date="2017-01-10T12:35:00Z">
                  <w:rPr/>
                </w:rPrChange>
              </w:rPr>
              <w:t>Read-only text</w:t>
            </w:r>
          </w:p>
        </w:tc>
        <w:tc>
          <w:tcPr>
            <w:tcW w:w="1170" w:type="dxa"/>
            <w:vAlign w:val="center"/>
          </w:tcPr>
          <w:p w14:paraId="3E76B951" w14:textId="77777777" w:rsidR="00463122" w:rsidRPr="00184A3A" w:rsidRDefault="00463122" w:rsidP="0098195F">
            <w:pPr>
              <w:spacing w:after="0"/>
              <w:rPr>
                <w:rPrChange w:id="5473" w:author="Edward Leung" w:date="2017-01-10T12:35:00Z">
                  <w:rPr/>
                </w:rPrChange>
              </w:rPr>
            </w:pPr>
            <w:r w:rsidRPr="00184A3A">
              <w:rPr>
                <w:rPrChange w:id="5474" w:author="Edward Leung" w:date="2017-01-10T12:35:00Z">
                  <w:rPr/>
                </w:rPrChange>
              </w:rPr>
              <w:t>Prefilled</w:t>
            </w:r>
          </w:p>
        </w:tc>
        <w:tc>
          <w:tcPr>
            <w:tcW w:w="1237" w:type="dxa"/>
            <w:vAlign w:val="center"/>
          </w:tcPr>
          <w:p w14:paraId="6BB03DE0" w14:textId="77777777" w:rsidR="00463122" w:rsidRPr="00184A3A" w:rsidRDefault="00463122" w:rsidP="0098195F">
            <w:pPr>
              <w:spacing w:after="0"/>
              <w:rPr>
                <w:rPrChange w:id="5475" w:author="Edward Leung" w:date="2017-01-10T12:35:00Z">
                  <w:rPr/>
                </w:rPrChange>
              </w:rPr>
            </w:pPr>
            <w:r w:rsidRPr="00184A3A">
              <w:rPr>
                <w:rPrChange w:id="5476" w:author="Edward Leung" w:date="2017-01-10T12:35:00Z">
                  <w:rPr/>
                </w:rPrChange>
              </w:rPr>
              <w:t>-</w:t>
            </w:r>
          </w:p>
        </w:tc>
        <w:tc>
          <w:tcPr>
            <w:tcW w:w="1103" w:type="dxa"/>
            <w:vAlign w:val="center"/>
          </w:tcPr>
          <w:p w14:paraId="6342B854" w14:textId="77777777" w:rsidR="00463122" w:rsidRPr="00184A3A" w:rsidRDefault="00463122" w:rsidP="0098195F">
            <w:pPr>
              <w:spacing w:after="0"/>
              <w:rPr>
                <w:rPrChange w:id="5477" w:author="Edward Leung" w:date="2017-01-10T12:35:00Z">
                  <w:rPr/>
                </w:rPrChange>
              </w:rPr>
            </w:pPr>
            <w:r w:rsidRPr="00184A3A">
              <w:rPr>
                <w:rPrChange w:id="5478" w:author="Edward Leung" w:date="2017-01-10T12:35:00Z">
                  <w:rPr/>
                </w:rPrChange>
              </w:rPr>
              <w:t>A</w:t>
            </w:r>
          </w:p>
        </w:tc>
        <w:tc>
          <w:tcPr>
            <w:tcW w:w="1800" w:type="dxa"/>
            <w:vAlign w:val="center"/>
          </w:tcPr>
          <w:p w14:paraId="11A65565" w14:textId="77777777" w:rsidR="00463122" w:rsidRPr="00184A3A" w:rsidRDefault="00463122" w:rsidP="0098195F">
            <w:pPr>
              <w:spacing w:after="0"/>
              <w:rPr>
                <w:rPrChange w:id="5479" w:author="Edward Leung" w:date="2017-01-10T12:35:00Z">
                  <w:rPr/>
                </w:rPrChange>
              </w:rPr>
            </w:pPr>
            <w:r w:rsidRPr="00184A3A">
              <w:rPr>
                <w:rPrChange w:id="5480" w:author="Edward Leung" w:date="2017-01-10T12:35:00Z">
                  <w:rPr/>
                </w:rPrChange>
              </w:rPr>
              <w:t>-</w:t>
            </w:r>
          </w:p>
        </w:tc>
        <w:tc>
          <w:tcPr>
            <w:tcW w:w="2070" w:type="dxa"/>
            <w:vAlign w:val="center"/>
          </w:tcPr>
          <w:p w14:paraId="3526C63B" w14:textId="77777777" w:rsidR="00463122" w:rsidRPr="00184A3A" w:rsidRDefault="00463122" w:rsidP="0098195F">
            <w:pPr>
              <w:spacing w:after="0"/>
              <w:rPr>
                <w:rPrChange w:id="5481" w:author="Edward Leung" w:date="2017-01-10T12:35:00Z">
                  <w:rPr/>
                </w:rPrChange>
              </w:rPr>
            </w:pPr>
            <w:r w:rsidRPr="00184A3A">
              <w:rPr>
                <w:rPrChange w:id="5482" w:author="Edward Leung" w:date="2017-01-10T12:35:00Z">
                  <w:rPr/>
                </w:rPrChange>
              </w:rPr>
              <w:t>The Status of the Task</w:t>
            </w:r>
          </w:p>
        </w:tc>
      </w:tr>
    </w:tbl>
    <w:p w14:paraId="3BD340A9" w14:textId="77777777" w:rsidR="00463122" w:rsidRPr="00184A3A" w:rsidRDefault="00463122" w:rsidP="00463122">
      <w:pPr>
        <w:ind w:left="360"/>
        <w:rPr>
          <w:lang w:eastAsia="zh-CN"/>
          <w:rPrChange w:id="5483" w:author="Edward Leung" w:date="2017-01-10T12:35:00Z">
            <w:rPr>
              <w:lang w:eastAsia="zh-CN"/>
            </w:rPr>
          </w:rPrChange>
        </w:rPr>
      </w:pPr>
    </w:p>
    <w:p w14:paraId="32646032" w14:textId="77777777" w:rsidR="00463122" w:rsidRPr="00184A3A" w:rsidRDefault="00463122" w:rsidP="00463122">
      <w:pPr>
        <w:pStyle w:val="Heading4"/>
        <w:ind w:left="864"/>
        <w:rPr>
          <w:rPrChange w:id="5484" w:author="Edward Leung" w:date="2017-01-10T12:35:00Z">
            <w:rPr/>
          </w:rPrChange>
        </w:rPr>
      </w:pPr>
      <w:r w:rsidRPr="00184A3A">
        <w:rPr>
          <w:rPrChange w:id="5485" w:author="Edward Leung" w:date="2017-01-10T12:35:00Z">
            <w:rPr/>
          </w:rPrChange>
        </w:rPr>
        <w:t>Screen Objects &amp; Action</w:t>
      </w:r>
    </w:p>
    <w:p w14:paraId="4FCB3EF9" w14:textId="77777777" w:rsidR="00463122" w:rsidRPr="00184A3A" w:rsidRDefault="00463122" w:rsidP="00463122">
      <w:pPr>
        <w:ind w:left="450"/>
        <w:rPr>
          <w:rFonts w:eastAsia="SimSun"/>
          <w:lang w:eastAsia="zh-CN"/>
          <w:rPrChange w:id="5486" w:author="Edward Leung" w:date="2017-01-10T12:35:00Z">
            <w:rPr>
              <w:rFonts w:eastAsia="SimSun"/>
              <w:lang w:eastAsia="zh-CN"/>
            </w:rPr>
          </w:rPrChange>
        </w:rPr>
      </w:pPr>
      <w:r w:rsidRPr="00184A3A">
        <w:rPr>
          <w:lang w:eastAsia="zh-CN"/>
          <w:rPrChange w:id="5487" w:author="Edward Leung" w:date="2017-01-10T12:35:00Z">
            <w:rPr>
              <w:lang w:eastAsia="zh-CN"/>
            </w:rPr>
          </w:rPrChange>
        </w:rPr>
        <w:t>N/A</w:t>
      </w:r>
    </w:p>
    <w:p w14:paraId="433BA402" w14:textId="77777777" w:rsidR="00463122" w:rsidRPr="00184A3A" w:rsidRDefault="00463122" w:rsidP="00463122">
      <w:pPr>
        <w:pStyle w:val="Heading4"/>
        <w:ind w:left="864"/>
        <w:rPr>
          <w:rPrChange w:id="5488" w:author="Edward Leung" w:date="2017-01-10T12:35:00Z">
            <w:rPr/>
          </w:rPrChange>
        </w:rPr>
      </w:pPr>
      <w:r w:rsidRPr="00184A3A">
        <w:rPr>
          <w:rPrChange w:id="5489" w:author="Edward Leung" w:date="2017-01-10T12:35:00Z">
            <w:rPr/>
          </w:rPrChange>
        </w:rPr>
        <w:t>User/Security Group</w:t>
      </w:r>
    </w:p>
    <w:p w14:paraId="620FBA7D" w14:textId="77777777" w:rsidR="00463122" w:rsidRPr="00184A3A" w:rsidRDefault="00463122" w:rsidP="00463122">
      <w:pPr>
        <w:ind w:left="360"/>
        <w:rPr>
          <w:rFonts w:eastAsia="SimSun"/>
          <w:rPrChange w:id="5490" w:author="Edward Leung" w:date="2017-01-10T12:35:00Z">
            <w:rPr>
              <w:rFonts w:eastAsia="SimSun"/>
            </w:rPr>
          </w:rPrChange>
        </w:rPr>
      </w:pPr>
      <w:r w:rsidRPr="00184A3A">
        <w:rPr>
          <w:rFonts w:eastAsia="SimSun"/>
          <w:rPrChange w:id="5491" w:author="Edward Leung" w:date="2017-01-10T12:35:00Z">
            <w:rPr>
              <w:rFonts w:eastAsia="SimSun"/>
            </w:rPr>
          </w:rPrChange>
        </w:rPr>
        <w:t>This function can be accessed by the following user(s):</w:t>
      </w:r>
    </w:p>
    <w:p w14:paraId="10723E7B" w14:textId="77777777" w:rsidR="00463122" w:rsidRPr="00184A3A" w:rsidRDefault="00463122" w:rsidP="00463122">
      <w:pPr>
        <w:ind w:left="360"/>
        <w:rPr>
          <w:rFonts w:eastAsia="SimSun"/>
          <w:rPrChange w:id="5492" w:author="Edward Leung" w:date="2017-01-10T12:35:00Z">
            <w:rPr>
              <w:rFonts w:eastAsia="SimSun"/>
            </w:rPr>
          </w:rPrChange>
        </w:rPr>
      </w:pPr>
    </w:p>
    <w:p w14:paraId="09D3ABD6" w14:textId="77777777" w:rsidR="00463122" w:rsidRPr="00184A3A" w:rsidRDefault="00463122" w:rsidP="00463122">
      <w:pPr>
        <w:pStyle w:val="Heading4"/>
        <w:ind w:left="864"/>
        <w:rPr>
          <w:rPrChange w:id="5493" w:author="Edward Leung" w:date="2017-01-10T12:35:00Z">
            <w:rPr/>
          </w:rPrChange>
        </w:rPr>
      </w:pPr>
      <w:r w:rsidRPr="00184A3A">
        <w:rPr>
          <w:rPrChange w:id="5494" w:author="Edward Leung" w:date="2017-01-10T12:35:00Z">
            <w:rPr/>
          </w:rPrChange>
        </w:rPr>
        <w:t>Assumptions/Constraints</w:t>
      </w:r>
    </w:p>
    <w:p w14:paraId="1873D83B" w14:textId="77777777" w:rsidR="00463122" w:rsidRPr="00184A3A" w:rsidRDefault="00463122" w:rsidP="00463122">
      <w:pPr>
        <w:ind w:left="450"/>
        <w:rPr>
          <w:lang w:eastAsia="zh-CN"/>
          <w:rPrChange w:id="5495" w:author="Edward Leung" w:date="2017-01-10T12:35:00Z">
            <w:rPr>
              <w:lang w:eastAsia="zh-CN"/>
            </w:rPr>
          </w:rPrChange>
        </w:rPr>
      </w:pPr>
      <w:r w:rsidRPr="00184A3A">
        <w:rPr>
          <w:lang w:eastAsia="zh-CN"/>
          <w:rPrChange w:id="5496" w:author="Edward Leung" w:date="2017-01-10T12:35:00Z">
            <w:rPr>
              <w:lang w:eastAsia="zh-CN"/>
            </w:rPr>
          </w:rPrChange>
        </w:rPr>
        <w:t>N/A</w:t>
      </w:r>
    </w:p>
    <w:p w14:paraId="2F3B1EB6" w14:textId="77777777" w:rsidR="00463122" w:rsidRPr="00184A3A" w:rsidRDefault="00463122" w:rsidP="00463122">
      <w:pPr>
        <w:pStyle w:val="Heading4"/>
        <w:ind w:left="864"/>
        <w:rPr>
          <w:rPrChange w:id="5497" w:author="Edward Leung" w:date="2017-01-10T12:35:00Z">
            <w:rPr/>
          </w:rPrChange>
        </w:rPr>
      </w:pPr>
      <w:r w:rsidRPr="00184A3A">
        <w:rPr>
          <w:rPrChange w:id="5498" w:author="Edward Leung" w:date="2017-01-10T12:35:00Z">
            <w:rPr/>
          </w:rPrChange>
        </w:rPr>
        <w:t xml:space="preserve">Error &amp; Exception List </w:t>
      </w:r>
    </w:p>
    <w:p w14:paraId="0A15E657" w14:textId="77777777" w:rsidR="00463122" w:rsidRPr="00184A3A" w:rsidRDefault="00463122" w:rsidP="00463122">
      <w:pPr>
        <w:ind w:left="450"/>
        <w:rPr>
          <w:lang w:eastAsia="zh-CN"/>
          <w:rPrChange w:id="5499" w:author="Edward Leung" w:date="2017-01-10T12:35:00Z">
            <w:rPr>
              <w:lang w:eastAsia="zh-CN"/>
            </w:rPr>
          </w:rPrChange>
        </w:rPr>
      </w:pPr>
      <w:r w:rsidRPr="00184A3A">
        <w:rPr>
          <w:lang w:eastAsia="zh-CN"/>
          <w:rPrChange w:id="5500" w:author="Edward Leung" w:date="2017-01-10T12:35:00Z">
            <w:rPr>
              <w:lang w:eastAsia="zh-CN"/>
            </w:rPr>
          </w:rPrChange>
        </w:rPr>
        <w:t>N/A</w:t>
      </w:r>
    </w:p>
    <w:p w14:paraId="67A19B23" w14:textId="77777777" w:rsidR="001C4B36" w:rsidRPr="00184A3A" w:rsidRDefault="001C4B36" w:rsidP="001C4B36">
      <w:pPr>
        <w:rPr>
          <w:rFonts w:eastAsia="SimSun"/>
          <w:lang w:eastAsia="zh-CN"/>
          <w:rPrChange w:id="5501" w:author="Edward Leung" w:date="2017-01-10T12:35:00Z">
            <w:rPr>
              <w:rFonts w:eastAsia="SimSun"/>
              <w:lang w:eastAsia="zh-CN"/>
            </w:rPr>
          </w:rPrChange>
        </w:rPr>
      </w:pPr>
    </w:p>
    <w:p w14:paraId="68D246AD" w14:textId="77777777" w:rsidR="001C4B36" w:rsidRPr="00184A3A" w:rsidRDefault="001C4B36" w:rsidP="001C4B36">
      <w:pPr>
        <w:rPr>
          <w:lang w:eastAsia="zh-HK"/>
          <w:rPrChange w:id="5502" w:author="Edward Leung" w:date="2017-01-10T12:35:00Z">
            <w:rPr>
              <w:lang w:eastAsia="zh-HK"/>
            </w:rPr>
          </w:rPrChange>
        </w:rPr>
      </w:pPr>
    </w:p>
    <w:p w14:paraId="3214112F" w14:textId="77777777" w:rsidR="001C4B36" w:rsidRPr="00184A3A" w:rsidRDefault="001C4B36" w:rsidP="001C4B36">
      <w:pPr>
        <w:rPr>
          <w:lang w:eastAsia="zh-HK"/>
          <w:rPrChange w:id="5503" w:author="Edward Leung" w:date="2017-01-10T12:35:00Z">
            <w:rPr>
              <w:lang w:eastAsia="zh-HK"/>
            </w:rPr>
          </w:rPrChange>
        </w:rPr>
      </w:pPr>
    </w:p>
    <w:p w14:paraId="26802E3C" w14:textId="77777777" w:rsidR="001C4B36" w:rsidRPr="00184A3A" w:rsidRDefault="001C4B36">
      <w:pPr>
        <w:rPr>
          <w:rFonts w:cs="Microsoft YaHei"/>
          <w:b/>
          <w:bCs/>
          <w:color w:val="4F81BD" w:themeColor="accent1"/>
          <w:sz w:val="26"/>
          <w:szCs w:val="26"/>
          <w:lang w:eastAsia="zh-HK"/>
          <w:rPrChange w:id="5504" w:author="Edward Leung" w:date="2017-01-10T12:35:00Z">
            <w:rPr>
              <w:rFonts w:cs="Microsoft YaHei"/>
              <w:b/>
              <w:bCs/>
              <w:color w:val="4F81BD" w:themeColor="accent1"/>
              <w:sz w:val="26"/>
              <w:szCs w:val="26"/>
              <w:lang w:eastAsia="zh-HK"/>
            </w:rPr>
          </w:rPrChange>
        </w:rPr>
      </w:pPr>
      <w:r w:rsidRPr="00184A3A">
        <w:rPr>
          <w:rPrChange w:id="5505" w:author="Edward Leung" w:date="2017-01-10T12:35:00Z">
            <w:rPr/>
          </w:rPrChange>
        </w:rPr>
        <w:br w:type="page"/>
      </w:r>
    </w:p>
    <w:p w14:paraId="1C974D94" w14:textId="77777777" w:rsidR="00840717" w:rsidRPr="00184A3A" w:rsidRDefault="00840717" w:rsidP="00840717">
      <w:pPr>
        <w:pStyle w:val="Heading2"/>
        <w:rPr>
          <w:rPrChange w:id="5506" w:author="Edward Leung" w:date="2017-01-10T12:35:00Z">
            <w:rPr/>
          </w:rPrChange>
        </w:rPr>
      </w:pPr>
      <w:bookmarkStart w:id="5507" w:name="_Toc471750758"/>
      <w:r w:rsidRPr="00184A3A">
        <w:rPr>
          <w:rPrChange w:id="5508" w:author="Edward Leung" w:date="2017-01-10T12:35:00Z">
            <w:rPr/>
          </w:rPrChange>
        </w:rPr>
        <w:lastRenderedPageBreak/>
        <w:t>Sales Data Real Time Polling Batch Job</w:t>
      </w:r>
    </w:p>
    <w:p w14:paraId="7387F9DC" w14:textId="77777777" w:rsidR="00840717" w:rsidRPr="00184A3A" w:rsidRDefault="00840717" w:rsidP="00840717">
      <w:pPr>
        <w:pStyle w:val="Heading3"/>
        <w:rPr>
          <w:lang w:eastAsia="zh-CN"/>
          <w:rPrChange w:id="5509" w:author="Edward Leung" w:date="2017-01-10T12:35:00Z">
            <w:rPr>
              <w:lang w:eastAsia="zh-CN"/>
            </w:rPr>
          </w:rPrChange>
        </w:rPr>
      </w:pPr>
      <w:r w:rsidRPr="00184A3A">
        <w:rPr>
          <w:lang w:eastAsia="zh-CN"/>
          <w:rPrChange w:id="5510" w:author="Edward Leung" w:date="2017-01-10T12:35:00Z">
            <w:rPr>
              <w:lang w:eastAsia="zh-CN"/>
            </w:rPr>
          </w:rPrChange>
        </w:rPr>
        <w:t>Description</w:t>
      </w:r>
    </w:p>
    <w:p w14:paraId="4289579F" w14:textId="77777777" w:rsidR="00840717" w:rsidRPr="00184A3A" w:rsidRDefault="00840717" w:rsidP="00840717">
      <w:pPr>
        <w:ind w:left="360"/>
        <w:rPr>
          <w:lang w:eastAsia="zh-CN"/>
          <w:rPrChange w:id="5511" w:author="Edward Leung" w:date="2017-01-10T12:35:00Z">
            <w:rPr>
              <w:lang w:eastAsia="zh-CN"/>
            </w:rPr>
          </w:rPrChange>
        </w:rPr>
      </w:pPr>
      <w:r w:rsidRPr="00184A3A">
        <w:rPr>
          <w:lang w:eastAsia="zh-CN"/>
          <w:rPrChange w:id="5512" w:author="Edward Leung" w:date="2017-01-10T12:35:00Z">
            <w:rPr>
              <w:lang w:eastAsia="zh-CN"/>
            </w:rPr>
          </w:rPrChange>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840717">
      <w:pPr>
        <w:ind w:left="360"/>
        <w:rPr>
          <w:lang w:eastAsia="zh-CN"/>
          <w:rPrChange w:id="5513" w:author="Edward Leung" w:date="2017-01-10T12:35:00Z">
            <w:rPr>
              <w:lang w:eastAsia="zh-CN"/>
            </w:rPr>
          </w:rPrChange>
        </w:rPr>
      </w:pPr>
      <w:r w:rsidRPr="00184A3A">
        <w:rPr>
          <w:lang w:eastAsia="zh-CN"/>
          <w:rPrChange w:id="5514" w:author="Edward Leung" w:date="2017-01-10T12:35:00Z">
            <w:rPr>
              <w:lang w:eastAsia="zh-CN"/>
            </w:rPr>
          </w:rPrChange>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840717">
      <w:pPr>
        <w:ind w:left="360"/>
        <w:rPr>
          <w:lang w:eastAsia="zh-CN"/>
          <w:rPrChange w:id="5515" w:author="Edward Leung" w:date="2017-01-10T12:35:00Z">
            <w:rPr>
              <w:lang w:eastAsia="zh-CN"/>
            </w:rPr>
          </w:rPrChange>
        </w:rPr>
      </w:pPr>
      <w:r w:rsidRPr="00184A3A">
        <w:rPr>
          <w:lang w:eastAsia="zh-CN"/>
          <w:rPrChange w:id="5516" w:author="Edward Leung" w:date="2017-01-10T12:35:00Z">
            <w:rPr>
              <w:lang w:eastAsia="zh-CN"/>
            </w:rPr>
          </w:rPrChange>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Change w:id="5517" w:author="Edward Leung" w:date="2017-01-10T12:35:00Z">
            <w:rPr>
              <w:lang w:eastAsia="zh-CN"/>
            </w:rPr>
          </w:rPrChange>
        </w:rPr>
      </w:pPr>
      <w:r w:rsidRPr="00184A3A">
        <w:rPr>
          <w:lang w:eastAsia="zh-CN"/>
          <w:rPrChange w:id="5518" w:author="Edward Leung" w:date="2017-01-10T12:35:00Z">
            <w:rPr>
              <w:lang w:eastAsia="zh-CN"/>
            </w:rPr>
          </w:rPrChange>
        </w:rPr>
        <w:t>Sales Data Real Time (POS - Staging) Scheduler</w:t>
      </w:r>
    </w:p>
    <w:p w14:paraId="031CD300" w14:textId="77777777" w:rsidR="00840717" w:rsidRPr="00184A3A" w:rsidRDefault="00840717" w:rsidP="00840717">
      <w:pPr>
        <w:pStyle w:val="ListParagraph"/>
        <w:numPr>
          <w:ilvl w:val="0"/>
          <w:numId w:val="5"/>
        </w:numPr>
        <w:rPr>
          <w:lang w:eastAsia="zh-CN"/>
          <w:rPrChange w:id="5519" w:author="Edward Leung" w:date="2017-01-10T12:35:00Z">
            <w:rPr>
              <w:lang w:eastAsia="zh-CN"/>
            </w:rPr>
          </w:rPrChange>
        </w:rPr>
      </w:pPr>
      <w:r w:rsidRPr="00184A3A">
        <w:rPr>
          <w:lang w:eastAsia="zh-CN"/>
          <w:rPrChange w:id="5520" w:author="Edward Leung" w:date="2017-01-10T12:35:00Z">
            <w:rPr>
              <w:lang w:eastAsia="zh-CN"/>
            </w:rPr>
          </w:rPrChange>
        </w:rPr>
        <w:t>Sales Data Real Time (POS - Staging) Task</w:t>
      </w:r>
    </w:p>
    <w:p w14:paraId="03D7595B" w14:textId="77777777" w:rsidR="00840717" w:rsidRPr="00184A3A" w:rsidRDefault="00840717" w:rsidP="00840717">
      <w:pPr>
        <w:ind w:left="360"/>
        <w:rPr>
          <w:lang w:eastAsia="zh-CN"/>
          <w:rPrChange w:id="5521" w:author="Edward Leung" w:date="2017-01-10T12:35:00Z">
            <w:rPr>
              <w:lang w:eastAsia="zh-CN"/>
            </w:rPr>
          </w:rPrChange>
        </w:rPr>
      </w:pPr>
      <w:r w:rsidRPr="00184A3A">
        <w:rPr>
          <w:rPrChange w:id="5522" w:author="Edward Leung" w:date="2017-01-10T12:35:00Z">
            <w:rPr>
              <w:noProof/>
            </w:rPr>
          </w:rPrChange>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840717">
      <w:pPr>
        <w:pStyle w:val="Heading3"/>
        <w:rPr>
          <w:lang w:eastAsia="zh-CN"/>
          <w:rPrChange w:id="5523" w:author="Edward Leung" w:date="2017-01-10T12:35:00Z">
            <w:rPr>
              <w:lang w:eastAsia="zh-CN"/>
            </w:rPr>
          </w:rPrChange>
        </w:rPr>
      </w:pPr>
      <w:r w:rsidRPr="00184A3A">
        <w:rPr>
          <w:lang w:eastAsia="zh-CN"/>
          <w:rPrChange w:id="5524" w:author="Edward Leung" w:date="2017-01-10T12:35:00Z">
            <w:rPr>
              <w:lang w:eastAsia="zh-CN"/>
            </w:rPr>
          </w:rPrChange>
        </w:rPr>
        <w:t>Input</w:t>
      </w:r>
    </w:p>
    <w:p w14:paraId="449C8B4C" w14:textId="77777777" w:rsidR="00840717" w:rsidRPr="00184A3A" w:rsidRDefault="00840717" w:rsidP="00840717">
      <w:pPr>
        <w:ind w:left="360"/>
        <w:rPr>
          <w:lang w:eastAsia="zh-CN"/>
          <w:rPrChange w:id="5525" w:author="Edward Leung" w:date="2017-01-10T12:35:00Z">
            <w:rPr>
              <w:lang w:eastAsia="zh-CN"/>
            </w:rPr>
          </w:rPrChange>
        </w:rPr>
      </w:pPr>
      <w:r w:rsidRPr="00184A3A">
        <w:rPr>
          <w:lang w:eastAsia="zh-CN"/>
          <w:rPrChange w:id="5526" w:author="Edward Leung" w:date="2017-01-10T12:35:00Z">
            <w:rPr>
              <w:lang w:eastAsia="zh-CN"/>
            </w:rPr>
          </w:rPrChange>
        </w:rPr>
        <w:t>POS Client Sales Data (Real time)</w:t>
      </w:r>
    </w:p>
    <w:p w14:paraId="4498B94D" w14:textId="77777777" w:rsidR="00840717" w:rsidRPr="00184A3A" w:rsidRDefault="00840717" w:rsidP="00840717">
      <w:pPr>
        <w:pStyle w:val="Heading3"/>
        <w:rPr>
          <w:lang w:eastAsia="zh-CN"/>
          <w:rPrChange w:id="5527" w:author="Edward Leung" w:date="2017-01-10T12:35:00Z">
            <w:rPr>
              <w:lang w:eastAsia="zh-CN"/>
            </w:rPr>
          </w:rPrChange>
        </w:rPr>
      </w:pPr>
      <w:r w:rsidRPr="00184A3A">
        <w:rPr>
          <w:lang w:eastAsia="zh-CN"/>
          <w:rPrChange w:id="5528" w:author="Edward Leung" w:date="2017-01-10T12:35:00Z">
            <w:rPr>
              <w:lang w:eastAsia="zh-CN"/>
            </w:rPr>
          </w:rPrChange>
        </w:rPr>
        <w:t>Output</w:t>
      </w:r>
    </w:p>
    <w:p w14:paraId="32099EE2" w14:textId="77777777" w:rsidR="00840717" w:rsidRPr="00184A3A" w:rsidRDefault="00840717" w:rsidP="00840717">
      <w:pPr>
        <w:ind w:left="360"/>
        <w:rPr>
          <w:lang w:eastAsia="zh-CN"/>
          <w:rPrChange w:id="5529" w:author="Edward Leung" w:date="2017-01-10T12:35:00Z">
            <w:rPr>
              <w:lang w:eastAsia="zh-CN"/>
            </w:rPr>
          </w:rPrChange>
        </w:rPr>
      </w:pPr>
      <w:r w:rsidRPr="00184A3A">
        <w:rPr>
          <w:lang w:eastAsia="zh-CN"/>
          <w:rPrChange w:id="5530" w:author="Edward Leung" w:date="2017-01-10T12:35:00Z">
            <w:rPr>
              <w:lang w:eastAsia="zh-CN"/>
            </w:rPr>
          </w:rPrChange>
        </w:rPr>
        <w:t>Staging Sales Data (Real time)</w:t>
      </w:r>
    </w:p>
    <w:p w14:paraId="36210AC3" w14:textId="77777777" w:rsidR="00840717" w:rsidRPr="00184A3A" w:rsidRDefault="00840717" w:rsidP="00840717">
      <w:pPr>
        <w:pStyle w:val="Heading3"/>
        <w:rPr>
          <w:rPrChange w:id="5531" w:author="Edward Leung" w:date="2017-01-10T12:35:00Z">
            <w:rPr/>
          </w:rPrChange>
        </w:rPr>
      </w:pPr>
      <w:r w:rsidRPr="00184A3A">
        <w:rPr>
          <w:rPrChange w:id="5532" w:author="Edward Leung" w:date="2017-01-10T12:35:00Z">
            <w:rPr/>
          </w:rPrChange>
        </w:rPr>
        <w:lastRenderedPageBreak/>
        <w:t>Sales Data Real Time (POS - Staging) Scheduler</w:t>
      </w:r>
    </w:p>
    <w:p w14:paraId="2CA69955" w14:textId="77777777" w:rsidR="00840717" w:rsidRPr="00184A3A" w:rsidRDefault="00840717" w:rsidP="00840717">
      <w:pPr>
        <w:pStyle w:val="Heading4"/>
        <w:ind w:left="864"/>
        <w:rPr>
          <w:rPrChange w:id="5533" w:author="Edward Leung" w:date="2017-01-10T12:35:00Z">
            <w:rPr/>
          </w:rPrChange>
        </w:rPr>
      </w:pPr>
      <w:r w:rsidRPr="00184A3A">
        <w:rPr>
          <w:rPrChange w:id="5534" w:author="Edward Leung" w:date="2017-01-10T12:35:00Z">
            <w:rPr/>
          </w:rPrChange>
        </w:rPr>
        <w:t>Process/Work Flow</w:t>
      </w:r>
    </w:p>
    <w:p w14:paraId="0E551817" w14:textId="77777777" w:rsidR="00840717" w:rsidRPr="00184A3A" w:rsidRDefault="00840717" w:rsidP="00840717">
      <w:pPr>
        <w:jc w:val="center"/>
        <w:rPr>
          <w:lang w:eastAsia="zh-CN"/>
          <w:rPrChange w:id="5535" w:author="Edward Leung" w:date="2017-01-10T12:35:00Z">
            <w:rPr>
              <w:lang w:eastAsia="zh-CN"/>
            </w:rPr>
          </w:rPrChange>
        </w:rPr>
      </w:pPr>
      <w:r w:rsidRPr="00184A3A">
        <w:rPr>
          <w:rPrChange w:id="5536" w:author="Edward Leung" w:date="2017-01-10T12:35:00Z">
            <w:rPr>
              <w:noProof/>
            </w:rPr>
          </w:rPrChange>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840717">
      <w:pPr>
        <w:ind w:left="360"/>
        <w:rPr>
          <w:b/>
          <w:u w:val="single"/>
          <w:lang w:eastAsia="zh-CN"/>
          <w:rPrChange w:id="5537" w:author="Edward Leung" w:date="2017-01-10T12:35:00Z">
            <w:rPr>
              <w:b/>
              <w:u w:val="single"/>
              <w:lang w:eastAsia="zh-CN"/>
            </w:rPr>
          </w:rPrChange>
        </w:rPr>
      </w:pPr>
      <w:r w:rsidRPr="00184A3A">
        <w:rPr>
          <w:b/>
          <w:u w:val="single"/>
          <w:lang w:eastAsia="zh-CN"/>
          <w:rPrChange w:id="5538" w:author="Edward Leung" w:date="2017-01-10T12:35:00Z">
            <w:rPr>
              <w:b/>
              <w:u w:val="single"/>
              <w:lang w:eastAsia="zh-CN"/>
            </w:rPr>
          </w:rPrChange>
        </w:rPr>
        <w:lastRenderedPageBreak/>
        <w:t>Job Details</w:t>
      </w:r>
    </w:p>
    <w:p w14:paraId="523258FD" w14:textId="77777777" w:rsidR="00840717" w:rsidRPr="00184A3A" w:rsidRDefault="00840717" w:rsidP="00840717">
      <w:pPr>
        <w:ind w:left="360"/>
        <w:rPr>
          <w:lang w:eastAsia="zh-CN"/>
          <w:rPrChange w:id="5539" w:author="Edward Leung" w:date="2017-01-10T12:35:00Z">
            <w:rPr>
              <w:lang w:eastAsia="zh-CN"/>
            </w:rPr>
          </w:rPrChange>
        </w:rPr>
      </w:pPr>
      <w:r w:rsidRPr="00184A3A">
        <w:rPr>
          <w:lang w:eastAsia="zh-CN"/>
          <w:rPrChange w:id="5540" w:author="Edward Leung" w:date="2017-01-10T12:35:00Z">
            <w:rPr>
              <w:lang w:eastAsia="zh-CN"/>
            </w:rPr>
          </w:rPrChange>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708CC124" w14:textId="77777777" w:rsidR="00840717" w:rsidRPr="00184A3A" w:rsidRDefault="00840717" w:rsidP="00840717">
      <w:pPr>
        <w:ind w:left="360"/>
        <w:rPr>
          <w:rFonts w:eastAsia="SimSun"/>
          <w:lang w:eastAsia="zh-CN"/>
          <w:rPrChange w:id="5541" w:author="Edward Leung" w:date="2017-01-10T12:35:00Z">
            <w:rPr>
              <w:rFonts w:eastAsia="SimSun"/>
              <w:lang w:eastAsia="zh-CN"/>
            </w:rPr>
          </w:rPrChange>
        </w:rPr>
      </w:pPr>
      <w:r w:rsidRPr="00184A3A">
        <w:rPr>
          <w:lang w:eastAsia="zh-CN"/>
          <w:rPrChange w:id="5542" w:author="Edward Leung" w:date="2017-01-10T12:35:00Z">
            <w:rPr>
              <w:lang w:eastAsia="zh-CN"/>
            </w:rPr>
          </w:rPrChange>
        </w:rPr>
        <w:t>Summarily the schedule executes in below steps</w:t>
      </w:r>
    </w:p>
    <w:p w14:paraId="62DA7D1C" w14:textId="77777777" w:rsidR="00840717" w:rsidRPr="00184A3A" w:rsidRDefault="00840717" w:rsidP="00840717">
      <w:pPr>
        <w:ind w:left="360"/>
        <w:rPr>
          <w:lang w:eastAsia="zh-CN"/>
          <w:rPrChange w:id="5543" w:author="Edward Leung" w:date="2017-01-10T12:35:00Z">
            <w:rPr>
              <w:lang w:eastAsia="zh-CN"/>
            </w:rPr>
          </w:rPrChange>
        </w:rPr>
      </w:pPr>
      <w:r w:rsidRPr="00184A3A">
        <w:rPr>
          <w:lang w:eastAsia="zh-CN"/>
          <w:rPrChange w:id="5544" w:author="Edward Leung" w:date="2017-01-10T12:35:00Z">
            <w:rPr>
              <w:lang w:eastAsia="zh-CN"/>
            </w:rPr>
          </w:rPrChange>
        </w:rPr>
        <w:t>Step1. 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77777777" w:rsidR="00840717" w:rsidRPr="00184A3A" w:rsidRDefault="00840717" w:rsidP="00840717">
      <w:pPr>
        <w:ind w:left="360"/>
        <w:rPr>
          <w:lang w:eastAsia="zh-CN"/>
          <w:rPrChange w:id="5545" w:author="Edward Leung" w:date="2017-01-10T12:35:00Z">
            <w:rPr>
              <w:lang w:eastAsia="zh-CN"/>
            </w:rPr>
          </w:rPrChange>
        </w:rPr>
      </w:pPr>
      <w:r w:rsidRPr="00184A3A">
        <w:rPr>
          <w:lang w:eastAsia="zh-CN"/>
          <w:rPrChange w:id="5546" w:author="Edward Leung" w:date="2017-01-10T12:35:00Z">
            <w:rPr>
              <w:lang w:eastAsia="zh-CN"/>
            </w:rPr>
          </w:rPrChange>
        </w:rPr>
        <w:t>Step 2. Update scheduler job log. Firstly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77777777" w:rsidR="00840717" w:rsidRPr="00184A3A" w:rsidRDefault="00840717" w:rsidP="00840717">
      <w:pPr>
        <w:ind w:left="360"/>
        <w:rPr>
          <w:lang w:eastAsia="zh-CN"/>
          <w:rPrChange w:id="5547" w:author="Edward Leung" w:date="2017-01-10T12:35:00Z">
            <w:rPr>
              <w:lang w:eastAsia="zh-CN"/>
            </w:rPr>
          </w:rPrChange>
        </w:rPr>
      </w:pPr>
      <w:r w:rsidRPr="00184A3A">
        <w:rPr>
          <w:lang w:eastAsia="zh-CN"/>
          <w:rPrChange w:id="5548" w:author="Edward Leung" w:date="2017-01-10T12:35:00Z">
            <w:rPr>
              <w:lang w:eastAsia="zh-CN"/>
            </w:rPr>
          </w:rPrChange>
        </w:rPr>
        <w:t>Step 3. Submit processing tasks for all eligible poll branch schemes, which are selected in step 1.</w:t>
      </w:r>
    </w:p>
    <w:p w14:paraId="348D3CF3" w14:textId="77777777" w:rsidR="00840717" w:rsidRPr="00184A3A" w:rsidRDefault="00840717" w:rsidP="00840717">
      <w:pPr>
        <w:ind w:left="360"/>
        <w:rPr>
          <w:lang w:eastAsia="zh-CN"/>
          <w:rPrChange w:id="5549" w:author="Edward Leung" w:date="2017-01-10T12:35:00Z">
            <w:rPr>
              <w:lang w:eastAsia="zh-CN"/>
            </w:rPr>
          </w:rPrChange>
        </w:rPr>
      </w:pPr>
      <w:r w:rsidRPr="00184A3A">
        <w:rPr>
          <w:lang w:eastAsia="zh-CN"/>
          <w:rPrChange w:id="5550" w:author="Edward Leung" w:date="2017-01-10T12:35:00Z">
            <w:rPr>
              <w:lang w:eastAsia="zh-CN"/>
            </w:rPr>
          </w:rPrChange>
        </w:rPr>
        <w:t>Step 4. Upon any errors in the task submission and cannot be resolved (e.g. by retry). The job will abort and keep the job status to reflect the problematic stage “FAILED”.</w:t>
      </w:r>
    </w:p>
    <w:p w14:paraId="2967F72B" w14:textId="77777777" w:rsidR="00840717" w:rsidRPr="00184A3A" w:rsidRDefault="00840717" w:rsidP="00840717">
      <w:pPr>
        <w:ind w:left="360"/>
        <w:rPr>
          <w:lang w:eastAsia="zh-CN"/>
          <w:rPrChange w:id="5551" w:author="Edward Leung" w:date="2017-01-10T12:35:00Z">
            <w:rPr>
              <w:lang w:eastAsia="zh-CN"/>
            </w:rPr>
          </w:rPrChange>
        </w:rPr>
      </w:pPr>
      <w:r w:rsidRPr="00184A3A">
        <w:rPr>
          <w:lang w:eastAsia="zh-CN"/>
          <w:rPrChange w:id="5552" w:author="Edward Leung" w:date="2017-01-10T12:35:00Z">
            <w:rPr>
              <w:lang w:eastAsia="zh-CN"/>
            </w:rPr>
          </w:rPrChange>
        </w:rPr>
        <w:t>Step 5. If all tasks of the poll branch schemes are successfully submitted,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Change w:id="5553" w:author="Edward Leung" w:date="2017-01-10T12:35:00Z">
                  <w:rPr>
                    <w:b/>
                  </w:rPr>
                </w:rPrChange>
              </w:rPr>
            </w:pPr>
            <w:r w:rsidRPr="00184A3A">
              <w:rPr>
                <w:b/>
                <w:rPrChange w:id="5554" w:author="Edward Leung" w:date="2017-01-10T12:35:00Z">
                  <w:rPr>
                    <w:b/>
                  </w:rPr>
                </w:rPrChange>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Change w:id="5555" w:author="Edward Leung" w:date="2017-01-10T12:35:00Z">
                  <w:rPr>
                    <w:b/>
                  </w:rPr>
                </w:rPrChange>
              </w:rPr>
            </w:pPr>
            <w:r w:rsidRPr="00184A3A">
              <w:rPr>
                <w:b/>
                <w:rPrChange w:id="5556" w:author="Edward Leung" w:date="2017-01-10T12:35:00Z">
                  <w:rPr>
                    <w:b/>
                  </w:rPr>
                </w:rPrChange>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Change w:id="5557" w:author="Edward Leung" w:date="2017-01-10T12:35:00Z">
                  <w:rPr>
                    <w:b/>
                  </w:rPr>
                </w:rPrChange>
              </w:rPr>
            </w:pPr>
            <w:r w:rsidRPr="00184A3A">
              <w:rPr>
                <w:b/>
                <w:rPrChange w:id="5558" w:author="Edward Leung" w:date="2017-01-10T12:35:00Z">
                  <w:rPr>
                    <w:b/>
                  </w:rPr>
                </w:rPrChange>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rPr>
                <w:rPrChange w:id="5559" w:author="Edward Leung" w:date="2017-01-10T12:35:00Z">
                  <w:rPr/>
                </w:rPrChange>
              </w:rPr>
            </w:pPr>
            <w:r w:rsidRPr="00184A3A">
              <w:rPr>
                <w:rPrChange w:id="5560" w:author="Edward Leung" w:date="2017-01-10T12:35:00Z">
                  <w:rPr/>
                </w:rPrChange>
              </w:rPr>
              <w:t>Sales Real Time Polling Scheduler</w:t>
            </w:r>
          </w:p>
        </w:tc>
        <w:tc>
          <w:tcPr>
            <w:tcW w:w="1925" w:type="dxa"/>
          </w:tcPr>
          <w:p w14:paraId="71AD07BD" w14:textId="77777777" w:rsidR="00840717" w:rsidRPr="00184A3A" w:rsidRDefault="00840717" w:rsidP="0098195F">
            <w:pPr>
              <w:pStyle w:val="BodyText"/>
              <w:rPr>
                <w:rPrChange w:id="5561" w:author="Edward Leung" w:date="2017-01-10T12:35:00Z">
                  <w:rPr/>
                </w:rPrChange>
              </w:rPr>
            </w:pPr>
            <w:r w:rsidRPr="00184A3A">
              <w:rPr>
                <w:rPrChange w:id="5562" w:author="Edward Leung" w:date="2017-01-10T12:35:00Z">
                  <w:rPr/>
                </w:rPrChange>
              </w:rPr>
              <w:t>“PROGRESS”</w:t>
            </w:r>
          </w:p>
          <w:p w14:paraId="160ED27A" w14:textId="77777777" w:rsidR="00840717" w:rsidRPr="00184A3A" w:rsidRDefault="00840717" w:rsidP="0098195F">
            <w:pPr>
              <w:pStyle w:val="BodyText"/>
              <w:rPr>
                <w:rPrChange w:id="5563" w:author="Edward Leung" w:date="2017-01-10T12:35:00Z">
                  <w:rPr/>
                </w:rPrChange>
              </w:rPr>
            </w:pPr>
            <w:r w:rsidRPr="00184A3A">
              <w:rPr>
                <w:rPrChange w:id="5564" w:author="Edward Leung" w:date="2017-01-10T12:35:00Z">
                  <w:rPr/>
                </w:rPrChange>
              </w:rPr>
              <w:t xml:space="preserve"> “FAILED”</w:t>
            </w:r>
          </w:p>
          <w:p w14:paraId="51AD4CB0" w14:textId="77777777" w:rsidR="00840717" w:rsidRPr="00184A3A" w:rsidRDefault="00840717" w:rsidP="0098195F">
            <w:pPr>
              <w:pStyle w:val="BodyText"/>
              <w:rPr>
                <w:rPrChange w:id="5565" w:author="Edward Leung" w:date="2017-01-10T12:35:00Z">
                  <w:rPr/>
                </w:rPrChange>
              </w:rPr>
            </w:pPr>
            <w:r w:rsidRPr="00184A3A">
              <w:rPr>
                <w:rPrChange w:id="5566" w:author="Edward Leung" w:date="2017-01-10T12:35:00Z">
                  <w:rPr/>
                </w:rPrChange>
              </w:rPr>
              <w:t>“COMPLETE”</w:t>
            </w:r>
          </w:p>
        </w:tc>
        <w:tc>
          <w:tcPr>
            <w:tcW w:w="5588" w:type="dxa"/>
          </w:tcPr>
          <w:p w14:paraId="0063E8E3" w14:textId="77777777" w:rsidR="00840717" w:rsidRPr="00184A3A" w:rsidRDefault="00840717" w:rsidP="0098195F">
            <w:pPr>
              <w:pStyle w:val="BodyText"/>
              <w:rPr>
                <w:rPrChange w:id="5567" w:author="Edward Leung" w:date="2017-01-10T12:35:00Z">
                  <w:rPr/>
                </w:rPrChange>
              </w:rPr>
            </w:pPr>
            <w:r w:rsidRPr="00184A3A">
              <w:rPr>
                <w:rPrChange w:id="5568" w:author="Edward Leung" w:date="2017-01-10T12:35:00Z">
                  <w:rPr/>
                </w:rPrChange>
              </w:rPr>
              <w:t xml:space="preserve"> “PROGRESS” when scheduler is invoked and started</w:t>
            </w:r>
          </w:p>
          <w:p w14:paraId="13EA03FD" w14:textId="77777777" w:rsidR="00840717" w:rsidRPr="00184A3A" w:rsidRDefault="00840717" w:rsidP="0098195F">
            <w:pPr>
              <w:pStyle w:val="BodyText"/>
              <w:rPr>
                <w:rPrChange w:id="5569" w:author="Edward Leung" w:date="2017-01-10T12:35:00Z">
                  <w:rPr/>
                </w:rPrChange>
              </w:rPr>
            </w:pPr>
            <w:r w:rsidRPr="00184A3A">
              <w:rPr>
                <w:rPrChange w:id="5570" w:author="Edward Leung" w:date="2017-01-10T12:35:00Z">
                  <w:rPr/>
                </w:rPrChange>
              </w:rPr>
              <w:t xml:space="preserve"> “FAILED” when encounter errors reading poll scheme data from database or errors submitting tasks.</w:t>
            </w:r>
          </w:p>
          <w:p w14:paraId="13A7CB3E" w14:textId="77777777" w:rsidR="00840717" w:rsidRPr="00184A3A" w:rsidRDefault="00840717" w:rsidP="0098195F">
            <w:pPr>
              <w:pStyle w:val="BodyText"/>
              <w:rPr>
                <w:rPrChange w:id="5571" w:author="Edward Leung" w:date="2017-01-10T12:35:00Z">
                  <w:rPr/>
                </w:rPrChange>
              </w:rPr>
            </w:pPr>
            <w:r w:rsidRPr="00184A3A">
              <w:rPr>
                <w:rPrChange w:id="5572" w:author="Edward Leung" w:date="2017-01-10T12:35:00Z">
                  <w:rPr/>
                </w:rPrChange>
              </w:rPr>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Change w:id="5573" w:author="Edward Leung" w:date="2017-01-10T12:35:00Z">
            <w:rPr>
              <w:lang w:eastAsia="zh-CN"/>
            </w:rPr>
          </w:rPrChange>
        </w:rPr>
      </w:pPr>
    </w:p>
    <w:p w14:paraId="162377EF" w14:textId="77777777" w:rsidR="00840717" w:rsidRPr="00184A3A" w:rsidRDefault="00840717" w:rsidP="00840717">
      <w:pPr>
        <w:ind w:left="360"/>
        <w:rPr>
          <w:b/>
          <w:u w:val="single"/>
          <w:lang w:eastAsia="zh-CN"/>
          <w:rPrChange w:id="5574" w:author="Edward Leung" w:date="2017-01-10T12:35:00Z">
            <w:rPr>
              <w:b/>
              <w:u w:val="single"/>
              <w:lang w:eastAsia="zh-CN"/>
            </w:rPr>
          </w:rPrChange>
        </w:rPr>
      </w:pPr>
      <w:r w:rsidRPr="00184A3A">
        <w:rPr>
          <w:b/>
          <w:u w:val="single"/>
          <w:lang w:eastAsia="zh-CN"/>
          <w:rPrChange w:id="5575" w:author="Edward Leung" w:date="2017-01-10T12:35:00Z">
            <w:rPr>
              <w:b/>
              <w:u w:val="single"/>
              <w:lang w:eastAsia="zh-CN"/>
            </w:rPr>
          </w:rPrChange>
        </w:rPr>
        <w:t>Logging</w:t>
      </w:r>
    </w:p>
    <w:p w14:paraId="69BCCAFD" w14:textId="77777777" w:rsidR="00840717" w:rsidRPr="00184A3A" w:rsidRDefault="00840717" w:rsidP="00840717">
      <w:pPr>
        <w:ind w:left="360"/>
        <w:rPr>
          <w:lang w:eastAsia="zh-CN"/>
          <w:rPrChange w:id="5576" w:author="Edward Leung" w:date="2017-01-10T12:35:00Z">
            <w:rPr>
              <w:lang w:eastAsia="zh-CN"/>
            </w:rPr>
          </w:rPrChange>
        </w:rPr>
      </w:pPr>
      <w:r w:rsidRPr="00184A3A">
        <w:rPr>
          <w:lang w:eastAsia="zh-CN"/>
          <w:rPrChange w:id="5577" w:author="Edward Leung" w:date="2017-01-10T12:35:00Z">
            <w:rPr>
              <w:lang w:eastAsia="zh-CN"/>
            </w:rPr>
          </w:rPrChange>
        </w:rPr>
        <w:t>Log directory: /repos/esb/polling/log/sales_rt_yyyymmdd.log</w:t>
      </w:r>
    </w:p>
    <w:p w14:paraId="0AC42A79" w14:textId="77777777" w:rsidR="00840717" w:rsidRPr="00184A3A" w:rsidRDefault="00840717" w:rsidP="00840717">
      <w:pPr>
        <w:ind w:left="360"/>
        <w:rPr>
          <w:lang w:eastAsia="zh-CN"/>
          <w:rPrChange w:id="5578" w:author="Edward Leung" w:date="2017-01-10T12:35:00Z">
            <w:rPr>
              <w:lang w:eastAsia="zh-CN"/>
            </w:rPr>
          </w:rPrChange>
        </w:rPr>
      </w:pPr>
      <w:r w:rsidRPr="00184A3A">
        <w:rPr>
          <w:lang w:eastAsia="zh-CN"/>
          <w:rPrChange w:id="5579" w:author="Edward Leung" w:date="2017-01-10T12:35:00Z">
            <w:rPr>
              <w:lang w:eastAsia="zh-CN"/>
            </w:rPr>
          </w:rPrChange>
        </w:rPr>
        <w:t>Upon each poll branch scheme task submission: the scheme info will be written into follow format:</w:t>
      </w:r>
    </w:p>
    <w:p w14:paraId="229E2047" w14:textId="67B0108B" w:rsidR="00840717" w:rsidRPr="00184A3A" w:rsidRDefault="00840717" w:rsidP="00840717">
      <w:pPr>
        <w:ind w:left="360"/>
        <w:rPr>
          <w:ins w:id="5580" w:author="Dick Chan" w:date="2017-01-10T10:20:00Z"/>
          <w:lang w:eastAsia="zh-CN"/>
          <w:rPrChange w:id="5581" w:author="Edward Leung" w:date="2017-01-10T12:35:00Z">
            <w:rPr>
              <w:ins w:id="5582" w:author="Dick Chan" w:date="2017-01-10T10:20:00Z"/>
              <w:lang w:eastAsia="zh-CN"/>
            </w:rPr>
          </w:rPrChange>
        </w:rPr>
      </w:pPr>
      <w:r w:rsidRPr="00184A3A">
        <w:rPr>
          <w:lang w:eastAsia="zh-CN"/>
          <w:rPrChange w:id="5583" w:author="Edward Leung" w:date="2017-01-10T12:35:00Z">
            <w:rPr>
              <w:lang w:eastAsia="zh-CN"/>
            </w:rPr>
          </w:rPrChange>
        </w:rPr>
        <w:t>[INFO] [Timestamp] [Scheme name]-[branch code]-[scheme type]-[direction]</w:t>
      </w:r>
    </w:p>
    <w:p w14:paraId="6877A4FF" w14:textId="1F1D9B50" w:rsidR="00141F5F" w:rsidRPr="00184A3A" w:rsidRDefault="00141F5F" w:rsidP="00840717">
      <w:pPr>
        <w:ind w:left="360"/>
        <w:rPr>
          <w:color w:val="FF0000"/>
          <w:lang w:eastAsia="zh-CN"/>
          <w:rPrChange w:id="5584" w:author="Edward Leung" w:date="2017-01-10T12:35:00Z">
            <w:rPr>
              <w:lang w:eastAsia="zh-CN"/>
            </w:rPr>
          </w:rPrChange>
        </w:rPr>
      </w:pPr>
      <w:ins w:id="5585" w:author="Dick Chan" w:date="2017-01-10T10:20:00Z">
        <w:r w:rsidRPr="00184A3A">
          <w:rPr>
            <w:color w:val="FF0000"/>
            <w:lang w:eastAsia="zh-CN"/>
            <w:rPrChange w:id="5586" w:author="Edward Leung" w:date="2017-01-10T12:35:00Z">
              <w:rPr>
                <w:lang w:eastAsia="zh-CN"/>
              </w:rPr>
            </w:rPrChange>
          </w:rPr>
          <w:t xml:space="preserve">Dick??? </w:t>
        </w:r>
        <w:r w:rsidRPr="00184A3A">
          <w:rPr>
            <w:color w:val="FF0000"/>
            <w:rPrChange w:id="5587" w:author="Edward Leung" w:date="2017-01-10T12:35:00Z">
              <w:rPr/>
            </w:rPrChange>
          </w:rPr>
          <w:t>Any description to update the exception log in DB?</w:t>
        </w:r>
      </w:ins>
    </w:p>
    <w:p w14:paraId="2748FFBD" w14:textId="77777777" w:rsidR="00840717" w:rsidRPr="00184A3A" w:rsidRDefault="00840717" w:rsidP="00840717">
      <w:pPr>
        <w:ind w:left="360"/>
        <w:rPr>
          <w:b/>
          <w:u w:val="single"/>
          <w:lang w:eastAsia="zh-CN"/>
          <w:rPrChange w:id="5588" w:author="Edward Leung" w:date="2017-01-10T12:35:00Z">
            <w:rPr>
              <w:b/>
              <w:u w:val="single"/>
              <w:lang w:eastAsia="zh-CN"/>
            </w:rPr>
          </w:rPrChange>
        </w:rPr>
      </w:pPr>
      <w:r w:rsidRPr="00184A3A">
        <w:rPr>
          <w:b/>
          <w:u w:val="single"/>
          <w:lang w:eastAsia="zh-CN"/>
          <w:rPrChange w:id="5589" w:author="Edward Leung" w:date="2017-01-10T12:35:00Z">
            <w:rPr>
              <w:b/>
              <w:u w:val="single"/>
              <w:lang w:eastAsia="zh-CN"/>
            </w:rPr>
          </w:rPrChange>
        </w:rPr>
        <w:t>Entry &amp; Exit Criteria</w:t>
      </w:r>
    </w:p>
    <w:p w14:paraId="3687B520" w14:textId="77777777" w:rsidR="00840717" w:rsidRPr="00184A3A" w:rsidRDefault="00840717" w:rsidP="00840717">
      <w:pPr>
        <w:ind w:left="360"/>
        <w:rPr>
          <w:lang w:eastAsia="zh-CN"/>
          <w:rPrChange w:id="5590" w:author="Edward Leung" w:date="2017-01-10T12:35:00Z">
            <w:rPr>
              <w:lang w:eastAsia="zh-CN"/>
            </w:rPr>
          </w:rPrChange>
        </w:rPr>
      </w:pPr>
      <w:r w:rsidRPr="00184A3A">
        <w:rPr>
          <w:lang w:eastAsia="zh-CN"/>
          <w:rPrChange w:id="5591" w:author="Edward Leung" w:date="2017-01-10T12:35:00Z">
            <w:rPr>
              <w:lang w:eastAsia="zh-CN"/>
            </w:rPr>
          </w:rPrChange>
        </w:rPr>
        <w:t xml:space="preserve">The processing job starts once the schedule job invokes. </w:t>
      </w:r>
    </w:p>
    <w:p w14:paraId="0F3C60B3" w14:textId="77777777" w:rsidR="00840717" w:rsidRPr="00184A3A" w:rsidRDefault="00840717" w:rsidP="00840717">
      <w:pPr>
        <w:ind w:left="360"/>
        <w:rPr>
          <w:lang w:eastAsia="zh-CN"/>
          <w:rPrChange w:id="5592" w:author="Edward Leung" w:date="2017-01-10T12:35:00Z">
            <w:rPr>
              <w:lang w:eastAsia="zh-CN"/>
            </w:rPr>
          </w:rPrChange>
        </w:rPr>
      </w:pPr>
      <w:r w:rsidRPr="00184A3A">
        <w:rPr>
          <w:lang w:eastAsia="zh-CN"/>
          <w:rPrChange w:id="5593" w:author="Edward Leung" w:date="2017-01-10T12:35:00Z">
            <w:rPr>
              <w:lang w:eastAsia="zh-CN"/>
            </w:rPr>
          </w:rPrChange>
        </w:rPr>
        <w:lastRenderedPageBreak/>
        <w:t>In the process of the scheduler job, it will be regarded as job failure and send alert email to IT support according to the error’s severity</w:t>
      </w:r>
    </w:p>
    <w:p w14:paraId="1A565EDD" w14:textId="77777777" w:rsidR="00840717" w:rsidRPr="00184A3A" w:rsidRDefault="00840717" w:rsidP="00840717">
      <w:pPr>
        <w:ind w:left="360"/>
        <w:rPr>
          <w:lang w:eastAsia="zh-CN"/>
          <w:rPrChange w:id="5594" w:author="Edward Leung" w:date="2017-01-10T12:35:00Z">
            <w:rPr>
              <w:lang w:eastAsia="zh-CN"/>
            </w:rPr>
          </w:rPrChange>
        </w:rPr>
      </w:pPr>
      <w:r w:rsidRPr="00184A3A">
        <w:rPr>
          <w:lang w:eastAsia="zh-CN"/>
          <w:rPrChange w:id="5595" w:author="Edward Leung" w:date="2017-01-10T12:35:00Z">
            <w:rPr>
              <w:lang w:eastAsia="zh-CN"/>
            </w:rPr>
          </w:rPrChange>
        </w:rPr>
        <w:t>Error occurs when error reading poll branch scheme data from staging database.</w:t>
      </w:r>
    </w:p>
    <w:p w14:paraId="7E8201B9" w14:textId="77777777" w:rsidR="00840717" w:rsidRPr="00184A3A" w:rsidRDefault="00840717" w:rsidP="00840717">
      <w:pPr>
        <w:ind w:left="360"/>
        <w:rPr>
          <w:lang w:eastAsia="zh-CN"/>
          <w:rPrChange w:id="5596" w:author="Edward Leung" w:date="2017-01-10T12:35:00Z">
            <w:rPr>
              <w:lang w:eastAsia="zh-CN"/>
            </w:rPr>
          </w:rPrChange>
        </w:rPr>
      </w:pPr>
      <w:r w:rsidRPr="00184A3A">
        <w:rPr>
          <w:lang w:eastAsia="zh-CN"/>
          <w:rPrChange w:id="5597" w:author="Edward Leung" w:date="2017-01-10T12:35:00Z">
            <w:rPr>
              <w:lang w:eastAsia="zh-CN"/>
            </w:rPr>
          </w:rPrChange>
        </w:rPr>
        <w:t xml:space="preserve">Error occurs when submitting poll branch scheme tasks into subsystem. </w:t>
      </w:r>
    </w:p>
    <w:p w14:paraId="5C89144F" w14:textId="77777777" w:rsidR="00840717" w:rsidRPr="00184A3A" w:rsidRDefault="00840717" w:rsidP="00840717">
      <w:pPr>
        <w:rPr>
          <w:b/>
          <w:lang w:eastAsia="zh-CN"/>
          <w:rPrChange w:id="5598" w:author="Edward Leung" w:date="2017-01-10T12:35:00Z">
            <w:rPr>
              <w:b/>
              <w:lang w:eastAsia="zh-CN"/>
            </w:rPr>
          </w:rPrChange>
        </w:rPr>
      </w:pPr>
    </w:p>
    <w:p w14:paraId="11DD0F84" w14:textId="77777777" w:rsidR="00840717" w:rsidRPr="00184A3A" w:rsidRDefault="00840717" w:rsidP="00840717">
      <w:pPr>
        <w:pStyle w:val="Heading4"/>
        <w:ind w:left="864"/>
        <w:rPr>
          <w:rPrChange w:id="5599" w:author="Edward Leung" w:date="2017-01-10T12:35:00Z">
            <w:rPr/>
          </w:rPrChange>
        </w:rPr>
      </w:pPr>
      <w:r w:rsidRPr="00184A3A">
        <w:rPr>
          <w:rPrChange w:id="5600" w:author="Edward Leung" w:date="2017-01-10T12:35:00Z">
            <w:rPr/>
          </w:rPrChange>
        </w:rPr>
        <w:t>Screen</w:t>
      </w:r>
    </w:p>
    <w:p w14:paraId="68A8F53F" w14:textId="77777777" w:rsidR="00840717" w:rsidRPr="00184A3A" w:rsidRDefault="00840717" w:rsidP="00840717">
      <w:pPr>
        <w:ind w:left="450"/>
        <w:rPr>
          <w:lang w:eastAsia="zh-CN"/>
          <w:rPrChange w:id="5601" w:author="Edward Leung" w:date="2017-01-10T12:35:00Z">
            <w:rPr>
              <w:lang w:eastAsia="zh-CN"/>
            </w:rPr>
          </w:rPrChange>
        </w:rPr>
      </w:pPr>
      <w:r w:rsidRPr="00184A3A">
        <w:rPr>
          <w:lang w:eastAsia="zh-CN"/>
          <w:rPrChange w:id="5602" w:author="Edward Leung" w:date="2017-01-10T12:35:00Z">
            <w:rPr>
              <w:lang w:eastAsia="zh-CN"/>
            </w:rPr>
          </w:rPrChange>
        </w:rPr>
        <w:t>N/A</w:t>
      </w:r>
    </w:p>
    <w:p w14:paraId="34D557DD" w14:textId="77777777" w:rsidR="00840717" w:rsidRPr="00184A3A" w:rsidRDefault="00840717" w:rsidP="00840717">
      <w:pPr>
        <w:pStyle w:val="Heading4"/>
        <w:ind w:left="864"/>
        <w:rPr>
          <w:rPrChange w:id="5603" w:author="Edward Leung" w:date="2017-01-10T12:35:00Z">
            <w:rPr/>
          </w:rPrChange>
        </w:rPr>
      </w:pPr>
      <w:r w:rsidRPr="00184A3A">
        <w:rPr>
          <w:rPrChange w:id="5604" w:author="Edward Leung" w:date="2017-01-10T12:35:00Z">
            <w:rPr/>
          </w:rPrChange>
        </w:rPr>
        <w:t>Data Fields &amp; Presentation Logic</w:t>
      </w:r>
    </w:p>
    <w:p w14:paraId="77989B4A" w14:textId="77777777" w:rsidR="00840717" w:rsidRPr="00184A3A" w:rsidRDefault="00840717" w:rsidP="00840717">
      <w:pPr>
        <w:ind w:left="450"/>
        <w:rPr>
          <w:lang w:eastAsia="zh-CN"/>
          <w:rPrChange w:id="5605" w:author="Edward Leung" w:date="2017-01-10T12:35:00Z">
            <w:rPr>
              <w:lang w:eastAsia="zh-CN"/>
            </w:rPr>
          </w:rPrChange>
        </w:rPr>
      </w:pPr>
      <w:r w:rsidRPr="00184A3A">
        <w:rPr>
          <w:lang w:eastAsia="zh-CN"/>
          <w:rPrChange w:id="5606" w:author="Edward Leung" w:date="2017-01-10T12:35:00Z">
            <w:rPr>
              <w:lang w:eastAsia="zh-CN"/>
            </w:rPr>
          </w:rPrChange>
        </w:rPr>
        <w:t>N/A</w:t>
      </w:r>
    </w:p>
    <w:p w14:paraId="348A5634" w14:textId="77777777" w:rsidR="00840717" w:rsidRPr="00184A3A" w:rsidRDefault="00840717" w:rsidP="00840717">
      <w:pPr>
        <w:pStyle w:val="Heading4"/>
        <w:ind w:left="864"/>
        <w:rPr>
          <w:rPrChange w:id="5607" w:author="Edward Leung" w:date="2017-01-10T12:35:00Z">
            <w:rPr/>
          </w:rPrChange>
        </w:rPr>
      </w:pPr>
      <w:r w:rsidRPr="00184A3A">
        <w:rPr>
          <w:rPrChange w:id="5608" w:author="Edward Leung" w:date="2017-01-10T12:35:00Z">
            <w:rPr/>
          </w:rPrChange>
        </w:rPr>
        <w:t>Screen Objects &amp; Action</w:t>
      </w:r>
    </w:p>
    <w:p w14:paraId="3A19C728" w14:textId="77777777" w:rsidR="00840717" w:rsidRPr="00184A3A" w:rsidRDefault="00840717" w:rsidP="00840717">
      <w:pPr>
        <w:ind w:left="450"/>
        <w:rPr>
          <w:lang w:eastAsia="zh-CN"/>
          <w:rPrChange w:id="5609" w:author="Edward Leung" w:date="2017-01-10T12:35:00Z">
            <w:rPr>
              <w:lang w:eastAsia="zh-CN"/>
            </w:rPr>
          </w:rPrChange>
        </w:rPr>
      </w:pPr>
      <w:r w:rsidRPr="00184A3A">
        <w:rPr>
          <w:lang w:eastAsia="zh-CN"/>
          <w:rPrChange w:id="5610" w:author="Edward Leung" w:date="2017-01-10T12:35:00Z">
            <w:rPr>
              <w:lang w:eastAsia="zh-CN"/>
            </w:rPr>
          </w:rPrChange>
        </w:rPr>
        <w:t>N/A</w:t>
      </w:r>
    </w:p>
    <w:p w14:paraId="09FA2133" w14:textId="77777777" w:rsidR="00840717" w:rsidRPr="00184A3A" w:rsidRDefault="00840717" w:rsidP="00840717">
      <w:pPr>
        <w:pStyle w:val="Heading4"/>
        <w:ind w:left="864"/>
        <w:rPr>
          <w:rPrChange w:id="5611" w:author="Edward Leung" w:date="2017-01-10T12:35:00Z">
            <w:rPr/>
          </w:rPrChange>
        </w:rPr>
      </w:pPr>
      <w:r w:rsidRPr="00184A3A">
        <w:rPr>
          <w:rPrChange w:id="5612" w:author="Edward Leung" w:date="2017-01-10T12:35:00Z">
            <w:rPr/>
          </w:rPrChange>
        </w:rPr>
        <w:t>User/Security Group</w:t>
      </w:r>
    </w:p>
    <w:p w14:paraId="5BD868EF" w14:textId="77777777" w:rsidR="00840717" w:rsidRPr="00184A3A" w:rsidRDefault="00840717" w:rsidP="00840717">
      <w:pPr>
        <w:ind w:left="360"/>
        <w:rPr>
          <w:lang w:eastAsia="zh-CN"/>
          <w:rPrChange w:id="5613" w:author="Edward Leung" w:date="2017-01-10T12:35:00Z">
            <w:rPr>
              <w:lang w:eastAsia="zh-CN"/>
            </w:rPr>
          </w:rPrChange>
        </w:rPr>
      </w:pPr>
      <w:r w:rsidRPr="00184A3A">
        <w:rPr>
          <w:lang w:eastAsia="zh-CN"/>
          <w:rPrChange w:id="5614" w:author="Edward Leung" w:date="2017-01-10T12:35:00Z">
            <w:rPr>
              <w:lang w:eastAsia="zh-CN"/>
            </w:rPr>
          </w:rPrChange>
        </w:rPr>
        <w:t>This is a batch process belonging to the SYSTEM. So all auditable fields</w:t>
      </w:r>
    </w:p>
    <w:p w14:paraId="183E76A3" w14:textId="77777777" w:rsidR="00840717" w:rsidRPr="00184A3A" w:rsidRDefault="00840717" w:rsidP="00840717">
      <w:pPr>
        <w:pStyle w:val="Heading4"/>
        <w:ind w:left="864"/>
        <w:rPr>
          <w:rPrChange w:id="5615" w:author="Edward Leung" w:date="2017-01-10T12:35:00Z">
            <w:rPr/>
          </w:rPrChange>
        </w:rPr>
      </w:pPr>
      <w:r w:rsidRPr="00184A3A">
        <w:rPr>
          <w:rPrChange w:id="5616" w:author="Edward Leung" w:date="2017-01-10T12:35:00Z">
            <w:rPr/>
          </w:rPrChange>
        </w:rPr>
        <w:t>Assumptions/Constraints</w:t>
      </w:r>
    </w:p>
    <w:p w14:paraId="2F5A0E94" w14:textId="77777777" w:rsidR="00840717" w:rsidRPr="00184A3A" w:rsidRDefault="00840717" w:rsidP="00840717">
      <w:pPr>
        <w:ind w:left="450"/>
        <w:rPr>
          <w:lang w:eastAsia="zh-CN"/>
          <w:rPrChange w:id="5617" w:author="Edward Leung" w:date="2017-01-10T12:35:00Z">
            <w:rPr>
              <w:lang w:eastAsia="zh-CN"/>
            </w:rPr>
          </w:rPrChange>
        </w:rPr>
      </w:pPr>
      <w:r w:rsidRPr="00184A3A">
        <w:rPr>
          <w:lang w:eastAsia="zh-CN"/>
          <w:rPrChange w:id="5618" w:author="Edward Leung" w:date="2017-01-10T12:35:00Z">
            <w:rPr>
              <w:lang w:eastAsia="zh-CN"/>
            </w:rPr>
          </w:rPrChange>
        </w:rPr>
        <w:t>N/A</w:t>
      </w:r>
    </w:p>
    <w:p w14:paraId="2CEE028F" w14:textId="77777777" w:rsidR="00840717" w:rsidRPr="00184A3A" w:rsidRDefault="00840717" w:rsidP="00840717">
      <w:pPr>
        <w:pStyle w:val="Heading4"/>
        <w:ind w:left="864"/>
        <w:rPr>
          <w:rPrChange w:id="5619" w:author="Edward Leung" w:date="2017-01-10T12:35:00Z">
            <w:rPr/>
          </w:rPrChange>
        </w:rPr>
      </w:pPr>
      <w:r w:rsidRPr="00184A3A">
        <w:rPr>
          <w:rPrChange w:id="5620"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4CB42308" w14:textId="77777777" w:rsidTr="0098195F">
        <w:tc>
          <w:tcPr>
            <w:tcW w:w="1420" w:type="dxa"/>
            <w:shd w:val="clear" w:color="auto" w:fill="C6D9F1"/>
          </w:tcPr>
          <w:p w14:paraId="41E4E3AB" w14:textId="77777777" w:rsidR="00840717" w:rsidRPr="00184A3A" w:rsidRDefault="00840717" w:rsidP="0098195F">
            <w:pPr>
              <w:pStyle w:val="BodyText"/>
              <w:rPr>
                <w:b/>
                <w:rPrChange w:id="5621" w:author="Edward Leung" w:date="2017-01-10T12:35:00Z">
                  <w:rPr>
                    <w:b/>
                  </w:rPr>
                </w:rPrChange>
              </w:rPr>
            </w:pPr>
            <w:r w:rsidRPr="00184A3A">
              <w:rPr>
                <w:b/>
                <w:rPrChange w:id="5622" w:author="Edward Leung" w:date="2017-01-10T12:35:00Z">
                  <w:rPr>
                    <w:b/>
                  </w:rPr>
                </w:rPrChange>
              </w:rPr>
              <w:t>Error Code</w:t>
            </w:r>
          </w:p>
        </w:tc>
        <w:tc>
          <w:tcPr>
            <w:tcW w:w="1260" w:type="dxa"/>
            <w:shd w:val="clear" w:color="auto" w:fill="C6D9F1"/>
          </w:tcPr>
          <w:p w14:paraId="04FEE80C" w14:textId="77777777" w:rsidR="00840717" w:rsidRPr="00184A3A" w:rsidRDefault="00840717" w:rsidP="0098195F">
            <w:pPr>
              <w:pStyle w:val="BodyText"/>
              <w:rPr>
                <w:b/>
                <w:rPrChange w:id="5623" w:author="Edward Leung" w:date="2017-01-10T12:35:00Z">
                  <w:rPr>
                    <w:b/>
                  </w:rPr>
                </w:rPrChange>
              </w:rPr>
            </w:pPr>
            <w:r w:rsidRPr="00184A3A">
              <w:rPr>
                <w:b/>
                <w:rPrChange w:id="5624" w:author="Edward Leung" w:date="2017-01-10T12:35:00Z">
                  <w:rPr>
                    <w:b/>
                  </w:rPr>
                </w:rPrChange>
              </w:rPr>
              <w:t>Severity</w:t>
            </w:r>
          </w:p>
        </w:tc>
        <w:tc>
          <w:tcPr>
            <w:tcW w:w="7465" w:type="dxa"/>
            <w:shd w:val="clear" w:color="auto" w:fill="C6D9F1"/>
          </w:tcPr>
          <w:p w14:paraId="4218CE6E" w14:textId="77777777" w:rsidR="00840717" w:rsidRPr="00184A3A" w:rsidRDefault="00840717" w:rsidP="0098195F">
            <w:pPr>
              <w:pStyle w:val="BodyText"/>
              <w:rPr>
                <w:b/>
                <w:rPrChange w:id="5625" w:author="Edward Leung" w:date="2017-01-10T12:35:00Z">
                  <w:rPr>
                    <w:b/>
                  </w:rPr>
                </w:rPrChange>
              </w:rPr>
            </w:pPr>
            <w:r w:rsidRPr="00184A3A">
              <w:rPr>
                <w:b/>
                <w:rPrChange w:id="5626" w:author="Edward Leung" w:date="2017-01-10T12:35:00Z">
                  <w:rPr>
                    <w:b/>
                  </w:rPr>
                </w:rPrChange>
              </w:rPr>
              <w:t>Error Message</w:t>
            </w:r>
          </w:p>
        </w:tc>
      </w:tr>
      <w:tr w:rsidR="00840717" w:rsidRPr="00184A3A" w14:paraId="4DA91DE3" w14:textId="77777777" w:rsidTr="0098195F">
        <w:tc>
          <w:tcPr>
            <w:tcW w:w="1420" w:type="dxa"/>
          </w:tcPr>
          <w:p w14:paraId="35B0D847" w14:textId="77777777" w:rsidR="00840717" w:rsidRPr="00184A3A" w:rsidRDefault="00840717" w:rsidP="0098195F">
            <w:pPr>
              <w:rPr>
                <w:rPrChange w:id="5627" w:author="Edward Leung" w:date="2017-01-10T12:35:00Z">
                  <w:rPr/>
                </w:rPrChange>
              </w:rPr>
            </w:pPr>
          </w:p>
        </w:tc>
        <w:tc>
          <w:tcPr>
            <w:tcW w:w="1260" w:type="dxa"/>
          </w:tcPr>
          <w:p w14:paraId="5C65E49F" w14:textId="77777777" w:rsidR="00840717" w:rsidRPr="00184A3A" w:rsidRDefault="00840717" w:rsidP="0098195F">
            <w:pPr>
              <w:rPr>
                <w:rPrChange w:id="5628" w:author="Edward Leung" w:date="2017-01-10T12:35:00Z">
                  <w:rPr/>
                </w:rPrChange>
              </w:rPr>
            </w:pPr>
          </w:p>
        </w:tc>
        <w:tc>
          <w:tcPr>
            <w:tcW w:w="7465" w:type="dxa"/>
          </w:tcPr>
          <w:p w14:paraId="4C0096E1" w14:textId="77777777" w:rsidR="00840717" w:rsidRPr="00184A3A" w:rsidRDefault="00840717" w:rsidP="0098195F">
            <w:pPr>
              <w:rPr>
                <w:rPrChange w:id="5629" w:author="Edward Leung" w:date="2017-01-10T12:35:00Z">
                  <w:rPr/>
                </w:rPrChange>
              </w:rPr>
            </w:pPr>
            <w:r w:rsidRPr="00184A3A">
              <w:rPr>
                <w:rPrChange w:id="5630" w:author="Edward Leung" w:date="2017-01-10T12:35:00Z">
                  <w:rPr/>
                </w:rPrChange>
              </w:rPr>
              <w:t>Failed to read poll scheme data.</w:t>
            </w:r>
          </w:p>
        </w:tc>
      </w:tr>
      <w:tr w:rsidR="00840717" w:rsidRPr="00184A3A" w14:paraId="1B1F4202" w14:textId="77777777" w:rsidTr="0098195F">
        <w:tc>
          <w:tcPr>
            <w:tcW w:w="1420" w:type="dxa"/>
          </w:tcPr>
          <w:p w14:paraId="6BEC79BC" w14:textId="77777777" w:rsidR="00840717" w:rsidRPr="00184A3A" w:rsidRDefault="00840717" w:rsidP="0098195F">
            <w:pPr>
              <w:rPr>
                <w:rPrChange w:id="5631" w:author="Edward Leung" w:date="2017-01-10T12:35:00Z">
                  <w:rPr/>
                </w:rPrChange>
              </w:rPr>
            </w:pPr>
          </w:p>
        </w:tc>
        <w:tc>
          <w:tcPr>
            <w:tcW w:w="1260" w:type="dxa"/>
          </w:tcPr>
          <w:p w14:paraId="6A070D31" w14:textId="77777777" w:rsidR="00840717" w:rsidRPr="00184A3A" w:rsidRDefault="00840717" w:rsidP="0098195F">
            <w:pPr>
              <w:rPr>
                <w:rPrChange w:id="5632" w:author="Edward Leung" w:date="2017-01-10T12:35:00Z">
                  <w:rPr/>
                </w:rPrChange>
              </w:rPr>
            </w:pPr>
          </w:p>
        </w:tc>
        <w:tc>
          <w:tcPr>
            <w:tcW w:w="7465" w:type="dxa"/>
          </w:tcPr>
          <w:p w14:paraId="2B920039" w14:textId="77777777" w:rsidR="00840717" w:rsidRPr="00184A3A" w:rsidRDefault="00840717" w:rsidP="0098195F">
            <w:pPr>
              <w:rPr>
                <w:rPrChange w:id="5633" w:author="Edward Leung" w:date="2017-01-10T12:35:00Z">
                  <w:rPr/>
                </w:rPrChange>
              </w:rPr>
            </w:pPr>
            <w:r w:rsidRPr="00184A3A">
              <w:rPr>
                <w:rPrChange w:id="5634" w:author="Edward Leung" w:date="2017-01-10T12:35:00Z">
                  <w:rPr/>
                </w:rPrChange>
              </w:rPr>
              <w:t>Failed submit poll scheme processing task.</w:t>
            </w:r>
          </w:p>
        </w:tc>
      </w:tr>
      <w:tr w:rsidR="00840717" w:rsidRPr="00184A3A" w14:paraId="6E45E3F6" w14:textId="77777777" w:rsidTr="0098195F">
        <w:tc>
          <w:tcPr>
            <w:tcW w:w="1420" w:type="dxa"/>
          </w:tcPr>
          <w:p w14:paraId="1933FC27" w14:textId="77777777" w:rsidR="00840717" w:rsidRPr="00184A3A" w:rsidRDefault="00840717" w:rsidP="0098195F">
            <w:pPr>
              <w:rPr>
                <w:rPrChange w:id="5635" w:author="Edward Leung" w:date="2017-01-10T12:35:00Z">
                  <w:rPr/>
                </w:rPrChange>
              </w:rPr>
            </w:pPr>
          </w:p>
        </w:tc>
        <w:tc>
          <w:tcPr>
            <w:tcW w:w="1260" w:type="dxa"/>
          </w:tcPr>
          <w:p w14:paraId="7A5D2B32" w14:textId="77777777" w:rsidR="00840717" w:rsidRPr="00184A3A" w:rsidRDefault="00840717" w:rsidP="0098195F">
            <w:pPr>
              <w:rPr>
                <w:rPrChange w:id="5636" w:author="Edward Leung" w:date="2017-01-10T12:35:00Z">
                  <w:rPr/>
                </w:rPrChange>
              </w:rPr>
            </w:pPr>
          </w:p>
        </w:tc>
        <w:tc>
          <w:tcPr>
            <w:tcW w:w="7465" w:type="dxa"/>
          </w:tcPr>
          <w:p w14:paraId="634F24DB" w14:textId="77777777" w:rsidR="00840717" w:rsidRPr="00184A3A" w:rsidRDefault="00840717" w:rsidP="0098195F">
            <w:pPr>
              <w:rPr>
                <w:rPrChange w:id="5637" w:author="Edward Leung" w:date="2017-01-10T12:35:00Z">
                  <w:rPr/>
                </w:rPrChange>
              </w:rPr>
            </w:pPr>
            <w:r w:rsidRPr="00184A3A">
              <w:rPr>
                <w:rPrChange w:id="5638" w:author="Edward Leung" w:date="2017-01-10T12:35:00Z">
                  <w:rPr/>
                </w:rPrChange>
              </w:rPr>
              <w:t>Failed to download target file</w:t>
            </w:r>
          </w:p>
        </w:tc>
      </w:tr>
      <w:tr w:rsidR="00840717" w:rsidRPr="00184A3A" w14:paraId="662EFAD2" w14:textId="77777777" w:rsidTr="0098195F">
        <w:tc>
          <w:tcPr>
            <w:tcW w:w="1420" w:type="dxa"/>
          </w:tcPr>
          <w:p w14:paraId="0A473E9E" w14:textId="77777777" w:rsidR="00840717" w:rsidRPr="00184A3A" w:rsidRDefault="00840717" w:rsidP="0098195F">
            <w:pPr>
              <w:rPr>
                <w:rPrChange w:id="5639" w:author="Edward Leung" w:date="2017-01-10T12:35:00Z">
                  <w:rPr/>
                </w:rPrChange>
              </w:rPr>
            </w:pPr>
          </w:p>
        </w:tc>
        <w:tc>
          <w:tcPr>
            <w:tcW w:w="1260" w:type="dxa"/>
          </w:tcPr>
          <w:p w14:paraId="6A39FCC0" w14:textId="77777777" w:rsidR="00840717" w:rsidRPr="00184A3A" w:rsidRDefault="00840717" w:rsidP="0098195F">
            <w:pPr>
              <w:rPr>
                <w:rPrChange w:id="5640" w:author="Edward Leung" w:date="2017-01-10T12:35:00Z">
                  <w:rPr/>
                </w:rPrChange>
              </w:rPr>
            </w:pPr>
          </w:p>
        </w:tc>
        <w:tc>
          <w:tcPr>
            <w:tcW w:w="7465" w:type="dxa"/>
          </w:tcPr>
          <w:p w14:paraId="4DA24B48" w14:textId="77777777" w:rsidR="00840717" w:rsidRPr="00184A3A" w:rsidRDefault="00840717" w:rsidP="0098195F">
            <w:pPr>
              <w:rPr>
                <w:rPrChange w:id="5641" w:author="Edward Leung" w:date="2017-01-10T12:35:00Z">
                  <w:rPr/>
                </w:rPrChange>
              </w:rPr>
            </w:pPr>
            <w:r w:rsidRPr="00184A3A">
              <w:rPr>
                <w:rPrChange w:id="5642" w:author="Edward Leung" w:date="2017-01-10T12:35:00Z">
                  <w:rPr/>
                </w:rPrChange>
              </w:rPr>
              <w:t>Failed to process records into staging database</w:t>
            </w:r>
          </w:p>
        </w:tc>
      </w:tr>
    </w:tbl>
    <w:p w14:paraId="3359392F" w14:textId="77777777" w:rsidR="00840717" w:rsidRPr="00184A3A" w:rsidRDefault="00840717" w:rsidP="00840717">
      <w:pPr>
        <w:rPr>
          <w:lang w:eastAsia="zh-CN"/>
          <w:rPrChange w:id="5643" w:author="Edward Leung" w:date="2017-01-10T12:35:00Z">
            <w:rPr>
              <w:lang w:eastAsia="zh-CN"/>
            </w:rPr>
          </w:rPrChange>
        </w:rPr>
      </w:pPr>
    </w:p>
    <w:p w14:paraId="00F39353" w14:textId="77777777" w:rsidR="00840717" w:rsidRPr="00184A3A" w:rsidRDefault="00840717" w:rsidP="00840717">
      <w:pPr>
        <w:rPr>
          <w:rFonts w:eastAsiaTheme="majorEastAsia" w:cstheme="majorBidi"/>
          <w:b/>
          <w:bCs/>
          <w:color w:val="4F81BD" w:themeColor="accent1"/>
          <w:rPrChange w:id="5644" w:author="Edward Leung" w:date="2017-01-10T12:35:00Z">
            <w:rPr>
              <w:rFonts w:eastAsiaTheme="majorEastAsia" w:cstheme="majorBidi"/>
              <w:b/>
              <w:bCs/>
              <w:color w:val="4F81BD" w:themeColor="accent1"/>
            </w:rPr>
          </w:rPrChange>
        </w:rPr>
      </w:pPr>
      <w:r w:rsidRPr="00184A3A">
        <w:rPr>
          <w:rPrChange w:id="5645" w:author="Edward Leung" w:date="2017-01-10T12:35:00Z">
            <w:rPr/>
          </w:rPrChange>
        </w:rPr>
        <w:br w:type="page"/>
      </w:r>
    </w:p>
    <w:p w14:paraId="1B678310" w14:textId="77777777" w:rsidR="00840717" w:rsidRPr="00184A3A" w:rsidRDefault="00840717" w:rsidP="00840717">
      <w:pPr>
        <w:pStyle w:val="Heading3"/>
        <w:rPr>
          <w:rPrChange w:id="5646" w:author="Edward Leung" w:date="2017-01-10T12:35:00Z">
            <w:rPr/>
          </w:rPrChange>
        </w:rPr>
      </w:pPr>
      <w:r w:rsidRPr="00184A3A">
        <w:rPr>
          <w:rPrChange w:id="5647" w:author="Edward Leung" w:date="2017-01-10T12:35:00Z">
            <w:rPr/>
          </w:rPrChange>
        </w:rPr>
        <w:lastRenderedPageBreak/>
        <w:t>Sales Data Real Time (POS - Staging) Task</w:t>
      </w:r>
    </w:p>
    <w:p w14:paraId="6D1BC139" w14:textId="77777777" w:rsidR="00840717" w:rsidRPr="00184A3A" w:rsidRDefault="00840717" w:rsidP="00840717">
      <w:pPr>
        <w:pStyle w:val="Heading4"/>
        <w:ind w:left="864"/>
        <w:rPr>
          <w:rPrChange w:id="5648" w:author="Edward Leung" w:date="2017-01-10T12:35:00Z">
            <w:rPr/>
          </w:rPrChange>
        </w:rPr>
      </w:pPr>
      <w:r w:rsidRPr="00184A3A">
        <w:rPr>
          <w:rPrChange w:id="5649" w:author="Edward Leung" w:date="2017-01-10T12:35:00Z">
            <w:rPr/>
          </w:rPrChange>
        </w:rPr>
        <w:t>Process/Work Flow</w:t>
      </w:r>
    </w:p>
    <w:p w14:paraId="5CD086D4" w14:textId="5B67FBA6" w:rsidR="00840717" w:rsidRPr="00184A3A" w:rsidRDefault="00DC2801" w:rsidP="00840717">
      <w:pPr>
        <w:jc w:val="center"/>
        <w:rPr>
          <w:lang w:eastAsia="zh-CN"/>
          <w:rPrChange w:id="5650" w:author="Edward Leung" w:date="2017-01-10T12:35:00Z">
            <w:rPr>
              <w:lang w:eastAsia="zh-CN"/>
            </w:rPr>
          </w:rPrChange>
        </w:rPr>
      </w:pPr>
      <w:ins w:id="5651" w:author="Edward Leung" w:date="2017-01-10T12:17:00Z">
        <w:r w:rsidRPr="00184A3A">
          <w:rPr>
            <w:rPrChange w:id="5652" w:author="Edward Leung" w:date="2017-01-10T12:35:00Z">
              <w:rPr>
                <w:noProof/>
              </w:rPr>
            </w:rPrChange>
          </w:rPr>
          <mc:AlternateContent>
            <mc:Choice Requires="wps">
              <w:drawing>
                <wp:anchor distT="0" distB="0" distL="114300" distR="114300" simplePos="0" relativeHeight="251700224" behindDoc="0" locked="0" layoutInCell="1" allowOverlap="1" wp14:anchorId="739B2CE6" wp14:editId="20F4F1C1">
                  <wp:simplePos x="0" y="0"/>
                  <wp:positionH relativeFrom="column">
                    <wp:posOffset>5649312</wp:posOffset>
                  </wp:positionH>
                  <wp:positionV relativeFrom="paragraph">
                    <wp:posOffset>5419536</wp:posOffset>
                  </wp:positionV>
                  <wp:extent cx="1299173" cy="316871"/>
                  <wp:effectExtent l="0" t="0" r="15875" b="26035"/>
                  <wp:wrapNone/>
                  <wp:docPr id="48" name="Text Box 48"/>
                  <wp:cNvGraphicFramePr/>
                  <a:graphic xmlns:a="http://schemas.openxmlformats.org/drawingml/2006/main">
                    <a:graphicData uri="http://schemas.microsoft.com/office/word/2010/wordprocessingShape">
                      <wps:wsp>
                        <wps:cNvSpPr txBox="1"/>
                        <wps:spPr>
                          <a:xfrm>
                            <a:off x="0" y="0"/>
                            <a:ext cx="1299173" cy="3168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9FEE7" w14:textId="3152E31F" w:rsidR="00DC2801" w:rsidRDefault="00DC2801">
                              <w:ins w:id="5653" w:author="Edward Leung" w:date="2017-01-10T12:17:00Z">
                                <w:r w:rsidRPr="00DC2801">
                                  <w:rPr>
                                    <w:highlight w:val="yellow"/>
                                    <w:rPrChange w:id="5654" w:author="Edward Leung" w:date="2017-01-10T12:17:00Z">
                                      <w:rPr/>
                                    </w:rPrChange>
                                  </w:rPr>
                                  <w:t>Add back arrow</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2CE6" id="Text Box 48" o:spid="_x0000_s1071" type="#_x0000_t202" style="position:absolute;left:0;text-align:left;margin-left:444.85pt;margin-top:426.75pt;width:102.3pt;height:2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" fillcolor="white [3201]" strokeweight=".5pt">
                  <v:textbox>
                    <w:txbxContent>
                      <w:p w14:paraId="5689FEE7" w14:textId="3152E31F" w:rsidR="00DC2801" w:rsidRDefault="00DC2801">
                        <w:ins w:id="5655" w:author="Edward Leung" w:date="2017-01-10T12:17:00Z">
                          <w:r w:rsidRPr="00DC2801">
                            <w:rPr>
                              <w:highlight w:val="yellow"/>
                              <w:rPrChange w:id="5656" w:author="Edward Leung" w:date="2017-01-10T12:17:00Z">
                                <w:rPr/>
                              </w:rPrChange>
                            </w:rPr>
                            <w:t>Add back arrow</w:t>
                          </w:r>
                        </w:ins>
                      </w:p>
                    </w:txbxContent>
                  </v:textbox>
                </v:shape>
              </w:pict>
            </mc:Fallback>
          </mc:AlternateContent>
        </w:r>
        <w:r w:rsidRPr="00184A3A">
          <w:rPr>
            <w:rPrChange w:id="5657" w:author="Edward Leung" w:date="2017-01-10T12:35:00Z">
              <w:rPr>
                <w:noProof/>
              </w:rPr>
            </w:rPrChange>
          </w:rPr>
          <mc:AlternateContent>
            <mc:Choice Requires="wps">
              <w:drawing>
                <wp:anchor distT="0" distB="0" distL="114300" distR="114300" simplePos="0" relativeHeight="251699200" behindDoc="0" locked="0" layoutInCell="1" allowOverlap="1" wp14:anchorId="10D29EF0" wp14:editId="3F2E01CC">
                  <wp:simplePos x="0" y="0"/>
                  <wp:positionH relativeFrom="column">
                    <wp:posOffset>5255701</wp:posOffset>
                  </wp:positionH>
                  <wp:positionV relativeFrom="paragraph">
                    <wp:posOffset>5594984</wp:posOffset>
                  </wp:positionV>
                  <wp:extent cx="579421" cy="235264"/>
                  <wp:effectExtent l="19050" t="38100" r="30480" b="50800"/>
                  <wp:wrapNone/>
                  <wp:docPr id="47" name="Left Arrow 47"/>
                  <wp:cNvGraphicFramePr/>
                  <a:graphic xmlns:a="http://schemas.openxmlformats.org/drawingml/2006/main">
                    <a:graphicData uri="http://schemas.microsoft.com/office/word/2010/wordprocessingShape">
                      <wps:wsp>
                        <wps:cNvSpPr/>
                        <wps:spPr>
                          <a:xfrm rot="20788376">
                            <a:off x="0" y="0"/>
                            <a:ext cx="579421" cy="23526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5D05A" id="Left Arrow 47" o:spid="_x0000_s1026" type="#_x0000_t66" style="position:absolute;margin-left:413.85pt;margin-top:440.55pt;width:45.6pt;height:18.5pt;rotation:-88651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" adj="4385" fillcolor="#4f81bd [3204]" strokecolor="#243f60 [1604]" strokeweight="2pt"/>
              </w:pict>
            </mc:Fallback>
          </mc:AlternateContent>
        </w:r>
        <w:r w:rsidRPr="00184A3A">
          <w:rPr>
            <w:rPrChange w:id="5658" w:author="Edward Leung" w:date="2017-01-10T12:35:00Z">
              <w:rPr>
                <w:noProof/>
              </w:rPr>
            </w:rPrChange>
          </w:rPr>
          <mc:AlternateContent>
            <mc:Choice Requires="wps">
              <w:drawing>
                <wp:anchor distT="0" distB="0" distL="114300" distR="114300" simplePos="0" relativeHeight="251698176" behindDoc="0" locked="0" layoutInCell="1" allowOverlap="1" wp14:anchorId="7E12BBBE" wp14:editId="2B3D3258">
                  <wp:simplePos x="0" y="0"/>
                  <wp:positionH relativeFrom="column">
                    <wp:posOffset>5232903</wp:posOffset>
                  </wp:positionH>
                  <wp:positionV relativeFrom="paragraph">
                    <wp:posOffset>5555615</wp:posOffset>
                  </wp:positionV>
                  <wp:extent cx="4527" cy="393826"/>
                  <wp:effectExtent l="76200" t="0" r="71755" b="63500"/>
                  <wp:wrapNone/>
                  <wp:docPr id="46" name="Straight Arrow Connector 46"/>
                  <wp:cNvGraphicFramePr/>
                  <a:graphic xmlns:a="http://schemas.openxmlformats.org/drawingml/2006/main">
                    <a:graphicData uri="http://schemas.microsoft.com/office/word/2010/wordprocessingShape">
                      <wps:wsp>
                        <wps:cNvCnPr/>
                        <wps:spPr>
                          <a:xfrm flipH="1">
                            <a:off x="0" y="0"/>
                            <a:ext cx="4527" cy="393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F6C525" id="_x0000_t32" coordsize="21600,21600" o:spt="32" o:oned="t" path="m,l21600,21600e" filled="f">
                  <v:path arrowok="t" fillok="f" o:connecttype="none"/>
                  <o:lock v:ext="edit" shapetype="t"/>
                </v:shapetype>
                <v:shape id="Straight Arrow Connector 46" o:spid="_x0000_s1026" type="#_x0000_t32" style="position:absolute;margin-left:412.05pt;margin-top:437.45pt;width:.35pt;height:3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" strokecolor="#4579b8 [3044]">
                  <v:stroke endarrow="block"/>
                </v:shape>
              </w:pict>
            </mc:Fallback>
          </mc:AlternateContent>
        </w:r>
      </w:ins>
      <w:r w:rsidR="00840717" w:rsidRPr="00184A3A">
        <w:rPr>
          <w:rPrChange w:id="5659" w:author="Edward Leung" w:date="2017-01-10T12:35:00Z">
            <w:rPr>
              <w:noProof/>
            </w:rPr>
          </w:rPrChange>
        </w:rPr>
        <w:drawing>
          <wp:inline distT="0" distB="0" distL="0" distR="0" wp14:anchorId="4C4C1940" wp14:editId="4F93B5D2">
            <wp:extent cx="5423095" cy="763741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000" cy="7642915"/>
                    </a:xfrm>
                    <a:prstGeom prst="rect">
                      <a:avLst/>
                    </a:prstGeom>
                  </pic:spPr>
                </pic:pic>
              </a:graphicData>
            </a:graphic>
          </wp:inline>
        </w:drawing>
      </w:r>
    </w:p>
    <w:p w14:paraId="46D15073" w14:textId="77777777" w:rsidR="00840717" w:rsidRPr="00184A3A" w:rsidRDefault="00840717" w:rsidP="00840717">
      <w:pPr>
        <w:ind w:left="360"/>
        <w:rPr>
          <w:b/>
          <w:u w:val="single"/>
          <w:lang w:eastAsia="zh-CN"/>
          <w:rPrChange w:id="5660" w:author="Edward Leung" w:date="2017-01-10T12:35:00Z">
            <w:rPr>
              <w:b/>
              <w:u w:val="single"/>
              <w:lang w:eastAsia="zh-CN"/>
            </w:rPr>
          </w:rPrChange>
        </w:rPr>
      </w:pPr>
      <w:r w:rsidRPr="00184A3A">
        <w:rPr>
          <w:b/>
          <w:u w:val="single"/>
          <w:lang w:eastAsia="zh-CN"/>
          <w:rPrChange w:id="5661" w:author="Edward Leung" w:date="2017-01-10T12:35:00Z">
            <w:rPr>
              <w:b/>
              <w:u w:val="single"/>
              <w:lang w:eastAsia="zh-CN"/>
            </w:rPr>
          </w:rPrChange>
        </w:rPr>
        <w:lastRenderedPageBreak/>
        <w:t>Job Details</w:t>
      </w:r>
    </w:p>
    <w:p w14:paraId="67083905" w14:textId="77777777" w:rsidR="00840717" w:rsidRPr="00184A3A" w:rsidRDefault="00840717" w:rsidP="00840717">
      <w:pPr>
        <w:ind w:left="360"/>
        <w:rPr>
          <w:lang w:eastAsia="zh-CN"/>
          <w:rPrChange w:id="5662" w:author="Edward Leung" w:date="2017-01-10T12:35:00Z">
            <w:rPr>
              <w:lang w:eastAsia="zh-CN"/>
            </w:rPr>
          </w:rPrChange>
        </w:rPr>
      </w:pPr>
      <w:r w:rsidRPr="00184A3A">
        <w:rPr>
          <w:lang w:eastAsia="zh-CN"/>
          <w:rPrChange w:id="5663" w:author="Edward Leung" w:date="2017-01-10T12:35:00Z">
            <w:rPr>
              <w:lang w:eastAsia="zh-CN"/>
            </w:rPr>
          </w:rPrChange>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41806E93" w14:textId="77777777" w:rsidR="00840717" w:rsidRPr="00184A3A" w:rsidRDefault="00840717" w:rsidP="00840717">
      <w:pPr>
        <w:ind w:left="360"/>
        <w:rPr>
          <w:rFonts w:eastAsia="SimSun"/>
          <w:lang w:eastAsia="zh-CN"/>
          <w:rPrChange w:id="5664" w:author="Edward Leung" w:date="2017-01-10T12:35:00Z">
            <w:rPr>
              <w:rFonts w:eastAsia="SimSun"/>
              <w:lang w:eastAsia="zh-CN"/>
            </w:rPr>
          </w:rPrChange>
        </w:rPr>
      </w:pPr>
      <w:r w:rsidRPr="00184A3A">
        <w:rPr>
          <w:lang w:eastAsia="zh-CN"/>
          <w:rPrChange w:id="5665" w:author="Edward Leung" w:date="2017-01-10T12:35:00Z">
            <w:rPr>
              <w:lang w:eastAsia="zh-CN"/>
            </w:rPr>
          </w:rPrChange>
        </w:rPr>
        <w:t>Summarily the task executes in below steps:</w:t>
      </w:r>
    </w:p>
    <w:p w14:paraId="771EDD9B" w14:textId="77777777" w:rsidR="00840717" w:rsidRPr="00184A3A" w:rsidRDefault="00840717" w:rsidP="00840717">
      <w:pPr>
        <w:ind w:left="360"/>
        <w:rPr>
          <w:lang w:eastAsia="zh-CN"/>
          <w:rPrChange w:id="5666" w:author="Edward Leung" w:date="2017-01-10T12:35:00Z">
            <w:rPr>
              <w:lang w:eastAsia="zh-CN"/>
            </w:rPr>
          </w:rPrChange>
        </w:rPr>
      </w:pPr>
      <w:r w:rsidRPr="00184A3A">
        <w:rPr>
          <w:lang w:eastAsia="zh-CN"/>
          <w:rPrChange w:id="5667" w:author="Edward Leung" w:date="2017-01-10T12:35:00Z">
            <w:rPr>
              <w:lang w:eastAsia="zh-CN"/>
            </w:rPr>
          </w:rPrChange>
        </w:rPr>
        <w:t>Step1. Firstly, it will update the previous job log’s latest job indicator from ‘Y’ to ‘N’. Onwards newly create scheduler job log is having the status “PROGRESS”. The latest batch indicator for the new record will be marked as “Y”.</w:t>
      </w:r>
    </w:p>
    <w:p w14:paraId="76288C33" w14:textId="77777777" w:rsidR="00840717" w:rsidRPr="00184A3A" w:rsidRDefault="00840717" w:rsidP="00840717">
      <w:pPr>
        <w:ind w:left="360"/>
        <w:rPr>
          <w:lang w:eastAsia="zh-CN"/>
          <w:rPrChange w:id="5668" w:author="Edward Leung" w:date="2017-01-10T12:35:00Z">
            <w:rPr>
              <w:lang w:eastAsia="zh-CN"/>
            </w:rPr>
          </w:rPrChange>
        </w:rPr>
      </w:pPr>
      <w:r w:rsidRPr="00184A3A">
        <w:rPr>
          <w:lang w:eastAsia="zh-CN"/>
          <w:rPrChange w:id="5669" w:author="Edward Leung" w:date="2017-01-10T12:35:00Z">
            <w:rPr>
              <w:lang w:eastAsia="zh-CN"/>
            </w:rPr>
          </w:rPrChange>
        </w:rPr>
        <w:t>Step 2. Initiate the JDBC connection or file input from target source according to the client type.</w:t>
      </w:r>
    </w:p>
    <w:p w14:paraId="0C977B57" w14:textId="77777777" w:rsidR="00840717" w:rsidRPr="00184A3A" w:rsidRDefault="00840717" w:rsidP="00840717">
      <w:pPr>
        <w:ind w:left="360"/>
        <w:rPr>
          <w:lang w:eastAsia="zh-CN"/>
          <w:rPrChange w:id="5670" w:author="Edward Leung" w:date="2017-01-10T12:35:00Z">
            <w:rPr>
              <w:lang w:eastAsia="zh-CN"/>
            </w:rPr>
          </w:rPrChange>
        </w:rPr>
      </w:pPr>
      <w:r w:rsidRPr="00184A3A">
        <w:rPr>
          <w:lang w:eastAsia="zh-CN"/>
          <w:rPrChange w:id="5671" w:author="Edward Leung" w:date="2017-01-10T12:35:00Z">
            <w:rPr>
              <w:lang w:eastAsia="zh-CN"/>
            </w:rPr>
          </w:rPrChange>
        </w:rPr>
        <w:t>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to local source folder and use program process.</w:t>
      </w:r>
    </w:p>
    <w:p w14:paraId="2A6360FE" w14:textId="77777777" w:rsidR="00840717" w:rsidRPr="00184A3A" w:rsidRDefault="00840717" w:rsidP="00840717">
      <w:pPr>
        <w:ind w:left="360"/>
        <w:rPr>
          <w:lang w:eastAsia="zh-CN"/>
          <w:rPrChange w:id="5672" w:author="Edward Leung" w:date="2017-01-10T12:35:00Z">
            <w:rPr>
              <w:lang w:eastAsia="zh-CN"/>
            </w:rPr>
          </w:rPrChange>
        </w:rPr>
      </w:pPr>
      <w:r w:rsidRPr="00184A3A">
        <w:rPr>
          <w:lang w:eastAsia="zh-CN"/>
          <w:rPrChange w:id="5673" w:author="Edward Leung" w:date="2017-01-10T12:35:00Z">
            <w:rPr>
              <w:lang w:eastAsia="zh-CN"/>
            </w:rPr>
          </w:rPrChange>
        </w:rPr>
        <w:t>Step 4. After the polling SQL is successfully executed, a check sum will check upon the processed record upon the total record counts</w:t>
      </w:r>
    </w:p>
    <w:p w14:paraId="418CC671" w14:textId="77777777" w:rsidR="00840717" w:rsidRPr="00184A3A" w:rsidRDefault="00840717" w:rsidP="00840717">
      <w:pPr>
        <w:ind w:left="360"/>
        <w:rPr>
          <w:lang w:eastAsia="zh-CN"/>
          <w:rPrChange w:id="5674" w:author="Edward Leung" w:date="2017-01-10T12:35:00Z">
            <w:rPr>
              <w:lang w:eastAsia="zh-CN"/>
            </w:rPr>
          </w:rPrChange>
        </w:rPr>
      </w:pPr>
      <w:r w:rsidRPr="00184A3A">
        <w:rPr>
          <w:lang w:eastAsia="zh-CN"/>
          <w:rPrChange w:id="5675" w:author="Edward Leung" w:date="2017-01-10T12:35:00Z">
            <w:rPr>
              <w:lang w:eastAsia="zh-CN"/>
            </w:rPr>
          </w:rPrChange>
        </w:rPr>
        <w:t>Step 5. Upon any errors in the task submission and cannot be resolved (e.g. by retry). The job will abort and keep the job status to reflect the problematic stage “FAILED”. If the processing source is file-based, move the file to error folder.</w:t>
      </w:r>
    </w:p>
    <w:p w14:paraId="50A5B28B" w14:textId="77777777" w:rsidR="00840717" w:rsidRPr="00184A3A" w:rsidRDefault="00840717" w:rsidP="00840717">
      <w:pPr>
        <w:ind w:left="360"/>
        <w:rPr>
          <w:lang w:eastAsia="zh-CN"/>
          <w:rPrChange w:id="5676" w:author="Edward Leung" w:date="2017-01-10T12:35:00Z">
            <w:rPr>
              <w:lang w:eastAsia="zh-CN"/>
            </w:rPr>
          </w:rPrChange>
        </w:rPr>
      </w:pPr>
      <w:r w:rsidRPr="00184A3A">
        <w:rPr>
          <w:lang w:eastAsia="zh-CN"/>
          <w:rPrChange w:id="5677" w:author="Edward Leung" w:date="2017-01-10T12:35:00Z">
            <w:rPr>
              <w:lang w:eastAsia="zh-CN"/>
            </w:rPr>
          </w:rPrChange>
        </w:rPr>
        <w:t>Step 5. If all steps of the task are successfully submitted, the task is regarded as complete and update the job status to “COMPLETE” with a record number of schemes processed. If the processing source is file-based, move the file to backup folder.</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Change w:id="5678" w:author="Edward Leung" w:date="2017-01-10T12:35:00Z">
                  <w:rPr>
                    <w:b/>
                  </w:rPr>
                </w:rPrChange>
              </w:rPr>
            </w:pPr>
            <w:r w:rsidRPr="00184A3A">
              <w:rPr>
                <w:b/>
                <w:rPrChange w:id="5679" w:author="Edward Leung" w:date="2017-01-10T12:35:00Z">
                  <w:rPr>
                    <w:b/>
                  </w:rPr>
                </w:rPrChange>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Change w:id="5680" w:author="Edward Leung" w:date="2017-01-10T12:35:00Z">
                  <w:rPr>
                    <w:b/>
                  </w:rPr>
                </w:rPrChange>
              </w:rPr>
            </w:pPr>
            <w:r w:rsidRPr="00184A3A">
              <w:rPr>
                <w:b/>
                <w:rPrChange w:id="5681" w:author="Edward Leung" w:date="2017-01-10T12:35:00Z">
                  <w:rPr>
                    <w:b/>
                  </w:rPr>
                </w:rPrChange>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Change w:id="5682" w:author="Edward Leung" w:date="2017-01-10T12:35:00Z">
                  <w:rPr>
                    <w:b/>
                  </w:rPr>
                </w:rPrChange>
              </w:rPr>
            </w:pPr>
            <w:r w:rsidRPr="00184A3A">
              <w:rPr>
                <w:b/>
                <w:rPrChange w:id="5683" w:author="Edward Leung" w:date="2017-01-10T12:35:00Z">
                  <w:rPr>
                    <w:b/>
                  </w:rPr>
                </w:rPrChange>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rPr>
                <w:rPrChange w:id="5684" w:author="Edward Leung" w:date="2017-01-10T12:35:00Z">
                  <w:rPr/>
                </w:rPrChange>
              </w:rPr>
            </w:pPr>
            <w:r w:rsidRPr="00184A3A">
              <w:rPr>
                <w:rPrChange w:id="5685" w:author="Edward Leung" w:date="2017-01-10T12:35:00Z">
                  <w:rPr/>
                </w:rPrChange>
              </w:rPr>
              <w:t>Sales Real Time Polling Task</w:t>
            </w:r>
          </w:p>
        </w:tc>
        <w:tc>
          <w:tcPr>
            <w:tcW w:w="1925" w:type="dxa"/>
          </w:tcPr>
          <w:p w14:paraId="73EE55A5" w14:textId="77777777" w:rsidR="00840717" w:rsidRPr="00184A3A" w:rsidRDefault="00840717" w:rsidP="0098195F">
            <w:pPr>
              <w:pStyle w:val="BodyText"/>
              <w:rPr>
                <w:rPrChange w:id="5686" w:author="Edward Leung" w:date="2017-01-10T12:35:00Z">
                  <w:rPr/>
                </w:rPrChange>
              </w:rPr>
            </w:pPr>
            <w:r w:rsidRPr="00184A3A">
              <w:rPr>
                <w:rPrChange w:id="5687" w:author="Edward Leung" w:date="2017-01-10T12:35:00Z">
                  <w:rPr/>
                </w:rPrChange>
              </w:rPr>
              <w:t>“PROGRESS”</w:t>
            </w:r>
          </w:p>
          <w:p w14:paraId="19588438" w14:textId="77777777" w:rsidR="00840717" w:rsidRPr="00184A3A" w:rsidRDefault="00840717" w:rsidP="0098195F">
            <w:pPr>
              <w:pStyle w:val="BodyText"/>
              <w:rPr>
                <w:rPrChange w:id="5688" w:author="Edward Leung" w:date="2017-01-10T12:35:00Z">
                  <w:rPr/>
                </w:rPrChange>
              </w:rPr>
            </w:pPr>
            <w:r w:rsidRPr="00184A3A">
              <w:rPr>
                <w:rPrChange w:id="5689" w:author="Edward Leung" w:date="2017-01-10T12:35:00Z">
                  <w:rPr/>
                </w:rPrChange>
              </w:rPr>
              <w:t xml:space="preserve"> “FAILED”</w:t>
            </w:r>
          </w:p>
          <w:p w14:paraId="73D513C2" w14:textId="77777777" w:rsidR="00840717" w:rsidRPr="00184A3A" w:rsidRDefault="00840717" w:rsidP="0098195F">
            <w:pPr>
              <w:pStyle w:val="BodyText"/>
              <w:rPr>
                <w:rPrChange w:id="5690" w:author="Edward Leung" w:date="2017-01-10T12:35:00Z">
                  <w:rPr/>
                </w:rPrChange>
              </w:rPr>
            </w:pPr>
            <w:r w:rsidRPr="00184A3A">
              <w:rPr>
                <w:rPrChange w:id="5691" w:author="Edward Leung" w:date="2017-01-10T12:35:00Z">
                  <w:rPr/>
                </w:rPrChange>
              </w:rPr>
              <w:t>“COMPLETE”</w:t>
            </w:r>
          </w:p>
        </w:tc>
        <w:tc>
          <w:tcPr>
            <w:tcW w:w="5588" w:type="dxa"/>
          </w:tcPr>
          <w:p w14:paraId="5063FB40" w14:textId="77777777" w:rsidR="00840717" w:rsidRPr="00184A3A" w:rsidRDefault="00840717" w:rsidP="0098195F">
            <w:pPr>
              <w:pStyle w:val="BodyText"/>
              <w:rPr>
                <w:rPrChange w:id="5692" w:author="Edward Leung" w:date="2017-01-10T12:35:00Z">
                  <w:rPr/>
                </w:rPrChange>
              </w:rPr>
            </w:pPr>
            <w:r w:rsidRPr="00184A3A">
              <w:rPr>
                <w:rPrChange w:id="5693" w:author="Edward Leung" w:date="2017-01-10T12:35:00Z">
                  <w:rPr/>
                </w:rPrChange>
              </w:rPr>
              <w:t xml:space="preserve"> “PROGRESS” when task is submitted and successfully insert log into DB.</w:t>
            </w:r>
          </w:p>
          <w:p w14:paraId="26AAB72B" w14:textId="77777777" w:rsidR="00840717" w:rsidRPr="00184A3A" w:rsidRDefault="00840717" w:rsidP="0098195F">
            <w:pPr>
              <w:pStyle w:val="BodyText"/>
              <w:rPr>
                <w:rPrChange w:id="5694" w:author="Edward Leung" w:date="2017-01-10T12:35:00Z">
                  <w:rPr/>
                </w:rPrChange>
              </w:rPr>
            </w:pPr>
            <w:r w:rsidRPr="00184A3A">
              <w:rPr>
                <w:rPrChange w:id="5695" w:author="Edward Leung" w:date="2017-01-10T12:35:00Z">
                  <w:rPr/>
                </w:rPrChange>
              </w:rPr>
              <w:t xml:space="preserve"> “FAILED” when encounter errors processing the source and the poll branch scheme.</w:t>
            </w:r>
          </w:p>
          <w:p w14:paraId="7E41BC31" w14:textId="77777777" w:rsidR="00840717" w:rsidRPr="00184A3A" w:rsidRDefault="00840717" w:rsidP="0098195F">
            <w:pPr>
              <w:pStyle w:val="BodyText"/>
              <w:rPr>
                <w:rPrChange w:id="5696" w:author="Edward Leung" w:date="2017-01-10T12:35:00Z">
                  <w:rPr/>
                </w:rPrChange>
              </w:rPr>
            </w:pPr>
            <w:r w:rsidRPr="00184A3A">
              <w:rPr>
                <w:rPrChange w:id="5697" w:author="Edward Leung" w:date="2017-01-10T12:35:00Z">
                  <w:rPr/>
                </w:rPrChange>
              </w:rPr>
              <w:t>“COMPLETE” when the completes the polling data against the target branch schemes without any errors.</w:t>
            </w:r>
          </w:p>
        </w:tc>
      </w:tr>
    </w:tbl>
    <w:p w14:paraId="6359D293" w14:textId="012090E8" w:rsidR="00840717" w:rsidRPr="00184A3A" w:rsidRDefault="00745A0E" w:rsidP="00840717">
      <w:pPr>
        <w:rPr>
          <w:color w:val="FF0000"/>
          <w:lang w:eastAsia="zh-CN"/>
          <w:rPrChange w:id="5698" w:author="Edward Leung" w:date="2017-01-10T12:35:00Z">
            <w:rPr>
              <w:lang w:eastAsia="zh-CN"/>
            </w:rPr>
          </w:rPrChange>
        </w:rPr>
      </w:pPr>
      <w:ins w:id="5699" w:author="Dick Chan" w:date="2017-01-10T10:25:00Z">
        <w:r w:rsidRPr="00184A3A">
          <w:rPr>
            <w:color w:val="FF0000"/>
            <w:lang w:eastAsia="zh-CN"/>
            <w:rPrChange w:id="5700" w:author="Edward Leung" w:date="2017-01-10T12:35:00Z">
              <w:rPr>
                <w:lang w:eastAsia="zh-CN"/>
              </w:rPr>
            </w:rPrChange>
          </w:rPr>
          <w:t xml:space="preserve">Dick??? Can we use an example to explain the above operation? </w:t>
        </w:r>
      </w:ins>
    </w:p>
    <w:p w14:paraId="07F04000" w14:textId="77777777" w:rsidR="00840717" w:rsidRPr="00184A3A" w:rsidRDefault="00840717" w:rsidP="00840717">
      <w:pPr>
        <w:ind w:left="360"/>
        <w:rPr>
          <w:b/>
          <w:u w:val="single"/>
          <w:lang w:eastAsia="zh-CN"/>
          <w:rPrChange w:id="5701" w:author="Edward Leung" w:date="2017-01-10T12:35:00Z">
            <w:rPr>
              <w:b/>
              <w:u w:val="single"/>
              <w:lang w:eastAsia="zh-CN"/>
            </w:rPr>
          </w:rPrChange>
        </w:rPr>
      </w:pPr>
      <w:r w:rsidRPr="00184A3A">
        <w:rPr>
          <w:b/>
          <w:u w:val="single"/>
          <w:lang w:eastAsia="zh-CN"/>
          <w:rPrChange w:id="5702" w:author="Edward Leung" w:date="2017-01-10T12:35:00Z">
            <w:rPr>
              <w:b/>
              <w:u w:val="single"/>
              <w:lang w:eastAsia="zh-CN"/>
            </w:rPr>
          </w:rPrChange>
        </w:rPr>
        <w:t>Logging</w:t>
      </w:r>
    </w:p>
    <w:p w14:paraId="26D3F760" w14:textId="77777777" w:rsidR="00840717" w:rsidRPr="00184A3A" w:rsidRDefault="00840717" w:rsidP="00840717">
      <w:pPr>
        <w:ind w:left="360"/>
        <w:rPr>
          <w:lang w:eastAsia="zh-CN"/>
          <w:rPrChange w:id="5703" w:author="Edward Leung" w:date="2017-01-10T12:35:00Z">
            <w:rPr>
              <w:lang w:eastAsia="zh-CN"/>
            </w:rPr>
          </w:rPrChange>
        </w:rPr>
      </w:pPr>
      <w:r w:rsidRPr="00184A3A">
        <w:rPr>
          <w:lang w:eastAsia="zh-CN"/>
          <w:rPrChange w:id="5704" w:author="Edward Leung" w:date="2017-01-10T12:35:00Z">
            <w:rPr>
              <w:lang w:eastAsia="zh-CN"/>
            </w:rPr>
          </w:rPrChange>
        </w:rPr>
        <w:t>Log directory: /repos/esb/polling/log/sales_rt_yyyymmdd.log</w:t>
      </w:r>
    </w:p>
    <w:p w14:paraId="2CC5DA45" w14:textId="77777777" w:rsidR="00840717" w:rsidRPr="00184A3A" w:rsidRDefault="00840717" w:rsidP="00840717">
      <w:pPr>
        <w:ind w:left="360"/>
        <w:rPr>
          <w:lang w:eastAsia="zh-CN"/>
          <w:rPrChange w:id="5705" w:author="Edward Leung" w:date="2017-01-10T12:35:00Z">
            <w:rPr>
              <w:lang w:eastAsia="zh-CN"/>
            </w:rPr>
          </w:rPrChange>
        </w:rPr>
      </w:pPr>
      <w:r w:rsidRPr="00184A3A">
        <w:rPr>
          <w:lang w:eastAsia="zh-CN"/>
          <w:rPrChange w:id="5706" w:author="Edward Leung" w:date="2017-01-10T12:35:00Z">
            <w:rPr>
              <w:lang w:eastAsia="zh-CN"/>
            </w:rPr>
          </w:rPrChange>
        </w:rPr>
        <w:t>Upon each poll branch scheme task submission: the scheme info will be written into follow format:</w:t>
      </w:r>
    </w:p>
    <w:p w14:paraId="3D534BFA" w14:textId="77777777" w:rsidR="00840717" w:rsidRPr="00184A3A" w:rsidRDefault="00840717" w:rsidP="00840717">
      <w:pPr>
        <w:ind w:left="360"/>
        <w:rPr>
          <w:b/>
          <w:u w:val="single"/>
          <w:lang w:eastAsia="zh-CN"/>
          <w:rPrChange w:id="5707" w:author="Edward Leung" w:date="2017-01-10T12:35:00Z">
            <w:rPr>
              <w:b/>
              <w:u w:val="single"/>
              <w:lang w:eastAsia="zh-CN"/>
            </w:rPr>
          </w:rPrChange>
        </w:rPr>
      </w:pPr>
      <w:r w:rsidRPr="00184A3A">
        <w:rPr>
          <w:b/>
          <w:u w:val="single"/>
          <w:lang w:eastAsia="zh-CN"/>
          <w:rPrChange w:id="5708" w:author="Edward Leung" w:date="2017-01-10T12:35:00Z">
            <w:rPr>
              <w:b/>
              <w:u w:val="single"/>
              <w:lang w:eastAsia="zh-CN"/>
            </w:rPr>
          </w:rPrChange>
        </w:rPr>
        <w:t xml:space="preserve">File System </w:t>
      </w:r>
    </w:p>
    <w:p w14:paraId="3F969787" w14:textId="77777777" w:rsidR="00840717" w:rsidRPr="00184A3A" w:rsidRDefault="00840717" w:rsidP="00840717">
      <w:pPr>
        <w:spacing w:after="0" w:line="240" w:lineRule="auto"/>
        <w:ind w:left="360"/>
        <w:rPr>
          <w:lang w:eastAsia="zh-CN"/>
          <w:rPrChange w:id="5709" w:author="Edward Leung" w:date="2017-01-10T12:35:00Z">
            <w:rPr>
              <w:lang w:eastAsia="zh-CN"/>
            </w:rPr>
          </w:rPrChange>
        </w:rPr>
      </w:pPr>
      <w:r w:rsidRPr="00184A3A">
        <w:rPr>
          <w:lang w:eastAsia="zh-CN"/>
          <w:rPrChange w:id="5710" w:author="Edward Leung" w:date="2017-01-10T12:35:00Z">
            <w:rPr>
              <w:lang w:eastAsia="zh-CN"/>
            </w:rPr>
          </w:rPrChange>
        </w:rPr>
        <w:t>/repos/esb/polling/input/dbf/source/filename_yyyymmddhh24miss.dfb</w:t>
      </w:r>
    </w:p>
    <w:p w14:paraId="0F3FEA7E" w14:textId="16DF5F92" w:rsidR="00840717" w:rsidRPr="00184A3A" w:rsidRDefault="00840717" w:rsidP="00840717">
      <w:pPr>
        <w:spacing w:after="0" w:line="240" w:lineRule="auto"/>
        <w:ind w:left="360"/>
        <w:rPr>
          <w:color w:val="FF0000"/>
          <w:lang w:eastAsia="zh-CN"/>
          <w:rPrChange w:id="5711" w:author="Edward Leung" w:date="2017-01-10T12:35:00Z">
            <w:rPr>
              <w:lang w:eastAsia="zh-CN"/>
            </w:rPr>
          </w:rPrChange>
        </w:rPr>
      </w:pPr>
      <w:r w:rsidRPr="00184A3A">
        <w:rPr>
          <w:lang w:eastAsia="zh-CN"/>
          <w:rPrChange w:id="5712" w:author="Edward Leung" w:date="2017-01-10T12:35:00Z">
            <w:rPr>
              <w:lang w:eastAsia="zh-CN"/>
            </w:rPr>
          </w:rPrChange>
        </w:rPr>
        <w:lastRenderedPageBreak/>
        <w:t>/repos/esb/polling/input/dbf/backup/filename_yyyymmddhh24miss.dfb</w:t>
      </w:r>
      <w:ins w:id="5713" w:author="Dick Chan" w:date="2017-01-10T10:22:00Z">
        <w:r w:rsidR="00745A0E" w:rsidRPr="00184A3A">
          <w:rPr>
            <w:lang w:eastAsia="zh-CN"/>
            <w:rPrChange w:id="5714" w:author="Edward Leung" w:date="2017-01-10T12:35:00Z">
              <w:rPr>
                <w:lang w:eastAsia="zh-CN"/>
              </w:rPr>
            </w:rPrChange>
          </w:rPr>
          <w:t xml:space="preserve"> </w:t>
        </w:r>
        <w:r w:rsidR="00745A0E" w:rsidRPr="00184A3A">
          <w:rPr>
            <w:color w:val="FF0000"/>
            <w:lang w:eastAsia="zh-CN"/>
            <w:rPrChange w:id="5715" w:author="Edward Leung" w:date="2017-01-10T12:35:00Z">
              <w:rPr>
                <w:lang w:eastAsia="zh-CN"/>
              </w:rPr>
            </w:rPrChange>
          </w:rPr>
          <w:sym w:font="Wingdings" w:char="F0E7"/>
        </w:r>
        <w:r w:rsidR="00745A0E" w:rsidRPr="00184A3A">
          <w:rPr>
            <w:color w:val="FF0000"/>
            <w:lang w:eastAsia="zh-CN"/>
            <w:rPrChange w:id="5716" w:author="Edward Leung" w:date="2017-01-10T12:35:00Z">
              <w:rPr>
                <w:lang w:eastAsia="zh-CN"/>
              </w:rPr>
            </w:rPrChange>
          </w:rPr>
          <w:t xml:space="preserve"> dick??? dbf file? Suggest to use more realistic file name instead of filename_yyyy</w:t>
        </w:r>
      </w:ins>
      <w:ins w:id="5717" w:author="Dick Chan" w:date="2017-01-10T10:23:00Z">
        <w:r w:rsidR="00745A0E" w:rsidRPr="00184A3A">
          <w:rPr>
            <w:color w:val="FF0000"/>
            <w:lang w:eastAsia="zh-CN"/>
            <w:rPrChange w:id="5718" w:author="Edward Leung" w:date="2017-01-10T12:35:00Z">
              <w:rPr>
                <w:lang w:eastAsia="zh-CN"/>
              </w:rPr>
            </w:rPrChange>
          </w:rPr>
          <w:t>….</w:t>
        </w:r>
      </w:ins>
    </w:p>
    <w:p w14:paraId="22138C16" w14:textId="77777777" w:rsidR="00840717" w:rsidRPr="00184A3A" w:rsidRDefault="00840717" w:rsidP="00840717">
      <w:pPr>
        <w:spacing w:after="0" w:line="240" w:lineRule="auto"/>
        <w:ind w:left="360"/>
        <w:rPr>
          <w:lang w:eastAsia="zh-CN"/>
          <w:rPrChange w:id="5719" w:author="Edward Leung" w:date="2017-01-10T12:35:00Z">
            <w:rPr>
              <w:lang w:eastAsia="zh-CN"/>
            </w:rPr>
          </w:rPrChange>
        </w:rPr>
      </w:pPr>
      <w:r w:rsidRPr="00184A3A">
        <w:rPr>
          <w:lang w:eastAsia="zh-CN"/>
          <w:rPrChange w:id="5720" w:author="Edward Leung" w:date="2017-01-10T12:35:00Z">
            <w:rPr>
              <w:lang w:eastAsia="zh-CN"/>
            </w:rPr>
          </w:rPrChange>
        </w:rPr>
        <w:t>/repos/esb/polling/input/dbf/error/filename_yyyymmddhh24miss.dbf</w:t>
      </w:r>
    </w:p>
    <w:p w14:paraId="62F1F731" w14:textId="77777777" w:rsidR="00840717" w:rsidRPr="00184A3A" w:rsidRDefault="00840717" w:rsidP="00840717">
      <w:pPr>
        <w:spacing w:after="0" w:line="240" w:lineRule="auto"/>
        <w:ind w:left="360"/>
        <w:rPr>
          <w:lang w:eastAsia="zh-CN"/>
          <w:rPrChange w:id="5721" w:author="Edward Leung" w:date="2017-01-10T12:35:00Z">
            <w:rPr>
              <w:lang w:eastAsia="zh-CN"/>
            </w:rPr>
          </w:rPrChange>
        </w:rPr>
      </w:pPr>
      <w:r w:rsidRPr="00184A3A">
        <w:rPr>
          <w:lang w:eastAsia="zh-CN"/>
          <w:rPrChange w:id="5722" w:author="Edward Leung" w:date="2017-01-10T12:35:00Z">
            <w:rPr>
              <w:lang w:eastAsia="zh-CN"/>
            </w:rPr>
          </w:rPrChange>
        </w:rPr>
        <w:t>/repos/esb/polling/input/text/source/filename_yyyymmddhh24miss.txt</w:t>
      </w:r>
    </w:p>
    <w:p w14:paraId="77A4EC69" w14:textId="77777777" w:rsidR="00840717" w:rsidRPr="00184A3A" w:rsidRDefault="00840717" w:rsidP="00840717">
      <w:pPr>
        <w:spacing w:after="0" w:line="240" w:lineRule="auto"/>
        <w:ind w:left="360"/>
        <w:rPr>
          <w:lang w:eastAsia="zh-CN"/>
          <w:rPrChange w:id="5723" w:author="Edward Leung" w:date="2017-01-10T12:35:00Z">
            <w:rPr>
              <w:lang w:eastAsia="zh-CN"/>
            </w:rPr>
          </w:rPrChange>
        </w:rPr>
      </w:pPr>
      <w:r w:rsidRPr="00184A3A">
        <w:rPr>
          <w:lang w:eastAsia="zh-CN"/>
          <w:rPrChange w:id="5724" w:author="Edward Leung" w:date="2017-01-10T12:35:00Z">
            <w:rPr>
              <w:lang w:eastAsia="zh-CN"/>
            </w:rPr>
          </w:rPrChange>
        </w:rPr>
        <w:t>/repos/esb/polling/input/text/backup/filename_yyyymmddhh24miss.txt</w:t>
      </w:r>
    </w:p>
    <w:p w14:paraId="0D0E81A4" w14:textId="77777777" w:rsidR="00840717" w:rsidRPr="00184A3A" w:rsidRDefault="00840717" w:rsidP="00840717">
      <w:pPr>
        <w:spacing w:after="0" w:line="240" w:lineRule="auto"/>
        <w:ind w:left="360"/>
        <w:rPr>
          <w:lang w:eastAsia="zh-CN"/>
          <w:rPrChange w:id="5725" w:author="Edward Leung" w:date="2017-01-10T12:35:00Z">
            <w:rPr>
              <w:lang w:eastAsia="zh-CN"/>
            </w:rPr>
          </w:rPrChange>
        </w:rPr>
      </w:pPr>
      <w:r w:rsidRPr="00184A3A">
        <w:rPr>
          <w:lang w:eastAsia="zh-CN"/>
          <w:rPrChange w:id="5726" w:author="Edward Leung" w:date="2017-01-10T12:35:00Z">
            <w:rPr>
              <w:lang w:eastAsia="zh-CN"/>
            </w:rPr>
          </w:rPrChange>
        </w:rPr>
        <w:t>/repos/esb/polling/input/text/error/filename_yyyymmddhh24miss.txt</w:t>
      </w:r>
    </w:p>
    <w:p w14:paraId="41ABC391" w14:textId="2042786F" w:rsidR="00745A0E" w:rsidRPr="00184A3A" w:rsidRDefault="00745A0E">
      <w:pPr>
        <w:rPr>
          <w:lang w:eastAsia="zh-CN"/>
          <w:rPrChange w:id="5727" w:author="Edward Leung" w:date="2017-01-10T12:35:00Z">
            <w:rPr>
              <w:lang w:eastAsia="zh-CN"/>
            </w:rPr>
          </w:rPrChange>
        </w:rPr>
        <w:pPrChange w:id="5728" w:author="Dick Chan" w:date="2017-01-10T10:22:00Z">
          <w:pPr>
            <w:ind w:left="360"/>
          </w:pPr>
        </w:pPrChange>
      </w:pPr>
    </w:p>
    <w:p w14:paraId="368FEA11" w14:textId="77777777" w:rsidR="00840717" w:rsidRPr="00184A3A" w:rsidRDefault="00840717" w:rsidP="00840717">
      <w:pPr>
        <w:ind w:left="360"/>
        <w:rPr>
          <w:lang w:eastAsia="zh-CN"/>
          <w:rPrChange w:id="5729" w:author="Edward Leung" w:date="2017-01-10T12:35:00Z">
            <w:rPr>
              <w:lang w:eastAsia="zh-CN"/>
            </w:rPr>
          </w:rPrChange>
        </w:rPr>
      </w:pPr>
      <w:r w:rsidRPr="00184A3A">
        <w:rPr>
          <w:lang w:eastAsia="zh-CN"/>
          <w:rPrChange w:id="5730" w:author="Edward Leung" w:date="2017-01-10T12:35:00Z">
            <w:rPr>
              <w:lang w:eastAsia="zh-CN"/>
            </w:rPr>
          </w:rPrChange>
        </w:rPr>
        <w:t xml:space="preserve"> [INFO] [Timestamp] [Scheme name]-[branch code]-[scheme type]-[direction]</w:t>
      </w:r>
    </w:p>
    <w:p w14:paraId="4A13605F" w14:textId="77777777" w:rsidR="00840717" w:rsidRPr="00184A3A" w:rsidRDefault="00840717" w:rsidP="00840717">
      <w:pPr>
        <w:ind w:left="360"/>
        <w:rPr>
          <w:b/>
          <w:u w:val="single"/>
          <w:lang w:eastAsia="zh-CN"/>
          <w:rPrChange w:id="5731" w:author="Edward Leung" w:date="2017-01-10T12:35:00Z">
            <w:rPr>
              <w:b/>
              <w:u w:val="single"/>
              <w:lang w:eastAsia="zh-CN"/>
            </w:rPr>
          </w:rPrChange>
        </w:rPr>
      </w:pPr>
      <w:r w:rsidRPr="00184A3A">
        <w:rPr>
          <w:b/>
          <w:u w:val="single"/>
          <w:lang w:eastAsia="zh-CN"/>
          <w:rPrChange w:id="5732" w:author="Edward Leung" w:date="2017-01-10T12:35:00Z">
            <w:rPr>
              <w:b/>
              <w:u w:val="single"/>
              <w:lang w:eastAsia="zh-CN"/>
            </w:rPr>
          </w:rPrChange>
        </w:rPr>
        <w:t>Entry &amp; Exit Criteria</w:t>
      </w:r>
    </w:p>
    <w:p w14:paraId="64650BC7" w14:textId="77777777" w:rsidR="00840717" w:rsidRPr="00184A3A" w:rsidRDefault="00840717" w:rsidP="00840717">
      <w:pPr>
        <w:ind w:left="360"/>
        <w:rPr>
          <w:lang w:eastAsia="zh-CN"/>
          <w:rPrChange w:id="5733" w:author="Edward Leung" w:date="2017-01-10T12:35:00Z">
            <w:rPr>
              <w:lang w:eastAsia="zh-CN"/>
            </w:rPr>
          </w:rPrChange>
        </w:rPr>
      </w:pPr>
      <w:r w:rsidRPr="00184A3A">
        <w:rPr>
          <w:lang w:eastAsia="zh-CN"/>
          <w:rPrChange w:id="5734" w:author="Edward Leung" w:date="2017-01-10T12:35:00Z">
            <w:rPr>
              <w:lang w:eastAsia="zh-CN"/>
            </w:rPr>
          </w:rPrChange>
        </w:rPr>
        <w:t>The sales data real time processing task is submitted by the sales data real time scheduler job (session 6.6.4).</w:t>
      </w:r>
    </w:p>
    <w:p w14:paraId="1381C762" w14:textId="77777777" w:rsidR="00840717" w:rsidRPr="00184A3A" w:rsidRDefault="00840717" w:rsidP="00840717">
      <w:pPr>
        <w:ind w:left="360"/>
        <w:rPr>
          <w:lang w:eastAsia="zh-CN"/>
          <w:rPrChange w:id="5735" w:author="Edward Leung" w:date="2017-01-10T12:35:00Z">
            <w:rPr>
              <w:lang w:eastAsia="zh-CN"/>
            </w:rPr>
          </w:rPrChange>
        </w:rPr>
      </w:pPr>
      <w:r w:rsidRPr="00184A3A">
        <w:rPr>
          <w:lang w:eastAsia="zh-CN"/>
          <w:rPrChange w:id="5736" w:author="Edward Leung" w:date="2017-01-10T12:35:00Z">
            <w:rPr>
              <w:lang w:eastAsia="zh-CN"/>
            </w:rPr>
          </w:rPrChange>
        </w:rPr>
        <w:t>In the process of the task, it will be regarded as job failure and send alert email to IT support according to the error’s severity</w:t>
      </w:r>
    </w:p>
    <w:p w14:paraId="74CAB844" w14:textId="77777777" w:rsidR="00840717" w:rsidRPr="00184A3A" w:rsidRDefault="00840717" w:rsidP="00840717">
      <w:pPr>
        <w:ind w:left="360"/>
        <w:rPr>
          <w:lang w:eastAsia="zh-CN"/>
          <w:rPrChange w:id="5737" w:author="Edward Leung" w:date="2017-01-10T12:35:00Z">
            <w:rPr>
              <w:lang w:eastAsia="zh-CN"/>
            </w:rPr>
          </w:rPrChange>
        </w:rPr>
      </w:pPr>
      <w:r w:rsidRPr="00184A3A">
        <w:rPr>
          <w:lang w:eastAsia="zh-CN"/>
          <w:rPrChange w:id="5738" w:author="Edward Leung" w:date="2017-01-10T12:35:00Z">
            <w:rPr>
              <w:lang w:eastAsia="zh-CN"/>
            </w:rPr>
          </w:rPrChange>
        </w:rPr>
        <w:t>Error occurs when error initiating DB connection to target data source.</w:t>
      </w:r>
    </w:p>
    <w:p w14:paraId="200BF55A" w14:textId="77777777" w:rsidR="00840717" w:rsidRPr="00184A3A" w:rsidRDefault="00840717" w:rsidP="00840717">
      <w:pPr>
        <w:ind w:left="360"/>
        <w:rPr>
          <w:lang w:eastAsia="zh-CN"/>
          <w:rPrChange w:id="5739" w:author="Edward Leung" w:date="2017-01-10T12:35:00Z">
            <w:rPr>
              <w:lang w:eastAsia="zh-CN"/>
            </w:rPr>
          </w:rPrChange>
        </w:rPr>
      </w:pPr>
      <w:r w:rsidRPr="00184A3A">
        <w:rPr>
          <w:lang w:eastAsia="zh-CN"/>
          <w:rPrChange w:id="5740" w:author="Edward Leung" w:date="2017-01-10T12:35:00Z">
            <w:rPr>
              <w:lang w:eastAsia="zh-CN"/>
            </w:rPr>
          </w:rPrChange>
        </w:rPr>
        <w:t>Error occurs when error retrieving target source file from target directory.</w:t>
      </w:r>
    </w:p>
    <w:p w14:paraId="05D03FDC" w14:textId="77777777" w:rsidR="00840717" w:rsidRPr="00184A3A" w:rsidRDefault="00840717" w:rsidP="00840717">
      <w:pPr>
        <w:ind w:left="360"/>
        <w:rPr>
          <w:lang w:eastAsia="zh-CN"/>
          <w:rPrChange w:id="5741" w:author="Edward Leung" w:date="2017-01-10T12:35:00Z">
            <w:rPr>
              <w:lang w:eastAsia="zh-CN"/>
            </w:rPr>
          </w:rPrChange>
        </w:rPr>
      </w:pPr>
      <w:r w:rsidRPr="00184A3A">
        <w:rPr>
          <w:lang w:eastAsia="zh-CN"/>
          <w:rPrChange w:id="5742" w:author="Edward Leung" w:date="2017-01-10T12:35:00Z">
            <w:rPr>
              <w:lang w:eastAsia="zh-CN"/>
            </w:rPr>
          </w:rPrChange>
        </w:rPr>
        <w:t xml:space="preserve">Error occurs when submitting poll branch scheme tasks into subsystem. </w:t>
      </w:r>
    </w:p>
    <w:p w14:paraId="212E9D50" w14:textId="77777777" w:rsidR="00840717" w:rsidRPr="00184A3A" w:rsidRDefault="00840717" w:rsidP="00840717">
      <w:pPr>
        <w:rPr>
          <w:lang w:eastAsia="zh-CN"/>
          <w:rPrChange w:id="5743" w:author="Edward Leung" w:date="2017-01-10T12:35:00Z">
            <w:rPr>
              <w:lang w:eastAsia="zh-CN"/>
            </w:rPr>
          </w:rPrChange>
        </w:rPr>
      </w:pPr>
    </w:p>
    <w:p w14:paraId="1455B6FE" w14:textId="77777777" w:rsidR="00840717" w:rsidRPr="00184A3A" w:rsidRDefault="00840717" w:rsidP="00840717">
      <w:pPr>
        <w:pStyle w:val="Heading4"/>
        <w:ind w:left="864"/>
        <w:rPr>
          <w:rPrChange w:id="5744" w:author="Edward Leung" w:date="2017-01-10T12:35:00Z">
            <w:rPr/>
          </w:rPrChange>
        </w:rPr>
      </w:pPr>
      <w:r w:rsidRPr="00184A3A">
        <w:rPr>
          <w:rPrChange w:id="5745" w:author="Edward Leung" w:date="2017-01-10T12:35:00Z">
            <w:rPr/>
          </w:rPrChange>
        </w:rPr>
        <w:t>Screen</w:t>
      </w:r>
    </w:p>
    <w:p w14:paraId="3759F934" w14:textId="77777777" w:rsidR="00840717" w:rsidRPr="00184A3A" w:rsidRDefault="00840717" w:rsidP="00840717">
      <w:pPr>
        <w:ind w:left="450"/>
        <w:rPr>
          <w:lang w:eastAsia="zh-CN"/>
          <w:rPrChange w:id="5746" w:author="Edward Leung" w:date="2017-01-10T12:35:00Z">
            <w:rPr>
              <w:lang w:eastAsia="zh-CN"/>
            </w:rPr>
          </w:rPrChange>
        </w:rPr>
      </w:pPr>
      <w:r w:rsidRPr="00184A3A">
        <w:rPr>
          <w:lang w:eastAsia="zh-CN"/>
          <w:rPrChange w:id="5747" w:author="Edward Leung" w:date="2017-01-10T12:35:00Z">
            <w:rPr>
              <w:lang w:eastAsia="zh-CN"/>
            </w:rPr>
          </w:rPrChange>
        </w:rPr>
        <w:t>N/A</w:t>
      </w:r>
    </w:p>
    <w:p w14:paraId="11BA0BF2"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5748" w:author="Edward Leung" w:date="2017-01-10T12:35:00Z">
            <w:rPr>
              <w:rFonts w:eastAsia="SimSun"/>
            </w:rPr>
          </w:rPrChange>
        </w:rPr>
      </w:pPr>
      <w:r w:rsidRPr="00184A3A">
        <w:rPr>
          <w:lang w:val="en-US"/>
          <w:rPrChange w:id="5749" w:author="Edward Leung" w:date="2017-01-10T12:35:00Z">
            <w:rPr/>
          </w:rPrChange>
        </w:rPr>
        <w:t>Data Fields &amp; Presentation Logic</w:t>
      </w:r>
    </w:p>
    <w:p w14:paraId="29690467" w14:textId="77777777" w:rsidR="00840717" w:rsidRPr="00184A3A" w:rsidRDefault="00840717" w:rsidP="00840717">
      <w:pPr>
        <w:ind w:left="450"/>
        <w:rPr>
          <w:lang w:eastAsia="zh-CN"/>
          <w:rPrChange w:id="5750" w:author="Edward Leung" w:date="2017-01-10T12:35:00Z">
            <w:rPr>
              <w:lang w:eastAsia="zh-CN"/>
            </w:rPr>
          </w:rPrChange>
        </w:rPr>
      </w:pPr>
      <w:r w:rsidRPr="00184A3A">
        <w:rPr>
          <w:lang w:eastAsia="zh-CN"/>
          <w:rPrChange w:id="5751" w:author="Edward Leung" w:date="2017-01-10T12:35:00Z">
            <w:rPr>
              <w:lang w:eastAsia="zh-CN"/>
            </w:rPr>
          </w:rPrChange>
        </w:rPr>
        <w:t>N/A</w:t>
      </w:r>
    </w:p>
    <w:p w14:paraId="3CDAB3D1"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752" w:author="Edward Leung" w:date="2017-01-10T12:35:00Z">
            <w:rPr/>
          </w:rPrChange>
        </w:rPr>
      </w:pPr>
      <w:r w:rsidRPr="00184A3A">
        <w:rPr>
          <w:lang w:val="en-US"/>
          <w:rPrChange w:id="5753" w:author="Edward Leung" w:date="2017-01-10T12:35:00Z">
            <w:rPr/>
          </w:rPrChange>
        </w:rPr>
        <w:t>Screen Objects &amp; Action</w:t>
      </w:r>
    </w:p>
    <w:p w14:paraId="2D312EF2" w14:textId="77777777" w:rsidR="00840717" w:rsidRPr="00184A3A" w:rsidRDefault="00840717" w:rsidP="00840717">
      <w:pPr>
        <w:ind w:left="450"/>
        <w:rPr>
          <w:lang w:eastAsia="zh-CN"/>
          <w:rPrChange w:id="5754" w:author="Edward Leung" w:date="2017-01-10T12:35:00Z">
            <w:rPr>
              <w:lang w:eastAsia="zh-CN"/>
            </w:rPr>
          </w:rPrChange>
        </w:rPr>
      </w:pPr>
      <w:r w:rsidRPr="00184A3A">
        <w:rPr>
          <w:lang w:eastAsia="zh-CN"/>
          <w:rPrChange w:id="5755" w:author="Edward Leung" w:date="2017-01-10T12:35:00Z">
            <w:rPr>
              <w:lang w:eastAsia="zh-CN"/>
            </w:rPr>
          </w:rPrChange>
        </w:rPr>
        <w:t>N/A</w:t>
      </w:r>
    </w:p>
    <w:p w14:paraId="52E2C178"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756" w:author="Edward Leung" w:date="2017-01-10T12:35:00Z">
            <w:rPr/>
          </w:rPrChange>
        </w:rPr>
      </w:pPr>
      <w:r w:rsidRPr="00184A3A">
        <w:rPr>
          <w:lang w:val="en-US"/>
          <w:rPrChange w:id="5757" w:author="Edward Leung" w:date="2017-01-10T12:35:00Z">
            <w:rPr/>
          </w:rPrChange>
        </w:rPr>
        <w:t>User/Security Group</w:t>
      </w:r>
    </w:p>
    <w:p w14:paraId="60250457" w14:textId="77777777" w:rsidR="00840717" w:rsidRPr="00184A3A" w:rsidRDefault="00840717" w:rsidP="00840717">
      <w:pPr>
        <w:ind w:left="360"/>
        <w:rPr>
          <w:lang w:eastAsia="zh-CN"/>
          <w:rPrChange w:id="5758" w:author="Edward Leung" w:date="2017-01-10T12:35:00Z">
            <w:rPr>
              <w:lang w:eastAsia="zh-CN"/>
            </w:rPr>
          </w:rPrChange>
        </w:rPr>
      </w:pPr>
      <w:r w:rsidRPr="00184A3A">
        <w:rPr>
          <w:lang w:eastAsia="zh-CN"/>
          <w:rPrChange w:id="5759" w:author="Edward Leung" w:date="2017-01-10T12:35:00Z">
            <w:rPr>
              <w:lang w:eastAsia="zh-CN"/>
            </w:rPr>
          </w:rPrChange>
        </w:rPr>
        <w:t>This is a batch process belonging to the SYSTEM. So all auditable fields</w:t>
      </w:r>
    </w:p>
    <w:p w14:paraId="07245F17"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760" w:author="Edward Leung" w:date="2017-01-10T12:35:00Z">
            <w:rPr/>
          </w:rPrChange>
        </w:rPr>
      </w:pPr>
      <w:r w:rsidRPr="00184A3A">
        <w:rPr>
          <w:lang w:val="en-US"/>
          <w:rPrChange w:id="5761" w:author="Edward Leung" w:date="2017-01-10T12:35:00Z">
            <w:rPr/>
          </w:rPrChange>
        </w:rPr>
        <w:t>Assumptions/Constraints</w:t>
      </w:r>
    </w:p>
    <w:p w14:paraId="1960B4E6" w14:textId="77777777" w:rsidR="00840717" w:rsidRPr="00184A3A" w:rsidRDefault="00840717" w:rsidP="00840717">
      <w:pPr>
        <w:ind w:left="450"/>
        <w:rPr>
          <w:lang w:eastAsia="zh-CN"/>
          <w:rPrChange w:id="5762" w:author="Edward Leung" w:date="2017-01-10T12:35:00Z">
            <w:rPr>
              <w:lang w:eastAsia="zh-CN"/>
            </w:rPr>
          </w:rPrChange>
        </w:rPr>
      </w:pPr>
      <w:r w:rsidRPr="00184A3A">
        <w:rPr>
          <w:lang w:eastAsia="zh-CN"/>
          <w:rPrChange w:id="5763" w:author="Edward Leung" w:date="2017-01-10T12:35:00Z">
            <w:rPr>
              <w:lang w:eastAsia="zh-CN"/>
            </w:rPr>
          </w:rPrChange>
        </w:rPr>
        <w:t>N/A</w:t>
      </w:r>
    </w:p>
    <w:p w14:paraId="2E08903B"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764" w:author="Edward Leung" w:date="2017-01-10T12:35:00Z">
            <w:rPr/>
          </w:rPrChange>
        </w:rPr>
      </w:pPr>
      <w:r w:rsidRPr="00184A3A">
        <w:rPr>
          <w:lang w:val="en-US"/>
          <w:rPrChange w:id="5765"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35EAC222" w14:textId="77777777" w:rsidTr="0098195F">
        <w:tc>
          <w:tcPr>
            <w:tcW w:w="1420" w:type="dxa"/>
            <w:shd w:val="clear" w:color="auto" w:fill="C6D9F1"/>
          </w:tcPr>
          <w:p w14:paraId="1991F583" w14:textId="77777777" w:rsidR="00840717" w:rsidRPr="00184A3A" w:rsidRDefault="00840717" w:rsidP="0098195F">
            <w:pPr>
              <w:pStyle w:val="BodyText"/>
              <w:rPr>
                <w:b/>
                <w:rPrChange w:id="5766" w:author="Edward Leung" w:date="2017-01-10T12:35:00Z">
                  <w:rPr>
                    <w:b/>
                  </w:rPr>
                </w:rPrChange>
              </w:rPr>
            </w:pPr>
            <w:r w:rsidRPr="00184A3A">
              <w:rPr>
                <w:b/>
                <w:rPrChange w:id="5767" w:author="Edward Leung" w:date="2017-01-10T12:35:00Z">
                  <w:rPr>
                    <w:b/>
                  </w:rPr>
                </w:rPrChange>
              </w:rPr>
              <w:t>Error Code</w:t>
            </w:r>
          </w:p>
        </w:tc>
        <w:tc>
          <w:tcPr>
            <w:tcW w:w="1260" w:type="dxa"/>
            <w:shd w:val="clear" w:color="auto" w:fill="C6D9F1"/>
          </w:tcPr>
          <w:p w14:paraId="0F846069" w14:textId="77777777" w:rsidR="00840717" w:rsidRPr="00184A3A" w:rsidRDefault="00840717" w:rsidP="0098195F">
            <w:pPr>
              <w:pStyle w:val="BodyText"/>
              <w:rPr>
                <w:b/>
                <w:rPrChange w:id="5768" w:author="Edward Leung" w:date="2017-01-10T12:35:00Z">
                  <w:rPr>
                    <w:b/>
                  </w:rPr>
                </w:rPrChange>
              </w:rPr>
            </w:pPr>
            <w:r w:rsidRPr="00184A3A">
              <w:rPr>
                <w:b/>
                <w:rPrChange w:id="5769" w:author="Edward Leung" w:date="2017-01-10T12:35:00Z">
                  <w:rPr>
                    <w:b/>
                  </w:rPr>
                </w:rPrChange>
              </w:rPr>
              <w:t>Severity</w:t>
            </w:r>
          </w:p>
        </w:tc>
        <w:tc>
          <w:tcPr>
            <w:tcW w:w="7465" w:type="dxa"/>
            <w:shd w:val="clear" w:color="auto" w:fill="C6D9F1"/>
          </w:tcPr>
          <w:p w14:paraId="64734A00" w14:textId="77777777" w:rsidR="00840717" w:rsidRPr="00184A3A" w:rsidRDefault="00840717" w:rsidP="0098195F">
            <w:pPr>
              <w:pStyle w:val="BodyText"/>
              <w:rPr>
                <w:b/>
                <w:rPrChange w:id="5770" w:author="Edward Leung" w:date="2017-01-10T12:35:00Z">
                  <w:rPr>
                    <w:b/>
                  </w:rPr>
                </w:rPrChange>
              </w:rPr>
            </w:pPr>
            <w:r w:rsidRPr="00184A3A">
              <w:rPr>
                <w:b/>
                <w:rPrChange w:id="5771" w:author="Edward Leung" w:date="2017-01-10T12:35:00Z">
                  <w:rPr>
                    <w:b/>
                  </w:rPr>
                </w:rPrChange>
              </w:rPr>
              <w:t>Error Message</w:t>
            </w:r>
          </w:p>
        </w:tc>
      </w:tr>
      <w:tr w:rsidR="00840717" w:rsidRPr="00184A3A" w14:paraId="51B1D538" w14:textId="77777777" w:rsidTr="0098195F">
        <w:tc>
          <w:tcPr>
            <w:tcW w:w="1420" w:type="dxa"/>
          </w:tcPr>
          <w:p w14:paraId="0A266DEB" w14:textId="77777777" w:rsidR="00840717" w:rsidRPr="00184A3A" w:rsidRDefault="00840717" w:rsidP="0098195F">
            <w:pPr>
              <w:rPr>
                <w:rPrChange w:id="5772" w:author="Edward Leung" w:date="2017-01-10T12:35:00Z">
                  <w:rPr/>
                </w:rPrChange>
              </w:rPr>
            </w:pPr>
          </w:p>
        </w:tc>
        <w:tc>
          <w:tcPr>
            <w:tcW w:w="1260" w:type="dxa"/>
          </w:tcPr>
          <w:p w14:paraId="7F53827F" w14:textId="77777777" w:rsidR="00840717" w:rsidRPr="00184A3A" w:rsidRDefault="00840717" w:rsidP="0098195F">
            <w:pPr>
              <w:rPr>
                <w:rPrChange w:id="5773" w:author="Edward Leung" w:date="2017-01-10T12:35:00Z">
                  <w:rPr/>
                </w:rPrChange>
              </w:rPr>
            </w:pPr>
          </w:p>
        </w:tc>
        <w:tc>
          <w:tcPr>
            <w:tcW w:w="7465" w:type="dxa"/>
          </w:tcPr>
          <w:p w14:paraId="41C22FD5" w14:textId="77777777" w:rsidR="00840717" w:rsidRPr="00184A3A" w:rsidRDefault="00840717" w:rsidP="0098195F">
            <w:pPr>
              <w:rPr>
                <w:rPrChange w:id="5774" w:author="Edward Leung" w:date="2017-01-10T12:35:00Z">
                  <w:rPr/>
                </w:rPrChange>
              </w:rPr>
            </w:pPr>
            <w:r w:rsidRPr="00184A3A">
              <w:rPr>
                <w:rPrChange w:id="5775" w:author="Edward Leung" w:date="2017-01-10T12:35:00Z">
                  <w:rPr/>
                </w:rPrChange>
              </w:rPr>
              <w:t>Failed to establish FTP connection.</w:t>
            </w:r>
          </w:p>
        </w:tc>
      </w:tr>
      <w:tr w:rsidR="00840717" w:rsidRPr="00184A3A" w14:paraId="3A62B5A8" w14:textId="77777777" w:rsidTr="0098195F">
        <w:tc>
          <w:tcPr>
            <w:tcW w:w="1420" w:type="dxa"/>
          </w:tcPr>
          <w:p w14:paraId="2E4DB331" w14:textId="77777777" w:rsidR="00840717" w:rsidRPr="00184A3A" w:rsidRDefault="00840717" w:rsidP="0098195F">
            <w:pPr>
              <w:rPr>
                <w:rPrChange w:id="5776" w:author="Edward Leung" w:date="2017-01-10T12:35:00Z">
                  <w:rPr/>
                </w:rPrChange>
              </w:rPr>
            </w:pPr>
          </w:p>
        </w:tc>
        <w:tc>
          <w:tcPr>
            <w:tcW w:w="1260" w:type="dxa"/>
          </w:tcPr>
          <w:p w14:paraId="75E01D37" w14:textId="77777777" w:rsidR="00840717" w:rsidRPr="00184A3A" w:rsidRDefault="00840717" w:rsidP="0098195F">
            <w:pPr>
              <w:rPr>
                <w:rPrChange w:id="5777" w:author="Edward Leung" w:date="2017-01-10T12:35:00Z">
                  <w:rPr/>
                </w:rPrChange>
              </w:rPr>
            </w:pPr>
          </w:p>
        </w:tc>
        <w:tc>
          <w:tcPr>
            <w:tcW w:w="7465" w:type="dxa"/>
          </w:tcPr>
          <w:p w14:paraId="31CDAC96" w14:textId="77777777" w:rsidR="00840717" w:rsidRPr="00184A3A" w:rsidRDefault="00840717" w:rsidP="0098195F">
            <w:pPr>
              <w:rPr>
                <w:rPrChange w:id="5778" w:author="Edward Leung" w:date="2017-01-10T12:35:00Z">
                  <w:rPr/>
                </w:rPrChange>
              </w:rPr>
            </w:pPr>
            <w:r w:rsidRPr="00184A3A">
              <w:rPr>
                <w:rPrChange w:id="5779" w:author="Edward Leung" w:date="2017-01-10T12:35:00Z">
                  <w:rPr/>
                </w:rPrChange>
              </w:rPr>
              <w:t>Target directory or file not found.</w:t>
            </w:r>
          </w:p>
        </w:tc>
      </w:tr>
      <w:tr w:rsidR="00840717" w:rsidRPr="00184A3A" w14:paraId="0249F79B" w14:textId="77777777" w:rsidTr="0098195F">
        <w:tc>
          <w:tcPr>
            <w:tcW w:w="1420" w:type="dxa"/>
          </w:tcPr>
          <w:p w14:paraId="77DFCC96" w14:textId="77777777" w:rsidR="00840717" w:rsidRPr="00184A3A" w:rsidRDefault="00840717" w:rsidP="0098195F">
            <w:pPr>
              <w:rPr>
                <w:rPrChange w:id="5780" w:author="Edward Leung" w:date="2017-01-10T12:35:00Z">
                  <w:rPr/>
                </w:rPrChange>
              </w:rPr>
            </w:pPr>
          </w:p>
        </w:tc>
        <w:tc>
          <w:tcPr>
            <w:tcW w:w="1260" w:type="dxa"/>
          </w:tcPr>
          <w:p w14:paraId="5FB89F89" w14:textId="77777777" w:rsidR="00840717" w:rsidRPr="00184A3A" w:rsidRDefault="00840717" w:rsidP="0098195F">
            <w:pPr>
              <w:rPr>
                <w:rPrChange w:id="5781" w:author="Edward Leung" w:date="2017-01-10T12:35:00Z">
                  <w:rPr/>
                </w:rPrChange>
              </w:rPr>
            </w:pPr>
          </w:p>
        </w:tc>
        <w:tc>
          <w:tcPr>
            <w:tcW w:w="7465" w:type="dxa"/>
          </w:tcPr>
          <w:p w14:paraId="48CD2D26" w14:textId="77777777" w:rsidR="00840717" w:rsidRPr="00184A3A" w:rsidRDefault="00840717" w:rsidP="0098195F">
            <w:pPr>
              <w:rPr>
                <w:rPrChange w:id="5782" w:author="Edward Leung" w:date="2017-01-10T12:35:00Z">
                  <w:rPr/>
                </w:rPrChange>
              </w:rPr>
            </w:pPr>
            <w:r w:rsidRPr="00184A3A">
              <w:rPr>
                <w:rPrChange w:id="5783" w:author="Edward Leung" w:date="2017-01-10T12:35:00Z">
                  <w:rPr/>
                </w:rPrChange>
              </w:rPr>
              <w:t>Failed to download target file.</w:t>
            </w:r>
          </w:p>
        </w:tc>
      </w:tr>
      <w:tr w:rsidR="00840717" w:rsidRPr="00184A3A" w14:paraId="292DAD0F" w14:textId="77777777" w:rsidTr="0098195F">
        <w:tc>
          <w:tcPr>
            <w:tcW w:w="1420" w:type="dxa"/>
          </w:tcPr>
          <w:p w14:paraId="6AAC9EE4" w14:textId="77777777" w:rsidR="00840717" w:rsidRPr="00184A3A" w:rsidRDefault="00840717" w:rsidP="0098195F">
            <w:pPr>
              <w:rPr>
                <w:rPrChange w:id="5784" w:author="Edward Leung" w:date="2017-01-10T12:35:00Z">
                  <w:rPr/>
                </w:rPrChange>
              </w:rPr>
            </w:pPr>
          </w:p>
        </w:tc>
        <w:tc>
          <w:tcPr>
            <w:tcW w:w="1260" w:type="dxa"/>
          </w:tcPr>
          <w:p w14:paraId="7B5889C3" w14:textId="77777777" w:rsidR="00840717" w:rsidRPr="00184A3A" w:rsidRDefault="00840717" w:rsidP="0098195F">
            <w:pPr>
              <w:rPr>
                <w:rPrChange w:id="5785" w:author="Edward Leung" w:date="2017-01-10T12:35:00Z">
                  <w:rPr/>
                </w:rPrChange>
              </w:rPr>
            </w:pPr>
          </w:p>
        </w:tc>
        <w:tc>
          <w:tcPr>
            <w:tcW w:w="7465" w:type="dxa"/>
          </w:tcPr>
          <w:p w14:paraId="0EA9F521" w14:textId="77777777" w:rsidR="00840717" w:rsidRPr="00184A3A" w:rsidRDefault="00840717" w:rsidP="0098195F">
            <w:pPr>
              <w:rPr>
                <w:rPrChange w:id="5786" w:author="Edward Leung" w:date="2017-01-10T12:35:00Z">
                  <w:rPr/>
                </w:rPrChange>
              </w:rPr>
            </w:pPr>
            <w:r w:rsidRPr="00184A3A">
              <w:rPr>
                <w:rPrChange w:id="5787" w:author="Edward Leung" w:date="2017-01-10T12:35:00Z">
                  <w:rPr/>
                </w:rPrChange>
              </w:rPr>
              <w:t>Failed to establish JDBC connection.</w:t>
            </w:r>
          </w:p>
        </w:tc>
      </w:tr>
      <w:tr w:rsidR="00840717" w:rsidRPr="00184A3A" w14:paraId="163D1F53" w14:textId="77777777" w:rsidTr="0098195F">
        <w:tc>
          <w:tcPr>
            <w:tcW w:w="1420" w:type="dxa"/>
          </w:tcPr>
          <w:p w14:paraId="5854E985" w14:textId="77777777" w:rsidR="00840717" w:rsidRPr="00184A3A" w:rsidRDefault="00840717" w:rsidP="0098195F">
            <w:pPr>
              <w:rPr>
                <w:rPrChange w:id="5788" w:author="Edward Leung" w:date="2017-01-10T12:35:00Z">
                  <w:rPr/>
                </w:rPrChange>
              </w:rPr>
            </w:pPr>
          </w:p>
        </w:tc>
        <w:tc>
          <w:tcPr>
            <w:tcW w:w="1260" w:type="dxa"/>
          </w:tcPr>
          <w:p w14:paraId="4C8F81AF" w14:textId="77777777" w:rsidR="00840717" w:rsidRPr="00184A3A" w:rsidRDefault="00840717" w:rsidP="0098195F">
            <w:pPr>
              <w:rPr>
                <w:rPrChange w:id="5789" w:author="Edward Leung" w:date="2017-01-10T12:35:00Z">
                  <w:rPr/>
                </w:rPrChange>
              </w:rPr>
            </w:pPr>
          </w:p>
        </w:tc>
        <w:tc>
          <w:tcPr>
            <w:tcW w:w="7465" w:type="dxa"/>
          </w:tcPr>
          <w:p w14:paraId="386F05C5" w14:textId="77777777" w:rsidR="00840717" w:rsidRPr="00184A3A" w:rsidRDefault="00840717" w:rsidP="0098195F">
            <w:pPr>
              <w:rPr>
                <w:rPrChange w:id="5790" w:author="Edward Leung" w:date="2017-01-10T12:35:00Z">
                  <w:rPr/>
                </w:rPrChange>
              </w:rPr>
            </w:pPr>
            <w:r w:rsidRPr="00184A3A">
              <w:rPr>
                <w:rPrChange w:id="5791" w:author="Edward Leung" w:date="2017-01-10T12:35:00Z">
                  <w:rPr/>
                </w:rPrChange>
              </w:rPr>
              <w:t>Failed to process records into staging database.</w:t>
            </w:r>
          </w:p>
        </w:tc>
      </w:tr>
      <w:tr w:rsidR="00840717" w:rsidRPr="00184A3A" w14:paraId="0082DB7A" w14:textId="77777777" w:rsidTr="0098195F">
        <w:tc>
          <w:tcPr>
            <w:tcW w:w="1420" w:type="dxa"/>
          </w:tcPr>
          <w:p w14:paraId="41E774F1" w14:textId="77777777" w:rsidR="00840717" w:rsidRPr="00184A3A" w:rsidRDefault="00840717" w:rsidP="0098195F">
            <w:pPr>
              <w:rPr>
                <w:rPrChange w:id="5792" w:author="Edward Leung" w:date="2017-01-10T12:35:00Z">
                  <w:rPr/>
                </w:rPrChange>
              </w:rPr>
            </w:pPr>
          </w:p>
        </w:tc>
        <w:tc>
          <w:tcPr>
            <w:tcW w:w="1260" w:type="dxa"/>
          </w:tcPr>
          <w:p w14:paraId="677E0775" w14:textId="77777777" w:rsidR="00840717" w:rsidRPr="00184A3A" w:rsidRDefault="00840717" w:rsidP="0098195F">
            <w:pPr>
              <w:rPr>
                <w:rPrChange w:id="5793" w:author="Edward Leung" w:date="2017-01-10T12:35:00Z">
                  <w:rPr/>
                </w:rPrChange>
              </w:rPr>
            </w:pPr>
          </w:p>
        </w:tc>
        <w:tc>
          <w:tcPr>
            <w:tcW w:w="7465" w:type="dxa"/>
          </w:tcPr>
          <w:p w14:paraId="68F0FF66" w14:textId="77777777" w:rsidR="00840717" w:rsidRPr="00184A3A" w:rsidRDefault="00840717" w:rsidP="0098195F">
            <w:pPr>
              <w:rPr>
                <w:rPrChange w:id="5794" w:author="Edward Leung" w:date="2017-01-10T12:35:00Z">
                  <w:rPr/>
                </w:rPrChange>
              </w:rPr>
            </w:pPr>
            <w:r w:rsidRPr="00184A3A">
              <w:rPr>
                <w:rPrChange w:id="5795" w:author="Edward Leung" w:date="2017-01-10T12:35:00Z">
                  <w:rPr/>
                </w:rPrChange>
              </w:rPr>
              <w:t>Check sum failed on data in destination table [Table Name].</w:t>
            </w:r>
          </w:p>
        </w:tc>
      </w:tr>
    </w:tbl>
    <w:p w14:paraId="372A8E9E" w14:textId="77777777" w:rsidR="00840717" w:rsidRPr="00184A3A" w:rsidRDefault="00840717" w:rsidP="00840717">
      <w:pPr>
        <w:rPr>
          <w:lang w:eastAsia="zh-CN"/>
          <w:rPrChange w:id="5796" w:author="Edward Leung" w:date="2017-01-10T12:35:00Z">
            <w:rPr>
              <w:lang w:eastAsia="zh-CN"/>
            </w:rPr>
          </w:rPrChange>
        </w:rPr>
      </w:pPr>
    </w:p>
    <w:p w14:paraId="76AE1F2F" w14:textId="77777777" w:rsidR="00840717" w:rsidRPr="00184A3A" w:rsidRDefault="00840717" w:rsidP="00840717">
      <w:pPr>
        <w:rPr>
          <w:rFonts w:cs="Microsoft YaHei"/>
          <w:b/>
          <w:bCs/>
          <w:color w:val="4F81BD" w:themeColor="accent1"/>
          <w:sz w:val="26"/>
          <w:szCs w:val="26"/>
          <w:lang w:eastAsia="zh-HK"/>
          <w:rPrChange w:id="5797" w:author="Edward Leung" w:date="2017-01-10T12:35:00Z">
            <w:rPr>
              <w:rFonts w:cs="Microsoft YaHei"/>
              <w:b/>
              <w:bCs/>
              <w:color w:val="4F81BD" w:themeColor="accent1"/>
              <w:sz w:val="26"/>
              <w:szCs w:val="26"/>
              <w:lang w:eastAsia="zh-HK"/>
            </w:rPr>
          </w:rPrChange>
        </w:rPr>
      </w:pPr>
      <w:r w:rsidRPr="00184A3A">
        <w:rPr>
          <w:rPrChange w:id="5798" w:author="Edward Leung" w:date="2017-01-10T12:35:00Z">
            <w:rPr/>
          </w:rPrChange>
        </w:rPr>
        <w:br w:type="page"/>
      </w:r>
    </w:p>
    <w:p w14:paraId="10EF46F0" w14:textId="77777777" w:rsidR="00840717" w:rsidRPr="00184A3A" w:rsidRDefault="00840717" w:rsidP="00840717">
      <w:pPr>
        <w:pStyle w:val="Heading2"/>
        <w:rPr>
          <w:rPrChange w:id="5799" w:author="Edward Leung" w:date="2017-01-10T12:35:00Z">
            <w:rPr/>
          </w:rPrChange>
        </w:rPr>
      </w:pPr>
      <w:r w:rsidRPr="00184A3A">
        <w:rPr>
          <w:rPrChange w:id="5800" w:author="Edward Leung" w:date="2017-01-10T12:35:00Z">
            <w:rPr/>
          </w:rPrChange>
        </w:rPr>
        <w:lastRenderedPageBreak/>
        <w:t>Sales Data EOD Polling Batch Job (POS-Staging)</w:t>
      </w:r>
    </w:p>
    <w:p w14:paraId="46811837" w14:textId="77777777" w:rsidR="00840717" w:rsidRPr="00184A3A" w:rsidRDefault="00840717" w:rsidP="00840717">
      <w:pPr>
        <w:pStyle w:val="Heading3"/>
        <w:rPr>
          <w:lang w:eastAsia="zh-CN"/>
          <w:rPrChange w:id="5801" w:author="Edward Leung" w:date="2017-01-10T12:35:00Z">
            <w:rPr>
              <w:lang w:eastAsia="zh-CN"/>
            </w:rPr>
          </w:rPrChange>
        </w:rPr>
      </w:pPr>
      <w:r w:rsidRPr="00184A3A">
        <w:rPr>
          <w:lang w:eastAsia="zh-CN"/>
          <w:rPrChange w:id="5802" w:author="Edward Leung" w:date="2017-01-10T12:35:00Z">
            <w:rPr>
              <w:lang w:eastAsia="zh-CN"/>
            </w:rPr>
          </w:rPrChange>
        </w:rPr>
        <w:t>Description</w:t>
      </w:r>
    </w:p>
    <w:p w14:paraId="618AC434" w14:textId="77777777" w:rsidR="00840717" w:rsidRPr="00184A3A" w:rsidRDefault="00840717" w:rsidP="00840717">
      <w:pPr>
        <w:ind w:left="360"/>
        <w:rPr>
          <w:lang w:eastAsia="zh-CN"/>
          <w:rPrChange w:id="5803" w:author="Edward Leung" w:date="2017-01-10T12:35:00Z">
            <w:rPr>
              <w:lang w:eastAsia="zh-CN"/>
            </w:rPr>
          </w:rPrChange>
        </w:rPr>
      </w:pPr>
      <w:r w:rsidRPr="00184A3A">
        <w:rPr>
          <w:lang w:eastAsia="zh-CN"/>
          <w:rPrChange w:id="5804" w:author="Edward Leung" w:date="2017-01-10T12:35:00Z">
            <w:rPr>
              <w:lang w:eastAsia="zh-CN"/>
            </w:rPr>
          </w:rPrChange>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840717">
      <w:pPr>
        <w:ind w:left="360"/>
        <w:rPr>
          <w:lang w:eastAsia="zh-CN"/>
          <w:rPrChange w:id="5805" w:author="Edward Leung" w:date="2017-01-10T12:35:00Z">
            <w:rPr>
              <w:lang w:eastAsia="zh-CN"/>
            </w:rPr>
          </w:rPrChange>
        </w:rPr>
      </w:pPr>
      <w:r w:rsidRPr="00184A3A">
        <w:rPr>
          <w:lang w:eastAsia="zh-CN"/>
          <w:rPrChange w:id="5806" w:author="Edward Leung" w:date="2017-01-10T12:35:00Z">
            <w:rPr>
              <w:lang w:eastAsia="zh-CN"/>
            </w:rPr>
          </w:rPrChange>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77777777" w:rsidR="00840717" w:rsidRPr="00184A3A" w:rsidRDefault="00840717" w:rsidP="00840717">
      <w:pPr>
        <w:ind w:left="360"/>
        <w:rPr>
          <w:lang w:eastAsia="zh-CN"/>
          <w:rPrChange w:id="5807" w:author="Edward Leung" w:date="2017-01-10T12:35:00Z">
            <w:rPr>
              <w:lang w:eastAsia="zh-CN"/>
            </w:rPr>
          </w:rPrChange>
        </w:rPr>
      </w:pPr>
      <w:r w:rsidRPr="00184A3A">
        <w:rPr>
          <w:lang w:eastAsia="zh-CN"/>
          <w:rPrChange w:id="5808" w:author="Edward Leung" w:date="2017-01-10T12:35:00Z">
            <w:rPr>
              <w:lang w:eastAsia="zh-CN"/>
            </w:rPr>
          </w:rPrChange>
        </w:rPr>
        <w:t>In below session there will be the details descriptions about</w:t>
      </w:r>
    </w:p>
    <w:p w14:paraId="5320CB46" w14:textId="77777777" w:rsidR="00840717" w:rsidRPr="00184A3A" w:rsidRDefault="00840717" w:rsidP="00840717">
      <w:pPr>
        <w:pStyle w:val="ListParagraph"/>
        <w:numPr>
          <w:ilvl w:val="0"/>
          <w:numId w:val="6"/>
        </w:numPr>
        <w:ind w:left="360" w:firstLine="0"/>
        <w:rPr>
          <w:lang w:eastAsia="zh-CN"/>
          <w:rPrChange w:id="5809" w:author="Edward Leung" w:date="2017-01-10T12:35:00Z">
            <w:rPr>
              <w:lang w:eastAsia="zh-CN"/>
            </w:rPr>
          </w:rPrChange>
        </w:rPr>
      </w:pPr>
      <w:r w:rsidRPr="00184A3A">
        <w:rPr>
          <w:lang w:eastAsia="zh-CN"/>
          <w:rPrChange w:id="5810" w:author="Edward Leung" w:date="2017-01-10T12:35:00Z">
            <w:rPr>
              <w:lang w:eastAsia="zh-CN"/>
            </w:rPr>
          </w:rPrChange>
        </w:rPr>
        <w:t>Sales Data Real Time (POS - Staging) Scheduler</w:t>
      </w:r>
    </w:p>
    <w:p w14:paraId="2C2310F3" w14:textId="77777777" w:rsidR="00840717" w:rsidRPr="00184A3A" w:rsidRDefault="00840717" w:rsidP="00840717">
      <w:pPr>
        <w:pStyle w:val="ListParagraph"/>
        <w:numPr>
          <w:ilvl w:val="0"/>
          <w:numId w:val="6"/>
        </w:numPr>
        <w:ind w:left="360" w:firstLine="0"/>
        <w:rPr>
          <w:lang w:eastAsia="zh-CN"/>
          <w:rPrChange w:id="5811" w:author="Edward Leung" w:date="2017-01-10T12:35:00Z">
            <w:rPr>
              <w:lang w:eastAsia="zh-CN"/>
            </w:rPr>
          </w:rPrChange>
        </w:rPr>
      </w:pPr>
      <w:r w:rsidRPr="00184A3A">
        <w:rPr>
          <w:lang w:eastAsia="zh-CN"/>
          <w:rPrChange w:id="5812" w:author="Edward Leung" w:date="2017-01-10T12:35:00Z">
            <w:rPr>
              <w:lang w:eastAsia="zh-CN"/>
            </w:rPr>
          </w:rPrChange>
        </w:rPr>
        <w:t>Sales Data Real Time (POS - Staging) Task</w:t>
      </w:r>
    </w:p>
    <w:p w14:paraId="584E0FEB" w14:textId="77777777" w:rsidR="00840717" w:rsidRPr="00184A3A" w:rsidRDefault="00840717" w:rsidP="00840717">
      <w:pPr>
        <w:rPr>
          <w:lang w:eastAsia="zh-CN"/>
          <w:rPrChange w:id="5813" w:author="Edward Leung" w:date="2017-01-10T12:35:00Z">
            <w:rPr>
              <w:lang w:eastAsia="zh-CN"/>
            </w:rPr>
          </w:rPrChange>
        </w:rPr>
      </w:pPr>
    </w:p>
    <w:p w14:paraId="45C59BD0" w14:textId="77777777" w:rsidR="00840717" w:rsidRPr="00184A3A" w:rsidRDefault="00840717" w:rsidP="00840717">
      <w:pPr>
        <w:pStyle w:val="Heading3"/>
        <w:rPr>
          <w:lang w:eastAsia="zh-CN"/>
          <w:rPrChange w:id="5814" w:author="Edward Leung" w:date="2017-01-10T12:35:00Z">
            <w:rPr>
              <w:lang w:eastAsia="zh-CN"/>
            </w:rPr>
          </w:rPrChange>
        </w:rPr>
      </w:pPr>
      <w:r w:rsidRPr="00184A3A">
        <w:rPr>
          <w:lang w:eastAsia="zh-CN"/>
          <w:rPrChange w:id="5815" w:author="Edward Leung" w:date="2017-01-10T12:35:00Z">
            <w:rPr>
              <w:lang w:eastAsia="zh-CN"/>
            </w:rPr>
          </w:rPrChange>
        </w:rPr>
        <w:t>Input</w:t>
      </w:r>
    </w:p>
    <w:p w14:paraId="48F7548D" w14:textId="77777777" w:rsidR="00840717" w:rsidRPr="00184A3A" w:rsidRDefault="00840717" w:rsidP="00840717">
      <w:pPr>
        <w:ind w:left="360"/>
        <w:rPr>
          <w:lang w:eastAsia="zh-CN"/>
          <w:rPrChange w:id="5816" w:author="Edward Leung" w:date="2017-01-10T12:35:00Z">
            <w:rPr>
              <w:lang w:eastAsia="zh-CN"/>
            </w:rPr>
          </w:rPrChange>
        </w:rPr>
      </w:pPr>
      <w:r w:rsidRPr="00184A3A">
        <w:rPr>
          <w:lang w:eastAsia="zh-CN"/>
          <w:rPrChange w:id="5817" w:author="Edward Leung" w:date="2017-01-10T12:35:00Z">
            <w:rPr>
              <w:lang w:eastAsia="zh-CN"/>
            </w:rPr>
          </w:rPrChange>
        </w:rPr>
        <w:t>EOD Sales Data in POS client database</w:t>
      </w:r>
    </w:p>
    <w:p w14:paraId="537384D5" w14:textId="77777777" w:rsidR="00840717" w:rsidRPr="00184A3A" w:rsidRDefault="00840717" w:rsidP="00840717">
      <w:pPr>
        <w:pStyle w:val="Heading3"/>
        <w:rPr>
          <w:lang w:eastAsia="zh-CN"/>
          <w:rPrChange w:id="5818" w:author="Edward Leung" w:date="2017-01-10T12:35:00Z">
            <w:rPr>
              <w:lang w:eastAsia="zh-CN"/>
            </w:rPr>
          </w:rPrChange>
        </w:rPr>
      </w:pPr>
      <w:r w:rsidRPr="00184A3A">
        <w:rPr>
          <w:lang w:eastAsia="zh-CN"/>
          <w:rPrChange w:id="5819" w:author="Edward Leung" w:date="2017-01-10T12:35:00Z">
            <w:rPr>
              <w:lang w:eastAsia="zh-CN"/>
            </w:rPr>
          </w:rPrChange>
        </w:rPr>
        <w:t>Output</w:t>
      </w:r>
    </w:p>
    <w:p w14:paraId="11BBB088" w14:textId="77777777" w:rsidR="00840717" w:rsidRPr="00184A3A" w:rsidRDefault="00840717" w:rsidP="00840717">
      <w:pPr>
        <w:ind w:left="360"/>
        <w:rPr>
          <w:lang w:eastAsia="zh-CN"/>
          <w:rPrChange w:id="5820" w:author="Edward Leung" w:date="2017-01-10T12:35:00Z">
            <w:rPr>
              <w:lang w:eastAsia="zh-CN"/>
            </w:rPr>
          </w:rPrChange>
        </w:rPr>
      </w:pPr>
      <w:r w:rsidRPr="00184A3A">
        <w:rPr>
          <w:lang w:eastAsia="zh-CN"/>
          <w:rPrChange w:id="5821" w:author="Edward Leung" w:date="2017-01-10T12:35:00Z">
            <w:rPr>
              <w:lang w:eastAsia="zh-CN"/>
            </w:rPr>
          </w:rPrChange>
        </w:rPr>
        <w:t>EOD Sales Data in staging database</w:t>
      </w:r>
    </w:p>
    <w:p w14:paraId="686FFA04" w14:textId="77777777" w:rsidR="00840717" w:rsidRPr="00184A3A" w:rsidRDefault="00840717" w:rsidP="00840717">
      <w:pPr>
        <w:pStyle w:val="Heading3"/>
        <w:rPr>
          <w:rPrChange w:id="5822" w:author="Edward Leung" w:date="2017-01-10T12:35:00Z">
            <w:rPr/>
          </w:rPrChange>
        </w:rPr>
      </w:pPr>
      <w:r w:rsidRPr="00184A3A">
        <w:rPr>
          <w:rPrChange w:id="5823" w:author="Edward Leung" w:date="2017-01-10T12:35:00Z">
            <w:rPr/>
          </w:rPrChange>
        </w:rPr>
        <w:lastRenderedPageBreak/>
        <w:t>Sales Data EOD (POS - Staging) Scheduler</w:t>
      </w:r>
    </w:p>
    <w:p w14:paraId="2AD75687" w14:textId="77777777" w:rsidR="00840717" w:rsidRPr="00184A3A" w:rsidRDefault="00840717" w:rsidP="00840717">
      <w:pPr>
        <w:pStyle w:val="Heading4"/>
        <w:ind w:left="864"/>
        <w:rPr>
          <w:rPrChange w:id="5824" w:author="Edward Leung" w:date="2017-01-10T12:35:00Z">
            <w:rPr/>
          </w:rPrChange>
        </w:rPr>
      </w:pPr>
      <w:r w:rsidRPr="00184A3A">
        <w:rPr>
          <w:rPrChange w:id="5825" w:author="Edward Leung" w:date="2017-01-10T12:35:00Z">
            <w:rPr/>
          </w:rPrChange>
        </w:rPr>
        <w:t>Process/Work Flow</w:t>
      </w:r>
    </w:p>
    <w:p w14:paraId="221F422D" w14:textId="585C8A65" w:rsidR="00840717" w:rsidRPr="00184A3A" w:rsidRDefault="00840717" w:rsidP="00840717">
      <w:pPr>
        <w:ind w:left="360"/>
        <w:rPr>
          <w:ins w:id="5826" w:author="Dick Chan" w:date="2017-01-10T10:26:00Z"/>
          <w:b/>
          <w:lang w:eastAsia="zh-CN"/>
          <w:rPrChange w:id="5827" w:author="Edward Leung" w:date="2017-01-10T12:35:00Z">
            <w:rPr>
              <w:ins w:id="5828" w:author="Dick Chan" w:date="2017-01-10T10:26:00Z"/>
              <w:b/>
              <w:lang w:eastAsia="zh-CN"/>
            </w:rPr>
          </w:rPrChange>
        </w:rPr>
      </w:pPr>
      <w:r w:rsidRPr="00184A3A">
        <w:rPr>
          <w:rPrChange w:id="5829" w:author="Edward Leung" w:date="2017-01-10T12:35:00Z">
            <w:rPr>
              <w:noProof/>
            </w:rPr>
          </w:rPrChange>
        </w:rPr>
        <w:drawing>
          <wp:inline distT="0" distB="0" distL="0" distR="0" wp14:anchorId="04FB28FA" wp14:editId="325FC448">
            <wp:extent cx="4536137" cy="78228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878" cy="7836149"/>
                    </a:xfrm>
                    <a:prstGeom prst="rect">
                      <a:avLst/>
                    </a:prstGeom>
                  </pic:spPr>
                </pic:pic>
              </a:graphicData>
            </a:graphic>
          </wp:inline>
        </w:drawing>
      </w:r>
    </w:p>
    <w:p w14:paraId="71363335" w14:textId="04D63BA4" w:rsidR="00745A0E" w:rsidRPr="00184A3A" w:rsidRDefault="00745A0E" w:rsidP="00840717">
      <w:pPr>
        <w:ind w:left="360"/>
        <w:rPr>
          <w:b/>
          <w:color w:val="FF0000"/>
          <w:lang w:eastAsia="zh-CN"/>
          <w:rPrChange w:id="5830" w:author="Edward Leung" w:date="2017-01-10T12:35:00Z">
            <w:rPr>
              <w:b/>
              <w:lang w:eastAsia="zh-CN"/>
            </w:rPr>
          </w:rPrChange>
        </w:rPr>
      </w:pPr>
      <w:ins w:id="5831" w:author="Dick Chan" w:date="2017-01-10T10:26:00Z">
        <w:r w:rsidRPr="00184A3A">
          <w:rPr>
            <w:b/>
            <w:color w:val="FF0000"/>
            <w:highlight w:val="yellow"/>
            <w:lang w:eastAsia="zh-CN"/>
            <w:rPrChange w:id="5832" w:author="Edward Leung" w:date="2017-01-10T12:35:00Z">
              <w:rPr>
                <w:b/>
                <w:lang w:eastAsia="zh-CN"/>
              </w:rPr>
            </w:rPrChange>
          </w:rPr>
          <w:lastRenderedPageBreak/>
          <w:t>Dick??? Now to do ‘business date = today’s date’</w:t>
        </w:r>
      </w:ins>
      <w:ins w:id="5833" w:author="Dick Chan" w:date="2017-01-10T10:27:00Z">
        <w:r w:rsidRPr="00184A3A">
          <w:rPr>
            <w:b/>
            <w:color w:val="FF0000"/>
            <w:highlight w:val="yellow"/>
            <w:lang w:eastAsia="zh-CN"/>
            <w:rPrChange w:id="5834" w:author="Edward Leung" w:date="2017-01-10T12:35:00Z">
              <w:rPr>
                <w:b/>
                <w:lang w:eastAsia="zh-CN"/>
              </w:rPr>
            </w:rPrChange>
          </w:rPr>
          <w:t xml:space="preserve"> checking. Today’s date of ESB application server? How to cater the today after mid-night</w:t>
        </w:r>
      </w:ins>
      <w:ins w:id="5835" w:author="Dick Chan" w:date="2017-01-10T10:28:00Z">
        <w:r w:rsidRPr="00184A3A">
          <w:rPr>
            <w:b/>
            <w:color w:val="FF0000"/>
            <w:highlight w:val="yellow"/>
            <w:lang w:eastAsia="zh-CN"/>
            <w:rPrChange w:id="5836" w:author="Edward Leung" w:date="2017-01-10T12:35:00Z">
              <w:rPr>
                <w:b/>
                <w:lang w:eastAsia="zh-CN"/>
              </w:rPr>
            </w:rPrChange>
          </w:rPr>
          <w:t>, using today’s date - 1</w:t>
        </w:r>
      </w:ins>
      <w:ins w:id="5837" w:author="Dick Chan" w:date="2017-01-10T10:27:00Z">
        <w:r w:rsidRPr="00184A3A">
          <w:rPr>
            <w:b/>
            <w:color w:val="FF0000"/>
            <w:highlight w:val="yellow"/>
            <w:lang w:eastAsia="zh-CN"/>
            <w:rPrChange w:id="5838" w:author="Edward Leung" w:date="2017-01-10T12:35:00Z">
              <w:rPr>
                <w:b/>
                <w:lang w:eastAsia="zh-CN"/>
              </w:rPr>
            </w:rPrChange>
          </w:rPr>
          <w:t>?</w:t>
        </w:r>
      </w:ins>
      <w:ins w:id="5839" w:author="Dick Chan" w:date="2017-01-10T10:28:00Z">
        <w:r w:rsidRPr="00184A3A">
          <w:rPr>
            <w:b/>
            <w:color w:val="FF0000"/>
            <w:highlight w:val="yellow"/>
            <w:lang w:eastAsia="zh-CN"/>
            <w:rPrChange w:id="5840" w:author="Edward Leung" w:date="2017-01-10T12:35:00Z">
              <w:rPr>
                <w:b/>
                <w:lang w:eastAsia="zh-CN"/>
              </w:rPr>
            </w:rPrChange>
          </w:rPr>
          <w:t xml:space="preserve"> How about 7x24 handling?</w:t>
        </w:r>
      </w:ins>
      <w:ins w:id="5841" w:author="Dick Chan" w:date="2017-01-10T10:29:00Z">
        <w:r w:rsidRPr="00184A3A">
          <w:rPr>
            <w:b/>
            <w:color w:val="FF0000"/>
            <w:highlight w:val="yellow"/>
            <w:lang w:eastAsia="zh-CN"/>
            <w:rPrChange w:id="5842" w:author="Edward Leung" w:date="2017-01-10T12:35:00Z">
              <w:rPr>
                <w:b/>
                <w:color w:val="FF0000"/>
                <w:lang w:eastAsia="zh-CN"/>
              </w:rPr>
            </w:rPrChange>
          </w:rPr>
          <w:t xml:space="preserve"> Some branch will not operate on Sunday. What happen when polling this branch on Sunday?</w:t>
        </w:r>
      </w:ins>
    </w:p>
    <w:p w14:paraId="243A769D" w14:textId="77777777" w:rsidR="00840717" w:rsidRPr="00184A3A" w:rsidRDefault="00840717" w:rsidP="00840717">
      <w:pPr>
        <w:ind w:left="360"/>
        <w:rPr>
          <w:b/>
          <w:u w:val="single"/>
          <w:lang w:eastAsia="zh-CN"/>
          <w:rPrChange w:id="5843" w:author="Edward Leung" w:date="2017-01-10T12:35:00Z">
            <w:rPr>
              <w:b/>
              <w:u w:val="single"/>
              <w:lang w:eastAsia="zh-CN"/>
            </w:rPr>
          </w:rPrChange>
        </w:rPr>
      </w:pPr>
      <w:r w:rsidRPr="00184A3A">
        <w:rPr>
          <w:b/>
          <w:u w:val="single"/>
          <w:lang w:eastAsia="zh-CN"/>
          <w:rPrChange w:id="5844" w:author="Edward Leung" w:date="2017-01-10T12:35:00Z">
            <w:rPr>
              <w:b/>
              <w:u w:val="single"/>
              <w:lang w:eastAsia="zh-CN"/>
            </w:rPr>
          </w:rPrChange>
        </w:rPr>
        <w:t>Job Details</w:t>
      </w:r>
    </w:p>
    <w:p w14:paraId="71E53CB3" w14:textId="549C7688" w:rsidR="00840717" w:rsidRPr="00184A3A" w:rsidRDefault="00840717" w:rsidP="00840717">
      <w:pPr>
        <w:ind w:left="360"/>
        <w:rPr>
          <w:lang w:eastAsia="zh-CN"/>
          <w:rPrChange w:id="5845" w:author="Edward Leung" w:date="2017-01-10T12:35:00Z">
            <w:rPr>
              <w:lang w:eastAsia="zh-CN"/>
            </w:rPr>
          </w:rPrChange>
        </w:rPr>
      </w:pPr>
      <w:r w:rsidRPr="00184A3A">
        <w:rPr>
          <w:lang w:eastAsia="zh-CN"/>
          <w:rPrChange w:id="5846" w:author="Edward Leung" w:date="2017-01-10T12:35:00Z">
            <w:rPr>
              <w:lang w:eastAsia="zh-CN"/>
            </w:rPr>
          </w:rPrChange>
        </w:rPr>
        <w:t xml:space="preserve">The scheduler job is considered as the commander to handle the life cycle of EOD tasks which </w:t>
      </w:r>
      <w:r w:rsidR="00A45E6F" w:rsidRPr="00184A3A">
        <w:rPr>
          <w:lang w:eastAsia="zh-CN"/>
          <w:rPrChange w:id="5847" w:author="Edward Leung" w:date="2017-01-10T12:35:00Z">
            <w:rPr>
              <w:lang w:eastAsia="zh-CN"/>
            </w:rPr>
          </w:rPrChange>
        </w:rPr>
        <w:t>it is</w:t>
      </w:r>
      <w:r w:rsidRPr="00184A3A">
        <w:rPr>
          <w:lang w:eastAsia="zh-CN"/>
          <w:rPrChange w:id="5848" w:author="Edward Leung" w:date="2017-01-10T12:35:00Z">
            <w:rPr>
              <w:lang w:eastAsia="zh-CN"/>
            </w:rPr>
          </w:rPrChange>
        </w:rPr>
        <w:t xml:space="preserve"> responsible for. It monitors the EOD </w:t>
      </w:r>
      <w:r w:rsidR="00492DE8" w:rsidRPr="00184A3A">
        <w:rPr>
          <w:lang w:eastAsia="zh-CN"/>
          <w:rPrChange w:id="5849" w:author="Edward Leung" w:date="2017-01-10T12:35:00Z">
            <w:rPr>
              <w:lang w:eastAsia="zh-CN"/>
            </w:rPr>
          </w:rPrChange>
        </w:rPr>
        <w:t>tables’</w:t>
      </w:r>
      <w:r w:rsidRPr="00184A3A">
        <w:rPr>
          <w:lang w:eastAsia="zh-CN"/>
          <w:rPrChange w:id="5850" w:author="Edward Leung" w:date="2017-01-10T12:35:00Z">
            <w:rPr>
              <w:lang w:eastAsia="zh-CN"/>
            </w:rPr>
          </w:rPrChange>
        </w:rPr>
        <w:t xml:space="preserve"> records from POS client, when the EOD records is updated, the scheduler is supposed to submit the EOD task for the satisfied POS client. And it logs down the running process in job logs and log files.</w:t>
      </w:r>
    </w:p>
    <w:p w14:paraId="02568CCD" w14:textId="77777777" w:rsidR="00840717" w:rsidRPr="00184A3A" w:rsidRDefault="00840717" w:rsidP="00840717">
      <w:pPr>
        <w:ind w:left="360"/>
        <w:rPr>
          <w:rFonts w:eastAsia="SimSun"/>
          <w:lang w:eastAsia="zh-CN"/>
          <w:rPrChange w:id="5851" w:author="Edward Leung" w:date="2017-01-10T12:35:00Z">
            <w:rPr>
              <w:rFonts w:eastAsia="SimSun"/>
              <w:lang w:eastAsia="zh-CN"/>
            </w:rPr>
          </w:rPrChange>
        </w:rPr>
      </w:pPr>
      <w:r w:rsidRPr="00184A3A">
        <w:rPr>
          <w:lang w:eastAsia="zh-CN"/>
          <w:rPrChange w:id="5852" w:author="Edward Leung" w:date="2017-01-10T12:35:00Z">
            <w:rPr>
              <w:lang w:eastAsia="zh-CN"/>
            </w:rPr>
          </w:rPrChange>
        </w:rPr>
        <w:t>Summarily the schedule executes in below steps</w:t>
      </w:r>
    </w:p>
    <w:p w14:paraId="4D644BFE" w14:textId="77777777" w:rsidR="00840717" w:rsidRPr="00184A3A" w:rsidRDefault="00840717" w:rsidP="00840717">
      <w:pPr>
        <w:ind w:left="360"/>
        <w:rPr>
          <w:lang w:eastAsia="zh-CN"/>
          <w:rPrChange w:id="5853" w:author="Edward Leung" w:date="2017-01-10T12:35:00Z">
            <w:rPr>
              <w:lang w:eastAsia="zh-CN"/>
            </w:rPr>
          </w:rPrChange>
        </w:rPr>
      </w:pPr>
      <w:r w:rsidRPr="00184A3A">
        <w:rPr>
          <w:lang w:eastAsia="zh-CN"/>
          <w:rPrChange w:id="5854" w:author="Edward Leung" w:date="2017-01-10T12:35:00Z">
            <w:rPr>
              <w:lang w:eastAsia="zh-CN"/>
            </w:rPr>
          </w:rPrChange>
        </w:rPr>
        <w:t>Step1. This batch job will be triggered every 5 mins (configured). It would iterate all available data source in poll branch scheme table for the EOD indicator. For SQL, there should be the business date record in HIST_POSSYSTEM table, for file-based data source, it should be the new EOD file is written in the target directory.</w:t>
      </w:r>
    </w:p>
    <w:p w14:paraId="1BC43FF8" w14:textId="77777777" w:rsidR="00840717" w:rsidRPr="00184A3A" w:rsidRDefault="00840717" w:rsidP="00840717">
      <w:pPr>
        <w:ind w:left="360"/>
        <w:rPr>
          <w:lang w:eastAsia="zh-CN"/>
          <w:rPrChange w:id="5855" w:author="Edward Leung" w:date="2017-01-10T12:35:00Z">
            <w:rPr>
              <w:lang w:eastAsia="zh-CN"/>
            </w:rPr>
          </w:rPrChange>
        </w:rPr>
      </w:pPr>
      <w:r w:rsidRPr="00184A3A">
        <w:rPr>
          <w:lang w:eastAsia="zh-CN"/>
          <w:rPrChange w:id="5856" w:author="Edward Leung" w:date="2017-01-10T12:35:00Z">
            <w:rPr>
              <w:lang w:eastAsia="zh-CN"/>
            </w:rPr>
          </w:rPrChange>
        </w:rPr>
        <w:t>Step 2. Once the EOD indicator is available, update scheduler job log. Firstly update the previous job log’s latest job indicator from ‘Y’ to ‘N’. Onwards newly create scheduler job log is having the status “PROGRESS”. The latest batch indicator for the new record will be marked as “Y”.</w:t>
      </w:r>
    </w:p>
    <w:p w14:paraId="52D6DEC4" w14:textId="77777777" w:rsidR="00840717" w:rsidRPr="00184A3A" w:rsidRDefault="00840717" w:rsidP="00840717">
      <w:pPr>
        <w:ind w:left="360"/>
        <w:rPr>
          <w:lang w:eastAsia="zh-CN"/>
          <w:rPrChange w:id="5857" w:author="Edward Leung" w:date="2017-01-10T12:35:00Z">
            <w:rPr>
              <w:lang w:eastAsia="zh-CN"/>
            </w:rPr>
          </w:rPrChange>
        </w:rPr>
      </w:pPr>
      <w:r w:rsidRPr="00184A3A">
        <w:rPr>
          <w:lang w:eastAsia="zh-CN"/>
          <w:rPrChange w:id="5858" w:author="Edward Leung" w:date="2017-01-10T12:35:00Z">
            <w:rPr>
              <w:lang w:eastAsia="zh-CN"/>
            </w:rPr>
          </w:rPrChange>
        </w:rPr>
        <w:t>Step 3. Submit EOD processing tasks for all eligible poll branch schemes which has the EOD indicator available (verified in step 1).</w:t>
      </w:r>
    </w:p>
    <w:p w14:paraId="182CDE98" w14:textId="77777777" w:rsidR="00840717" w:rsidRPr="00184A3A" w:rsidRDefault="00840717" w:rsidP="00840717">
      <w:pPr>
        <w:ind w:left="360"/>
        <w:rPr>
          <w:lang w:eastAsia="zh-CN"/>
          <w:rPrChange w:id="5859" w:author="Edward Leung" w:date="2017-01-10T12:35:00Z">
            <w:rPr>
              <w:lang w:eastAsia="zh-CN"/>
            </w:rPr>
          </w:rPrChange>
        </w:rPr>
      </w:pPr>
      <w:r w:rsidRPr="00184A3A">
        <w:rPr>
          <w:lang w:eastAsia="zh-CN"/>
          <w:rPrChange w:id="5860" w:author="Edward Leung" w:date="2017-01-10T12:35:00Z">
            <w:rPr>
              <w:lang w:eastAsia="zh-CN"/>
            </w:rPr>
          </w:rPrChange>
        </w:rPr>
        <w:t>Step 4. Upon any errors in the task submission and cannot be resolved (e.g. by retry). The job will abort and keep the job status to reflect the problematic stage “FAILED”.</w:t>
      </w:r>
    </w:p>
    <w:p w14:paraId="0C643B73" w14:textId="77777777" w:rsidR="00840717" w:rsidRPr="00184A3A" w:rsidRDefault="00840717" w:rsidP="00840717">
      <w:pPr>
        <w:ind w:left="360"/>
        <w:rPr>
          <w:lang w:eastAsia="zh-CN"/>
          <w:rPrChange w:id="5861" w:author="Edward Leung" w:date="2017-01-10T12:35:00Z">
            <w:rPr>
              <w:lang w:eastAsia="zh-CN"/>
            </w:rPr>
          </w:rPrChange>
        </w:rPr>
      </w:pPr>
      <w:r w:rsidRPr="00184A3A">
        <w:rPr>
          <w:lang w:eastAsia="zh-CN"/>
          <w:rPrChange w:id="5862" w:author="Edward Leung" w:date="2017-01-10T12:35:00Z">
            <w:rPr>
              <w:lang w:eastAsia="zh-CN"/>
            </w:rPr>
          </w:rPrChange>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Change w:id="5863" w:author="Edward Leung" w:date="2017-01-10T12:35:00Z">
                  <w:rPr>
                    <w:b/>
                  </w:rPr>
                </w:rPrChange>
              </w:rPr>
            </w:pPr>
            <w:r w:rsidRPr="00184A3A">
              <w:rPr>
                <w:b/>
                <w:rPrChange w:id="5864" w:author="Edward Leung" w:date="2017-01-10T12:35:00Z">
                  <w:rPr>
                    <w:b/>
                  </w:rPr>
                </w:rPrChange>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Change w:id="5865" w:author="Edward Leung" w:date="2017-01-10T12:35:00Z">
                  <w:rPr>
                    <w:b/>
                  </w:rPr>
                </w:rPrChange>
              </w:rPr>
            </w:pPr>
            <w:r w:rsidRPr="00184A3A">
              <w:rPr>
                <w:b/>
                <w:rPrChange w:id="5866" w:author="Edward Leung" w:date="2017-01-10T12:35:00Z">
                  <w:rPr>
                    <w:b/>
                  </w:rPr>
                </w:rPrChange>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Change w:id="5867" w:author="Edward Leung" w:date="2017-01-10T12:35:00Z">
                  <w:rPr>
                    <w:b/>
                  </w:rPr>
                </w:rPrChange>
              </w:rPr>
            </w:pPr>
            <w:r w:rsidRPr="00184A3A">
              <w:rPr>
                <w:b/>
                <w:rPrChange w:id="5868" w:author="Edward Leung" w:date="2017-01-10T12:35:00Z">
                  <w:rPr>
                    <w:b/>
                  </w:rPr>
                </w:rPrChange>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rPr>
                <w:rPrChange w:id="5869" w:author="Edward Leung" w:date="2017-01-10T12:35:00Z">
                  <w:rPr/>
                </w:rPrChange>
              </w:rPr>
            </w:pPr>
            <w:r w:rsidRPr="00184A3A">
              <w:rPr>
                <w:rPrChange w:id="5870" w:author="Edward Leung" w:date="2017-01-10T12:35:00Z">
                  <w:rPr/>
                </w:rPrChange>
              </w:rPr>
              <w:t>Sales EOD Polling Scheduler</w:t>
            </w:r>
          </w:p>
        </w:tc>
        <w:tc>
          <w:tcPr>
            <w:tcW w:w="1925" w:type="dxa"/>
          </w:tcPr>
          <w:p w14:paraId="3B2D712D" w14:textId="77777777" w:rsidR="00840717" w:rsidRPr="00184A3A" w:rsidRDefault="00840717" w:rsidP="0098195F">
            <w:pPr>
              <w:pStyle w:val="BodyText"/>
              <w:rPr>
                <w:rPrChange w:id="5871" w:author="Edward Leung" w:date="2017-01-10T12:35:00Z">
                  <w:rPr/>
                </w:rPrChange>
              </w:rPr>
            </w:pPr>
            <w:r w:rsidRPr="00184A3A">
              <w:rPr>
                <w:rPrChange w:id="5872" w:author="Edward Leung" w:date="2017-01-10T12:35:00Z">
                  <w:rPr/>
                </w:rPrChange>
              </w:rPr>
              <w:t>“PROGRESS”</w:t>
            </w:r>
          </w:p>
          <w:p w14:paraId="595B9E4B" w14:textId="77777777" w:rsidR="00840717" w:rsidRPr="00184A3A" w:rsidRDefault="00840717" w:rsidP="0098195F">
            <w:pPr>
              <w:pStyle w:val="BodyText"/>
              <w:rPr>
                <w:rPrChange w:id="5873" w:author="Edward Leung" w:date="2017-01-10T12:35:00Z">
                  <w:rPr/>
                </w:rPrChange>
              </w:rPr>
            </w:pPr>
            <w:r w:rsidRPr="00184A3A">
              <w:rPr>
                <w:rPrChange w:id="5874" w:author="Edward Leung" w:date="2017-01-10T12:35:00Z">
                  <w:rPr/>
                </w:rPrChange>
              </w:rPr>
              <w:t xml:space="preserve"> “FAILED”</w:t>
            </w:r>
          </w:p>
          <w:p w14:paraId="2AD48002" w14:textId="77777777" w:rsidR="00840717" w:rsidRPr="00184A3A" w:rsidRDefault="00840717" w:rsidP="0098195F">
            <w:pPr>
              <w:pStyle w:val="BodyText"/>
              <w:rPr>
                <w:rPrChange w:id="5875" w:author="Edward Leung" w:date="2017-01-10T12:35:00Z">
                  <w:rPr/>
                </w:rPrChange>
              </w:rPr>
            </w:pPr>
            <w:r w:rsidRPr="00184A3A">
              <w:rPr>
                <w:rPrChange w:id="5876" w:author="Edward Leung" w:date="2017-01-10T12:35:00Z">
                  <w:rPr/>
                </w:rPrChange>
              </w:rPr>
              <w:t>“COMPLETE”</w:t>
            </w:r>
          </w:p>
        </w:tc>
        <w:tc>
          <w:tcPr>
            <w:tcW w:w="5588" w:type="dxa"/>
          </w:tcPr>
          <w:p w14:paraId="353FA19F" w14:textId="77777777" w:rsidR="00840717" w:rsidRPr="00184A3A" w:rsidRDefault="00840717" w:rsidP="0098195F">
            <w:pPr>
              <w:pStyle w:val="BodyText"/>
              <w:rPr>
                <w:rPrChange w:id="5877" w:author="Edward Leung" w:date="2017-01-10T12:35:00Z">
                  <w:rPr/>
                </w:rPrChange>
              </w:rPr>
            </w:pPr>
            <w:r w:rsidRPr="00184A3A">
              <w:rPr>
                <w:rPrChange w:id="5878" w:author="Edward Leung" w:date="2017-01-10T12:35:00Z">
                  <w:rPr/>
                </w:rPrChange>
              </w:rPr>
              <w:t xml:space="preserve"> “PROGRESS” when scheduler is invoked and started</w:t>
            </w:r>
          </w:p>
          <w:p w14:paraId="652822E2" w14:textId="77777777" w:rsidR="00840717" w:rsidRPr="00184A3A" w:rsidRDefault="00840717" w:rsidP="0098195F">
            <w:pPr>
              <w:pStyle w:val="BodyText"/>
              <w:rPr>
                <w:rPrChange w:id="5879" w:author="Edward Leung" w:date="2017-01-10T12:35:00Z">
                  <w:rPr/>
                </w:rPrChange>
              </w:rPr>
            </w:pPr>
            <w:r w:rsidRPr="00184A3A">
              <w:rPr>
                <w:rPrChange w:id="5880" w:author="Edward Leung" w:date="2017-01-10T12:35:00Z">
                  <w:rPr/>
                </w:rPrChange>
              </w:rPr>
              <w:t xml:space="preserve"> “FAILED” when encounter errors reading poll scheme data from database or errors submitting tasks.</w:t>
            </w:r>
          </w:p>
          <w:p w14:paraId="4FCF14F0" w14:textId="77777777" w:rsidR="00840717" w:rsidRPr="00184A3A" w:rsidRDefault="00840717" w:rsidP="0098195F">
            <w:pPr>
              <w:pStyle w:val="BodyText"/>
              <w:rPr>
                <w:rPrChange w:id="5881" w:author="Edward Leung" w:date="2017-01-10T12:35:00Z">
                  <w:rPr/>
                </w:rPrChange>
              </w:rPr>
            </w:pPr>
            <w:r w:rsidRPr="00184A3A">
              <w:rPr>
                <w:rPrChange w:id="5882" w:author="Edward Leung" w:date="2017-01-10T12:35:00Z">
                  <w:rPr/>
                </w:rPrChange>
              </w:rPr>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Change w:id="5883" w:author="Edward Leung" w:date="2017-01-10T12:35:00Z">
            <w:rPr>
              <w:lang w:eastAsia="zh-CN"/>
            </w:rPr>
          </w:rPrChange>
        </w:rPr>
      </w:pPr>
    </w:p>
    <w:p w14:paraId="44CC656B" w14:textId="77777777" w:rsidR="00840717" w:rsidRPr="00184A3A" w:rsidRDefault="00840717" w:rsidP="00840717">
      <w:pPr>
        <w:ind w:left="360"/>
        <w:rPr>
          <w:b/>
          <w:u w:val="single"/>
          <w:lang w:eastAsia="zh-CN"/>
          <w:rPrChange w:id="5884" w:author="Edward Leung" w:date="2017-01-10T12:35:00Z">
            <w:rPr>
              <w:b/>
              <w:u w:val="single"/>
              <w:lang w:eastAsia="zh-CN"/>
            </w:rPr>
          </w:rPrChange>
        </w:rPr>
      </w:pPr>
      <w:r w:rsidRPr="00184A3A">
        <w:rPr>
          <w:b/>
          <w:u w:val="single"/>
          <w:lang w:eastAsia="zh-CN"/>
          <w:rPrChange w:id="5885" w:author="Edward Leung" w:date="2017-01-10T12:35:00Z">
            <w:rPr>
              <w:b/>
              <w:u w:val="single"/>
              <w:lang w:eastAsia="zh-CN"/>
            </w:rPr>
          </w:rPrChange>
        </w:rPr>
        <w:t>Logging</w:t>
      </w:r>
    </w:p>
    <w:p w14:paraId="705B9235" w14:textId="77777777" w:rsidR="00840717" w:rsidRPr="00184A3A" w:rsidRDefault="00840717" w:rsidP="00840717">
      <w:pPr>
        <w:ind w:left="360"/>
        <w:rPr>
          <w:lang w:eastAsia="zh-CN"/>
          <w:rPrChange w:id="5886" w:author="Edward Leung" w:date="2017-01-10T12:35:00Z">
            <w:rPr>
              <w:lang w:eastAsia="zh-CN"/>
            </w:rPr>
          </w:rPrChange>
        </w:rPr>
      </w:pPr>
      <w:r w:rsidRPr="00184A3A">
        <w:rPr>
          <w:lang w:eastAsia="zh-CN"/>
          <w:rPrChange w:id="5887" w:author="Edward Leung" w:date="2017-01-10T12:35:00Z">
            <w:rPr>
              <w:lang w:eastAsia="zh-CN"/>
            </w:rPr>
          </w:rPrChange>
        </w:rPr>
        <w:t>Log directory: /repos/esb/polling/log/sales_eod_yyyymmdd.log</w:t>
      </w:r>
    </w:p>
    <w:p w14:paraId="04050161" w14:textId="77777777" w:rsidR="00840717" w:rsidRPr="00184A3A" w:rsidRDefault="00840717" w:rsidP="00840717">
      <w:pPr>
        <w:ind w:left="360"/>
        <w:rPr>
          <w:lang w:eastAsia="zh-CN"/>
          <w:rPrChange w:id="5888" w:author="Edward Leung" w:date="2017-01-10T12:35:00Z">
            <w:rPr>
              <w:lang w:eastAsia="zh-CN"/>
            </w:rPr>
          </w:rPrChange>
        </w:rPr>
      </w:pPr>
      <w:r w:rsidRPr="00184A3A">
        <w:rPr>
          <w:lang w:eastAsia="zh-CN"/>
          <w:rPrChange w:id="5889" w:author="Edward Leung" w:date="2017-01-10T12:35:00Z">
            <w:rPr>
              <w:lang w:eastAsia="zh-CN"/>
            </w:rPr>
          </w:rPrChange>
        </w:rPr>
        <w:t>Upon each poll branch scheme EOD task submission: the scheme info will be written into follow format:</w:t>
      </w:r>
    </w:p>
    <w:p w14:paraId="4F129F1C" w14:textId="77777777" w:rsidR="00840717" w:rsidRPr="00184A3A" w:rsidRDefault="00840717" w:rsidP="00840717">
      <w:pPr>
        <w:ind w:left="360"/>
        <w:rPr>
          <w:lang w:eastAsia="zh-CN"/>
          <w:rPrChange w:id="5890" w:author="Edward Leung" w:date="2017-01-10T12:35:00Z">
            <w:rPr>
              <w:lang w:eastAsia="zh-CN"/>
            </w:rPr>
          </w:rPrChange>
        </w:rPr>
      </w:pPr>
      <w:r w:rsidRPr="00184A3A">
        <w:rPr>
          <w:lang w:eastAsia="zh-CN"/>
          <w:rPrChange w:id="5891" w:author="Edward Leung" w:date="2017-01-10T12:35:00Z">
            <w:rPr>
              <w:lang w:eastAsia="zh-CN"/>
            </w:rPr>
          </w:rPrChange>
        </w:rPr>
        <w:t>[INFO] [Timestamp] EOD-[Scheme name]-[branch code]-[scheme type]-[direction]</w:t>
      </w:r>
    </w:p>
    <w:p w14:paraId="186EC9D8" w14:textId="77777777" w:rsidR="00840717" w:rsidRPr="00184A3A" w:rsidRDefault="00840717" w:rsidP="00840717">
      <w:pPr>
        <w:ind w:left="360"/>
        <w:rPr>
          <w:b/>
          <w:u w:val="single"/>
          <w:lang w:eastAsia="zh-CN"/>
          <w:rPrChange w:id="5892" w:author="Edward Leung" w:date="2017-01-10T12:35:00Z">
            <w:rPr>
              <w:b/>
              <w:u w:val="single"/>
              <w:lang w:eastAsia="zh-CN"/>
            </w:rPr>
          </w:rPrChange>
        </w:rPr>
      </w:pPr>
      <w:r w:rsidRPr="00184A3A">
        <w:rPr>
          <w:b/>
          <w:u w:val="single"/>
          <w:lang w:eastAsia="zh-CN"/>
          <w:rPrChange w:id="5893" w:author="Edward Leung" w:date="2017-01-10T12:35:00Z">
            <w:rPr>
              <w:b/>
              <w:u w:val="single"/>
              <w:lang w:eastAsia="zh-CN"/>
            </w:rPr>
          </w:rPrChange>
        </w:rPr>
        <w:lastRenderedPageBreak/>
        <w:t>Entry &amp; Exit Criteria</w:t>
      </w:r>
    </w:p>
    <w:p w14:paraId="6D4220AF" w14:textId="77777777" w:rsidR="00840717" w:rsidRPr="00184A3A" w:rsidRDefault="00840717" w:rsidP="00840717">
      <w:pPr>
        <w:ind w:left="360"/>
        <w:rPr>
          <w:lang w:eastAsia="zh-CN"/>
          <w:rPrChange w:id="5894" w:author="Edward Leung" w:date="2017-01-10T12:35:00Z">
            <w:rPr>
              <w:lang w:eastAsia="zh-CN"/>
            </w:rPr>
          </w:rPrChange>
        </w:rPr>
      </w:pPr>
      <w:r w:rsidRPr="00184A3A">
        <w:rPr>
          <w:lang w:eastAsia="zh-CN"/>
          <w:rPrChange w:id="5895" w:author="Edward Leung" w:date="2017-01-10T12:35:00Z">
            <w:rPr>
              <w:lang w:eastAsia="zh-CN"/>
            </w:rPr>
          </w:rPrChange>
        </w:rPr>
        <w:t xml:space="preserve">The processing job starts once the schedule job invokes. </w:t>
      </w:r>
    </w:p>
    <w:p w14:paraId="1CECC2C7" w14:textId="77777777" w:rsidR="00840717" w:rsidRPr="00184A3A" w:rsidRDefault="00840717" w:rsidP="00840717">
      <w:pPr>
        <w:ind w:left="360"/>
        <w:rPr>
          <w:lang w:eastAsia="zh-CN"/>
          <w:rPrChange w:id="5896" w:author="Edward Leung" w:date="2017-01-10T12:35:00Z">
            <w:rPr>
              <w:lang w:eastAsia="zh-CN"/>
            </w:rPr>
          </w:rPrChange>
        </w:rPr>
      </w:pPr>
      <w:r w:rsidRPr="00184A3A">
        <w:rPr>
          <w:lang w:eastAsia="zh-CN"/>
          <w:rPrChange w:id="5897" w:author="Edward Leung" w:date="2017-01-10T12:35:00Z">
            <w:rPr>
              <w:lang w:eastAsia="zh-CN"/>
            </w:rPr>
          </w:rPrChange>
        </w:rPr>
        <w:t>In the process of the scheduler job, it will be regarded as job failure and send alert email to IT support according to the error’s severity</w:t>
      </w:r>
    </w:p>
    <w:p w14:paraId="41F900AB" w14:textId="77777777" w:rsidR="00840717" w:rsidRPr="00184A3A" w:rsidRDefault="00840717" w:rsidP="00840717">
      <w:pPr>
        <w:ind w:left="360"/>
        <w:rPr>
          <w:lang w:eastAsia="zh-CN"/>
          <w:rPrChange w:id="5898" w:author="Edward Leung" w:date="2017-01-10T12:35:00Z">
            <w:rPr>
              <w:lang w:eastAsia="zh-CN"/>
            </w:rPr>
          </w:rPrChange>
        </w:rPr>
      </w:pPr>
      <w:r w:rsidRPr="00184A3A">
        <w:rPr>
          <w:lang w:eastAsia="zh-CN"/>
          <w:rPrChange w:id="5899" w:author="Edward Leung" w:date="2017-01-10T12:35:00Z">
            <w:rPr>
              <w:lang w:eastAsia="zh-CN"/>
            </w:rPr>
          </w:rPrChange>
        </w:rPr>
        <w:t>Error occurs when reading EOD indicator data from the target data sources</w:t>
      </w:r>
    </w:p>
    <w:p w14:paraId="089B78B1" w14:textId="77777777" w:rsidR="00840717" w:rsidRPr="00184A3A" w:rsidRDefault="00840717" w:rsidP="00840717">
      <w:pPr>
        <w:ind w:left="360"/>
        <w:rPr>
          <w:lang w:eastAsia="zh-CN"/>
          <w:rPrChange w:id="5900" w:author="Edward Leung" w:date="2017-01-10T12:35:00Z">
            <w:rPr>
              <w:lang w:eastAsia="zh-CN"/>
            </w:rPr>
          </w:rPrChange>
        </w:rPr>
      </w:pPr>
      <w:r w:rsidRPr="00184A3A">
        <w:rPr>
          <w:lang w:eastAsia="zh-CN"/>
          <w:rPrChange w:id="5901" w:author="Edward Leung" w:date="2017-01-10T12:35:00Z">
            <w:rPr>
              <w:lang w:eastAsia="zh-CN"/>
            </w:rPr>
          </w:rPrChange>
        </w:rPr>
        <w:t>Error occurs when looking up/downloading EOD file from target file directory</w:t>
      </w:r>
    </w:p>
    <w:p w14:paraId="4F71C63D" w14:textId="77777777" w:rsidR="00840717" w:rsidRPr="00184A3A" w:rsidRDefault="00840717" w:rsidP="00840717">
      <w:pPr>
        <w:ind w:left="360"/>
        <w:rPr>
          <w:lang w:eastAsia="zh-CN"/>
          <w:rPrChange w:id="5902" w:author="Edward Leung" w:date="2017-01-10T12:35:00Z">
            <w:rPr>
              <w:lang w:eastAsia="zh-CN"/>
            </w:rPr>
          </w:rPrChange>
        </w:rPr>
      </w:pPr>
      <w:r w:rsidRPr="00184A3A">
        <w:rPr>
          <w:lang w:eastAsia="zh-CN"/>
          <w:rPrChange w:id="5903" w:author="Edward Leung" w:date="2017-01-10T12:35:00Z">
            <w:rPr>
              <w:lang w:eastAsia="zh-CN"/>
            </w:rPr>
          </w:rPrChange>
        </w:rPr>
        <w:t>Error occurs when error reading poll branch scheme data from staging database.</w:t>
      </w:r>
    </w:p>
    <w:p w14:paraId="5ACEE4E1" w14:textId="77777777" w:rsidR="00840717" w:rsidRPr="00184A3A" w:rsidRDefault="00840717" w:rsidP="00840717">
      <w:pPr>
        <w:ind w:left="360"/>
        <w:rPr>
          <w:lang w:eastAsia="zh-CN"/>
          <w:rPrChange w:id="5904" w:author="Edward Leung" w:date="2017-01-10T12:35:00Z">
            <w:rPr>
              <w:lang w:eastAsia="zh-CN"/>
            </w:rPr>
          </w:rPrChange>
        </w:rPr>
      </w:pPr>
      <w:r w:rsidRPr="00184A3A">
        <w:rPr>
          <w:lang w:eastAsia="zh-CN"/>
          <w:rPrChange w:id="5905" w:author="Edward Leung" w:date="2017-01-10T12:35:00Z">
            <w:rPr>
              <w:lang w:eastAsia="zh-CN"/>
            </w:rPr>
          </w:rPrChange>
        </w:rPr>
        <w:t xml:space="preserve">Error occurs when submitting EOD processing tasks into subsystem. </w:t>
      </w:r>
    </w:p>
    <w:p w14:paraId="4E2F79F5" w14:textId="77777777" w:rsidR="00840717" w:rsidRPr="00184A3A" w:rsidRDefault="00840717" w:rsidP="00840717">
      <w:pPr>
        <w:pStyle w:val="Heading4"/>
        <w:ind w:left="864"/>
        <w:rPr>
          <w:rPrChange w:id="5906" w:author="Edward Leung" w:date="2017-01-10T12:35:00Z">
            <w:rPr/>
          </w:rPrChange>
        </w:rPr>
      </w:pPr>
      <w:r w:rsidRPr="00184A3A">
        <w:rPr>
          <w:rPrChange w:id="5907" w:author="Edward Leung" w:date="2017-01-10T12:35:00Z">
            <w:rPr/>
          </w:rPrChange>
        </w:rPr>
        <w:t>Screen</w:t>
      </w:r>
    </w:p>
    <w:p w14:paraId="0E668D44" w14:textId="77777777" w:rsidR="00840717" w:rsidRPr="00184A3A" w:rsidRDefault="00840717" w:rsidP="00840717">
      <w:pPr>
        <w:ind w:left="450"/>
        <w:rPr>
          <w:lang w:eastAsia="zh-CN"/>
          <w:rPrChange w:id="5908" w:author="Edward Leung" w:date="2017-01-10T12:35:00Z">
            <w:rPr>
              <w:lang w:eastAsia="zh-CN"/>
            </w:rPr>
          </w:rPrChange>
        </w:rPr>
      </w:pPr>
      <w:r w:rsidRPr="00184A3A">
        <w:rPr>
          <w:lang w:eastAsia="zh-CN"/>
          <w:rPrChange w:id="5909" w:author="Edward Leung" w:date="2017-01-10T12:35:00Z">
            <w:rPr>
              <w:lang w:eastAsia="zh-CN"/>
            </w:rPr>
          </w:rPrChange>
        </w:rPr>
        <w:t>N/A</w:t>
      </w:r>
    </w:p>
    <w:p w14:paraId="0F461457"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5910" w:author="Edward Leung" w:date="2017-01-10T12:35:00Z">
            <w:rPr>
              <w:rFonts w:eastAsia="SimSun"/>
            </w:rPr>
          </w:rPrChange>
        </w:rPr>
      </w:pPr>
      <w:r w:rsidRPr="00184A3A">
        <w:rPr>
          <w:lang w:val="en-US"/>
          <w:rPrChange w:id="5911" w:author="Edward Leung" w:date="2017-01-10T12:35:00Z">
            <w:rPr/>
          </w:rPrChange>
        </w:rPr>
        <w:t>Data Fields &amp; Presentation Logic</w:t>
      </w:r>
    </w:p>
    <w:p w14:paraId="0E870EA6" w14:textId="77777777" w:rsidR="00840717" w:rsidRPr="00184A3A" w:rsidRDefault="00840717" w:rsidP="00840717">
      <w:pPr>
        <w:ind w:left="450"/>
        <w:rPr>
          <w:lang w:eastAsia="zh-CN"/>
          <w:rPrChange w:id="5912" w:author="Edward Leung" w:date="2017-01-10T12:35:00Z">
            <w:rPr>
              <w:lang w:eastAsia="zh-CN"/>
            </w:rPr>
          </w:rPrChange>
        </w:rPr>
      </w:pPr>
      <w:r w:rsidRPr="00184A3A">
        <w:rPr>
          <w:lang w:eastAsia="zh-CN"/>
          <w:rPrChange w:id="5913" w:author="Edward Leung" w:date="2017-01-10T12:35:00Z">
            <w:rPr>
              <w:lang w:eastAsia="zh-CN"/>
            </w:rPr>
          </w:rPrChange>
        </w:rPr>
        <w:t>N/A</w:t>
      </w:r>
    </w:p>
    <w:p w14:paraId="6E499CE4"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914" w:author="Edward Leung" w:date="2017-01-10T12:35:00Z">
            <w:rPr/>
          </w:rPrChange>
        </w:rPr>
      </w:pPr>
      <w:r w:rsidRPr="00184A3A">
        <w:rPr>
          <w:lang w:val="en-US"/>
          <w:rPrChange w:id="5915" w:author="Edward Leung" w:date="2017-01-10T12:35:00Z">
            <w:rPr/>
          </w:rPrChange>
        </w:rPr>
        <w:t>Screen Objects &amp; Action</w:t>
      </w:r>
    </w:p>
    <w:p w14:paraId="1914C593" w14:textId="77777777" w:rsidR="00840717" w:rsidRPr="00184A3A" w:rsidRDefault="00840717" w:rsidP="00840717">
      <w:pPr>
        <w:ind w:left="450"/>
        <w:rPr>
          <w:lang w:eastAsia="zh-CN"/>
          <w:rPrChange w:id="5916" w:author="Edward Leung" w:date="2017-01-10T12:35:00Z">
            <w:rPr>
              <w:lang w:eastAsia="zh-CN"/>
            </w:rPr>
          </w:rPrChange>
        </w:rPr>
      </w:pPr>
      <w:r w:rsidRPr="00184A3A">
        <w:rPr>
          <w:lang w:eastAsia="zh-CN"/>
          <w:rPrChange w:id="5917" w:author="Edward Leung" w:date="2017-01-10T12:35:00Z">
            <w:rPr>
              <w:lang w:eastAsia="zh-CN"/>
            </w:rPr>
          </w:rPrChange>
        </w:rPr>
        <w:t>N/A</w:t>
      </w:r>
    </w:p>
    <w:p w14:paraId="4CEC5DD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918" w:author="Edward Leung" w:date="2017-01-10T12:35:00Z">
            <w:rPr/>
          </w:rPrChange>
        </w:rPr>
      </w:pPr>
      <w:r w:rsidRPr="00184A3A">
        <w:rPr>
          <w:lang w:val="en-US"/>
          <w:rPrChange w:id="5919" w:author="Edward Leung" w:date="2017-01-10T12:35:00Z">
            <w:rPr/>
          </w:rPrChange>
        </w:rPr>
        <w:t>User/Security Group</w:t>
      </w:r>
    </w:p>
    <w:p w14:paraId="22D9A960" w14:textId="77777777" w:rsidR="00840717" w:rsidRPr="00184A3A" w:rsidRDefault="00840717" w:rsidP="00840717">
      <w:pPr>
        <w:ind w:left="360"/>
        <w:rPr>
          <w:lang w:eastAsia="zh-CN"/>
          <w:rPrChange w:id="5920" w:author="Edward Leung" w:date="2017-01-10T12:35:00Z">
            <w:rPr>
              <w:lang w:eastAsia="zh-CN"/>
            </w:rPr>
          </w:rPrChange>
        </w:rPr>
      </w:pPr>
      <w:r w:rsidRPr="00184A3A">
        <w:rPr>
          <w:lang w:eastAsia="zh-CN"/>
          <w:rPrChange w:id="5921" w:author="Edward Leung" w:date="2017-01-10T12:35:00Z">
            <w:rPr>
              <w:lang w:eastAsia="zh-CN"/>
            </w:rPr>
          </w:rPrChange>
        </w:rPr>
        <w:t>This is a batch process belonging to the SYSTEM. So all auditable fields</w:t>
      </w:r>
    </w:p>
    <w:p w14:paraId="1343834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922" w:author="Edward Leung" w:date="2017-01-10T12:35:00Z">
            <w:rPr/>
          </w:rPrChange>
        </w:rPr>
      </w:pPr>
      <w:r w:rsidRPr="00184A3A">
        <w:rPr>
          <w:lang w:val="en-US"/>
          <w:rPrChange w:id="5923" w:author="Edward Leung" w:date="2017-01-10T12:35:00Z">
            <w:rPr/>
          </w:rPrChange>
        </w:rPr>
        <w:t>Assumptions/Constraints</w:t>
      </w:r>
    </w:p>
    <w:p w14:paraId="2010AFA9" w14:textId="77777777" w:rsidR="00840717" w:rsidRPr="00184A3A" w:rsidRDefault="00840717" w:rsidP="00840717">
      <w:pPr>
        <w:ind w:left="450"/>
        <w:rPr>
          <w:lang w:eastAsia="zh-CN"/>
          <w:rPrChange w:id="5924" w:author="Edward Leung" w:date="2017-01-10T12:35:00Z">
            <w:rPr>
              <w:lang w:eastAsia="zh-CN"/>
            </w:rPr>
          </w:rPrChange>
        </w:rPr>
      </w:pPr>
      <w:r w:rsidRPr="00184A3A">
        <w:rPr>
          <w:lang w:eastAsia="zh-CN"/>
          <w:rPrChange w:id="5925" w:author="Edward Leung" w:date="2017-01-10T12:35:00Z">
            <w:rPr>
              <w:lang w:eastAsia="zh-CN"/>
            </w:rPr>
          </w:rPrChange>
        </w:rPr>
        <w:t>N/A</w:t>
      </w:r>
    </w:p>
    <w:p w14:paraId="3B2FB0F3"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5926" w:author="Edward Leung" w:date="2017-01-10T12:35:00Z">
            <w:rPr/>
          </w:rPrChange>
        </w:rPr>
      </w:pPr>
      <w:r w:rsidRPr="00184A3A">
        <w:rPr>
          <w:lang w:val="en-US"/>
          <w:rPrChange w:id="5927"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25FCC469" w14:textId="77777777" w:rsidTr="0098195F">
        <w:tc>
          <w:tcPr>
            <w:tcW w:w="1420" w:type="dxa"/>
            <w:shd w:val="clear" w:color="auto" w:fill="C6D9F1"/>
          </w:tcPr>
          <w:p w14:paraId="2FA429DA" w14:textId="77777777" w:rsidR="00840717" w:rsidRPr="00184A3A" w:rsidRDefault="00840717" w:rsidP="0098195F">
            <w:pPr>
              <w:pStyle w:val="BodyText"/>
              <w:rPr>
                <w:b/>
                <w:rPrChange w:id="5928" w:author="Edward Leung" w:date="2017-01-10T12:35:00Z">
                  <w:rPr>
                    <w:b/>
                  </w:rPr>
                </w:rPrChange>
              </w:rPr>
            </w:pPr>
            <w:r w:rsidRPr="00184A3A">
              <w:rPr>
                <w:b/>
                <w:rPrChange w:id="5929" w:author="Edward Leung" w:date="2017-01-10T12:35:00Z">
                  <w:rPr>
                    <w:b/>
                  </w:rPr>
                </w:rPrChange>
              </w:rPr>
              <w:t>Error Code</w:t>
            </w:r>
          </w:p>
        </w:tc>
        <w:tc>
          <w:tcPr>
            <w:tcW w:w="1260" w:type="dxa"/>
            <w:shd w:val="clear" w:color="auto" w:fill="C6D9F1"/>
          </w:tcPr>
          <w:p w14:paraId="47E6664A" w14:textId="77777777" w:rsidR="00840717" w:rsidRPr="00184A3A" w:rsidRDefault="00840717" w:rsidP="0098195F">
            <w:pPr>
              <w:pStyle w:val="BodyText"/>
              <w:rPr>
                <w:b/>
                <w:rPrChange w:id="5930" w:author="Edward Leung" w:date="2017-01-10T12:35:00Z">
                  <w:rPr>
                    <w:b/>
                  </w:rPr>
                </w:rPrChange>
              </w:rPr>
            </w:pPr>
            <w:r w:rsidRPr="00184A3A">
              <w:rPr>
                <w:b/>
                <w:rPrChange w:id="5931" w:author="Edward Leung" w:date="2017-01-10T12:35:00Z">
                  <w:rPr>
                    <w:b/>
                  </w:rPr>
                </w:rPrChange>
              </w:rPr>
              <w:t>Severity</w:t>
            </w:r>
          </w:p>
        </w:tc>
        <w:tc>
          <w:tcPr>
            <w:tcW w:w="7465" w:type="dxa"/>
            <w:shd w:val="clear" w:color="auto" w:fill="C6D9F1"/>
          </w:tcPr>
          <w:p w14:paraId="6CEEF368" w14:textId="77777777" w:rsidR="00840717" w:rsidRPr="00184A3A" w:rsidRDefault="00840717" w:rsidP="0098195F">
            <w:pPr>
              <w:pStyle w:val="BodyText"/>
              <w:rPr>
                <w:b/>
                <w:rPrChange w:id="5932" w:author="Edward Leung" w:date="2017-01-10T12:35:00Z">
                  <w:rPr>
                    <w:b/>
                  </w:rPr>
                </w:rPrChange>
              </w:rPr>
            </w:pPr>
            <w:r w:rsidRPr="00184A3A">
              <w:rPr>
                <w:b/>
                <w:rPrChange w:id="5933" w:author="Edward Leung" w:date="2017-01-10T12:35:00Z">
                  <w:rPr>
                    <w:b/>
                  </w:rPr>
                </w:rPrChange>
              </w:rPr>
              <w:t>Error Message</w:t>
            </w:r>
          </w:p>
        </w:tc>
      </w:tr>
      <w:tr w:rsidR="00840717" w:rsidRPr="00184A3A" w14:paraId="236C3B59" w14:textId="77777777" w:rsidTr="0098195F">
        <w:tc>
          <w:tcPr>
            <w:tcW w:w="1420" w:type="dxa"/>
          </w:tcPr>
          <w:p w14:paraId="6D07ABB6" w14:textId="77777777" w:rsidR="00840717" w:rsidRPr="00184A3A" w:rsidRDefault="00840717" w:rsidP="0098195F">
            <w:pPr>
              <w:rPr>
                <w:rPrChange w:id="5934" w:author="Edward Leung" w:date="2017-01-10T12:35:00Z">
                  <w:rPr/>
                </w:rPrChange>
              </w:rPr>
            </w:pPr>
          </w:p>
        </w:tc>
        <w:tc>
          <w:tcPr>
            <w:tcW w:w="1260" w:type="dxa"/>
          </w:tcPr>
          <w:p w14:paraId="5A534E77" w14:textId="77777777" w:rsidR="00840717" w:rsidRPr="00184A3A" w:rsidRDefault="00840717" w:rsidP="0098195F">
            <w:pPr>
              <w:rPr>
                <w:rPrChange w:id="5935" w:author="Edward Leung" w:date="2017-01-10T12:35:00Z">
                  <w:rPr/>
                </w:rPrChange>
              </w:rPr>
            </w:pPr>
          </w:p>
        </w:tc>
        <w:tc>
          <w:tcPr>
            <w:tcW w:w="7465" w:type="dxa"/>
          </w:tcPr>
          <w:p w14:paraId="48F6140E" w14:textId="77777777" w:rsidR="00840717" w:rsidRPr="00184A3A" w:rsidRDefault="00840717" w:rsidP="0098195F">
            <w:pPr>
              <w:rPr>
                <w:rPrChange w:id="5936" w:author="Edward Leung" w:date="2017-01-10T12:35:00Z">
                  <w:rPr/>
                </w:rPrChange>
              </w:rPr>
            </w:pPr>
            <w:r w:rsidRPr="00184A3A">
              <w:rPr>
                <w:rPrChange w:id="5937" w:author="Edward Leung" w:date="2017-01-10T12:35:00Z">
                  <w:rPr/>
                </w:rPrChange>
              </w:rPr>
              <w:t>Failed to establish FTP connection.</w:t>
            </w:r>
          </w:p>
        </w:tc>
      </w:tr>
      <w:tr w:rsidR="00840717" w:rsidRPr="00184A3A" w14:paraId="28F823F5" w14:textId="77777777" w:rsidTr="0098195F">
        <w:tc>
          <w:tcPr>
            <w:tcW w:w="1420" w:type="dxa"/>
          </w:tcPr>
          <w:p w14:paraId="0A2D8C25" w14:textId="77777777" w:rsidR="00840717" w:rsidRPr="00184A3A" w:rsidRDefault="00840717" w:rsidP="0098195F">
            <w:pPr>
              <w:rPr>
                <w:rPrChange w:id="5938" w:author="Edward Leung" w:date="2017-01-10T12:35:00Z">
                  <w:rPr/>
                </w:rPrChange>
              </w:rPr>
            </w:pPr>
          </w:p>
        </w:tc>
        <w:tc>
          <w:tcPr>
            <w:tcW w:w="1260" w:type="dxa"/>
          </w:tcPr>
          <w:p w14:paraId="10660D82" w14:textId="77777777" w:rsidR="00840717" w:rsidRPr="00184A3A" w:rsidRDefault="00840717" w:rsidP="0098195F">
            <w:pPr>
              <w:rPr>
                <w:rPrChange w:id="5939" w:author="Edward Leung" w:date="2017-01-10T12:35:00Z">
                  <w:rPr/>
                </w:rPrChange>
              </w:rPr>
            </w:pPr>
          </w:p>
        </w:tc>
        <w:tc>
          <w:tcPr>
            <w:tcW w:w="7465" w:type="dxa"/>
          </w:tcPr>
          <w:p w14:paraId="3620F231" w14:textId="77777777" w:rsidR="00840717" w:rsidRPr="00184A3A" w:rsidRDefault="00840717" w:rsidP="0098195F">
            <w:pPr>
              <w:rPr>
                <w:rPrChange w:id="5940" w:author="Edward Leung" w:date="2017-01-10T12:35:00Z">
                  <w:rPr/>
                </w:rPrChange>
              </w:rPr>
            </w:pPr>
            <w:r w:rsidRPr="00184A3A">
              <w:rPr>
                <w:rPrChange w:id="5941" w:author="Edward Leung" w:date="2017-01-10T12:35:00Z">
                  <w:rPr/>
                </w:rPrChange>
              </w:rPr>
              <w:t>Failed to download target file.</w:t>
            </w:r>
          </w:p>
        </w:tc>
      </w:tr>
      <w:tr w:rsidR="00840717" w:rsidRPr="00184A3A" w14:paraId="6C3F3D8B" w14:textId="77777777" w:rsidTr="0098195F">
        <w:tc>
          <w:tcPr>
            <w:tcW w:w="1420" w:type="dxa"/>
          </w:tcPr>
          <w:p w14:paraId="528845E5" w14:textId="77777777" w:rsidR="00840717" w:rsidRPr="00184A3A" w:rsidRDefault="00840717" w:rsidP="0098195F">
            <w:pPr>
              <w:rPr>
                <w:rPrChange w:id="5942" w:author="Edward Leung" w:date="2017-01-10T12:35:00Z">
                  <w:rPr/>
                </w:rPrChange>
              </w:rPr>
            </w:pPr>
          </w:p>
        </w:tc>
        <w:tc>
          <w:tcPr>
            <w:tcW w:w="1260" w:type="dxa"/>
          </w:tcPr>
          <w:p w14:paraId="50EE3E81" w14:textId="77777777" w:rsidR="00840717" w:rsidRPr="00184A3A" w:rsidRDefault="00840717" w:rsidP="0098195F">
            <w:pPr>
              <w:rPr>
                <w:rPrChange w:id="5943" w:author="Edward Leung" w:date="2017-01-10T12:35:00Z">
                  <w:rPr/>
                </w:rPrChange>
              </w:rPr>
            </w:pPr>
          </w:p>
        </w:tc>
        <w:tc>
          <w:tcPr>
            <w:tcW w:w="7465" w:type="dxa"/>
          </w:tcPr>
          <w:p w14:paraId="5EE0AC4F" w14:textId="77777777" w:rsidR="00840717" w:rsidRPr="00184A3A" w:rsidRDefault="00840717" w:rsidP="0098195F">
            <w:pPr>
              <w:rPr>
                <w:rPrChange w:id="5944" w:author="Edward Leung" w:date="2017-01-10T12:35:00Z">
                  <w:rPr/>
                </w:rPrChange>
              </w:rPr>
            </w:pPr>
            <w:r w:rsidRPr="00184A3A">
              <w:rPr>
                <w:rPrChange w:id="5945" w:author="Edward Leung" w:date="2017-01-10T12:35:00Z">
                  <w:rPr/>
                </w:rPrChange>
              </w:rPr>
              <w:t>Failed to</w:t>
            </w:r>
            <w:r w:rsidRPr="00184A3A">
              <w:rPr>
                <w:rPrChange w:id="5946" w:author="Edward Leung" w:date="2017-01-10T12:35:00Z">
                  <w:rPr>
                    <w:lang w:val="en-GB"/>
                  </w:rPr>
                </w:rPrChange>
              </w:rPr>
              <w:t xml:space="preserve"> </w:t>
            </w:r>
            <w:r w:rsidRPr="00184A3A">
              <w:rPr>
                <w:rPrChange w:id="5947" w:author="Edward Leung" w:date="2017-01-10T12:35:00Z">
                  <w:rPr/>
                </w:rPrChange>
              </w:rPr>
              <w:t>read target text/DBF file. File is broken.</w:t>
            </w:r>
          </w:p>
        </w:tc>
      </w:tr>
      <w:tr w:rsidR="00840717" w:rsidRPr="00184A3A" w14:paraId="7FF89403" w14:textId="77777777" w:rsidTr="0098195F">
        <w:tc>
          <w:tcPr>
            <w:tcW w:w="1420" w:type="dxa"/>
          </w:tcPr>
          <w:p w14:paraId="5128FE72" w14:textId="77777777" w:rsidR="00840717" w:rsidRPr="00184A3A" w:rsidRDefault="00840717" w:rsidP="0098195F">
            <w:pPr>
              <w:rPr>
                <w:rPrChange w:id="5948" w:author="Edward Leung" w:date="2017-01-10T12:35:00Z">
                  <w:rPr/>
                </w:rPrChange>
              </w:rPr>
            </w:pPr>
          </w:p>
        </w:tc>
        <w:tc>
          <w:tcPr>
            <w:tcW w:w="1260" w:type="dxa"/>
          </w:tcPr>
          <w:p w14:paraId="2CB64C7B" w14:textId="77777777" w:rsidR="00840717" w:rsidRPr="00184A3A" w:rsidRDefault="00840717" w:rsidP="0098195F">
            <w:pPr>
              <w:rPr>
                <w:rPrChange w:id="5949" w:author="Edward Leung" w:date="2017-01-10T12:35:00Z">
                  <w:rPr/>
                </w:rPrChange>
              </w:rPr>
            </w:pPr>
          </w:p>
        </w:tc>
        <w:tc>
          <w:tcPr>
            <w:tcW w:w="7465" w:type="dxa"/>
          </w:tcPr>
          <w:p w14:paraId="68A0E831" w14:textId="77777777" w:rsidR="00840717" w:rsidRPr="00184A3A" w:rsidRDefault="00840717" w:rsidP="0098195F">
            <w:pPr>
              <w:rPr>
                <w:rPrChange w:id="5950" w:author="Edward Leung" w:date="2017-01-10T12:35:00Z">
                  <w:rPr/>
                </w:rPrChange>
              </w:rPr>
            </w:pPr>
            <w:r w:rsidRPr="00184A3A">
              <w:rPr>
                <w:rPrChange w:id="5951" w:author="Edward Leung" w:date="2017-01-10T12:35:00Z">
                  <w:rPr/>
                </w:rPrChange>
              </w:rPr>
              <w:t>Failed to establish JDBC connection.</w:t>
            </w:r>
          </w:p>
        </w:tc>
      </w:tr>
    </w:tbl>
    <w:p w14:paraId="7E532CB9" w14:textId="77777777" w:rsidR="00840717" w:rsidRPr="00184A3A" w:rsidRDefault="00840717" w:rsidP="00840717">
      <w:pPr>
        <w:rPr>
          <w:lang w:eastAsia="zh-CN"/>
          <w:rPrChange w:id="5952" w:author="Edward Leung" w:date="2017-01-10T12:35:00Z">
            <w:rPr>
              <w:lang w:eastAsia="zh-CN"/>
            </w:rPr>
          </w:rPrChange>
        </w:rPr>
      </w:pPr>
    </w:p>
    <w:p w14:paraId="57E7BC4D" w14:textId="77777777" w:rsidR="00840717" w:rsidRPr="00184A3A" w:rsidRDefault="00840717" w:rsidP="00840717">
      <w:pPr>
        <w:rPr>
          <w:lang w:eastAsia="zh-CN"/>
          <w:rPrChange w:id="5953" w:author="Edward Leung" w:date="2017-01-10T12:35:00Z">
            <w:rPr>
              <w:lang w:eastAsia="zh-CN"/>
            </w:rPr>
          </w:rPrChange>
        </w:rPr>
      </w:pPr>
    </w:p>
    <w:p w14:paraId="702FC2FE" w14:textId="77777777" w:rsidR="00840717" w:rsidRPr="00184A3A" w:rsidRDefault="00840717" w:rsidP="00840717">
      <w:pPr>
        <w:rPr>
          <w:rFonts w:eastAsiaTheme="majorEastAsia" w:cstheme="majorBidi"/>
          <w:b/>
          <w:bCs/>
          <w:color w:val="4F81BD" w:themeColor="accent1"/>
          <w:rPrChange w:id="5954" w:author="Edward Leung" w:date="2017-01-10T12:35:00Z">
            <w:rPr>
              <w:rFonts w:eastAsiaTheme="majorEastAsia" w:cstheme="majorBidi"/>
              <w:b/>
              <w:bCs/>
              <w:color w:val="4F81BD" w:themeColor="accent1"/>
            </w:rPr>
          </w:rPrChange>
        </w:rPr>
      </w:pPr>
      <w:r w:rsidRPr="00184A3A">
        <w:rPr>
          <w:rPrChange w:id="5955" w:author="Edward Leung" w:date="2017-01-10T12:35:00Z">
            <w:rPr/>
          </w:rPrChange>
        </w:rPr>
        <w:br w:type="page"/>
      </w:r>
    </w:p>
    <w:p w14:paraId="73586F20" w14:textId="77777777" w:rsidR="00840717" w:rsidRPr="00184A3A" w:rsidRDefault="00840717" w:rsidP="00840717">
      <w:pPr>
        <w:pStyle w:val="Heading3"/>
        <w:rPr>
          <w:rPrChange w:id="5956" w:author="Edward Leung" w:date="2017-01-10T12:35:00Z">
            <w:rPr/>
          </w:rPrChange>
        </w:rPr>
      </w:pPr>
      <w:r w:rsidRPr="00184A3A">
        <w:rPr>
          <w:rPrChange w:id="5957" w:author="Edward Leung" w:date="2017-01-10T12:35:00Z">
            <w:rPr/>
          </w:rPrChange>
        </w:rPr>
        <w:lastRenderedPageBreak/>
        <w:t>Sales Data EOD (POS - Staging) Task</w:t>
      </w:r>
    </w:p>
    <w:p w14:paraId="22AC0B59" w14:textId="77777777" w:rsidR="00840717" w:rsidRPr="00184A3A" w:rsidRDefault="00840717" w:rsidP="00840717">
      <w:pPr>
        <w:pStyle w:val="Heading4"/>
        <w:ind w:left="864"/>
        <w:rPr>
          <w:rPrChange w:id="5958" w:author="Edward Leung" w:date="2017-01-10T12:35:00Z">
            <w:rPr/>
          </w:rPrChange>
        </w:rPr>
      </w:pPr>
      <w:r w:rsidRPr="00184A3A">
        <w:rPr>
          <w:rPrChange w:id="5959" w:author="Edward Leung" w:date="2017-01-10T12:35:00Z">
            <w:rPr/>
          </w:rPrChange>
        </w:rPr>
        <w:t>Process/Work Flow</w:t>
      </w:r>
    </w:p>
    <w:p w14:paraId="3D3C1E63" w14:textId="77777777" w:rsidR="00840717" w:rsidRPr="00184A3A" w:rsidRDefault="00840717" w:rsidP="00840717">
      <w:pPr>
        <w:ind w:left="450"/>
        <w:rPr>
          <w:lang w:eastAsia="zh-CN"/>
          <w:rPrChange w:id="5960" w:author="Edward Leung" w:date="2017-01-10T12:35:00Z">
            <w:rPr>
              <w:lang w:eastAsia="zh-CN"/>
            </w:rPr>
          </w:rPrChange>
        </w:rPr>
      </w:pPr>
      <w:r w:rsidRPr="00184A3A">
        <w:rPr>
          <w:rPrChange w:id="5961" w:author="Edward Leung" w:date="2017-01-10T12:35:00Z">
            <w:rPr>
              <w:noProof/>
            </w:rPr>
          </w:rPrChange>
        </w:rPr>
        <w:drawing>
          <wp:inline distT="0" distB="0" distL="0" distR="0" wp14:anchorId="1EF9C03F" wp14:editId="6E50EC4D">
            <wp:extent cx="5631539" cy="789544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2390" cy="7896642"/>
                    </a:xfrm>
                    <a:prstGeom prst="rect">
                      <a:avLst/>
                    </a:prstGeom>
                  </pic:spPr>
                </pic:pic>
              </a:graphicData>
            </a:graphic>
          </wp:inline>
        </w:drawing>
      </w:r>
    </w:p>
    <w:p w14:paraId="466699A0" w14:textId="77777777" w:rsidR="00840717" w:rsidRPr="00184A3A" w:rsidRDefault="00840717" w:rsidP="00840717">
      <w:pPr>
        <w:ind w:left="360"/>
        <w:rPr>
          <w:b/>
          <w:u w:val="single"/>
          <w:lang w:eastAsia="zh-CN"/>
          <w:rPrChange w:id="5962" w:author="Edward Leung" w:date="2017-01-10T12:35:00Z">
            <w:rPr>
              <w:b/>
              <w:u w:val="single"/>
              <w:lang w:eastAsia="zh-CN"/>
            </w:rPr>
          </w:rPrChange>
        </w:rPr>
      </w:pPr>
      <w:r w:rsidRPr="00184A3A">
        <w:rPr>
          <w:b/>
          <w:u w:val="single"/>
          <w:lang w:eastAsia="zh-CN"/>
          <w:rPrChange w:id="5963" w:author="Edward Leung" w:date="2017-01-10T12:35:00Z">
            <w:rPr>
              <w:b/>
              <w:u w:val="single"/>
              <w:lang w:eastAsia="zh-CN"/>
            </w:rPr>
          </w:rPrChange>
        </w:rPr>
        <w:lastRenderedPageBreak/>
        <w:t>Job Details</w:t>
      </w:r>
    </w:p>
    <w:p w14:paraId="69206AE9" w14:textId="77777777" w:rsidR="00840717" w:rsidRPr="00184A3A" w:rsidRDefault="00840717" w:rsidP="00840717">
      <w:pPr>
        <w:ind w:left="360"/>
        <w:rPr>
          <w:lang w:eastAsia="zh-CN"/>
          <w:rPrChange w:id="5964" w:author="Edward Leung" w:date="2017-01-10T12:35:00Z">
            <w:rPr>
              <w:lang w:eastAsia="zh-CN"/>
            </w:rPr>
          </w:rPrChange>
        </w:rPr>
      </w:pPr>
      <w:r w:rsidRPr="00184A3A">
        <w:rPr>
          <w:lang w:eastAsia="zh-CN"/>
          <w:rPrChange w:id="5965" w:author="Edward Leung" w:date="2017-01-10T12:35:00Z">
            <w:rPr>
              <w:lang w:eastAsia="zh-CN"/>
            </w:rPr>
          </w:rPrChange>
        </w:rPr>
        <w:t>The single EOD task job is considered as a single EOD process towards the target poll branch scheme, which is submitted by the EOD scheduler.</w:t>
      </w:r>
    </w:p>
    <w:p w14:paraId="1BB25A0B" w14:textId="77777777" w:rsidR="00840717" w:rsidRPr="00184A3A" w:rsidRDefault="00840717" w:rsidP="00840717">
      <w:pPr>
        <w:ind w:left="360"/>
        <w:rPr>
          <w:rFonts w:eastAsia="SimSun"/>
          <w:lang w:eastAsia="zh-CN"/>
          <w:rPrChange w:id="5966" w:author="Edward Leung" w:date="2017-01-10T12:35:00Z">
            <w:rPr>
              <w:rFonts w:eastAsia="SimSun"/>
              <w:lang w:eastAsia="zh-CN"/>
            </w:rPr>
          </w:rPrChange>
        </w:rPr>
      </w:pPr>
      <w:r w:rsidRPr="00184A3A">
        <w:rPr>
          <w:lang w:eastAsia="zh-CN"/>
          <w:rPrChange w:id="5967" w:author="Edward Leung" w:date="2017-01-10T12:35:00Z">
            <w:rPr>
              <w:lang w:eastAsia="zh-CN"/>
            </w:rPr>
          </w:rPrChange>
        </w:rPr>
        <w:t>Summarily the task executes in below steps:</w:t>
      </w:r>
    </w:p>
    <w:p w14:paraId="243512F7" w14:textId="77777777" w:rsidR="00840717" w:rsidRPr="00184A3A" w:rsidRDefault="00840717" w:rsidP="00840717">
      <w:pPr>
        <w:ind w:left="360"/>
        <w:rPr>
          <w:lang w:eastAsia="zh-CN"/>
          <w:rPrChange w:id="5968" w:author="Edward Leung" w:date="2017-01-10T12:35:00Z">
            <w:rPr>
              <w:lang w:eastAsia="zh-CN"/>
            </w:rPr>
          </w:rPrChange>
        </w:rPr>
      </w:pPr>
      <w:r w:rsidRPr="00184A3A">
        <w:rPr>
          <w:lang w:eastAsia="zh-CN"/>
          <w:rPrChange w:id="5969" w:author="Edward Leung" w:date="2017-01-10T12:35:00Z">
            <w:rPr>
              <w:lang w:eastAsia="zh-CN"/>
            </w:rPr>
          </w:rPrChange>
        </w:rPr>
        <w:t>Step1. Firstly, it will update the previous job log’s latest job indicator from ‘Y’ to ‘N’. Onwards newly create scheduler job log is having the status “PROGRESS”. The latest batch indicator for the new record will be marked as “Y”.</w:t>
      </w:r>
    </w:p>
    <w:p w14:paraId="232565B3" w14:textId="77777777" w:rsidR="00840717" w:rsidRPr="00184A3A" w:rsidRDefault="00840717" w:rsidP="00840717">
      <w:pPr>
        <w:ind w:left="360"/>
        <w:rPr>
          <w:lang w:eastAsia="zh-CN"/>
          <w:rPrChange w:id="5970" w:author="Edward Leung" w:date="2017-01-10T12:35:00Z">
            <w:rPr>
              <w:lang w:eastAsia="zh-CN"/>
            </w:rPr>
          </w:rPrChange>
        </w:rPr>
      </w:pPr>
      <w:r w:rsidRPr="00184A3A">
        <w:rPr>
          <w:lang w:eastAsia="zh-CN"/>
          <w:rPrChange w:id="5971" w:author="Edward Leung" w:date="2017-01-10T12:35:00Z">
            <w:rPr>
              <w:lang w:eastAsia="zh-CN"/>
            </w:rPr>
          </w:rPrChange>
        </w:rPr>
        <w:t>Step 2. Though the parent scheduler has already very the data source (SQL or file), because this is a separate process, the task will also try to initiate the JDBC connection or try to download the file from target source according to the client type.</w:t>
      </w:r>
    </w:p>
    <w:p w14:paraId="6CBB40F1" w14:textId="7F4BCDA0" w:rsidR="00840717" w:rsidRPr="00184A3A" w:rsidRDefault="00840717" w:rsidP="00840717">
      <w:pPr>
        <w:ind w:left="360"/>
        <w:rPr>
          <w:color w:val="FF0000"/>
          <w:lang w:eastAsia="zh-CN"/>
          <w:rPrChange w:id="5972" w:author="Edward Leung" w:date="2017-01-10T12:35:00Z">
            <w:rPr>
              <w:lang w:eastAsia="zh-CN"/>
            </w:rPr>
          </w:rPrChange>
        </w:rPr>
      </w:pPr>
      <w:r w:rsidRPr="00184A3A">
        <w:rPr>
          <w:lang w:eastAsia="zh-CN"/>
          <w:rPrChange w:id="5973" w:author="Edward Leung" w:date="2017-01-10T12:35:00Z">
            <w:rPr>
              <w:lang w:eastAsia="zh-CN"/>
            </w:rPr>
          </w:rPrChange>
        </w:rPr>
        <w:t xml:space="preserve">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Pr="00184A3A">
        <w:rPr>
          <w:highlight w:val="green"/>
          <w:lang w:eastAsia="zh-CN"/>
          <w:rPrChange w:id="5974" w:author="Edward Leung" w:date="2017-01-10T12:35:00Z">
            <w:rPr>
              <w:lang w:eastAsia="zh-CN"/>
            </w:rPr>
          </w:rPrChange>
        </w:rPr>
        <w:t>to local source folder</w:t>
      </w:r>
      <w:r w:rsidRPr="00184A3A">
        <w:rPr>
          <w:lang w:eastAsia="zh-CN"/>
          <w:rPrChange w:id="5975" w:author="Edward Leung" w:date="2017-01-10T12:35:00Z">
            <w:rPr>
              <w:lang w:eastAsia="zh-CN"/>
            </w:rPr>
          </w:rPrChange>
        </w:rPr>
        <w:t xml:space="preserve"> and use program process.</w:t>
      </w:r>
      <w:ins w:id="5976" w:author="Dick Chan" w:date="2017-01-10T10:31:00Z">
        <w:r w:rsidR="00745A0E" w:rsidRPr="00184A3A">
          <w:rPr>
            <w:lang w:eastAsia="zh-CN"/>
            <w:rPrChange w:id="5977" w:author="Edward Leung" w:date="2017-01-10T12:35:00Z">
              <w:rPr>
                <w:lang w:eastAsia="zh-CN"/>
              </w:rPr>
            </w:rPrChange>
          </w:rPr>
          <w:t xml:space="preserve"> </w:t>
        </w:r>
        <w:r w:rsidR="00745A0E" w:rsidRPr="00184A3A">
          <w:rPr>
            <w:color w:val="FF0000"/>
            <w:highlight w:val="yellow"/>
            <w:lang w:eastAsia="zh-CN"/>
            <w:rPrChange w:id="5978" w:author="Edward Leung" w:date="2017-01-10T12:35:00Z">
              <w:rPr>
                <w:lang w:eastAsia="zh-CN"/>
              </w:rPr>
            </w:rPrChange>
          </w:rPr>
          <w:sym w:font="Wingdings" w:char="F0E7"/>
        </w:r>
        <w:r w:rsidR="00745A0E" w:rsidRPr="00184A3A">
          <w:rPr>
            <w:color w:val="FF0000"/>
            <w:highlight w:val="yellow"/>
            <w:lang w:eastAsia="zh-CN"/>
            <w:rPrChange w:id="5979" w:author="Edward Leung" w:date="2017-01-10T12:35:00Z">
              <w:rPr>
                <w:lang w:eastAsia="zh-CN"/>
              </w:rPr>
            </w:rPrChange>
          </w:rPr>
          <w:t xml:space="preserve"> Dick??? how “use program process”?</w:t>
        </w:r>
      </w:ins>
    </w:p>
    <w:p w14:paraId="66B7513D" w14:textId="77777777" w:rsidR="00840717" w:rsidRPr="00184A3A" w:rsidRDefault="00840717" w:rsidP="00840717">
      <w:pPr>
        <w:ind w:left="360"/>
        <w:rPr>
          <w:lang w:eastAsia="zh-CN"/>
          <w:rPrChange w:id="5980" w:author="Edward Leung" w:date="2017-01-10T12:35:00Z">
            <w:rPr>
              <w:lang w:eastAsia="zh-CN"/>
            </w:rPr>
          </w:rPrChange>
        </w:rPr>
      </w:pPr>
      <w:r w:rsidRPr="00184A3A">
        <w:rPr>
          <w:lang w:eastAsia="zh-CN"/>
          <w:rPrChange w:id="5981" w:author="Edward Leung" w:date="2017-01-10T12:35:00Z">
            <w:rPr>
              <w:lang w:eastAsia="zh-CN"/>
            </w:rPr>
          </w:rPrChange>
        </w:rPr>
        <w:t>Step 4. After the polling SQL is successfully executed, a check sum will check upon the processed record upon the total record counts</w:t>
      </w:r>
    </w:p>
    <w:p w14:paraId="21B47C62" w14:textId="77777777" w:rsidR="00840717" w:rsidRPr="00184A3A" w:rsidRDefault="00840717" w:rsidP="00840717">
      <w:pPr>
        <w:ind w:left="360"/>
        <w:rPr>
          <w:lang w:eastAsia="zh-CN"/>
          <w:rPrChange w:id="5982" w:author="Edward Leung" w:date="2017-01-10T12:35:00Z">
            <w:rPr>
              <w:lang w:eastAsia="zh-CN"/>
            </w:rPr>
          </w:rPrChange>
        </w:rPr>
      </w:pPr>
      <w:r w:rsidRPr="00184A3A">
        <w:rPr>
          <w:lang w:eastAsia="zh-CN"/>
          <w:rPrChange w:id="5983" w:author="Edward Leung" w:date="2017-01-10T12:35:00Z">
            <w:rPr>
              <w:lang w:eastAsia="zh-CN"/>
            </w:rPr>
          </w:rPrChange>
        </w:rPr>
        <w:t>Step 5. Upon any errors in the task submission and cannot be resolved (e.g. by retry). The job will abort and keep the job status to reflect the problematic stage “FAILED”. If the processing source is file-based, move the file to error folder.</w:t>
      </w:r>
    </w:p>
    <w:p w14:paraId="241492AC" w14:textId="77777777" w:rsidR="00840717" w:rsidRPr="00184A3A" w:rsidRDefault="00840717" w:rsidP="00840717">
      <w:pPr>
        <w:ind w:left="360"/>
        <w:rPr>
          <w:lang w:eastAsia="zh-CN"/>
          <w:rPrChange w:id="5984" w:author="Edward Leung" w:date="2017-01-10T12:35:00Z">
            <w:rPr>
              <w:lang w:val="en-GB" w:eastAsia="zh-CN"/>
            </w:rPr>
          </w:rPrChange>
        </w:rPr>
      </w:pPr>
      <w:r w:rsidRPr="00184A3A">
        <w:rPr>
          <w:lang w:eastAsia="zh-CN"/>
          <w:rPrChange w:id="5985" w:author="Edward Leung" w:date="2017-01-10T12:35:00Z">
            <w:rPr>
              <w:lang w:eastAsia="zh-CN"/>
            </w:rPr>
          </w:rPrChange>
        </w:rPr>
        <w:t xml:space="preserve">Step 5. If all steps of the task are successfully submitted, the task is regarded as complete and update the job status to “COMPLETE” with a record number of schemes processed. If the processing source is file-based, move the file to backup folder. At the end of the successful completion process, the task will change the poll scheme’s direction to </w:t>
      </w:r>
      <w:r w:rsidRPr="00184A3A">
        <w:rPr>
          <w:lang w:eastAsia="zh-CN"/>
          <w:rPrChange w:id="5986" w:author="Edward Leung" w:date="2017-01-10T12:35:00Z">
            <w:rPr>
              <w:lang w:val="en-GB" w:eastAsia="zh-CN"/>
            </w:rPr>
          </w:rPrChange>
        </w:rPr>
        <w:t xml:space="preserve">“STG_TO_EDW” and </w:t>
      </w:r>
      <w:r w:rsidRPr="00184A3A">
        <w:rPr>
          <w:lang w:eastAsia="zh-CN"/>
          <w:rPrChange w:id="5987" w:author="Edward Leung" w:date="2017-01-10T12:35:00Z">
            <w:rPr>
              <w:lang w:eastAsia="zh-CN"/>
            </w:rPr>
          </w:rPrChange>
        </w:rPr>
        <w:t>submit a new task upon it.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Change w:id="5988" w:author="Edward Leung" w:date="2017-01-10T12:35:00Z">
                  <w:rPr>
                    <w:b/>
                  </w:rPr>
                </w:rPrChange>
              </w:rPr>
            </w:pPr>
            <w:r w:rsidRPr="00184A3A">
              <w:rPr>
                <w:b/>
                <w:rPrChange w:id="5989" w:author="Edward Leung" w:date="2017-01-10T12:35:00Z">
                  <w:rPr>
                    <w:b/>
                  </w:rPr>
                </w:rPrChange>
              </w:rPr>
              <w:t>Job Name</w:t>
            </w:r>
          </w:p>
        </w:tc>
        <w:tc>
          <w:tcPr>
            <w:tcW w:w="1925" w:type="dxa"/>
            <w:shd w:val="clear" w:color="auto" w:fill="C6D9F1" w:themeFill="text2" w:themeFillTint="33"/>
          </w:tcPr>
          <w:p w14:paraId="207401A5" w14:textId="77777777" w:rsidR="00840717" w:rsidRPr="00184A3A" w:rsidRDefault="00840717" w:rsidP="0098195F">
            <w:pPr>
              <w:pStyle w:val="BodyText"/>
              <w:rPr>
                <w:b/>
                <w:rPrChange w:id="5990" w:author="Edward Leung" w:date="2017-01-10T12:35:00Z">
                  <w:rPr>
                    <w:b/>
                  </w:rPr>
                </w:rPrChange>
              </w:rPr>
            </w:pPr>
            <w:r w:rsidRPr="00184A3A">
              <w:rPr>
                <w:b/>
                <w:rPrChange w:id="5991" w:author="Edward Leung" w:date="2017-01-10T12:35:00Z">
                  <w:rPr>
                    <w:b/>
                  </w:rPr>
                </w:rPrChange>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Change w:id="5992" w:author="Edward Leung" w:date="2017-01-10T12:35:00Z">
                  <w:rPr>
                    <w:b/>
                  </w:rPr>
                </w:rPrChange>
              </w:rPr>
            </w:pPr>
            <w:r w:rsidRPr="00184A3A">
              <w:rPr>
                <w:b/>
                <w:rPrChange w:id="5993" w:author="Edward Leung" w:date="2017-01-10T12:35:00Z">
                  <w:rPr>
                    <w:b/>
                  </w:rPr>
                </w:rPrChange>
              </w:rPr>
              <w:t>Description</w:t>
            </w:r>
          </w:p>
        </w:tc>
      </w:tr>
      <w:tr w:rsidR="00840717" w:rsidRPr="00184A3A" w14:paraId="5B6A14B1" w14:textId="77777777" w:rsidTr="0098195F">
        <w:tc>
          <w:tcPr>
            <w:tcW w:w="2428" w:type="dxa"/>
          </w:tcPr>
          <w:p w14:paraId="2F2F9F15" w14:textId="77777777" w:rsidR="00840717" w:rsidRPr="00184A3A" w:rsidRDefault="00840717" w:rsidP="0098195F">
            <w:pPr>
              <w:pStyle w:val="BodyText"/>
              <w:rPr>
                <w:rPrChange w:id="5994" w:author="Edward Leung" w:date="2017-01-10T12:35:00Z">
                  <w:rPr/>
                </w:rPrChange>
              </w:rPr>
            </w:pPr>
            <w:r w:rsidRPr="00184A3A">
              <w:rPr>
                <w:rPrChange w:id="5995" w:author="Edward Leung" w:date="2017-01-10T12:35:00Z">
                  <w:rPr/>
                </w:rPrChange>
              </w:rPr>
              <w:t>Sales EOD Polling Task</w:t>
            </w:r>
          </w:p>
        </w:tc>
        <w:tc>
          <w:tcPr>
            <w:tcW w:w="1925" w:type="dxa"/>
          </w:tcPr>
          <w:p w14:paraId="50F6AA91" w14:textId="77777777" w:rsidR="00840717" w:rsidRPr="00184A3A" w:rsidRDefault="00840717" w:rsidP="0098195F">
            <w:pPr>
              <w:pStyle w:val="BodyText"/>
              <w:rPr>
                <w:rPrChange w:id="5996" w:author="Edward Leung" w:date="2017-01-10T12:35:00Z">
                  <w:rPr/>
                </w:rPrChange>
              </w:rPr>
            </w:pPr>
            <w:r w:rsidRPr="00184A3A">
              <w:rPr>
                <w:rPrChange w:id="5997" w:author="Edward Leung" w:date="2017-01-10T12:35:00Z">
                  <w:rPr/>
                </w:rPrChange>
              </w:rPr>
              <w:t>“PROGRESS”</w:t>
            </w:r>
          </w:p>
          <w:p w14:paraId="21FA5086" w14:textId="77777777" w:rsidR="00840717" w:rsidRPr="00184A3A" w:rsidRDefault="00840717" w:rsidP="0098195F">
            <w:pPr>
              <w:pStyle w:val="BodyText"/>
              <w:rPr>
                <w:rPrChange w:id="5998" w:author="Edward Leung" w:date="2017-01-10T12:35:00Z">
                  <w:rPr/>
                </w:rPrChange>
              </w:rPr>
            </w:pPr>
            <w:r w:rsidRPr="00184A3A">
              <w:rPr>
                <w:rPrChange w:id="5999" w:author="Edward Leung" w:date="2017-01-10T12:35:00Z">
                  <w:rPr/>
                </w:rPrChange>
              </w:rPr>
              <w:t xml:space="preserve"> “FAILED”</w:t>
            </w:r>
          </w:p>
          <w:p w14:paraId="1AEFE1F9" w14:textId="77777777" w:rsidR="00840717" w:rsidRPr="00184A3A" w:rsidRDefault="00840717" w:rsidP="0098195F">
            <w:pPr>
              <w:pStyle w:val="BodyText"/>
              <w:rPr>
                <w:rPrChange w:id="6000" w:author="Edward Leung" w:date="2017-01-10T12:35:00Z">
                  <w:rPr/>
                </w:rPrChange>
              </w:rPr>
            </w:pPr>
            <w:r w:rsidRPr="00184A3A">
              <w:rPr>
                <w:rPrChange w:id="6001" w:author="Edward Leung" w:date="2017-01-10T12:35:00Z">
                  <w:rPr/>
                </w:rPrChange>
              </w:rPr>
              <w:t>“COMPLETE”</w:t>
            </w:r>
          </w:p>
        </w:tc>
        <w:tc>
          <w:tcPr>
            <w:tcW w:w="5588" w:type="dxa"/>
          </w:tcPr>
          <w:p w14:paraId="7FBCD742" w14:textId="77777777" w:rsidR="00840717" w:rsidRPr="00184A3A" w:rsidRDefault="00840717" w:rsidP="0098195F">
            <w:pPr>
              <w:pStyle w:val="BodyText"/>
              <w:rPr>
                <w:rPrChange w:id="6002" w:author="Edward Leung" w:date="2017-01-10T12:35:00Z">
                  <w:rPr/>
                </w:rPrChange>
              </w:rPr>
            </w:pPr>
            <w:r w:rsidRPr="00184A3A">
              <w:rPr>
                <w:rPrChange w:id="6003" w:author="Edward Leung" w:date="2017-01-10T12:35:00Z">
                  <w:rPr/>
                </w:rPrChange>
              </w:rPr>
              <w:t xml:space="preserve"> “PROGRESS” when task is submitted and successfully insert log into DB.</w:t>
            </w:r>
          </w:p>
          <w:p w14:paraId="0A9AFBF6" w14:textId="77777777" w:rsidR="00840717" w:rsidRPr="00184A3A" w:rsidRDefault="00840717" w:rsidP="0098195F">
            <w:pPr>
              <w:pStyle w:val="BodyText"/>
              <w:rPr>
                <w:rPrChange w:id="6004" w:author="Edward Leung" w:date="2017-01-10T12:35:00Z">
                  <w:rPr/>
                </w:rPrChange>
              </w:rPr>
            </w:pPr>
            <w:r w:rsidRPr="00184A3A">
              <w:rPr>
                <w:rPrChange w:id="6005" w:author="Edward Leung" w:date="2017-01-10T12:35:00Z">
                  <w:rPr/>
                </w:rPrChange>
              </w:rPr>
              <w:t xml:space="preserve"> “FAILED” when encounter errors processing the source and the poll branch scheme.</w:t>
            </w:r>
          </w:p>
          <w:p w14:paraId="76C0BEF1" w14:textId="77777777" w:rsidR="00840717" w:rsidRPr="00184A3A" w:rsidRDefault="00840717" w:rsidP="0098195F">
            <w:pPr>
              <w:pStyle w:val="BodyText"/>
              <w:rPr>
                <w:rPrChange w:id="6006" w:author="Edward Leung" w:date="2017-01-10T12:35:00Z">
                  <w:rPr/>
                </w:rPrChange>
              </w:rPr>
            </w:pPr>
            <w:r w:rsidRPr="00184A3A">
              <w:rPr>
                <w:rPrChange w:id="6007" w:author="Edward Leung" w:date="2017-01-10T12:35:00Z">
                  <w:rPr/>
                </w:rPrChange>
              </w:rPr>
              <w:t>“COMPLETE” when the completes the polling data against the target branch schemes without any errors.</w:t>
            </w:r>
          </w:p>
        </w:tc>
      </w:tr>
    </w:tbl>
    <w:p w14:paraId="0FA8AEEF" w14:textId="77777777" w:rsidR="00840717" w:rsidRPr="00184A3A" w:rsidRDefault="00840717" w:rsidP="00840717">
      <w:pPr>
        <w:rPr>
          <w:lang w:eastAsia="zh-CN"/>
          <w:rPrChange w:id="6008" w:author="Edward Leung" w:date="2017-01-10T12:35:00Z">
            <w:rPr>
              <w:lang w:eastAsia="zh-CN"/>
            </w:rPr>
          </w:rPrChange>
        </w:rPr>
      </w:pPr>
    </w:p>
    <w:p w14:paraId="554BB820" w14:textId="77777777" w:rsidR="00840717" w:rsidRPr="00184A3A" w:rsidRDefault="00840717" w:rsidP="00840717">
      <w:pPr>
        <w:ind w:left="360"/>
        <w:rPr>
          <w:b/>
          <w:u w:val="single"/>
          <w:lang w:eastAsia="zh-CN"/>
          <w:rPrChange w:id="6009" w:author="Edward Leung" w:date="2017-01-10T12:35:00Z">
            <w:rPr>
              <w:b/>
              <w:u w:val="single"/>
              <w:lang w:eastAsia="zh-CN"/>
            </w:rPr>
          </w:rPrChange>
        </w:rPr>
      </w:pPr>
      <w:r w:rsidRPr="00184A3A">
        <w:rPr>
          <w:b/>
          <w:u w:val="single"/>
          <w:lang w:eastAsia="zh-CN"/>
          <w:rPrChange w:id="6010" w:author="Edward Leung" w:date="2017-01-10T12:35:00Z">
            <w:rPr>
              <w:b/>
              <w:u w:val="single"/>
              <w:lang w:eastAsia="zh-CN"/>
            </w:rPr>
          </w:rPrChange>
        </w:rPr>
        <w:t>Logging</w:t>
      </w:r>
    </w:p>
    <w:p w14:paraId="54E39165" w14:textId="77777777" w:rsidR="00840717" w:rsidRPr="00184A3A" w:rsidRDefault="00840717" w:rsidP="00840717">
      <w:pPr>
        <w:ind w:left="360"/>
        <w:rPr>
          <w:lang w:eastAsia="zh-CN"/>
          <w:rPrChange w:id="6011" w:author="Edward Leung" w:date="2017-01-10T12:35:00Z">
            <w:rPr>
              <w:lang w:eastAsia="zh-CN"/>
            </w:rPr>
          </w:rPrChange>
        </w:rPr>
      </w:pPr>
      <w:r w:rsidRPr="00184A3A">
        <w:rPr>
          <w:lang w:eastAsia="zh-CN"/>
          <w:rPrChange w:id="6012" w:author="Edward Leung" w:date="2017-01-10T12:35:00Z">
            <w:rPr>
              <w:lang w:eastAsia="zh-CN"/>
            </w:rPr>
          </w:rPrChange>
        </w:rPr>
        <w:t>Log directory: /repos/esb/polling/log/sales_eod_yyyymmdd.log</w:t>
      </w:r>
    </w:p>
    <w:p w14:paraId="394DAD81" w14:textId="77777777" w:rsidR="00840717" w:rsidRPr="00184A3A" w:rsidRDefault="00840717" w:rsidP="00840717">
      <w:pPr>
        <w:ind w:left="360"/>
        <w:rPr>
          <w:lang w:eastAsia="zh-CN"/>
          <w:rPrChange w:id="6013" w:author="Edward Leung" w:date="2017-01-10T12:35:00Z">
            <w:rPr>
              <w:lang w:eastAsia="zh-CN"/>
            </w:rPr>
          </w:rPrChange>
        </w:rPr>
      </w:pPr>
      <w:r w:rsidRPr="00184A3A">
        <w:rPr>
          <w:lang w:eastAsia="zh-CN"/>
          <w:rPrChange w:id="6014" w:author="Edward Leung" w:date="2017-01-10T12:35:00Z">
            <w:rPr>
              <w:lang w:eastAsia="zh-CN"/>
            </w:rPr>
          </w:rPrChange>
        </w:rPr>
        <w:t>Upon each EOD task submission: the scheme info will be written into follow format:</w:t>
      </w:r>
    </w:p>
    <w:p w14:paraId="7405F139" w14:textId="77777777" w:rsidR="00840717" w:rsidRPr="00184A3A" w:rsidRDefault="00840717" w:rsidP="00840717">
      <w:pPr>
        <w:ind w:left="360"/>
        <w:rPr>
          <w:b/>
          <w:u w:val="single"/>
          <w:lang w:eastAsia="zh-CN"/>
          <w:rPrChange w:id="6015" w:author="Edward Leung" w:date="2017-01-10T12:35:00Z">
            <w:rPr>
              <w:b/>
              <w:u w:val="single"/>
              <w:lang w:eastAsia="zh-CN"/>
            </w:rPr>
          </w:rPrChange>
        </w:rPr>
      </w:pPr>
      <w:r w:rsidRPr="00184A3A">
        <w:rPr>
          <w:b/>
          <w:u w:val="single"/>
          <w:lang w:eastAsia="zh-CN"/>
          <w:rPrChange w:id="6016" w:author="Edward Leung" w:date="2017-01-10T12:35:00Z">
            <w:rPr>
              <w:b/>
              <w:u w:val="single"/>
              <w:lang w:eastAsia="zh-CN"/>
            </w:rPr>
          </w:rPrChange>
        </w:rPr>
        <w:lastRenderedPageBreak/>
        <w:t xml:space="preserve">File System </w:t>
      </w:r>
    </w:p>
    <w:p w14:paraId="2303FCDD" w14:textId="77777777" w:rsidR="00840717" w:rsidRPr="00184A3A" w:rsidRDefault="00840717" w:rsidP="00840717">
      <w:pPr>
        <w:spacing w:after="0" w:line="240" w:lineRule="auto"/>
        <w:ind w:left="360"/>
        <w:rPr>
          <w:highlight w:val="green"/>
          <w:lang w:eastAsia="zh-CN"/>
          <w:rPrChange w:id="6017" w:author="Edward Leung" w:date="2017-01-10T12:35:00Z">
            <w:rPr>
              <w:lang w:eastAsia="zh-CN"/>
            </w:rPr>
          </w:rPrChange>
        </w:rPr>
      </w:pPr>
      <w:r w:rsidRPr="00184A3A">
        <w:rPr>
          <w:highlight w:val="green"/>
          <w:lang w:eastAsia="zh-CN"/>
          <w:rPrChange w:id="6018" w:author="Edward Leung" w:date="2017-01-10T12:35:00Z">
            <w:rPr>
              <w:lang w:eastAsia="zh-CN"/>
            </w:rPr>
          </w:rPrChange>
        </w:rPr>
        <w:t>/repos/esb/polling/input/dbf/source/eod_filename_yyyymmddhh24miss.dfb</w:t>
      </w:r>
    </w:p>
    <w:p w14:paraId="6B086627" w14:textId="77777777" w:rsidR="00840717" w:rsidRPr="00184A3A" w:rsidRDefault="00840717" w:rsidP="00840717">
      <w:pPr>
        <w:spacing w:after="0" w:line="240" w:lineRule="auto"/>
        <w:ind w:left="360"/>
        <w:rPr>
          <w:highlight w:val="green"/>
          <w:lang w:eastAsia="zh-CN"/>
          <w:rPrChange w:id="6019" w:author="Edward Leung" w:date="2017-01-10T12:35:00Z">
            <w:rPr>
              <w:lang w:eastAsia="zh-CN"/>
            </w:rPr>
          </w:rPrChange>
        </w:rPr>
      </w:pPr>
      <w:r w:rsidRPr="00184A3A">
        <w:rPr>
          <w:highlight w:val="green"/>
          <w:lang w:eastAsia="zh-CN"/>
          <w:rPrChange w:id="6020" w:author="Edward Leung" w:date="2017-01-10T12:35:00Z">
            <w:rPr>
              <w:lang w:eastAsia="zh-CN"/>
            </w:rPr>
          </w:rPrChange>
        </w:rPr>
        <w:t>/repos/esb/polling /input/dbf/backup/eod_filename_yyyymmddhh24miss.dfb</w:t>
      </w:r>
    </w:p>
    <w:p w14:paraId="3C43C507" w14:textId="77777777" w:rsidR="00840717" w:rsidRPr="00184A3A" w:rsidRDefault="00840717" w:rsidP="00840717">
      <w:pPr>
        <w:spacing w:after="0" w:line="240" w:lineRule="auto"/>
        <w:ind w:left="360"/>
        <w:rPr>
          <w:highlight w:val="green"/>
          <w:lang w:eastAsia="zh-CN"/>
          <w:rPrChange w:id="6021" w:author="Edward Leung" w:date="2017-01-10T12:35:00Z">
            <w:rPr>
              <w:lang w:eastAsia="zh-CN"/>
            </w:rPr>
          </w:rPrChange>
        </w:rPr>
      </w:pPr>
      <w:r w:rsidRPr="00184A3A">
        <w:rPr>
          <w:highlight w:val="green"/>
          <w:lang w:eastAsia="zh-CN"/>
          <w:rPrChange w:id="6022" w:author="Edward Leung" w:date="2017-01-10T12:35:00Z">
            <w:rPr>
              <w:lang w:eastAsia="zh-CN"/>
            </w:rPr>
          </w:rPrChange>
        </w:rPr>
        <w:t>/repos/esb/polling/input/dbf/error/eod_filename_yyyymmddhh24miss.dbf</w:t>
      </w:r>
    </w:p>
    <w:p w14:paraId="0EEA75E3" w14:textId="77777777" w:rsidR="00840717" w:rsidRPr="00184A3A" w:rsidRDefault="00840717" w:rsidP="00840717">
      <w:pPr>
        <w:spacing w:after="0" w:line="240" w:lineRule="auto"/>
        <w:ind w:left="360"/>
        <w:rPr>
          <w:highlight w:val="green"/>
          <w:lang w:eastAsia="zh-CN"/>
          <w:rPrChange w:id="6023" w:author="Edward Leung" w:date="2017-01-10T12:35:00Z">
            <w:rPr>
              <w:lang w:eastAsia="zh-CN"/>
            </w:rPr>
          </w:rPrChange>
        </w:rPr>
      </w:pPr>
      <w:r w:rsidRPr="00184A3A">
        <w:rPr>
          <w:highlight w:val="green"/>
          <w:lang w:eastAsia="zh-CN"/>
          <w:rPrChange w:id="6024" w:author="Edward Leung" w:date="2017-01-10T12:35:00Z">
            <w:rPr>
              <w:lang w:eastAsia="zh-CN"/>
            </w:rPr>
          </w:rPrChange>
        </w:rPr>
        <w:t>/repos/esb/polling/input/text/source/eod_filename_yyyymmddhh24miss.txt</w:t>
      </w:r>
    </w:p>
    <w:p w14:paraId="53B93EDC" w14:textId="77777777" w:rsidR="00840717" w:rsidRPr="00184A3A" w:rsidRDefault="00840717" w:rsidP="00840717">
      <w:pPr>
        <w:spacing w:after="0" w:line="240" w:lineRule="auto"/>
        <w:ind w:left="360"/>
        <w:rPr>
          <w:highlight w:val="green"/>
          <w:lang w:eastAsia="zh-CN"/>
          <w:rPrChange w:id="6025" w:author="Edward Leung" w:date="2017-01-10T12:35:00Z">
            <w:rPr>
              <w:lang w:eastAsia="zh-CN"/>
            </w:rPr>
          </w:rPrChange>
        </w:rPr>
      </w:pPr>
      <w:r w:rsidRPr="00184A3A">
        <w:rPr>
          <w:highlight w:val="green"/>
          <w:lang w:eastAsia="zh-CN"/>
          <w:rPrChange w:id="6026" w:author="Edward Leung" w:date="2017-01-10T12:35:00Z">
            <w:rPr>
              <w:lang w:eastAsia="zh-CN"/>
            </w:rPr>
          </w:rPrChange>
        </w:rPr>
        <w:t>/repos/esb/polling/input/text/backup/eod_filename_yyyymmddhh24miss.txt</w:t>
      </w:r>
    </w:p>
    <w:p w14:paraId="04AD5D03" w14:textId="77777777" w:rsidR="00840717" w:rsidRPr="00184A3A" w:rsidRDefault="00840717" w:rsidP="00840717">
      <w:pPr>
        <w:spacing w:after="0" w:line="240" w:lineRule="auto"/>
        <w:ind w:left="360"/>
        <w:rPr>
          <w:lang w:eastAsia="zh-CN"/>
          <w:rPrChange w:id="6027" w:author="Edward Leung" w:date="2017-01-10T12:35:00Z">
            <w:rPr>
              <w:lang w:eastAsia="zh-CN"/>
            </w:rPr>
          </w:rPrChange>
        </w:rPr>
      </w:pPr>
      <w:r w:rsidRPr="00184A3A">
        <w:rPr>
          <w:highlight w:val="green"/>
          <w:lang w:eastAsia="zh-CN"/>
          <w:rPrChange w:id="6028" w:author="Edward Leung" w:date="2017-01-10T12:35:00Z">
            <w:rPr>
              <w:lang w:eastAsia="zh-CN"/>
            </w:rPr>
          </w:rPrChange>
        </w:rPr>
        <w:t>/repos/esb/polling/input/text/error/eod_filename_yyyymmddhh24miss.txt</w:t>
      </w:r>
    </w:p>
    <w:p w14:paraId="09D5DC76" w14:textId="77777777" w:rsidR="00840717" w:rsidRPr="00184A3A" w:rsidRDefault="00840717" w:rsidP="00840717">
      <w:pPr>
        <w:ind w:left="360"/>
        <w:rPr>
          <w:ins w:id="6029" w:author="Edward Leung" w:date="2017-01-10T12:30:00Z"/>
          <w:lang w:eastAsia="zh-CN"/>
          <w:rPrChange w:id="6030" w:author="Edward Leung" w:date="2017-01-10T12:35:00Z">
            <w:rPr>
              <w:ins w:id="6031" w:author="Edward Leung" w:date="2017-01-10T12:30:00Z"/>
              <w:lang w:eastAsia="zh-CN"/>
            </w:rPr>
          </w:rPrChange>
        </w:rPr>
      </w:pPr>
    </w:p>
    <w:p w14:paraId="4EDED361" w14:textId="55602054" w:rsidR="008074E9" w:rsidRPr="00184A3A" w:rsidRDefault="008074E9" w:rsidP="00840717">
      <w:pPr>
        <w:ind w:left="360"/>
        <w:rPr>
          <w:lang w:eastAsia="zh-CN"/>
          <w:rPrChange w:id="6032" w:author="Edward Leung" w:date="2017-01-10T12:35:00Z">
            <w:rPr>
              <w:lang w:eastAsia="zh-CN"/>
            </w:rPr>
          </w:rPrChange>
        </w:rPr>
      </w:pPr>
      <w:ins w:id="6033" w:author="Edward Leung" w:date="2017-01-10T12:30:00Z">
        <w:r w:rsidRPr="00184A3A">
          <w:rPr>
            <w:lang w:eastAsia="zh-CN"/>
            <w:rPrChange w:id="6034" w:author="Edward Leung" w:date="2017-01-10T12:35:00Z">
              <w:rPr>
                <w:lang w:eastAsia="zh-CN"/>
              </w:rPr>
            </w:rPrChange>
          </w:rPr>
          <w:t xml:space="preserve">(original file name) </w:t>
        </w:r>
      </w:ins>
    </w:p>
    <w:p w14:paraId="6C776053" w14:textId="77777777" w:rsidR="00840717" w:rsidRPr="00184A3A" w:rsidRDefault="00840717" w:rsidP="00840717">
      <w:pPr>
        <w:ind w:left="360"/>
        <w:rPr>
          <w:lang w:eastAsia="zh-CN"/>
          <w:rPrChange w:id="6035" w:author="Edward Leung" w:date="2017-01-10T12:35:00Z">
            <w:rPr>
              <w:lang w:eastAsia="zh-CN"/>
            </w:rPr>
          </w:rPrChange>
        </w:rPr>
      </w:pPr>
      <w:r w:rsidRPr="00184A3A">
        <w:rPr>
          <w:lang w:eastAsia="zh-CN"/>
          <w:rPrChange w:id="6036" w:author="Edward Leung" w:date="2017-01-10T12:35:00Z">
            <w:rPr>
              <w:lang w:eastAsia="zh-CN"/>
            </w:rPr>
          </w:rPrChange>
        </w:rPr>
        <w:t>Logging details:</w:t>
      </w:r>
    </w:p>
    <w:p w14:paraId="3AB7389A" w14:textId="77777777" w:rsidR="00840717" w:rsidRPr="00184A3A" w:rsidRDefault="00840717" w:rsidP="00840717">
      <w:pPr>
        <w:ind w:left="360"/>
        <w:rPr>
          <w:lang w:eastAsia="zh-CN"/>
          <w:rPrChange w:id="6037" w:author="Edward Leung" w:date="2017-01-10T12:35:00Z">
            <w:rPr>
              <w:lang w:eastAsia="zh-CN"/>
            </w:rPr>
          </w:rPrChange>
        </w:rPr>
      </w:pPr>
      <w:r w:rsidRPr="00184A3A">
        <w:rPr>
          <w:lang w:eastAsia="zh-CN"/>
          <w:rPrChange w:id="6038" w:author="Edward Leung" w:date="2017-01-10T12:35:00Z">
            <w:rPr>
              <w:lang w:eastAsia="zh-CN"/>
            </w:rPr>
          </w:rPrChange>
        </w:rPr>
        <w:t xml:space="preserve"> [INFO] [Timestamp] EOD-[schemeName]-[branchCode]-[schemeType]-[direction] Start</w:t>
      </w:r>
    </w:p>
    <w:p w14:paraId="22034DE1" w14:textId="77777777" w:rsidR="00840717" w:rsidRPr="00184A3A" w:rsidRDefault="00840717" w:rsidP="00840717">
      <w:pPr>
        <w:ind w:left="360"/>
        <w:rPr>
          <w:lang w:eastAsia="zh-CN"/>
          <w:rPrChange w:id="6039" w:author="Edward Leung" w:date="2017-01-10T12:35:00Z">
            <w:rPr>
              <w:lang w:eastAsia="zh-CN"/>
            </w:rPr>
          </w:rPrChange>
        </w:rPr>
      </w:pPr>
      <w:r w:rsidRPr="00184A3A">
        <w:rPr>
          <w:lang w:eastAsia="zh-CN"/>
          <w:rPrChange w:id="6040" w:author="Edward Leung" w:date="2017-01-10T12:35:00Z">
            <w:rPr>
              <w:lang w:eastAsia="zh-CN"/>
            </w:rPr>
          </w:rPrChange>
        </w:rPr>
        <w:t>[INFO] [Timestamp] EOD-[schemeType]-[fromTable]-[toTable]-[PK=?]-[checksum=?]-[override = ?] start execution</w:t>
      </w:r>
    </w:p>
    <w:p w14:paraId="73CF73B9" w14:textId="77777777" w:rsidR="00840717" w:rsidRPr="00184A3A" w:rsidRDefault="00840717" w:rsidP="00840717">
      <w:pPr>
        <w:ind w:left="360"/>
        <w:rPr>
          <w:lang w:eastAsia="zh-CN"/>
          <w:rPrChange w:id="6041" w:author="Edward Leung" w:date="2017-01-10T12:35:00Z">
            <w:rPr>
              <w:lang w:eastAsia="zh-CN"/>
            </w:rPr>
          </w:rPrChange>
        </w:rPr>
      </w:pPr>
      <w:r w:rsidRPr="00184A3A">
        <w:rPr>
          <w:lang w:eastAsia="zh-CN"/>
          <w:rPrChange w:id="6042" w:author="Edward Leung" w:date="2017-01-10T12:35:00Z">
            <w:rPr>
              <w:lang w:eastAsia="zh-CN"/>
            </w:rPr>
          </w:rPrChange>
        </w:rPr>
        <w:t>[INFO] [Timestamp] EOD-[schemeType]-[fromTable]-[toTable]-[PK=?]-[checksum=?]-[override = ?] processed = ?</w:t>
      </w:r>
    </w:p>
    <w:p w14:paraId="789768E1" w14:textId="77777777" w:rsidR="00840717" w:rsidRPr="00184A3A" w:rsidRDefault="00840717" w:rsidP="00840717">
      <w:pPr>
        <w:ind w:left="360"/>
        <w:rPr>
          <w:rFonts w:eastAsia="SimSun"/>
          <w:lang w:eastAsia="zh-CN"/>
          <w:rPrChange w:id="6043" w:author="Edward Leung" w:date="2017-01-10T12:35:00Z">
            <w:rPr>
              <w:rFonts w:eastAsia="SimSun"/>
              <w:lang w:val="en-GB" w:eastAsia="zh-CN"/>
            </w:rPr>
          </w:rPrChange>
        </w:rPr>
      </w:pPr>
      <w:r w:rsidRPr="00184A3A">
        <w:rPr>
          <w:lang w:eastAsia="zh-CN"/>
          <w:rPrChange w:id="6044" w:author="Edward Leung" w:date="2017-01-10T12:35:00Z">
            <w:rPr>
              <w:lang w:eastAsia="zh-CN"/>
            </w:rPr>
          </w:rPrChange>
        </w:rPr>
        <w:t>[ERROR] [Timestamp] EOD-[schemeType]-[fromTable]-[toTable]-[PK=?]-[checksum=?]-[override = ?] SQL</w:t>
      </w:r>
      <w:r w:rsidRPr="00184A3A">
        <w:rPr>
          <w:lang w:eastAsia="zh-CN"/>
          <w:rPrChange w:id="6045" w:author="Edward Leung" w:date="2017-01-10T12:35:00Z">
            <w:rPr>
              <w:lang w:val="en-GB" w:eastAsia="zh-CN"/>
            </w:rPr>
          </w:rPrChange>
        </w:rPr>
        <w:t xml:space="preserve"> Error return Code = ?</w:t>
      </w:r>
    </w:p>
    <w:p w14:paraId="639F767F" w14:textId="77777777" w:rsidR="00840717" w:rsidRPr="00184A3A" w:rsidRDefault="00840717" w:rsidP="00840717">
      <w:pPr>
        <w:ind w:left="360"/>
        <w:rPr>
          <w:lang w:eastAsia="zh-CN"/>
          <w:rPrChange w:id="6046" w:author="Edward Leung" w:date="2017-01-10T12:35:00Z">
            <w:rPr>
              <w:lang w:eastAsia="zh-CN"/>
            </w:rPr>
          </w:rPrChange>
        </w:rPr>
      </w:pPr>
      <w:r w:rsidRPr="00184A3A">
        <w:rPr>
          <w:lang w:eastAsia="zh-CN"/>
          <w:rPrChange w:id="6047" w:author="Edward Leung" w:date="2017-01-10T12:35:00Z">
            <w:rPr>
              <w:lang w:eastAsia="zh-CN"/>
            </w:rPr>
          </w:rPrChange>
        </w:rPr>
        <w:t>….</w:t>
      </w:r>
    </w:p>
    <w:p w14:paraId="7791E297" w14:textId="77777777" w:rsidR="00840717" w:rsidRPr="00184A3A" w:rsidRDefault="00840717" w:rsidP="00840717">
      <w:pPr>
        <w:ind w:left="360"/>
        <w:rPr>
          <w:lang w:eastAsia="zh-CN"/>
          <w:rPrChange w:id="6048" w:author="Edward Leung" w:date="2017-01-10T12:35:00Z">
            <w:rPr>
              <w:lang w:eastAsia="zh-CN"/>
            </w:rPr>
          </w:rPrChange>
        </w:rPr>
      </w:pPr>
      <w:r w:rsidRPr="00184A3A">
        <w:rPr>
          <w:lang w:eastAsia="zh-CN"/>
          <w:rPrChange w:id="6049" w:author="Edward Leung" w:date="2017-01-10T12:35:00Z">
            <w:rPr>
              <w:lang w:eastAsia="zh-CN"/>
            </w:rPr>
          </w:rPrChange>
        </w:rPr>
        <w:t>[INFO] [Timestamp] EOD-[schemeName]-[branchCode]-[schemeType]-[direction] End</w:t>
      </w:r>
    </w:p>
    <w:p w14:paraId="32AEAFBF" w14:textId="77777777" w:rsidR="00840717" w:rsidRPr="00184A3A" w:rsidRDefault="00840717" w:rsidP="00840717">
      <w:pPr>
        <w:rPr>
          <w:lang w:eastAsia="zh-CN"/>
          <w:rPrChange w:id="6050" w:author="Edward Leung" w:date="2017-01-10T12:35:00Z">
            <w:rPr>
              <w:lang w:eastAsia="zh-CN"/>
            </w:rPr>
          </w:rPrChange>
        </w:rPr>
      </w:pPr>
    </w:p>
    <w:p w14:paraId="7298F3A6" w14:textId="77777777" w:rsidR="00840717" w:rsidRPr="00184A3A" w:rsidRDefault="00840717" w:rsidP="00840717">
      <w:pPr>
        <w:ind w:left="360"/>
        <w:rPr>
          <w:b/>
          <w:u w:val="single"/>
          <w:lang w:eastAsia="zh-CN"/>
          <w:rPrChange w:id="6051" w:author="Edward Leung" w:date="2017-01-10T12:35:00Z">
            <w:rPr>
              <w:b/>
              <w:u w:val="single"/>
              <w:lang w:eastAsia="zh-CN"/>
            </w:rPr>
          </w:rPrChange>
        </w:rPr>
      </w:pPr>
      <w:r w:rsidRPr="00184A3A">
        <w:rPr>
          <w:b/>
          <w:u w:val="single"/>
          <w:lang w:eastAsia="zh-CN"/>
          <w:rPrChange w:id="6052" w:author="Edward Leung" w:date="2017-01-10T12:35:00Z">
            <w:rPr>
              <w:b/>
              <w:u w:val="single"/>
              <w:lang w:eastAsia="zh-CN"/>
            </w:rPr>
          </w:rPrChange>
        </w:rPr>
        <w:t>Entry &amp; Exit Criteria</w:t>
      </w:r>
    </w:p>
    <w:p w14:paraId="70C80929" w14:textId="77777777" w:rsidR="00840717" w:rsidRPr="00184A3A" w:rsidRDefault="00840717" w:rsidP="00840717">
      <w:pPr>
        <w:ind w:left="360"/>
        <w:rPr>
          <w:lang w:eastAsia="zh-CN"/>
          <w:rPrChange w:id="6053" w:author="Edward Leung" w:date="2017-01-10T12:35:00Z">
            <w:rPr>
              <w:lang w:eastAsia="zh-CN"/>
            </w:rPr>
          </w:rPrChange>
        </w:rPr>
      </w:pPr>
      <w:r w:rsidRPr="00184A3A">
        <w:rPr>
          <w:lang w:eastAsia="zh-CN"/>
          <w:rPrChange w:id="6054" w:author="Edward Leung" w:date="2017-01-10T12:35:00Z">
            <w:rPr>
              <w:lang w:eastAsia="zh-CN"/>
            </w:rPr>
          </w:rPrChange>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Change w:id="6055" w:author="Edward Leung" w:date="2017-01-10T12:35:00Z">
            <w:rPr>
              <w:lang w:eastAsia="zh-CN"/>
            </w:rPr>
          </w:rPrChange>
        </w:rPr>
      </w:pPr>
      <w:r w:rsidRPr="00184A3A">
        <w:rPr>
          <w:lang w:eastAsia="zh-CN"/>
          <w:rPrChange w:id="6056" w:author="Edward Leung" w:date="2017-01-10T12:35:00Z">
            <w:rPr>
              <w:lang w:eastAsia="zh-CN"/>
            </w:rPr>
          </w:rPrChange>
        </w:rPr>
        <w:t>In the process of the task, it will be regarded as job failure and send alert email to IT support according to the error’s severity.</w:t>
      </w:r>
    </w:p>
    <w:p w14:paraId="36C4C60B" w14:textId="77777777" w:rsidR="00840717" w:rsidRPr="00184A3A" w:rsidRDefault="00840717" w:rsidP="00840717">
      <w:pPr>
        <w:ind w:left="360"/>
        <w:rPr>
          <w:lang w:eastAsia="zh-CN"/>
          <w:rPrChange w:id="6057" w:author="Edward Leung" w:date="2017-01-10T12:35:00Z">
            <w:rPr>
              <w:lang w:eastAsia="zh-CN"/>
            </w:rPr>
          </w:rPrChange>
        </w:rPr>
      </w:pPr>
      <w:r w:rsidRPr="00184A3A">
        <w:rPr>
          <w:lang w:eastAsia="zh-CN"/>
          <w:rPrChange w:id="6058" w:author="Edward Leung" w:date="2017-01-10T12:35:00Z">
            <w:rPr>
              <w:lang w:eastAsia="zh-CN"/>
            </w:rPr>
          </w:rPrChange>
        </w:rPr>
        <w:t>Error occurs when error initiating DB connection to target data source.</w:t>
      </w:r>
    </w:p>
    <w:p w14:paraId="35EE62AC" w14:textId="77777777" w:rsidR="00840717" w:rsidRPr="00184A3A" w:rsidRDefault="00840717" w:rsidP="00840717">
      <w:pPr>
        <w:ind w:left="360"/>
        <w:rPr>
          <w:lang w:eastAsia="zh-CN"/>
          <w:rPrChange w:id="6059" w:author="Edward Leung" w:date="2017-01-10T12:35:00Z">
            <w:rPr>
              <w:lang w:eastAsia="zh-CN"/>
            </w:rPr>
          </w:rPrChange>
        </w:rPr>
      </w:pPr>
      <w:r w:rsidRPr="00184A3A">
        <w:rPr>
          <w:lang w:eastAsia="zh-CN"/>
          <w:rPrChange w:id="6060" w:author="Edward Leung" w:date="2017-01-10T12:35:00Z">
            <w:rPr>
              <w:lang w:eastAsia="zh-CN"/>
            </w:rPr>
          </w:rPrChange>
        </w:rPr>
        <w:t>Error occurs when error retrieving target source file from target directory.</w:t>
      </w:r>
    </w:p>
    <w:p w14:paraId="154C2FB0" w14:textId="77777777" w:rsidR="00840717" w:rsidRPr="00184A3A" w:rsidRDefault="00840717" w:rsidP="00840717">
      <w:pPr>
        <w:ind w:left="360"/>
        <w:rPr>
          <w:lang w:eastAsia="zh-CN"/>
          <w:rPrChange w:id="6061" w:author="Edward Leung" w:date="2017-01-10T12:35:00Z">
            <w:rPr>
              <w:lang w:eastAsia="zh-CN"/>
            </w:rPr>
          </w:rPrChange>
        </w:rPr>
      </w:pPr>
      <w:r w:rsidRPr="00184A3A">
        <w:rPr>
          <w:lang w:eastAsia="zh-CN"/>
          <w:rPrChange w:id="6062" w:author="Edward Leung" w:date="2017-01-10T12:35:00Z">
            <w:rPr>
              <w:lang w:eastAsia="zh-CN"/>
            </w:rPr>
          </w:rPrChange>
        </w:rPr>
        <w:t xml:space="preserve">Error occurs when submitting poll branch scheme tasks into subsystem. </w:t>
      </w:r>
    </w:p>
    <w:p w14:paraId="26CE2631" w14:textId="77777777" w:rsidR="00840717" w:rsidRPr="00184A3A" w:rsidRDefault="00840717" w:rsidP="00840717">
      <w:pPr>
        <w:rPr>
          <w:b/>
          <w:lang w:eastAsia="zh-CN"/>
          <w:rPrChange w:id="6063" w:author="Edward Leung" w:date="2017-01-10T12:35:00Z">
            <w:rPr>
              <w:b/>
              <w:lang w:eastAsia="zh-CN"/>
            </w:rPr>
          </w:rPrChange>
        </w:rPr>
      </w:pPr>
    </w:p>
    <w:p w14:paraId="4D9BE291" w14:textId="77777777" w:rsidR="00840717" w:rsidRPr="00184A3A" w:rsidRDefault="00840717" w:rsidP="00840717">
      <w:pPr>
        <w:pStyle w:val="Heading4"/>
        <w:ind w:left="864"/>
        <w:rPr>
          <w:rPrChange w:id="6064" w:author="Edward Leung" w:date="2017-01-10T12:35:00Z">
            <w:rPr/>
          </w:rPrChange>
        </w:rPr>
      </w:pPr>
      <w:r w:rsidRPr="00184A3A">
        <w:rPr>
          <w:rPrChange w:id="6065" w:author="Edward Leung" w:date="2017-01-10T12:35:00Z">
            <w:rPr/>
          </w:rPrChange>
        </w:rPr>
        <w:t>Screen</w:t>
      </w:r>
    </w:p>
    <w:p w14:paraId="704FBA6D" w14:textId="77777777" w:rsidR="00840717" w:rsidRPr="00184A3A" w:rsidRDefault="00840717" w:rsidP="00840717">
      <w:pPr>
        <w:ind w:left="360"/>
        <w:rPr>
          <w:lang w:eastAsia="zh-CN"/>
          <w:rPrChange w:id="6066" w:author="Edward Leung" w:date="2017-01-10T12:35:00Z">
            <w:rPr>
              <w:lang w:eastAsia="zh-CN"/>
            </w:rPr>
          </w:rPrChange>
        </w:rPr>
      </w:pPr>
      <w:r w:rsidRPr="00184A3A">
        <w:rPr>
          <w:lang w:eastAsia="zh-CN"/>
          <w:rPrChange w:id="6067" w:author="Edward Leung" w:date="2017-01-10T12:35:00Z">
            <w:rPr>
              <w:lang w:eastAsia="zh-CN"/>
            </w:rPr>
          </w:rPrChange>
        </w:rPr>
        <w:t>N/A</w:t>
      </w:r>
    </w:p>
    <w:p w14:paraId="3DAFDB10"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6068" w:author="Edward Leung" w:date="2017-01-10T12:35:00Z">
            <w:rPr>
              <w:rFonts w:eastAsia="SimSun"/>
            </w:rPr>
          </w:rPrChange>
        </w:rPr>
      </w:pPr>
      <w:r w:rsidRPr="00184A3A">
        <w:rPr>
          <w:lang w:val="en-US"/>
          <w:rPrChange w:id="6069" w:author="Edward Leung" w:date="2017-01-10T12:35:00Z">
            <w:rPr/>
          </w:rPrChange>
        </w:rPr>
        <w:t>Data Fields &amp; Presentation Logic</w:t>
      </w:r>
    </w:p>
    <w:p w14:paraId="1E73CB35" w14:textId="77777777" w:rsidR="00840717" w:rsidRPr="00184A3A" w:rsidRDefault="00840717" w:rsidP="00840717">
      <w:pPr>
        <w:ind w:left="360"/>
        <w:rPr>
          <w:lang w:eastAsia="zh-CN"/>
          <w:rPrChange w:id="6070" w:author="Edward Leung" w:date="2017-01-10T12:35:00Z">
            <w:rPr>
              <w:lang w:eastAsia="zh-CN"/>
            </w:rPr>
          </w:rPrChange>
        </w:rPr>
      </w:pPr>
      <w:r w:rsidRPr="00184A3A">
        <w:rPr>
          <w:lang w:eastAsia="zh-CN"/>
          <w:rPrChange w:id="6071" w:author="Edward Leung" w:date="2017-01-10T12:35:00Z">
            <w:rPr>
              <w:lang w:eastAsia="zh-CN"/>
            </w:rPr>
          </w:rPrChange>
        </w:rPr>
        <w:t>N/A</w:t>
      </w:r>
    </w:p>
    <w:p w14:paraId="5B47744A"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6072" w:author="Edward Leung" w:date="2017-01-10T12:35:00Z">
            <w:rPr/>
          </w:rPrChange>
        </w:rPr>
      </w:pPr>
      <w:r w:rsidRPr="00184A3A">
        <w:rPr>
          <w:lang w:val="en-US"/>
          <w:rPrChange w:id="6073" w:author="Edward Leung" w:date="2017-01-10T12:35:00Z">
            <w:rPr/>
          </w:rPrChange>
        </w:rPr>
        <w:lastRenderedPageBreak/>
        <w:t>Screen Objects &amp; Action</w:t>
      </w:r>
    </w:p>
    <w:p w14:paraId="5F451206" w14:textId="77777777" w:rsidR="00840717" w:rsidRPr="00184A3A" w:rsidRDefault="00840717" w:rsidP="00840717">
      <w:pPr>
        <w:ind w:left="360"/>
        <w:rPr>
          <w:lang w:eastAsia="zh-CN"/>
          <w:rPrChange w:id="6074" w:author="Edward Leung" w:date="2017-01-10T12:35:00Z">
            <w:rPr>
              <w:lang w:eastAsia="zh-CN"/>
            </w:rPr>
          </w:rPrChange>
        </w:rPr>
      </w:pPr>
      <w:r w:rsidRPr="00184A3A">
        <w:rPr>
          <w:lang w:eastAsia="zh-CN"/>
          <w:rPrChange w:id="6075" w:author="Edward Leung" w:date="2017-01-10T12:35:00Z">
            <w:rPr>
              <w:lang w:eastAsia="zh-CN"/>
            </w:rPr>
          </w:rPrChange>
        </w:rPr>
        <w:t>N/A</w:t>
      </w:r>
    </w:p>
    <w:p w14:paraId="77D15388"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6076" w:author="Edward Leung" w:date="2017-01-10T12:35:00Z">
            <w:rPr/>
          </w:rPrChange>
        </w:rPr>
      </w:pPr>
      <w:r w:rsidRPr="00184A3A">
        <w:rPr>
          <w:lang w:val="en-US"/>
          <w:rPrChange w:id="6077" w:author="Edward Leung" w:date="2017-01-10T12:35:00Z">
            <w:rPr/>
          </w:rPrChange>
        </w:rPr>
        <w:t>User/Security Group</w:t>
      </w:r>
    </w:p>
    <w:p w14:paraId="347E8311" w14:textId="77777777" w:rsidR="00840717" w:rsidRPr="00184A3A" w:rsidRDefault="00840717" w:rsidP="00840717">
      <w:pPr>
        <w:ind w:left="360"/>
        <w:rPr>
          <w:lang w:eastAsia="zh-CN"/>
          <w:rPrChange w:id="6078" w:author="Edward Leung" w:date="2017-01-10T12:35:00Z">
            <w:rPr>
              <w:lang w:eastAsia="zh-CN"/>
            </w:rPr>
          </w:rPrChange>
        </w:rPr>
      </w:pPr>
      <w:r w:rsidRPr="00184A3A">
        <w:rPr>
          <w:lang w:eastAsia="zh-CN"/>
          <w:rPrChange w:id="6079" w:author="Edward Leung" w:date="2017-01-10T12:35:00Z">
            <w:rPr>
              <w:lang w:eastAsia="zh-CN"/>
            </w:rPr>
          </w:rPrChange>
        </w:rPr>
        <w:t>This is a batch process belonging to the SYSTEM. So all auditable fields</w:t>
      </w:r>
    </w:p>
    <w:p w14:paraId="7476E3F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6080" w:author="Edward Leung" w:date="2017-01-10T12:35:00Z">
            <w:rPr/>
          </w:rPrChange>
        </w:rPr>
      </w:pPr>
      <w:r w:rsidRPr="00184A3A">
        <w:rPr>
          <w:lang w:val="en-US"/>
          <w:rPrChange w:id="6081" w:author="Edward Leung" w:date="2017-01-10T12:35:00Z">
            <w:rPr/>
          </w:rPrChange>
        </w:rPr>
        <w:t>Assumptions/Constraints</w:t>
      </w:r>
    </w:p>
    <w:p w14:paraId="10153F53" w14:textId="77777777" w:rsidR="00840717" w:rsidRPr="00184A3A" w:rsidRDefault="00840717" w:rsidP="00840717">
      <w:pPr>
        <w:ind w:left="360"/>
        <w:rPr>
          <w:lang w:eastAsia="zh-CN"/>
          <w:rPrChange w:id="6082" w:author="Edward Leung" w:date="2017-01-10T12:35:00Z">
            <w:rPr>
              <w:lang w:eastAsia="zh-CN"/>
            </w:rPr>
          </w:rPrChange>
        </w:rPr>
      </w:pPr>
      <w:r w:rsidRPr="00184A3A">
        <w:rPr>
          <w:lang w:eastAsia="zh-CN"/>
          <w:rPrChange w:id="6083" w:author="Edward Leung" w:date="2017-01-10T12:35:00Z">
            <w:rPr>
              <w:lang w:eastAsia="zh-CN"/>
            </w:rPr>
          </w:rPrChange>
        </w:rPr>
        <w:t>N/A</w:t>
      </w:r>
      <w:bookmarkStart w:id="6084" w:name="_GoBack"/>
      <w:bookmarkEnd w:id="6084"/>
    </w:p>
    <w:p w14:paraId="1A2B0189"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6085" w:author="Edward Leung" w:date="2017-01-10T12:35:00Z">
            <w:rPr/>
          </w:rPrChange>
        </w:rPr>
      </w:pPr>
      <w:r w:rsidRPr="00184A3A">
        <w:rPr>
          <w:lang w:val="en-US"/>
          <w:rPrChange w:id="6086"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470929FE" w14:textId="77777777" w:rsidTr="0098195F">
        <w:tc>
          <w:tcPr>
            <w:tcW w:w="1420" w:type="dxa"/>
            <w:shd w:val="clear" w:color="auto" w:fill="C6D9F1"/>
          </w:tcPr>
          <w:p w14:paraId="7EE6A8F3" w14:textId="77777777" w:rsidR="00840717" w:rsidRPr="00184A3A" w:rsidRDefault="00840717" w:rsidP="0098195F">
            <w:pPr>
              <w:pStyle w:val="BodyText"/>
              <w:rPr>
                <w:b/>
                <w:rPrChange w:id="6087" w:author="Edward Leung" w:date="2017-01-10T12:35:00Z">
                  <w:rPr>
                    <w:b/>
                  </w:rPr>
                </w:rPrChange>
              </w:rPr>
            </w:pPr>
            <w:r w:rsidRPr="00184A3A">
              <w:rPr>
                <w:b/>
                <w:rPrChange w:id="6088" w:author="Edward Leung" w:date="2017-01-10T12:35:00Z">
                  <w:rPr>
                    <w:b/>
                  </w:rPr>
                </w:rPrChange>
              </w:rPr>
              <w:t>Error Code</w:t>
            </w:r>
          </w:p>
        </w:tc>
        <w:tc>
          <w:tcPr>
            <w:tcW w:w="1260" w:type="dxa"/>
            <w:shd w:val="clear" w:color="auto" w:fill="C6D9F1"/>
          </w:tcPr>
          <w:p w14:paraId="71EC7DB7" w14:textId="77777777" w:rsidR="00840717" w:rsidRPr="00184A3A" w:rsidRDefault="00840717" w:rsidP="0098195F">
            <w:pPr>
              <w:pStyle w:val="BodyText"/>
              <w:rPr>
                <w:b/>
                <w:rPrChange w:id="6089" w:author="Edward Leung" w:date="2017-01-10T12:35:00Z">
                  <w:rPr>
                    <w:b/>
                  </w:rPr>
                </w:rPrChange>
              </w:rPr>
            </w:pPr>
            <w:r w:rsidRPr="00184A3A">
              <w:rPr>
                <w:b/>
                <w:rPrChange w:id="6090" w:author="Edward Leung" w:date="2017-01-10T12:35:00Z">
                  <w:rPr>
                    <w:b/>
                  </w:rPr>
                </w:rPrChange>
              </w:rPr>
              <w:t>Severity</w:t>
            </w:r>
          </w:p>
        </w:tc>
        <w:tc>
          <w:tcPr>
            <w:tcW w:w="7465" w:type="dxa"/>
            <w:shd w:val="clear" w:color="auto" w:fill="C6D9F1"/>
          </w:tcPr>
          <w:p w14:paraId="189FD709" w14:textId="77777777" w:rsidR="00840717" w:rsidRPr="00184A3A" w:rsidRDefault="00840717" w:rsidP="0098195F">
            <w:pPr>
              <w:pStyle w:val="BodyText"/>
              <w:rPr>
                <w:b/>
                <w:rPrChange w:id="6091" w:author="Edward Leung" w:date="2017-01-10T12:35:00Z">
                  <w:rPr>
                    <w:b/>
                  </w:rPr>
                </w:rPrChange>
              </w:rPr>
            </w:pPr>
            <w:r w:rsidRPr="00184A3A">
              <w:rPr>
                <w:b/>
                <w:rPrChange w:id="6092" w:author="Edward Leung" w:date="2017-01-10T12:35:00Z">
                  <w:rPr>
                    <w:b/>
                  </w:rPr>
                </w:rPrChange>
              </w:rPr>
              <w:t>Error Message</w:t>
            </w:r>
          </w:p>
        </w:tc>
      </w:tr>
      <w:tr w:rsidR="00840717" w:rsidRPr="00184A3A" w14:paraId="5404D7B3" w14:textId="77777777" w:rsidTr="0098195F">
        <w:tc>
          <w:tcPr>
            <w:tcW w:w="1420" w:type="dxa"/>
          </w:tcPr>
          <w:p w14:paraId="459CD82E" w14:textId="77777777" w:rsidR="00840717" w:rsidRPr="00184A3A" w:rsidRDefault="00840717" w:rsidP="0098195F">
            <w:pPr>
              <w:rPr>
                <w:rPrChange w:id="6093" w:author="Edward Leung" w:date="2017-01-10T12:35:00Z">
                  <w:rPr/>
                </w:rPrChange>
              </w:rPr>
            </w:pPr>
          </w:p>
        </w:tc>
        <w:tc>
          <w:tcPr>
            <w:tcW w:w="1260" w:type="dxa"/>
          </w:tcPr>
          <w:p w14:paraId="2D1E2D8F" w14:textId="77777777" w:rsidR="00840717" w:rsidRPr="00184A3A" w:rsidRDefault="00840717" w:rsidP="0098195F">
            <w:pPr>
              <w:rPr>
                <w:rPrChange w:id="6094" w:author="Edward Leung" w:date="2017-01-10T12:35:00Z">
                  <w:rPr/>
                </w:rPrChange>
              </w:rPr>
            </w:pPr>
          </w:p>
        </w:tc>
        <w:tc>
          <w:tcPr>
            <w:tcW w:w="7465" w:type="dxa"/>
          </w:tcPr>
          <w:p w14:paraId="79C6A069" w14:textId="77777777" w:rsidR="00840717" w:rsidRPr="00184A3A" w:rsidRDefault="00840717" w:rsidP="0098195F">
            <w:pPr>
              <w:rPr>
                <w:rPrChange w:id="6095" w:author="Edward Leung" w:date="2017-01-10T12:35:00Z">
                  <w:rPr/>
                </w:rPrChange>
              </w:rPr>
            </w:pPr>
            <w:r w:rsidRPr="00184A3A">
              <w:rPr>
                <w:rPrChange w:id="6096" w:author="Edward Leung" w:date="2017-01-10T12:35:00Z">
                  <w:rPr/>
                </w:rPrChange>
              </w:rPr>
              <w:t>Failed to establish FTP connection</w:t>
            </w:r>
          </w:p>
        </w:tc>
      </w:tr>
      <w:tr w:rsidR="00840717" w:rsidRPr="00184A3A" w14:paraId="24EC29AF" w14:textId="77777777" w:rsidTr="0098195F">
        <w:tc>
          <w:tcPr>
            <w:tcW w:w="1420" w:type="dxa"/>
          </w:tcPr>
          <w:p w14:paraId="58D3DC19" w14:textId="77777777" w:rsidR="00840717" w:rsidRPr="00184A3A" w:rsidRDefault="00840717" w:rsidP="0098195F">
            <w:pPr>
              <w:rPr>
                <w:rPrChange w:id="6097" w:author="Edward Leung" w:date="2017-01-10T12:35:00Z">
                  <w:rPr/>
                </w:rPrChange>
              </w:rPr>
            </w:pPr>
          </w:p>
        </w:tc>
        <w:tc>
          <w:tcPr>
            <w:tcW w:w="1260" w:type="dxa"/>
          </w:tcPr>
          <w:p w14:paraId="52AF7E67" w14:textId="77777777" w:rsidR="00840717" w:rsidRPr="00184A3A" w:rsidRDefault="00840717" w:rsidP="0098195F">
            <w:pPr>
              <w:rPr>
                <w:rPrChange w:id="6098" w:author="Edward Leung" w:date="2017-01-10T12:35:00Z">
                  <w:rPr/>
                </w:rPrChange>
              </w:rPr>
            </w:pPr>
          </w:p>
        </w:tc>
        <w:tc>
          <w:tcPr>
            <w:tcW w:w="7465" w:type="dxa"/>
          </w:tcPr>
          <w:p w14:paraId="31910EA9" w14:textId="77777777" w:rsidR="00840717" w:rsidRPr="00184A3A" w:rsidRDefault="00840717" w:rsidP="0098195F">
            <w:pPr>
              <w:rPr>
                <w:rPrChange w:id="6099" w:author="Edward Leung" w:date="2017-01-10T12:35:00Z">
                  <w:rPr/>
                </w:rPrChange>
              </w:rPr>
            </w:pPr>
            <w:r w:rsidRPr="00184A3A">
              <w:rPr>
                <w:rPrChange w:id="6100" w:author="Edward Leung" w:date="2017-01-10T12:35:00Z">
                  <w:rPr/>
                </w:rPrChange>
              </w:rPr>
              <w:t>Target directory or file not found</w:t>
            </w:r>
          </w:p>
        </w:tc>
      </w:tr>
      <w:tr w:rsidR="00840717" w:rsidRPr="00184A3A" w14:paraId="258575DB" w14:textId="77777777" w:rsidTr="0098195F">
        <w:tc>
          <w:tcPr>
            <w:tcW w:w="1420" w:type="dxa"/>
          </w:tcPr>
          <w:p w14:paraId="1307F292" w14:textId="77777777" w:rsidR="00840717" w:rsidRPr="00184A3A" w:rsidRDefault="00840717" w:rsidP="0098195F">
            <w:pPr>
              <w:rPr>
                <w:rPrChange w:id="6101" w:author="Edward Leung" w:date="2017-01-10T12:35:00Z">
                  <w:rPr/>
                </w:rPrChange>
              </w:rPr>
            </w:pPr>
          </w:p>
        </w:tc>
        <w:tc>
          <w:tcPr>
            <w:tcW w:w="1260" w:type="dxa"/>
          </w:tcPr>
          <w:p w14:paraId="32F19645" w14:textId="77777777" w:rsidR="00840717" w:rsidRPr="00184A3A" w:rsidRDefault="00840717" w:rsidP="0098195F">
            <w:pPr>
              <w:rPr>
                <w:rPrChange w:id="6102" w:author="Edward Leung" w:date="2017-01-10T12:35:00Z">
                  <w:rPr/>
                </w:rPrChange>
              </w:rPr>
            </w:pPr>
          </w:p>
        </w:tc>
        <w:tc>
          <w:tcPr>
            <w:tcW w:w="7465" w:type="dxa"/>
          </w:tcPr>
          <w:p w14:paraId="791E96A0" w14:textId="77777777" w:rsidR="00840717" w:rsidRPr="00184A3A" w:rsidRDefault="00840717" w:rsidP="0098195F">
            <w:pPr>
              <w:rPr>
                <w:rPrChange w:id="6103" w:author="Edward Leung" w:date="2017-01-10T12:35:00Z">
                  <w:rPr/>
                </w:rPrChange>
              </w:rPr>
            </w:pPr>
            <w:r w:rsidRPr="00184A3A">
              <w:rPr>
                <w:rPrChange w:id="6104" w:author="Edward Leung" w:date="2017-01-10T12:35:00Z">
                  <w:rPr/>
                </w:rPrChange>
              </w:rPr>
              <w:t>Failed to download target file</w:t>
            </w:r>
          </w:p>
        </w:tc>
      </w:tr>
      <w:tr w:rsidR="00840717" w:rsidRPr="00184A3A" w14:paraId="36123481" w14:textId="77777777" w:rsidTr="0098195F">
        <w:tc>
          <w:tcPr>
            <w:tcW w:w="1420" w:type="dxa"/>
          </w:tcPr>
          <w:p w14:paraId="0C07249C" w14:textId="77777777" w:rsidR="00840717" w:rsidRPr="00184A3A" w:rsidRDefault="00840717" w:rsidP="0098195F">
            <w:pPr>
              <w:rPr>
                <w:rPrChange w:id="6105" w:author="Edward Leung" w:date="2017-01-10T12:35:00Z">
                  <w:rPr/>
                </w:rPrChange>
              </w:rPr>
            </w:pPr>
          </w:p>
        </w:tc>
        <w:tc>
          <w:tcPr>
            <w:tcW w:w="1260" w:type="dxa"/>
          </w:tcPr>
          <w:p w14:paraId="0914242E" w14:textId="77777777" w:rsidR="00840717" w:rsidRPr="00184A3A" w:rsidRDefault="00840717" w:rsidP="0098195F">
            <w:pPr>
              <w:rPr>
                <w:rPrChange w:id="6106" w:author="Edward Leung" w:date="2017-01-10T12:35:00Z">
                  <w:rPr/>
                </w:rPrChange>
              </w:rPr>
            </w:pPr>
          </w:p>
        </w:tc>
        <w:tc>
          <w:tcPr>
            <w:tcW w:w="7465" w:type="dxa"/>
          </w:tcPr>
          <w:p w14:paraId="64BCB254" w14:textId="77777777" w:rsidR="00840717" w:rsidRPr="00184A3A" w:rsidRDefault="00840717" w:rsidP="0098195F">
            <w:pPr>
              <w:rPr>
                <w:rPrChange w:id="6107" w:author="Edward Leung" w:date="2017-01-10T12:35:00Z">
                  <w:rPr/>
                </w:rPrChange>
              </w:rPr>
            </w:pPr>
            <w:r w:rsidRPr="00184A3A">
              <w:rPr>
                <w:rPrChange w:id="6108" w:author="Edward Leung" w:date="2017-01-10T12:35:00Z">
                  <w:rPr/>
                </w:rPrChange>
              </w:rPr>
              <w:t>Failed to process records into staging database</w:t>
            </w:r>
          </w:p>
        </w:tc>
      </w:tr>
    </w:tbl>
    <w:p w14:paraId="1B76859A" w14:textId="77777777" w:rsidR="00D2247A" w:rsidRPr="00184A3A" w:rsidRDefault="00D2247A" w:rsidP="005113D6">
      <w:pPr>
        <w:rPr>
          <w:rPrChange w:id="6109" w:author="Edward Leung" w:date="2017-01-10T12:35:00Z">
            <w:rPr/>
          </w:rPrChange>
        </w:rPr>
      </w:pPr>
    </w:p>
    <w:p w14:paraId="1102A320" w14:textId="77777777" w:rsidR="00D2247A" w:rsidRPr="00184A3A" w:rsidRDefault="00D2247A">
      <w:pPr>
        <w:rPr>
          <w:rFonts w:cs="Microsoft YaHei"/>
          <w:b/>
          <w:bCs/>
          <w:color w:val="4F81BD" w:themeColor="accent1"/>
          <w:sz w:val="26"/>
          <w:szCs w:val="26"/>
          <w:lang w:eastAsia="zh-HK"/>
          <w:rPrChange w:id="6110" w:author="Edward Leung" w:date="2017-01-10T12:35:00Z">
            <w:rPr>
              <w:rFonts w:cs="Microsoft YaHei"/>
              <w:b/>
              <w:bCs/>
              <w:color w:val="4F81BD" w:themeColor="accent1"/>
              <w:sz w:val="26"/>
              <w:szCs w:val="26"/>
              <w:lang w:eastAsia="zh-HK"/>
            </w:rPr>
          </w:rPrChange>
        </w:rPr>
      </w:pPr>
      <w:r w:rsidRPr="00184A3A">
        <w:rPr>
          <w:rPrChange w:id="6111" w:author="Edward Leung" w:date="2017-01-10T12:35:00Z">
            <w:rPr/>
          </w:rPrChange>
        </w:rPr>
        <w:br w:type="page"/>
      </w:r>
    </w:p>
    <w:p w14:paraId="6730C31B" w14:textId="699F9523" w:rsidR="00B63FBB" w:rsidRPr="00184A3A" w:rsidRDefault="00B63FBB" w:rsidP="00B63FBB">
      <w:pPr>
        <w:pStyle w:val="Heading2"/>
        <w:rPr>
          <w:rPrChange w:id="6112" w:author="Edward Leung" w:date="2017-01-10T12:35:00Z">
            <w:rPr/>
          </w:rPrChange>
        </w:rPr>
      </w:pPr>
      <w:r w:rsidRPr="00184A3A">
        <w:rPr>
          <w:rPrChange w:id="6113" w:author="Edward Leung" w:date="2017-01-10T12:35:00Z">
            <w:rPr/>
          </w:rPrChange>
        </w:rPr>
        <w:lastRenderedPageBreak/>
        <w:t>Pricing/Master Data Generation (Pricing Server - Staging)</w:t>
      </w:r>
      <w:bookmarkEnd w:id="5507"/>
    </w:p>
    <w:p w14:paraId="74E019F7" w14:textId="7849EDB5" w:rsidR="00B63FBB" w:rsidRPr="00184A3A" w:rsidRDefault="00B63FBB" w:rsidP="00B63FBB">
      <w:pPr>
        <w:pStyle w:val="Heading3"/>
        <w:rPr>
          <w:lang w:eastAsia="zh-CN"/>
          <w:rPrChange w:id="6114" w:author="Edward Leung" w:date="2017-01-10T12:35:00Z">
            <w:rPr>
              <w:lang w:eastAsia="zh-CN"/>
            </w:rPr>
          </w:rPrChange>
        </w:rPr>
      </w:pPr>
      <w:r w:rsidRPr="00184A3A">
        <w:rPr>
          <w:lang w:eastAsia="zh-CN"/>
          <w:rPrChange w:id="6115" w:author="Edward Leung" w:date="2017-01-10T12:35:00Z">
            <w:rPr>
              <w:lang w:eastAsia="zh-CN"/>
            </w:rPr>
          </w:rPrChange>
        </w:rPr>
        <w:t>Description</w:t>
      </w:r>
    </w:p>
    <w:p w14:paraId="54510BD2" w14:textId="19A64710" w:rsidR="00B63FBB" w:rsidRPr="00184A3A" w:rsidRDefault="0098195F" w:rsidP="0098195F">
      <w:pPr>
        <w:ind w:left="360"/>
        <w:rPr>
          <w:rFonts w:eastAsia="SimSun"/>
          <w:lang w:eastAsia="zh-CN"/>
          <w:rPrChange w:id="6116" w:author="Edward Leung" w:date="2017-01-10T12:35:00Z">
            <w:rPr>
              <w:rFonts w:eastAsia="SimSun"/>
              <w:lang w:eastAsia="zh-CN"/>
            </w:rPr>
          </w:rPrChange>
        </w:rPr>
      </w:pPr>
      <w:r w:rsidRPr="00184A3A">
        <w:rPr>
          <w:lang w:eastAsia="zh-CN"/>
          <w:rPrChange w:id="6117" w:author="Edward Leung" w:date="2017-01-10T12:35:00Z">
            <w:rPr>
              <w:lang w:eastAsia="zh-CN"/>
            </w:rPr>
          </w:rPrChange>
        </w:rPr>
        <w:t xml:space="preserve">The generation of the </w:t>
      </w:r>
      <w:r w:rsidR="00B7771D" w:rsidRPr="00184A3A">
        <w:rPr>
          <w:lang w:eastAsia="zh-CN"/>
          <w:rPrChange w:id="6118" w:author="Edward Leung" w:date="2017-01-10T12:35:00Z">
            <w:rPr>
              <w:lang w:eastAsia="zh-CN"/>
            </w:rPr>
          </w:rPrChange>
        </w:rPr>
        <w:t>pricing/master</w:t>
      </w:r>
      <w:r w:rsidRPr="00184A3A">
        <w:rPr>
          <w:lang w:eastAsia="zh-CN"/>
          <w:rPrChange w:id="6119" w:author="Edward Leung" w:date="2017-01-10T12:35:00Z">
            <w:rPr>
              <w:lang w:eastAsia="zh-CN"/>
            </w:rPr>
          </w:rPrChange>
        </w:rPr>
        <w:t xml:space="preserve"> data will be considered to migrate the corresponding SQL server agent job from IT51/52/53 into a</w:t>
      </w:r>
      <w:r w:rsidRPr="00184A3A">
        <w:rPr>
          <w:rFonts w:eastAsia="SimSun"/>
          <w:lang w:eastAsia="zh-CN"/>
          <w:rPrChange w:id="6120" w:author="Edward Leung" w:date="2017-01-10T12:35:00Z">
            <w:rPr>
              <w:rFonts w:eastAsia="SimSun"/>
              <w:lang w:eastAsia="zh-CN"/>
            </w:rPr>
          </w:rPrChange>
        </w:rPr>
        <w:t xml:space="preserve"> transitional database server (details described in impact analysis report).</w:t>
      </w:r>
    </w:p>
    <w:p w14:paraId="027B86CD" w14:textId="0C712921" w:rsidR="0098195F" w:rsidRPr="00184A3A" w:rsidRDefault="0098195F" w:rsidP="0098195F">
      <w:pPr>
        <w:ind w:left="360"/>
        <w:rPr>
          <w:lang w:eastAsia="zh-CN"/>
          <w:rPrChange w:id="6121" w:author="Edward Leung" w:date="2017-01-10T12:35:00Z">
            <w:rPr>
              <w:lang w:eastAsia="zh-CN"/>
            </w:rPr>
          </w:rPrChange>
        </w:rPr>
      </w:pPr>
      <w:r w:rsidRPr="00184A3A">
        <w:rPr>
          <w:lang w:eastAsia="zh-CN"/>
          <w:rPrChange w:id="6122" w:author="Edward Leung" w:date="2017-01-10T12:35:00Z">
            <w:rPr>
              <w:lang w:eastAsia="zh-CN"/>
            </w:rPr>
          </w:rPrChange>
        </w:rPr>
        <w:t>The pricing/master generation process can be regarded as two main process</w:t>
      </w:r>
    </w:p>
    <w:p w14:paraId="760935D4" w14:textId="3F86546D" w:rsidR="0098195F" w:rsidRPr="00184A3A" w:rsidRDefault="00B7771D" w:rsidP="0098195F">
      <w:pPr>
        <w:pStyle w:val="ListParagraph"/>
        <w:numPr>
          <w:ilvl w:val="0"/>
          <w:numId w:val="45"/>
        </w:numPr>
        <w:rPr>
          <w:rFonts w:eastAsia="SimSun"/>
          <w:lang w:eastAsia="zh-CN"/>
          <w:rPrChange w:id="6123" w:author="Edward Leung" w:date="2017-01-10T12:35:00Z">
            <w:rPr>
              <w:rFonts w:eastAsia="SimSun"/>
              <w:lang w:eastAsia="zh-CN"/>
            </w:rPr>
          </w:rPrChange>
        </w:rPr>
      </w:pPr>
      <w:r w:rsidRPr="00184A3A">
        <w:rPr>
          <w:rFonts w:eastAsia="SimSun"/>
          <w:lang w:eastAsia="zh-CN"/>
          <w:rPrChange w:id="6124" w:author="Edward Leung" w:date="2017-01-10T12:35:00Z">
            <w:rPr>
              <w:rFonts w:eastAsia="SimSun"/>
              <w:lang w:eastAsia="zh-CN"/>
            </w:rPr>
          </w:rPrChange>
        </w:rPr>
        <w:t>The original SQL server agent job which prepare the data in the pricing server tables</w:t>
      </w:r>
    </w:p>
    <w:p w14:paraId="1F61AC2C" w14:textId="649CACD7" w:rsidR="00B7771D" w:rsidRPr="00184A3A" w:rsidRDefault="00B7771D" w:rsidP="0098195F">
      <w:pPr>
        <w:pStyle w:val="ListParagraph"/>
        <w:numPr>
          <w:ilvl w:val="0"/>
          <w:numId w:val="45"/>
        </w:numPr>
        <w:rPr>
          <w:rFonts w:eastAsia="SimSun"/>
          <w:lang w:eastAsia="zh-CN"/>
          <w:rPrChange w:id="6125" w:author="Edward Leung" w:date="2017-01-10T12:35:00Z">
            <w:rPr>
              <w:rFonts w:eastAsia="SimSun"/>
              <w:lang w:eastAsia="zh-CN"/>
            </w:rPr>
          </w:rPrChange>
        </w:rPr>
      </w:pPr>
      <w:r w:rsidRPr="00184A3A">
        <w:rPr>
          <w:rFonts w:eastAsia="SimSun"/>
          <w:lang w:eastAsia="zh-CN"/>
          <w:rPrChange w:id="6126" w:author="Edward Leung" w:date="2017-01-10T12:35:00Z">
            <w:rPr>
              <w:rFonts w:eastAsia="SimSun"/>
              <w:lang w:eastAsia="zh-CN"/>
            </w:rPr>
          </w:rPrChange>
        </w:rPr>
        <w:t>The oracle service bus DB adapter to monitor the delta changes of these tables</w:t>
      </w:r>
    </w:p>
    <w:p w14:paraId="45686DCA" w14:textId="171DD83D" w:rsidR="00F26B79" w:rsidRPr="00184A3A" w:rsidRDefault="00F26B79" w:rsidP="00F26B79">
      <w:pPr>
        <w:pStyle w:val="ListParagraph"/>
        <w:numPr>
          <w:ilvl w:val="1"/>
          <w:numId w:val="45"/>
        </w:numPr>
        <w:rPr>
          <w:rFonts w:eastAsia="SimSun"/>
          <w:lang w:eastAsia="zh-CN"/>
          <w:rPrChange w:id="6127" w:author="Edward Leung" w:date="2017-01-10T12:35:00Z">
            <w:rPr>
              <w:rFonts w:eastAsia="SimSun"/>
              <w:lang w:eastAsia="zh-CN"/>
            </w:rPr>
          </w:rPrChange>
        </w:rPr>
      </w:pPr>
      <w:r w:rsidRPr="00184A3A">
        <w:rPr>
          <w:rFonts w:eastAsia="SimSun"/>
          <w:lang w:eastAsia="zh-CN"/>
          <w:rPrChange w:id="6128" w:author="Edward Leung" w:date="2017-01-10T12:35:00Z">
            <w:rPr>
              <w:rFonts w:eastAsia="SimSun"/>
              <w:lang w:eastAsia="zh-CN"/>
            </w:rPr>
          </w:rPrChange>
        </w:rPr>
        <w:t>DB adapters to monitor the master data table updates</w:t>
      </w:r>
    </w:p>
    <w:p w14:paraId="7D3C8249" w14:textId="6DF09562" w:rsidR="00F26B79" w:rsidRPr="00184A3A" w:rsidRDefault="00F26B79" w:rsidP="00F26B79">
      <w:pPr>
        <w:pStyle w:val="ListParagraph"/>
        <w:numPr>
          <w:ilvl w:val="1"/>
          <w:numId w:val="45"/>
        </w:numPr>
        <w:rPr>
          <w:rFonts w:eastAsia="SimSun"/>
          <w:lang w:eastAsia="zh-CN"/>
          <w:rPrChange w:id="6129" w:author="Edward Leung" w:date="2017-01-10T12:35:00Z">
            <w:rPr>
              <w:rFonts w:eastAsia="SimSun"/>
              <w:lang w:eastAsia="zh-CN"/>
            </w:rPr>
          </w:rPrChange>
        </w:rPr>
      </w:pPr>
      <w:r w:rsidRPr="00184A3A">
        <w:rPr>
          <w:rFonts w:eastAsia="SimSun"/>
          <w:lang w:eastAsia="zh-CN"/>
          <w:rPrChange w:id="6130" w:author="Edward Leung" w:date="2017-01-10T12:35:00Z">
            <w:rPr>
              <w:rFonts w:eastAsia="SimSun"/>
              <w:lang w:eastAsia="zh-CN"/>
            </w:rPr>
          </w:rPrChange>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B63FBB">
      <w:pPr>
        <w:pStyle w:val="Heading3"/>
        <w:rPr>
          <w:lang w:eastAsia="zh-CN"/>
          <w:rPrChange w:id="6131" w:author="Edward Leung" w:date="2017-01-10T12:35:00Z">
            <w:rPr>
              <w:lang w:eastAsia="zh-CN"/>
            </w:rPr>
          </w:rPrChange>
        </w:rPr>
      </w:pPr>
      <w:r w:rsidRPr="00184A3A">
        <w:rPr>
          <w:lang w:eastAsia="zh-CN"/>
          <w:rPrChange w:id="6132" w:author="Edward Leung" w:date="2017-01-10T12:35:00Z">
            <w:rPr>
              <w:lang w:eastAsia="zh-CN"/>
            </w:rPr>
          </w:rPrChange>
        </w:rPr>
        <w:t>Input</w:t>
      </w:r>
    </w:p>
    <w:p w14:paraId="4C1830A9" w14:textId="2E3649A3" w:rsidR="00B63FBB" w:rsidRPr="00184A3A" w:rsidRDefault="007A41BE" w:rsidP="00CB2687">
      <w:pPr>
        <w:ind w:left="360"/>
        <w:rPr>
          <w:lang w:eastAsia="zh-CN"/>
          <w:rPrChange w:id="6133" w:author="Edward Leung" w:date="2017-01-10T12:35:00Z">
            <w:rPr>
              <w:lang w:eastAsia="zh-CN"/>
            </w:rPr>
          </w:rPrChange>
        </w:rPr>
      </w:pPr>
      <w:r w:rsidRPr="00184A3A">
        <w:rPr>
          <w:lang w:eastAsia="zh-CN"/>
          <w:rPrChange w:id="6134" w:author="Edward Leung" w:date="2017-01-10T12:35:00Z">
            <w:rPr>
              <w:lang w:eastAsia="zh-CN"/>
            </w:rPr>
          </w:rPrChange>
        </w:rPr>
        <w:t>Pricing/master data in pricing server</w:t>
      </w:r>
    </w:p>
    <w:p w14:paraId="570F9CC8" w14:textId="77777777" w:rsidR="00B63FBB" w:rsidRPr="00184A3A" w:rsidRDefault="00B63FBB" w:rsidP="00B63FBB">
      <w:pPr>
        <w:pStyle w:val="Heading3"/>
        <w:rPr>
          <w:lang w:eastAsia="zh-CN"/>
          <w:rPrChange w:id="6135" w:author="Edward Leung" w:date="2017-01-10T12:35:00Z">
            <w:rPr>
              <w:lang w:eastAsia="zh-CN"/>
            </w:rPr>
          </w:rPrChange>
        </w:rPr>
      </w:pPr>
      <w:r w:rsidRPr="00184A3A">
        <w:rPr>
          <w:lang w:eastAsia="zh-CN"/>
          <w:rPrChange w:id="6136" w:author="Edward Leung" w:date="2017-01-10T12:35:00Z">
            <w:rPr>
              <w:lang w:eastAsia="zh-CN"/>
            </w:rPr>
          </w:rPrChange>
        </w:rPr>
        <w:t>Output</w:t>
      </w:r>
    </w:p>
    <w:p w14:paraId="2A71B4C5" w14:textId="73B3ABC2" w:rsidR="00B63FBB" w:rsidRPr="00184A3A" w:rsidRDefault="007A41BE" w:rsidP="00CB2687">
      <w:pPr>
        <w:ind w:left="360"/>
        <w:rPr>
          <w:lang w:eastAsia="zh-HK"/>
          <w:rPrChange w:id="6137" w:author="Edward Leung" w:date="2017-01-10T12:35:00Z">
            <w:rPr>
              <w:lang w:eastAsia="zh-HK"/>
            </w:rPr>
          </w:rPrChange>
        </w:rPr>
      </w:pPr>
      <w:r w:rsidRPr="00184A3A">
        <w:rPr>
          <w:lang w:eastAsia="zh-HK"/>
          <w:rPrChange w:id="6138" w:author="Edward Leung" w:date="2017-01-10T12:35:00Z">
            <w:rPr>
              <w:lang w:eastAsia="zh-HK"/>
            </w:rPr>
          </w:rPrChange>
        </w:rPr>
        <w:t>Pricing/master data in staging database</w:t>
      </w:r>
    </w:p>
    <w:p w14:paraId="72301E05" w14:textId="463762DE" w:rsidR="00085B76" w:rsidRPr="00184A3A" w:rsidRDefault="00085B76" w:rsidP="00B63FBB">
      <w:pPr>
        <w:pStyle w:val="Heading3"/>
        <w:rPr>
          <w:rPrChange w:id="6139" w:author="Edward Leung" w:date="2017-01-10T12:35:00Z">
            <w:rPr/>
          </w:rPrChange>
        </w:rPr>
      </w:pPr>
      <w:r w:rsidRPr="00184A3A">
        <w:rPr>
          <w:rPrChange w:id="6140" w:author="Edward Leung" w:date="2017-01-10T12:35:00Z">
            <w:rPr/>
          </w:rPrChange>
        </w:rPr>
        <w:lastRenderedPageBreak/>
        <w:t xml:space="preserve">Pricing/Master Data </w:t>
      </w:r>
      <w:r w:rsidR="00562819" w:rsidRPr="00184A3A">
        <w:rPr>
          <w:rPrChange w:id="6141" w:author="Edward Leung" w:date="2017-01-10T12:35:00Z">
            <w:rPr/>
          </w:rPrChange>
        </w:rPr>
        <w:t xml:space="preserve">Process </w:t>
      </w:r>
      <w:r w:rsidRPr="00184A3A">
        <w:rPr>
          <w:rPrChange w:id="6142" w:author="Edward Leung" w:date="2017-01-10T12:35:00Z">
            <w:rPr/>
          </w:rPrChange>
        </w:rPr>
        <w:t xml:space="preserve">(EDW - Staging) </w:t>
      </w:r>
    </w:p>
    <w:p w14:paraId="65FC1D82" w14:textId="77777777" w:rsidR="00B63FBB" w:rsidRPr="00184A3A" w:rsidRDefault="00B63FBB" w:rsidP="00B63FBB">
      <w:pPr>
        <w:pStyle w:val="Heading4"/>
        <w:ind w:left="864"/>
        <w:rPr>
          <w:rPrChange w:id="6143" w:author="Edward Leung" w:date="2017-01-10T12:35:00Z">
            <w:rPr/>
          </w:rPrChange>
        </w:rPr>
      </w:pPr>
      <w:r w:rsidRPr="00184A3A">
        <w:rPr>
          <w:rPrChange w:id="6144" w:author="Edward Leung" w:date="2017-01-10T12:35:00Z">
            <w:rPr/>
          </w:rPrChange>
        </w:rPr>
        <w:t>Process/Work Flow</w:t>
      </w:r>
    </w:p>
    <w:p w14:paraId="6D281F27" w14:textId="0ECCDF0B" w:rsidR="005D52A9" w:rsidRPr="00184A3A" w:rsidRDefault="005D52A9" w:rsidP="005D52A9">
      <w:pPr>
        <w:ind w:left="360"/>
        <w:rPr>
          <w:rPrChange w:id="6145" w:author="Edward Leung" w:date="2017-01-10T12:35:00Z">
            <w:rPr/>
          </w:rPrChange>
        </w:rPr>
      </w:pPr>
      <w:r w:rsidRPr="00184A3A">
        <w:rPr>
          <w:rPrChange w:id="6146" w:author="Edward Leung" w:date="2017-01-10T12:35:00Z">
            <w:rPr>
              <w:noProof/>
            </w:rPr>
          </w:rPrChange>
        </w:rPr>
        <w:drawing>
          <wp:inline distT="0" distB="0" distL="0" distR="0" wp14:anchorId="64956277" wp14:editId="76C777DF">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Change w:id="6147" w:author="Edward Leung" w:date="2017-01-10T12:35:00Z">
            <w:rPr>
              <w:b/>
              <w:u w:val="single"/>
              <w:lang w:eastAsia="zh-CN"/>
            </w:rPr>
          </w:rPrChange>
        </w:rPr>
      </w:pPr>
      <w:r w:rsidRPr="00184A3A">
        <w:rPr>
          <w:b/>
          <w:u w:val="single"/>
          <w:lang w:eastAsia="zh-CN"/>
          <w:rPrChange w:id="6148" w:author="Edward Leung" w:date="2017-01-10T12:35:00Z">
            <w:rPr>
              <w:b/>
              <w:u w:val="single"/>
              <w:lang w:eastAsia="zh-CN"/>
            </w:rPr>
          </w:rPrChange>
        </w:rPr>
        <w:t>Data process detail</w:t>
      </w:r>
    </w:p>
    <w:p w14:paraId="2880324C" w14:textId="5CA60446" w:rsidR="00F81ECE" w:rsidRPr="00184A3A" w:rsidRDefault="00F81ECE" w:rsidP="00F81ECE">
      <w:pPr>
        <w:ind w:left="360"/>
        <w:rPr>
          <w:rFonts w:eastAsia="SimSun"/>
          <w:color w:val="FF0000"/>
          <w:lang w:eastAsia="zh-CN"/>
          <w:rPrChange w:id="6149" w:author="Edward Leung" w:date="2017-01-10T12:35:00Z">
            <w:rPr>
              <w:lang w:eastAsia="zh-CN"/>
            </w:rPr>
          </w:rPrChange>
        </w:rPr>
      </w:pPr>
      <w:r w:rsidRPr="00184A3A">
        <w:rPr>
          <w:lang w:eastAsia="zh-CN"/>
          <w:rPrChange w:id="6150" w:author="Edward Leung" w:date="2017-01-10T12:35:00Z">
            <w:rPr>
              <w:lang w:eastAsia="zh-CN"/>
            </w:rPr>
          </w:rPrChange>
        </w:rPr>
        <w:t>Step 1. DB adapters monitor in add/update in the target master tables. When there is new data coming in, capture the delta’s data sequencing ID as response.</w:t>
      </w:r>
      <w:ins w:id="6151" w:author="Dick Chan" w:date="2017-01-10T10:34:00Z">
        <w:r w:rsidR="00821B8B" w:rsidRPr="00184A3A">
          <w:rPr>
            <w:lang w:eastAsia="zh-CN"/>
            <w:rPrChange w:id="6152" w:author="Edward Leung" w:date="2017-01-10T12:35:00Z">
              <w:rPr>
                <w:lang w:eastAsia="zh-CN"/>
              </w:rPr>
            </w:rPrChange>
          </w:rPr>
          <w:t xml:space="preserve"> </w:t>
        </w:r>
        <w:r w:rsidR="00821B8B" w:rsidRPr="00184A3A">
          <w:rPr>
            <w:color w:val="FF0000"/>
            <w:lang w:eastAsia="zh-CN"/>
            <w:rPrChange w:id="6153" w:author="Edward Leung" w:date="2017-01-10T12:35:00Z">
              <w:rPr>
                <w:lang w:eastAsia="zh-CN"/>
              </w:rPr>
            </w:rPrChange>
          </w:rPr>
          <w:sym w:font="Wingdings" w:char="F0E7"/>
        </w:r>
        <w:r w:rsidR="00821B8B" w:rsidRPr="00184A3A">
          <w:rPr>
            <w:color w:val="FF0000"/>
            <w:lang w:eastAsia="zh-CN"/>
            <w:rPrChange w:id="6154" w:author="Edward Leung" w:date="2017-01-10T12:35:00Z">
              <w:rPr>
                <w:lang w:eastAsia="zh-CN"/>
              </w:rPr>
            </w:rPrChange>
          </w:rPr>
          <w:t xml:space="preserve"> Dick??? Explain in more detail more to monitor the data changes</w:t>
        </w:r>
      </w:ins>
      <w:ins w:id="6155" w:author="Dick Chan" w:date="2017-01-10T10:35:00Z">
        <w:r w:rsidR="00821B8B" w:rsidRPr="00184A3A">
          <w:rPr>
            <w:color w:val="FF0000"/>
            <w:lang w:eastAsia="zh-CN"/>
            <w:rPrChange w:id="6156" w:author="Edward Leung" w:date="2017-01-10T12:35:00Z">
              <w:rPr>
                <w:lang w:eastAsia="zh-CN"/>
              </w:rPr>
            </w:rPrChange>
          </w:rPr>
          <w:t xml:space="preserve"> or what is the criteria for monitoring</w:t>
        </w:r>
      </w:ins>
      <w:ins w:id="6157" w:author="Dick Chan" w:date="2017-01-10T10:34:00Z">
        <w:r w:rsidR="00821B8B" w:rsidRPr="00184A3A">
          <w:rPr>
            <w:color w:val="FF0000"/>
            <w:lang w:eastAsia="zh-CN"/>
            <w:rPrChange w:id="6158" w:author="Edward Leung" w:date="2017-01-10T12:35:00Z">
              <w:rPr>
                <w:lang w:eastAsia="zh-CN"/>
              </w:rPr>
            </w:rPrChange>
          </w:rPr>
          <w:t xml:space="preserve">? </w:t>
        </w:r>
      </w:ins>
      <w:ins w:id="6159" w:author="Dick Chan" w:date="2017-01-10T10:35:00Z">
        <w:r w:rsidR="00821B8B" w:rsidRPr="00184A3A">
          <w:rPr>
            <w:color w:val="FF0000"/>
            <w:rPrChange w:id="6160" w:author="Edward Leung" w:date="2017-01-10T12:35:00Z">
              <w:rPr/>
            </w:rPrChange>
          </w:rPr>
          <w:t xml:space="preserve">Do we need to discuss with Maxim’s? </w:t>
        </w:r>
      </w:ins>
    </w:p>
    <w:p w14:paraId="18747A1C" w14:textId="7722345D" w:rsidR="00F81ECE" w:rsidRPr="00184A3A" w:rsidRDefault="00F81ECE" w:rsidP="00F81ECE">
      <w:pPr>
        <w:ind w:left="360"/>
        <w:rPr>
          <w:lang w:eastAsia="zh-CN"/>
          <w:rPrChange w:id="6161" w:author="Edward Leung" w:date="2017-01-10T12:35:00Z">
            <w:rPr>
              <w:lang w:eastAsia="zh-CN"/>
            </w:rPr>
          </w:rPrChange>
        </w:rPr>
      </w:pPr>
      <w:r w:rsidRPr="00184A3A">
        <w:rPr>
          <w:lang w:eastAsia="zh-CN"/>
          <w:rPrChange w:id="6162" w:author="Edward Leung" w:date="2017-01-10T12:35:00Z">
            <w:rPr>
              <w:lang w:eastAsia="zh-CN"/>
            </w:rPr>
          </w:rPrChange>
        </w:rPr>
        <w:t>Step 2. The pre-defined proxy service will use the captured ID to invoke an message enricher service so as to retrieved all details of the delta record.</w:t>
      </w:r>
    </w:p>
    <w:p w14:paraId="763FC11A" w14:textId="48709698" w:rsidR="00F81ECE" w:rsidRPr="00184A3A" w:rsidRDefault="00F81ECE" w:rsidP="00F81ECE">
      <w:pPr>
        <w:ind w:left="360"/>
        <w:rPr>
          <w:lang w:eastAsia="zh-CN"/>
          <w:rPrChange w:id="6163" w:author="Edward Leung" w:date="2017-01-10T12:35:00Z">
            <w:rPr>
              <w:lang w:eastAsia="zh-CN"/>
            </w:rPr>
          </w:rPrChange>
        </w:rPr>
      </w:pPr>
      <w:r w:rsidRPr="00184A3A">
        <w:rPr>
          <w:lang w:eastAsia="zh-CN"/>
          <w:rPrChange w:id="6164" w:author="Edward Leung" w:date="2017-01-10T12:35:00Z">
            <w:rPr>
              <w:lang w:eastAsia="zh-CN"/>
            </w:rPr>
          </w:rPrChange>
        </w:rPr>
        <w:t>Step 3. The enricher service will conduct a certain transformation and routing if necessary, eventually call the web service to update the delta data into staging DB.</w:t>
      </w:r>
    </w:p>
    <w:p w14:paraId="638F4AEB" w14:textId="77777777" w:rsidR="00B63FBB" w:rsidRPr="00184A3A" w:rsidRDefault="00B63FBB" w:rsidP="00B63FBB">
      <w:pPr>
        <w:pStyle w:val="Heading4"/>
        <w:ind w:left="864"/>
        <w:rPr>
          <w:rPrChange w:id="6165" w:author="Edward Leung" w:date="2017-01-10T12:35:00Z">
            <w:rPr/>
          </w:rPrChange>
        </w:rPr>
      </w:pPr>
      <w:r w:rsidRPr="00184A3A">
        <w:rPr>
          <w:rPrChange w:id="6166" w:author="Edward Leung" w:date="2017-01-10T12:35:00Z">
            <w:rPr/>
          </w:rPrChange>
        </w:rPr>
        <w:lastRenderedPageBreak/>
        <w:t>Screen</w:t>
      </w:r>
    </w:p>
    <w:p w14:paraId="04AB1912" w14:textId="77777777" w:rsidR="001A4608" w:rsidRPr="00184A3A" w:rsidRDefault="001A4608" w:rsidP="001A4608">
      <w:pPr>
        <w:ind w:left="450"/>
        <w:rPr>
          <w:lang w:eastAsia="zh-CN"/>
          <w:rPrChange w:id="6167" w:author="Edward Leung" w:date="2017-01-10T12:35:00Z">
            <w:rPr>
              <w:lang w:eastAsia="zh-CN"/>
            </w:rPr>
          </w:rPrChange>
        </w:rPr>
      </w:pPr>
      <w:r w:rsidRPr="00184A3A">
        <w:rPr>
          <w:lang w:eastAsia="zh-CN"/>
          <w:rPrChange w:id="6168" w:author="Edward Leung" w:date="2017-01-10T12:35:00Z">
            <w:rPr>
              <w:lang w:eastAsia="zh-CN"/>
            </w:rPr>
          </w:rPrChange>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Change w:id="6169" w:author="Edward Leung" w:date="2017-01-10T12:35:00Z">
            <w:rPr>
              <w:rFonts w:eastAsia="SimSun"/>
              <w:lang w:val="en-US"/>
            </w:rPr>
          </w:rPrChange>
        </w:rPr>
      </w:pPr>
      <w:r w:rsidRPr="00184A3A">
        <w:rPr>
          <w:lang w:val="en-US"/>
          <w:rPrChange w:id="6170" w:author="Edward Leung" w:date="2017-01-10T12:35:00Z">
            <w:rPr>
              <w:lang w:val="en-US"/>
            </w:rPr>
          </w:rPrChange>
        </w:rPr>
        <w:t>Data Fields &amp; Presentation Logic</w:t>
      </w:r>
    </w:p>
    <w:p w14:paraId="32ED6789" w14:textId="77777777" w:rsidR="001A4608" w:rsidRPr="00184A3A" w:rsidRDefault="001A4608" w:rsidP="001A4608">
      <w:pPr>
        <w:ind w:left="450"/>
        <w:rPr>
          <w:lang w:eastAsia="zh-CN"/>
          <w:rPrChange w:id="6171" w:author="Edward Leung" w:date="2017-01-10T12:35:00Z">
            <w:rPr>
              <w:lang w:eastAsia="zh-CN"/>
            </w:rPr>
          </w:rPrChange>
        </w:rPr>
      </w:pPr>
      <w:r w:rsidRPr="00184A3A">
        <w:rPr>
          <w:lang w:eastAsia="zh-CN"/>
          <w:rPrChange w:id="6172" w:author="Edward Leung" w:date="2017-01-10T12:35:00Z">
            <w:rPr>
              <w:lang w:eastAsia="zh-CN"/>
            </w:rPr>
          </w:rPrChange>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Change w:id="6173" w:author="Edward Leung" w:date="2017-01-10T12:35:00Z">
            <w:rPr>
              <w:lang w:val="en-US"/>
            </w:rPr>
          </w:rPrChange>
        </w:rPr>
      </w:pPr>
      <w:r w:rsidRPr="00184A3A">
        <w:rPr>
          <w:lang w:val="en-US"/>
          <w:rPrChange w:id="6174" w:author="Edward Leung" w:date="2017-01-10T12:35:00Z">
            <w:rPr>
              <w:lang w:val="en-US"/>
            </w:rPr>
          </w:rPrChange>
        </w:rPr>
        <w:t>Screen Objects &amp; Action</w:t>
      </w:r>
    </w:p>
    <w:p w14:paraId="58A9BBC0" w14:textId="77777777" w:rsidR="001A4608" w:rsidRPr="00184A3A" w:rsidRDefault="001A4608" w:rsidP="001A4608">
      <w:pPr>
        <w:ind w:left="450"/>
        <w:rPr>
          <w:lang w:eastAsia="zh-CN"/>
          <w:rPrChange w:id="6175" w:author="Edward Leung" w:date="2017-01-10T12:35:00Z">
            <w:rPr>
              <w:lang w:eastAsia="zh-CN"/>
            </w:rPr>
          </w:rPrChange>
        </w:rPr>
      </w:pPr>
      <w:r w:rsidRPr="00184A3A">
        <w:rPr>
          <w:lang w:eastAsia="zh-CN"/>
          <w:rPrChange w:id="6176" w:author="Edward Leung" w:date="2017-01-10T12:35:00Z">
            <w:rPr>
              <w:lang w:eastAsia="zh-CN"/>
            </w:rPr>
          </w:rPrChange>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Change w:id="6177" w:author="Edward Leung" w:date="2017-01-10T12:35:00Z">
            <w:rPr>
              <w:lang w:val="en-US"/>
            </w:rPr>
          </w:rPrChange>
        </w:rPr>
      </w:pPr>
      <w:r w:rsidRPr="00184A3A">
        <w:rPr>
          <w:lang w:val="en-US"/>
          <w:rPrChange w:id="6178" w:author="Edward Leung" w:date="2017-01-10T12:35:00Z">
            <w:rPr>
              <w:lang w:val="en-US"/>
            </w:rPr>
          </w:rPrChange>
        </w:rPr>
        <w:t>User/Security Group</w:t>
      </w:r>
    </w:p>
    <w:p w14:paraId="51B1A7F9" w14:textId="60F66044" w:rsidR="00B63FBB" w:rsidRPr="00184A3A" w:rsidRDefault="002F7309" w:rsidP="002F7309">
      <w:pPr>
        <w:ind w:left="450"/>
        <w:rPr>
          <w:lang w:eastAsia="zh-CN"/>
          <w:rPrChange w:id="6179" w:author="Edward Leung" w:date="2017-01-10T12:35:00Z">
            <w:rPr>
              <w:lang w:eastAsia="zh-CN"/>
            </w:rPr>
          </w:rPrChange>
        </w:rPr>
      </w:pPr>
      <w:r w:rsidRPr="00184A3A">
        <w:rPr>
          <w:lang w:eastAsia="zh-CN"/>
          <w:rPrChange w:id="6180" w:author="Edward Leung" w:date="2017-01-10T12:35:00Z">
            <w:rPr>
              <w:lang w:eastAsia="zh-CN"/>
            </w:rPr>
          </w:rPrChange>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Change w:id="6181" w:author="Edward Leung" w:date="2017-01-10T12:35:00Z">
            <w:rPr>
              <w:lang w:val="en-US"/>
            </w:rPr>
          </w:rPrChange>
        </w:rPr>
      </w:pPr>
      <w:r w:rsidRPr="00184A3A">
        <w:rPr>
          <w:lang w:val="en-US"/>
          <w:rPrChange w:id="6182" w:author="Edward Leung" w:date="2017-01-10T12:35:00Z">
            <w:rPr>
              <w:lang w:val="en-US"/>
            </w:rPr>
          </w:rPrChange>
        </w:rPr>
        <w:t>Assumptions/Constraints</w:t>
      </w:r>
    </w:p>
    <w:p w14:paraId="29E3141E" w14:textId="77777777" w:rsidR="002F7309" w:rsidRPr="00184A3A" w:rsidRDefault="002F7309" w:rsidP="002F7309">
      <w:pPr>
        <w:ind w:left="450"/>
        <w:rPr>
          <w:lang w:eastAsia="zh-CN"/>
          <w:rPrChange w:id="6183" w:author="Edward Leung" w:date="2017-01-10T12:35:00Z">
            <w:rPr>
              <w:lang w:eastAsia="zh-CN"/>
            </w:rPr>
          </w:rPrChange>
        </w:rPr>
      </w:pPr>
      <w:r w:rsidRPr="00184A3A">
        <w:rPr>
          <w:lang w:eastAsia="zh-CN"/>
          <w:rPrChange w:id="6184" w:author="Edward Leung" w:date="2017-01-10T12:35:00Z">
            <w:rPr>
              <w:lang w:eastAsia="zh-CN"/>
            </w:rPr>
          </w:rPrChange>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Change w:id="6185" w:author="Edward Leung" w:date="2017-01-10T12:35:00Z">
            <w:rPr>
              <w:lang w:val="en-US"/>
            </w:rPr>
          </w:rPrChange>
        </w:rPr>
      </w:pPr>
      <w:r w:rsidRPr="00184A3A">
        <w:rPr>
          <w:lang w:val="en-US"/>
          <w:rPrChange w:id="6186" w:author="Edward Leung" w:date="2017-01-10T12:35:00Z">
            <w:rPr>
              <w:lang w:val="en-US"/>
            </w:rPr>
          </w:rPrChange>
        </w:rPr>
        <w:t xml:space="preserve">Error &amp; Exception List </w:t>
      </w:r>
    </w:p>
    <w:p w14:paraId="07877A33" w14:textId="77777777" w:rsidR="002F7309" w:rsidRPr="00184A3A" w:rsidRDefault="002F7309" w:rsidP="002F7309">
      <w:pPr>
        <w:ind w:left="450"/>
        <w:rPr>
          <w:lang w:eastAsia="zh-CN"/>
          <w:rPrChange w:id="6187" w:author="Edward Leung" w:date="2017-01-10T12:35:00Z">
            <w:rPr>
              <w:lang w:eastAsia="zh-CN"/>
            </w:rPr>
          </w:rPrChange>
        </w:rPr>
      </w:pPr>
      <w:r w:rsidRPr="00184A3A">
        <w:rPr>
          <w:lang w:eastAsia="zh-CN"/>
          <w:rPrChange w:id="6188" w:author="Edward Leung" w:date="2017-01-10T12:35:00Z">
            <w:rPr>
              <w:lang w:eastAsia="zh-CN"/>
            </w:rPr>
          </w:rPrChange>
        </w:rPr>
        <w:t>N/A</w:t>
      </w:r>
    </w:p>
    <w:p w14:paraId="61AD475D" w14:textId="77777777" w:rsidR="00B63FBB" w:rsidRPr="00184A3A" w:rsidRDefault="00B63FBB" w:rsidP="00B63FBB">
      <w:pPr>
        <w:rPr>
          <w:lang w:eastAsia="zh-CN"/>
          <w:rPrChange w:id="6189" w:author="Edward Leung" w:date="2017-01-10T12:35:00Z">
            <w:rPr>
              <w:lang w:eastAsia="zh-CN"/>
            </w:rPr>
          </w:rPrChange>
        </w:rPr>
      </w:pPr>
    </w:p>
    <w:p w14:paraId="492F34CE" w14:textId="77777777" w:rsidR="00085B76" w:rsidRPr="00184A3A" w:rsidRDefault="00085B76" w:rsidP="00085B76">
      <w:pPr>
        <w:rPr>
          <w:lang w:eastAsia="zh-HK"/>
          <w:rPrChange w:id="6190" w:author="Edward Leung" w:date="2017-01-10T12:35:00Z">
            <w:rPr>
              <w:lang w:eastAsia="zh-HK"/>
            </w:rPr>
          </w:rPrChange>
        </w:rPr>
      </w:pPr>
    </w:p>
    <w:p w14:paraId="150B530D" w14:textId="77777777" w:rsidR="00CB2687" w:rsidRPr="00184A3A" w:rsidRDefault="00CB2687">
      <w:pPr>
        <w:rPr>
          <w:rFonts w:cs="Microsoft YaHei"/>
          <w:b/>
          <w:bCs/>
          <w:color w:val="4F81BD" w:themeColor="accent1"/>
          <w:sz w:val="26"/>
          <w:szCs w:val="26"/>
          <w:lang w:eastAsia="zh-HK"/>
          <w:rPrChange w:id="6191" w:author="Edward Leung" w:date="2017-01-10T12:35:00Z">
            <w:rPr>
              <w:rFonts w:cs="Microsoft YaHei"/>
              <w:b/>
              <w:bCs/>
              <w:color w:val="4F81BD" w:themeColor="accent1"/>
              <w:sz w:val="26"/>
              <w:szCs w:val="26"/>
              <w:lang w:eastAsia="zh-HK"/>
            </w:rPr>
          </w:rPrChange>
        </w:rPr>
      </w:pPr>
      <w:bookmarkStart w:id="6192" w:name="_Toc471750759"/>
      <w:r w:rsidRPr="00184A3A">
        <w:rPr>
          <w:rPrChange w:id="6193" w:author="Edward Leung" w:date="2017-01-10T12:35:00Z">
            <w:rPr/>
          </w:rPrChange>
        </w:rPr>
        <w:br w:type="page"/>
      </w:r>
    </w:p>
    <w:p w14:paraId="119E981A" w14:textId="5CCF3AB0" w:rsidR="00085B76" w:rsidRPr="00184A3A" w:rsidRDefault="00085B76" w:rsidP="00085B76">
      <w:pPr>
        <w:pStyle w:val="Heading2"/>
        <w:rPr>
          <w:rPrChange w:id="6194" w:author="Edward Leung" w:date="2017-01-10T12:35:00Z">
            <w:rPr/>
          </w:rPrChange>
        </w:rPr>
      </w:pPr>
      <w:r w:rsidRPr="00184A3A">
        <w:rPr>
          <w:rPrChange w:id="6195" w:author="Edward Leung" w:date="2017-01-10T12:35:00Z">
            <w:rPr/>
          </w:rPrChange>
        </w:rPr>
        <w:lastRenderedPageBreak/>
        <w:t xml:space="preserve">Pricing/Master Data </w:t>
      </w:r>
      <w:r w:rsidR="00B63FBB" w:rsidRPr="00184A3A">
        <w:rPr>
          <w:rPrChange w:id="6196" w:author="Edward Leung" w:date="2017-01-10T12:35:00Z">
            <w:rPr/>
          </w:rPrChange>
        </w:rPr>
        <w:t>Distribution</w:t>
      </w:r>
      <w:r w:rsidRPr="00184A3A">
        <w:rPr>
          <w:rPrChange w:id="6197" w:author="Edward Leung" w:date="2017-01-10T12:35:00Z">
            <w:rPr/>
          </w:rPrChange>
        </w:rPr>
        <w:t xml:space="preserve"> </w:t>
      </w:r>
      <w:r w:rsidR="00B63FBB" w:rsidRPr="00184A3A">
        <w:rPr>
          <w:rPrChange w:id="6198" w:author="Edward Leung" w:date="2017-01-10T12:35:00Z">
            <w:rPr/>
          </w:rPrChange>
        </w:rPr>
        <w:t>Batch Job (Staging-POS)</w:t>
      </w:r>
      <w:bookmarkEnd w:id="6192"/>
    </w:p>
    <w:p w14:paraId="1B7EC624" w14:textId="77777777" w:rsidR="00B63FBB" w:rsidRPr="00184A3A" w:rsidRDefault="00B63FBB" w:rsidP="00B63FBB">
      <w:pPr>
        <w:pStyle w:val="Heading3"/>
        <w:rPr>
          <w:lang w:eastAsia="zh-CN"/>
          <w:rPrChange w:id="6199" w:author="Edward Leung" w:date="2017-01-10T12:35:00Z">
            <w:rPr>
              <w:lang w:eastAsia="zh-CN"/>
            </w:rPr>
          </w:rPrChange>
        </w:rPr>
      </w:pPr>
      <w:r w:rsidRPr="00184A3A">
        <w:rPr>
          <w:lang w:eastAsia="zh-CN"/>
          <w:rPrChange w:id="6200" w:author="Edward Leung" w:date="2017-01-10T12:35:00Z">
            <w:rPr>
              <w:lang w:eastAsia="zh-CN"/>
            </w:rPr>
          </w:rPrChange>
        </w:rPr>
        <w:t>Description</w:t>
      </w:r>
    </w:p>
    <w:p w14:paraId="51CFA3F2" w14:textId="4B8F0949" w:rsidR="00CB2687" w:rsidRPr="00184A3A" w:rsidRDefault="00CB2687" w:rsidP="00CB2687">
      <w:pPr>
        <w:ind w:left="360"/>
        <w:rPr>
          <w:lang w:eastAsia="zh-CN"/>
          <w:rPrChange w:id="6201" w:author="Edward Leung" w:date="2017-01-10T12:35:00Z">
            <w:rPr>
              <w:lang w:eastAsia="zh-CN"/>
            </w:rPr>
          </w:rPrChange>
        </w:rPr>
      </w:pPr>
      <w:r w:rsidRPr="00184A3A">
        <w:rPr>
          <w:lang w:eastAsia="zh-CN"/>
          <w:rPrChange w:id="6202" w:author="Edward Leung" w:date="2017-01-10T12:35:00Z">
            <w:rPr>
              <w:lang w:eastAsia="zh-CN"/>
            </w:rPr>
          </w:rPrChange>
        </w:rPr>
        <w:t xml:space="preserve">While the pricing/master data is </w:t>
      </w:r>
      <w:r w:rsidR="00C14CD1" w:rsidRPr="00184A3A">
        <w:rPr>
          <w:lang w:eastAsia="zh-CN"/>
          <w:rPrChange w:id="6203" w:author="Edward Leung" w:date="2017-01-10T12:35:00Z">
            <w:rPr>
              <w:lang w:eastAsia="zh-CN"/>
            </w:rPr>
          </w:rPrChange>
        </w:rPr>
        <w:t xml:space="preserve">finished </w:t>
      </w:r>
      <w:r w:rsidRPr="00184A3A">
        <w:rPr>
          <w:lang w:eastAsia="zh-CN"/>
          <w:rPrChange w:id="6204" w:author="Edward Leung" w:date="2017-01-10T12:35:00Z">
            <w:rPr>
              <w:lang w:eastAsia="zh-CN"/>
            </w:rPr>
          </w:rPrChange>
        </w:rPr>
        <w:t xml:space="preserve">being updated into staging database, </w:t>
      </w:r>
      <w:r w:rsidR="00520E61" w:rsidRPr="00184A3A">
        <w:rPr>
          <w:lang w:eastAsia="zh-CN"/>
          <w:rPrChange w:id="6205" w:author="Edward Leung" w:date="2017-01-10T12:35:00Z">
            <w:rPr>
              <w:lang w:eastAsia="zh-CN"/>
            </w:rPr>
          </w:rPrChange>
        </w:rPr>
        <w:t xml:space="preserve">the </w:t>
      </w:r>
      <w:r w:rsidR="00C14CD1" w:rsidRPr="00184A3A">
        <w:rPr>
          <w:lang w:eastAsia="zh-CN"/>
          <w:rPrChange w:id="6206" w:author="Edward Leung" w:date="2017-01-10T12:35:00Z">
            <w:rPr>
              <w:lang w:eastAsia="zh-CN"/>
            </w:rPr>
          </w:rPrChange>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320A2B56" w:rsidR="00CB2687" w:rsidRPr="00184A3A" w:rsidRDefault="00CB2687" w:rsidP="00CB2687">
      <w:pPr>
        <w:ind w:left="360"/>
        <w:rPr>
          <w:lang w:eastAsia="zh-CN"/>
          <w:rPrChange w:id="6207" w:author="Edward Leung" w:date="2017-01-10T12:35:00Z">
            <w:rPr>
              <w:lang w:eastAsia="zh-CN"/>
            </w:rPr>
          </w:rPrChange>
        </w:rPr>
      </w:pPr>
      <w:r w:rsidRPr="00184A3A">
        <w:rPr>
          <w:lang w:eastAsia="zh-CN"/>
          <w:rPrChange w:id="6208" w:author="Edward Leung" w:date="2017-01-10T12:35:00Z">
            <w:rPr>
              <w:lang w:eastAsia="zh-CN"/>
            </w:rPr>
          </w:rPrChange>
        </w:rPr>
        <w:t xml:space="preserve">The </w:t>
      </w:r>
      <w:r w:rsidR="00977259" w:rsidRPr="00184A3A">
        <w:rPr>
          <w:lang w:eastAsia="zh-CN"/>
          <w:rPrChange w:id="6209" w:author="Edward Leung" w:date="2017-01-10T12:35:00Z">
            <w:rPr>
              <w:lang w:eastAsia="zh-CN"/>
            </w:rPr>
          </w:rPrChange>
        </w:rPr>
        <w:t>pricing/master data distribution tasks</w:t>
      </w:r>
      <w:r w:rsidRPr="00184A3A">
        <w:rPr>
          <w:lang w:eastAsia="zh-CN"/>
          <w:rPrChange w:id="6210" w:author="Edward Leung" w:date="2017-01-10T12:35:00Z">
            <w:rPr>
              <w:lang w:eastAsia="zh-CN"/>
            </w:rPr>
          </w:rPrChange>
        </w:rPr>
        <w:t xml:space="preserve"> is triggered by a </w:t>
      </w:r>
      <w:r w:rsidR="00C14CD1" w:rsidRPr="00184A3A">
        <w:rPr>
          <w:lang w:eastAsia="zh-CN"/>
          <w:rPrChange w:id="6211" w:author="Edward Leung" w:date="2017-01-10T12:35:00Z">
            <w:rPr>
              <w:lang w:eastAsia="zh-CN"/>
            </w:rPr>
          </w:rPrChange>
        </w:rPr>
        <w:t>proxy server</w:t>
      </w:r>
      <w:r w:rsidRPr="00184A3A">
        <w:rPr>
          <w:lang w:eastAsia="zh-CN"/>
          <w:rPrChange w:id="6212" w:author="Edward Leung" w:date="2017-01-10T12:35:00Z">
            <w:rPr>
              <w:lang w:eastAsia="zh-CN"/>
            </w:rPr>
          </w:rPrChange>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Change w:id="6213" w:author="Edward Leung" w:date="2017-01-10T12:35:00Z">
            <w:rPr>
              <w:lang w:eastAsia="zh-CN"/>
            </w:rPr>
          </w:rPrChange>
        </w:rPr>
        <w:t xml:space="preserve"> and from table to table</w:t>
      </w:r>
      <w:r w:rsidRPr="00184A3A">
        <w:rPr>
          <w:lang w:eastAsia="zh-CN"/>
          <w:rPrChange w:id="6214" w:author="Edward Leung" w:date="2017-01-10T12:35:00Z">
            <w:rPr>
              <w:lang w:eastAsia="zh-CN"/>
            </w:rPr>
          </w:rPrChange>
        </w:rPr>
        <w:t>.</w:t>
      </w:r>
      <w:ins w:id="6215" w:author="Dick Chan" w:date="2017-01-10T10:36:00Z">
        <w:r w:rsidR="00821B8B" w:rsidRPr="00184A3A">
          <w:rPr>
            <w:lang w:eastAsia="zh-CN"/>
            <w:rPrChange w:id="6216" w:author="Edward Leung" w:date="2017-01-10T12:35:00Z">
              <w:rPr>
                <w:lang w:eastAsia="zh-CN"/>
              </w:rPr>
            </w:rPrChange>
          </w:rPr>
          <w:t xml:space="preserve"> </w:t>
        </w:r>
        <w:r w:rsidR="00821B8B" w:rsidRPr="00184A3A">
          <w:rPr>
            <w:color w:val="FF0000"/>
            <w:lang w:eastAsia="zh-CN"/>
            <w:rPrChange w:id="6217" w:author="Edward Leung" w:date="2017-01-10T12:35:00Z">
              <w:rPr>
                <w:lang w:eastAsia="zh-CN"/>
              </w:rPr>
            </w:rPrChange>
          </w:rPr>
          <w:t>Dick??? We need to explain what is the override logic or validation, etc?</w:t>
        </w:r>
      </w:ins>
    </w:p>
    <w:p w14:paraId="3AB97489" w14:textId="77777777" w:rsidR="00CB2687" w:rsidRPr="00184A3A" w:rsidRDefault="00CB2687" w:rsidP="00CB2687">
      <w:pPr>
        <w:ind w:left="360"/>
        <w:rPr>
          <w:lang w:eastAsia="zh-CN"/>
          <w:rPrChange w:id="6218" w:author="Edward Leung" w:date="2017-01-10T12:35:00Z">
            <w:rPr>
              <w:lang w:eastAsia="zh-CN"/>
            </w:rPr>
          </w:rPrChange>
        </w:rPr>
      </w:pPr>
      <w:r w:rsidRPr="00184A3A">
        <w:rPr>
          <w:lang w:eastAsia="zh-CN"/>
          <w:rPrChange w:id="6219" w:author="Edward Leung" w:date="2017-01-10T12:35:00Z">
            <w:rPr>
              <w:lang w:eastAsia="zh-CN"/>
            </w:rPr>
          </w:rPrChange>
        </w:rPr>
        <w:t>In below session there will be the details descriptions about</w:t>
      </w:r>
    </w:p>
    <w:p w14:paraId="77B87F16" w14:textId="3229520A" w:rsidR="00CB2687" w:rsidRPr="00184A3A" w:rsidRDefault="00C14CD1" w:rsidP="00C14CD1">
      <w:pPr>
        <w:pStyle w:val="ListParagraph"/>
        <w:numPr>
          <w:ilvl w:val="0"/>
          <w:numId w:val="46"/>
        </w:numPr>
        <w:rPr>
          <w:lang w:eastAsia="zh-CN"/>
          <w:rPrChange w:id="6220" w:author="Edward Leung" w:date="2017-01-10T12:35:00Z">
            <w:rPr>
              <w:lang w:eastAsia="zh-CN"/>
            </w:rPr>
          </w:rPrChange>
        </w:rPr>
      </w:pPr>
      <w:r w:rsidRPr="00184A3A">
        <w:rPr>
          <w:lang w:eastAsia="zh-CN"/>
          <w:rPrChange w:id="6221" w:author="Edward Leung" w:date="2017-01-10T12:35:00Z">
            <w:rPr>
              <w:lang w:eastAsia="zh-CN"/>
            </w:rPr>
          </w:rPrChange>
        </w:rPr>
        <w:t>Pricing/Master data distribution</w:t>
      </w:r>
      <w:r w:rsidR="00CB2687" w:rsidRPr="00184A3A">
        <w:rPr>
          <w:lang w:eastAsia="zh-CN"/>
          <w:rPrChange w:id="6222" w:author="Edward Leung" w:date="2017-01-10T12:35:00Z">
            <w:rPr>
              <w:lang w:eastAsia="zh-CN"/>
            </w:rPr>
          </w:rPrChange>
        </w:rPr>
        <w:t xml:space="preserve"> (POS - Staging) Scheduler</w:t>
      </w:r>
    </w:p>
    <w:p w14:paraId="7BF06E97" w14:textId="5A414529" w:rsidR="00CB2687" w:rsidRPr="00184A3A" w:rsidRDefault="00C14CD1" w:rsidP="00C14CD1">
      <w:pPr>
        <w:pStyle w:val="ListParagraph"/>
        <w:numPr>
          <w:ilvl w:val="0"/>
          <w:numId w:val="46"/>
        </w:numPr>
        <w:ind w:left="360" w:firstLine="0"/>
        <w:rPr>
          <w:lang w:eastAsia="zh-CN"/>
          <w:rPrChange w:id="6223" w:author="Edward Leung" w:date="2017-01-10T12:35:00Z">
            <w:rPr>
              <w:lang w:eastAsia="zh-CN"/>
            </w:rPr>
          </w:rPrChange>
        </w:rPr>
      </w:pPr>
      <w:r w:rsidRPr="00184A3A">
        <w:rPr>
          <w:lang w:eastAsia="zh-CN"/>
          <w:rPrChange w:id="6224" w:author="Edward Leung" w:date="2017-01-10T12:35:00Z">
            <w:rPr>
              <w:lang w:eastAsia="zh-CN"/>
            </w:rPr>
          </w:rPrChange>
        </w:rPr>
        <w:t xml:space="preserve">Pricing/Master data distribution </w:t>
      </w:r>
      <w:r w:rsidR="00CB2687" w:rsidRPr="00184A3A">
        <w:rPr>
          <w:lang w:eastAsia="zh-CN"/>
          <w:rPrChange w:id="6225" w:author="Edward Leung" w:date="2017-01-10T12:35:00Z">
            <w:rPr>
              <w:lang w:eastAsia="zh-CN"/>
            </w:rPr>
          </w:rPrChange>
        </w:rPr>
        <w:t>(POS - Staging) Task</w:t>
      </w:r>
    </w:p>
    <w:p w14:paraId="69842473" w14:textId="77777777" w:rsidR="00B63FBB" w:rsidRPr="00184A3A" w:rsidRDefault="00B63FBB" w:rsidP="00B63FBB">
      <w:pPr>
        <w:rPr>
          <w:lang w:eastAsia="zh-CN"/>
          <w:rPrChange w:id="6226" w:author="Edward Leung" w:date="2017-01-10T12:35:00Z">
            <w:rPr>
              <w:lang w:eastAsia="zh-CN"/>
            </w:rPr>
          </w:rPrChange>
        </w:rPr>
      </w:pPr>
    </w:p>
    <w:p w14:paraId="0D7733A9" w14:textId="77777777" w:rsidR="00B63FBB" w:rsidRPr="00184A3A" w:rsidRDefault="00B63FBB" w:rsidP="00B63FBB">
      <w:pPr>
        <w:pStyle w:val="Heading3"/>
        <w:rPr>
          <w:lang w:eastAsia="zh-CN"/>
          <w:rPrChange w:id="6227" w:author="Edward Leung" w:date="2017-01-10T12:35:00Z">
            <w:rPr>
              <w:lang w:eastAsia="zh-CN"/>
            </w:rPr>
          </w:rPrChange>
        </w:rPr>
      </w:pPr>
      <w:r w:rsidRPr="00184A3A">
        <w:rPr>
          <w:lang w:eastAsia="zh-CN"/>
          <w:rPrChange w:id="6228" w:author="Edward Leung" w:date="2017-01-10T12:35:00Z">
            <w:rPr>
              <w:lang w:eastAsia="zh-CN"/>
            </w:rPr>
          </w:rPrChange>
        </w:rPr>
        <w:t>Input</w:t>
      </w:r>
    </w:p>
    <w:p w14:paraId="310592BE" w14:textId="2171CB2B" w:rsidR="00B63FBB" w:rsidRPr="00184A3A" w:rsidRDefault="008A66C3" w:rsidP="008A66C3">
      <w:pPr>
        <w:ind w:left="360"/>
        <w:rPr>
          <w:lang w:eastAsia="zh-CN"/>
          <w:rPrChange w:id="6229" w:author="Edward Leung" w:date="2017-01-10T12:35:00Z">
            <w:rPr>
              <w:lang w:eastAsia="zh-CN"/>
            </w:rPr>
          </w:rPrChange>
        </w:rPr>
      </w:pPr>
      <w:r w:rsidRPr="00184A3A">
        <w:rPr>
          <w:lang w:eastAsia="zh-CN"/>
          <w:rPrChange w:id="6230" w:author="Edward Leung" w:date="2017-01-10T12:35:00Z">
            <w:rPr>
              <w:lang w:eastAsia="zh-CN"/>
            </w:rPr>
          </w:rPrChange>
        </w:rPr>
        <w:t>Pricing/Master data in staging DB</w:t>
      </w:r>
    </w:p>
    <w:p w14:paraId="3DDB4D47" w14:textId="77777777" w:rsidR="00B63FBB" w:rsidRPr="00184A3A" w:rsidRDefault="00B63FBB" w:rsidP="00B63FBB">
      <w:pPr>
        <w:pStyle w:val="Heading3"/>
        <w:rPr>
          <w:lang w:eastAsia="zh-CN"/>
          <w:rPrChange w:id="6231" w:author="Edward Leung" w:date="2017-01-10T12:35:00Z">
            <w:rPr>
              <w:lang w:eastAsia="zh-CN"/>
            </w:rPr>
          </w:rPrChange>
        </w:rPr>
      </w:pPr>
      <w:r w:rsidRPr="00184A3A">
        <w:rPr>
          <w:lang w:eastAsia="zh-CN"/>
          <w:rPrChange w:id="6232" w:author="Edward Leung" w:date="2017-01-10T12:35:00Z">
            <w:rPr>
              <w:lang w:eastAsia="zh-CN"/>
            </w:rPr>
          </w:rPrChange>
        </w:rPr>
        <w:t>Output</w:t>
      </w:r>
    </w:p>
    <w:p w14:paraId="3944B713" w14:textId="258BF555" w:rsidR="00B63FBB" w:rsidRPr="00184A3A" w:rsidRDefault="008A66C3" w:rsidP="008A66C3">
      <w:pPr>
        <w:ind w:left="360"/>
        <w:rPr>
          <w:lang w:eastAsia="zh-CN"/>
          <w:rPrChange w:id="6233" w:author="Edward Leung" w:date="2017-01-10T12:35:00Z">
            <w:rPr>
              <w:lang w:eastAsia="zh-CN"/>
            </w:rPr>
          </w:rPrChange>
        </w:rPr>
      </w:pPr>
      <w:r w:rsidRPr="00184A3A">
        <w:rPr>
          <w:lang w:eastAsia="zh-CN"/>
          <w:rPrChange w:id="6234" w:author="Edward Leung" w:date="2017-01-10T12:35:00Z">
            <w:rPr>
              <w:lang w:eastAsia="zh-CN"/>
            </w:rPr>
          </w:rPrChange>
        </w:rPr>
        <w:t>Pricing/Master data in POS clients</w:t>
      </w:r>
    </w:p>
    <w:p w14:paraId="5706C1C6" w14:textId="7F68E2EA" w:rsidR="00B63FBB" w:rsidRPr="00184A3A" w:rsidRDefault="00B63FBB" w:rsidP="00B63FBB">
      <w:pPr>
        <w:pStyle w:val="Heading3"/>
        <w:rPr>
          <w:lang w:eastAsia="zh-HK"/>
          <w:rPrChange w:id="6235" w:author="Edward Leung" w:date="2017-01-10T12:35:00Z">
            <w:rPr>
              <w:lang w:eastAsia="zh-HK"/>
            </w:rPr>
          </w:rPrChange>
        </w:rPr>
      </w:pPr>
      <w:r w:rsidRPr="00184A3A">
        <w:rPr>
          <w:rPrChange w:id="6236" w:author="Edward Leung" w:date="2017-01-10T12:35:00Z">
            <w:rPr/>
          </w:rPrChange>
        </w:rPr>
        <w:lastRenderedPageBreak/>
        <w:t>Pricing/Master Data</w:t>
      </w:r>
      <w:r w:rsidRPr="00184A3A">
        <w:rPr>
          <w:lang w:eastAsia="zh-HK"/>
          <w:rPrChange w:id="6237" w:author="Edward Leung" w:date="2017-01-10T12:35:00Z">
            <w:rPr>
              <w:lang w:eastAsia="zh-HK"/>
            </w:rPr>
          </w:rPrChange>
        </w:rPr>
        <w:t xml:space="preserve"> </w:t>
      </w:r>
      <w:r w:rsidRPr="00184A3A">
        <w:rPr>
          <w:rPrChange w:id="6238" w:author="Edward Leung" w:date="2017-01-10T12:35:00Z">
            <w:rPr/>
          </w:rPrChange>
        </w:rPr>
        <w:t>Distribution</w:t>
      </w:r>
      <w:r w:rsidRPr="00184A3A">
        <w:rPr>
          <w:lang w:eastAsia="zh-HK"/>
          <w:rPrChange w:id="6239" w:author="Edward Leung" w:date="2017-01-10T12:35:00Z">
            <w:rPr>
              <w:lang w:eastAsia="zh-HK"/>
            </w:rPr>
          </w:rPrChange>
        </w:rPr>
        <w:t xml:space="preserve"> </w:t>
      </w:r>
      <w:r w:rsidRPr="00184A3A">
        <w:rPr>
          <w:rPrChange w:id="6240" w:author="Edward Leung" w:date="2017-01-10T12:35:00Z">
            <w:rPr/>
          </w:rPrChange>
        </w:rPr>
        <w:t xml:space="preserve">Scheduler </w:t>
      </w:r>
      <w:r w:rsidRPr="00184A3A">
        <w:rPr>
          <w:lang w:eastAsia="zh-HK"/>
          <w:rPrChange w:id="6241" w:author="Edward Leung" w:date="2017-01-10T12:35:00Z">
            <w:rPr>
              <w:lang w:eastAsia="zh-HK"/>
            </w:rPr>
          </w:rPrChange>
        </w:rPr>
        <w:t>(Staging</w:t>
      </w:r>
      <w:r w:rsidRPr="00184A3A">
        <w:rPr>
          <w:rPrChange w:id="6242" w:author="Edward Leung" w:date="2017-01-10T12:35:00Z">
            <w:rPr/>
          </w:rPrChange>
        </w:rPr>
        <w:t>-POS</w:t>
      </w:r>
      <w:r w:rsidRPr="00184A3A">
        <w:rPr>
          <w:lang w:eastAsia="zh-HK"/>
          <w:rPrChange w:id="6243" w:author="Edward Leung" w:date="2017-01-10T12:35:00Z">
            <w:rPr>
              <w:lang w:eastAsia="zh-HK"/>
            </w:rPr>
          </w:rPrChange>
        </w:rPr>
        <w:t>)</w:t>
      </w:r>
    </w:p>
    <w:p w14:paraId="4F979453" w14:textId="77777777" w:rsidR="00B63FBB" w:rsidRPr="00184A3A" w:rsidRDefault="00B63FBB" w:rsidP="00B63FBB">
      <w:pPr>
        <w:pStyle w:val="Heading4"/>
        <w:ind w:left="864"/>
        <w:rPr>
          <w:rPrChange w:id="6244" w:author="Edward Leung" w:date="2017-01-10T12:35:00Z">
            <w:rPr/>
          </w:rPrChange>
        </w:rPr>
      </w:pPr>
      <w:r w:rsidRPr="00184A3A">
        <w:rPr>
          <w:rPrChange w:id="6245" w:author="Edward Leung" w:date="2017-01-10T12:35:00Z">
            <w:rPr/>
          </w:rPrChange>
        </w:rPr>
        <w:t>Process/Work Flow</w:t>
      </w:r>
    </w:p>
    <w:p w14:paraId="3415C9F4" w14:textId="1D7B2643" w:rsidR="005C64E4" w:rsidRPr="00184A3A" w:rsidRDefault="005C64E4" w:rsidP="005C64E4">
      <w:pPr>
        <w:ind w:left="360"/>
        <w:rPr>
          <w:rPrChange w:id="6246" w:author="Edward Leung" w:date="2017-01-10T12:35:00Z">
            <w:rPr/>
          </w:rPrChange>
        </w:rPr>
      </w:pPr>
      <w:r w:rsidRPr="00184A3A">
        <w:rPr>
          <w:rPrChange w:id="6247" w:author="Edward Leung" w:date="2017-01-10T12:35:00Z">
            <w:rPr>
              <w:noProof/>
            </w:rPr>
          </w:rPrChange>
        </w:rPr>
        <w:drawing>
          <wp:inline distT="0" distB="0" distL="0" distR="0" wp14:anchorId="1877A67E" wp14:editId="5FA14C2D">
            <wp:extent cx="4597400" cy="79113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476" cy="7918411"/>
                    </a:xfrm>
                    <a:prstGeom prst="rect">
                      <a:avLst/>
                    </a:prstGeom>
                  </pic:spPr>
                </pic:pic>
              </a:graphicData>
            </a:graphic>
          </wp:inline>
        </w:drawing>
      </w:r>
    </w:p>
    <w:p w14:paraId="773ED2A5" w14:textId="77777777" w:rsidR="008D3730" w:rsidRPr="00184A3A" w:rsidRDefault="008D3730" w:rsidP="008D3730">
      <w:pPr>
        <w:ind w:left="360"/>
        <w:rPr>
          <w:b/>
          <w:u w:val="single"/>
          <w:lang w:eastAsia="zh-CN"/>
          <w:rPrChange w:id="6248" w:author="Edward Leung" w:date="2017-01-10T12:35:00Z">
            <w:rPr>
              <w:b/>
              <w:u w:val="single"/>
              <w:lang w:eastAsia="zh-CN"/>
            </w:rPr>
          </w:rPrChange>
        </w:rPr>
      </w:pPr>
      <w:r w:rsidRPr="00184A3A">
        <w:rPr>
          <w:b/>
          <w:u w:val="single"/>
          <w:lang w:eastAsia="zh-CN"/>
          <w:rPrChange w:id="6249" w:author="Edward Leung" w:date="2017-01-10T12:35:00Z">
            <w:rPr>
              <w:b/>
              <w:u w:val="single"/>
              <w:lang w:eastAsia="zh-CN"/>
            </w:rPr>
          </w:rPrChange>
        </w:rPr>
        <w:lastRenderedPageBreak/>
        <w:t>Job Details</w:t>
      </w:r>
    </w:p>
    <w:p w14:paraId="4023F190" w14:textId="21581AE5" w:rsidR="008D3730" w:rsidRPr="00184A3A" w:rsidRDefault="008D3730" w:rsidP="008D3730">
      <w:pPr>
        <w:ind w:left="360"/>
        <w:rPr>
          <w:lang w:eastAsia="zh-CN"/>
          <w:rPrChange w:id="6250" w:author="Edward Leung" w:date="2017-01-10T12:35:00Z">
            <w:rPr>
              <w:lang w:eastAsia="zh-CN"/>
            </w:rPr>
          </w:rPrChange>
        </w:rPr>
      </w:pPr>
      <w:r w:rsidRPr="00184A3A">
        <w:rPr>
          <w:lang w:eastAsia="zh-CN"/>
          <w:rPrChange w:id="6251" w:author="Edward Leung" w:date="2017-01-10T12:35:00Z">
            <w:rPr>
              <w:lang w:eastAsia="zh-CN"/>
            </w:rPr>
          </w:rPrChange>
        </w:rPr>
        <w:t xml:space="preserve">The scheduler job is </w:t>
      </w:r>
      <w:r w:rsidR="0096252A" w:rsidRPr="00184A3A">
        <w:rPr>
          <w:lang w:eastAsia="zh-CN"/>
          <w:rPrChange w:id="6252" w:author="Edward Leung" w:date="2017-01-10T12:35:00Z">
            <w:rPr>
              <w:lang w:eastAsia="zh-CN"/>
            </w:rPr>
          </w:rPrChange>
        </w:rPr>
        <w:t>the main controller of all the pricing/master data distribution</w:t>
      </w:r>
      <w:r w:rsidRPr="00184A3A">
        <w:rPr>
          <w:lang w:eastAsia="zh-CN"/>
          <w:rPrChange w:id="6253" w:author="Edward Leung" w:date="2017-01-10T12:35:00Z">
            <w:rPr>
              <w:lang w:eastAsia="zh-CN"/>
            </w:rPr>
          </w:rPrChange>
        </w:rPr>
        <w:t>. It</w:t>
      </w:r>
      <w:r w:rsidR="0096252A" w:rsidRPr="00184A3A">
        <w:rPr>
          <w:lang w:eastAsia="zh-CN"/>
          <w:rPrChange w:id="6254" w:author="Edward Leung" w:date="2017-01-10T12:35:00Z">
            <w:rPr>
              <w:lang w:eastAsia="zh-CN"/>
            </w:rPr>
          </w:rPrChange>
        </w:rPr>
        <w:t xml:space="preserve"> is invoked by the proxy service which is trigger by the OSB DB Adapter moniting the indication data of the pricing/master data generation in pricing server. The scheduler not only submits pricing/master data distribution task upon specific poll branch scheme but also</w:t>
      </w:r>
      <w:r w:rsidRPr="00184A3A">
        <w:rPr>
          <w:lang w:eastAsia="zh-CN"/>
          <w:rPrChange w:id="6255" w:author="Edward Leung" w:date="2017-01-10T12:35:00Z">
            <w:rPr>
              <w:lang w:eastAsia="zh-CN"/>
            </w:rPr>
          </w:rPrChange>
        </w:rPr>
        <w:t xml:space="preserve"> logs down the running process in job logs and log files.</w:t>
      </w:r>
    </w:p>
    <w:p w14:paraId="3DF6F143" w14:textId="77777777" w:rsidR="008D3730" w:rsidRPr="00184A3A" w:rsidRDefault="008D3730" w:rsidP="008D3730">
      <w:pPr>
        <w:ind w:left="360"/>
        <w:rPr>
          <w:rFonts w:eastAsia="SimSun"/>
          <w:lang w:eastAsia="zh-CN"/>
          <w:rPrChange w:id="6256" w:author="Edward Leung" w:date="2017-01-10T12:35:00Z">
            <w:rPr>
              <w:rFonts w:eastAsia="SimSun"/>
              <w:lang w:eastAsia="zh-CN"/>
            </w:rPr>
          </w:rPrChange>
        </w:rPr>
      </w:pPr>
      <w:r w:rsidRPr="00184A3A">
        <w:rPr>
          <w:lang w:eastAsia="zh-CN"/>
          <w:rPrChange w:id="6257" w:author="Edward Leung" w:date="2017-01-10T12:35:00Z">
            <w:rPr>
              <w:lang w:eastAsia="zh-CN"/>
            </w:rPr>
          </w:rPrChange>
        </w:rPr>
        <w:t>Summarily the schedule executes in below steps</w:t>
      </w:r>
    </w:p>
    <w:p w14:paraId="459269E9" w14:textId="699FE3BA" w:rsidR="008D3730" w:rsidRPr="00184A3A" w:rsidRDefault="008D3730" w:rsidP="008D3730">
      <w:pPr>
        <w:ind w:left="360"/>
        <w:rPr>
          <w:lang w:eastAsia="zh-CN"/>
          <w:rPrChange w:id="6258" w:author="Edward Leung" w:date="2017-01-10T12:35:00Z">
            <w:rPr>
              <w:lang w:eastAsia="zh-CN"/>
            </w:rPr>
          </w:rPrChange>
        </w:rPr>
      </w:pPr>
      <w:r w:rsidRPr="00184A3A">
        <w:rPr>
          <w:lang w:eastAsia="zh-CN"/>
          <w:rPrChange w:id="6259" w:author="Edward Leung" w:date="2017-01-10T12:35:00Z">
            <w:rPr>
              <w:lang w:eastAsia="zh-CN"/>
            </w:rPr>
          </w:rPrChange>
        </w:rPr>
        <w:t xml:space="preserve">Step1. This batch job will be triggered every </w:t>
      </w:r>
      <w:r w:rsidR="00990250" w:rsidRPr="00184A3A">
        <w:rPr>
          <w:lang w:eastAsia="zh-CN"/>
          <w:rPrChange w:id="6260" w:author="Edward Leung" w:date="2017-01-10T12:35:00Z">
            <w:rPr>
              <w:lang w:eastAsia="zh-CN"/>
            </w:rPr>
          </w:rPrChange>
        </w:rPr>
        <w:t>1</w:t>
      </w:r>
      <w:r w:rsidRPr="00184A3A">
        <w:rPr>
          <w:lang w:eastAsia="zh-CN"/>
          <w:rPrChange w:id="6261" w:author="Edward Leung" w:date="2017-01-10T12:35:00Z">
            <w:rPr>
              <w:lang w:eastAsia="zh-CN"/>
            </w:rPr>
          </w:rPrChange>
        </w:rPr>
        <w:t xml:space="preserve">5 mins (configured). It would iterate all available data source in poll branch scheme table </w:t>
      </w:r>
      <w:r w:rsidR="00681248" w:rsidRPr="00184A3A">
        <w:rPr>
          <w:lang w:eastAsia="zh-CN"/>
          <w:rPrChange w:id="6262" w:author="Edward Leung" w:date="2017-01-10T12:35:00Z">
            <w:rPr>
              <w:lang w:eastAsia="zh-CN"/>
            </w:rPr>
          </w:rPrChange>
        </w:rPr>
        <w:t>which are under the poll scheme type = “MASTER” and direction = “STG_TO_POS”</w:t>
      </w:r>
      <w:r w:rsidRPr="00184A3A">
        <w:rPr>
          <w:lang w:eastAsia="zh-CN"/>
          <w:rPrChange w:id="6263" w:author="Edward Leung" w:date="2017-01-10T12:35:00Z">
            <w:rPr>
              <w:lang w:eastAsia="zh-CN"/>
            </w:rPr>
          </w:rPrChange>
        </w:rPr>
        <w:t xml:space="preserve">. </w:t>
      </w:r>
    </w:p>
    <w:p w14:paraId="1CF5EFEE" w14:textId="2D633122" w:rsidR="008D3730" w:rsidRPr="00184A3A" w:rsidRDefault="008D3730" w:rsidP="008D3730">
      <w:pPr>
        <w:ind w:left="360"/>
        <w:rPr>
          <w:lang w:eastAsia="zh-CN"/>
          <w:rPrChange w:id="6264" w:author="Edward Leung" w:date="2017-01-10T12:35:00Z">
            <w:rPr>
              <w:lang w:eastAsia="zh-CN"/>
            </w:rPr>
          </w:rPrChange>
        </w:rPr>
      </w:pPr>
      <w:r w:rsidRPr="00184A3A">
        <w:rPr>
          <w:lang w:eastAsia="zh-CN"/>
          <w:rPrChange w:id="6265" w:author="Edward Leung" w:date="2017-01-10T12:35:00Z">
            <w:rPr>
              <w:lang w:eastAsia="zh-CN"/>
            </w:rPr>
          </w:rPrChange>
        </w:rPr>
        <w:t xml:space="preserve">Step 2. </w:t>
      </w:r>
      <w:r w:rsidR="003948F5" w:rsidRPr="00184A3A">
        <w:rPr>
          <w:lang w:eastAsia="zh-CN"/>
          <w:rPrChange w:id="6266" w:author="Edward Leung" w:date="2017-01-10T12:35:00Z">
            <w:rPr>
              <w:lang w:eastAsia="zh-CN"/>
            </w:rPr>
          </w:rPrChange>
        </w:rPr>
        <w:t>Upon the scheduler job’s triggering, f</w:t>
      </w:r>
      <w:r w:rsidRPr="00184A3A">
        <w:rPr>
          <w:lang w:eastAsia="zh-CN"/>
          <w:rPrChange w:id="6267" w:author="Edward Leung" w:date="2017-01-10T12:35:00Z">
            <w:rPr>
              <w:lang w:eastAsia="zh-CN"/>
            </w:rPr>
          </w:rPrChange>
        </w:rPr>
        <w:t>irstly</w:t>
      </w:r>
      <w:r w:rsidR="003948F5" w:rsidRPr="00184A3A">
        <w:rPr>
          <w:lang w:eastAsia="zh-CN"/>
          <w:rPrChange w:id="6268" w:author="Edward Leung" w:date="2017-01-10T12:35:00Z">
            <w:rPr>
              <w:lang w:eastAsia="zh-CN"/>
            </w:rPr>
          </w:rPrChange>
        </w:rPr>
        <w:t xml:space="preserve"> it</w:t>
      </w:r>
      <w:r w:rsidRPr="00184A3A">
        <w:rPr>
          <w:lang w:eastAsia="zh-CN"/>
          <w:rPrChange w:id="6269" w:author="Edward Leung" w:date="2017-01-10T12:35:00Z">
            <w:rPr>
              <w:lang w:eastAsia="zh-CN"/>
            </w:rPr>
          </w:rPrChange>
        </w:rPr>
        <w:t xml:space="preserve"> update</w:t>
      </w:r>
      <w:r w:rsidR="003948F5" w:rsidRPr="00184A3A">
        <w:rPr>
          <w:lang w:eastAsia="zh-CN"/>
          <w:rPrChange w:id="6270" w:author="Edward Leung" w:date="2017-01-10T12:35:00Z">
            <w:rPr>
              <w:lang w:eastAsia="zh-CN"/>
            </w:rPr>
          </w:rPrChange>
        </w:rPr>
        <w:t>s</w:t>
      </w:r>
      <w:r w:rsidRPr="00184A3A">
        <w:rPr>
          <w:lang w:eastAsia="zh-CN"/>
          <w:rPrChange w:id="6271" w:author="Edward Leung" w:date="2017-01-10T12:35:00Z">
            <w:rPr>
              <w:lang w:eastAsia="zh-CN"/>
            </w:rPr>
          </w:rPrChange>
        </w:rPr>
        <w:t xml:space="preserve"> the previous job log’s latest job indicator from ‘Y’ to ‘N’. Onwards newly create scheduler job log is having the status “PROGRESS”. The latest batch indicator for the new record will be marked as “Y”.</w:t>
      </w:r>
    </w:p>
    <w:p w14:paraId="22024099" w14:textId="180E240D" w:rsidR="008D3730" w:rsidRPr="00184A3A" w:rsidRDefault="008D3730" w:rsidP="008D3730">
      <w:pPr>
        <w:ind w:left="360"/>
        <w:rPr>
          <w:lang w:eastAsia="zh-CN"/>
          <w:rPrChange w:id="6272" w:author="Edward Leung" w:date="2017-01-10T12:35:00Z">
            <w:rPr>
              <w:lang w:eastAsia="zh-CN"/>
            </w:rPr>
          </w:rPrChange>
        </w:rPr>
      </w:pPr>
      <w:r w:rsidRPr="00184A3A">
        <w:rPr>
          <w:lang w:eastAsia="zh-CN"/>
          <w:rPrChange w:id="6273" w:author="Edward Leung" w:date="2017-01-10T12:35:00Z">
            <w:rPr>
              <w:lang w:eastAsia="zh-CN"/>
            </w:rPr>
          </w:rPrChange>
        </w:rPr>
        <w:t xml:space="preserve">Step 3. Submit </w:t>
      </w:r>
      <w:r w:rsidR="00013CE8" w:rsidRPr="00184A3A">
        <w:rPr>
          <w:lang w:eastAsia="zh-CN"/>
          <w:rPrChange w:id="6274" w:author="Edward Leung" w:date="2017-01-10T12:35:00Z">
            <w:rPr>
              <w:lang w:eastAsia="zh-CN"/>
            </w:rPr>
          </w:rPrChange>
        </w:rPr>
        <w:t>pricing</w:t>
      </w:r>
      <w:r w:rsidR="00013CE8" w:rsidRPr="00184A3A">
        <w:rPr>
          <w:rFonts w:eastAsia="SimSun"/>
          <w:lang w:eastAsia="zh-CN"/>
          <w:rPrChange w:id="6275" w:author="Edward Leung" w:date="2017-01-10T12:35:00Z">
            <w:rPr>
              <w:rFonts w:eastAsia="SimSun"/>
              <w:lang w:eastAsia="zh-CN"/>
            </w:rPr>
          </w:rPrChange>
        </w:rPr>
        <w:t xml:space="preserve">/master data </w:t>
      </w:r>
      <w:r w:rsidR="00013CE8" w:rsidRPr="00184A3A">
        <w:rPr>
          <w:lang w:eastAsia="zh-CN"/>
          <w:rPrChange w:id="6276" w:author="Edward Leung" w:date="2017-01-10T12:35:00Z">
            <w:rPr>
              <w:lang w:eastAsia="zh-CN"/>
            </w:rPr>
          </w:rPrChange>
        </w:rPr>
        <w:t xml:space="preserve">distribution </w:t>
      </w:r>
      <w:r w:rsidRPr="00184A3A">
        <w:rPr>
          <w:lang w:eastAsia="zh-CN"/>
          <w:rPrChange w:id="6277" w:author="Edward Leung" w:date="2017-01-10T12:35:00Z">
            <w:rPr>
              <w:lang w:eastAsia="zh-CN"/>
            </w:rPr>
          </w:rPrChange>
        </w:rPr>
        <w:t xml:space="preserve"> tasks for all eligible poll branch schemes </w:t>
      </w:r>
      <w:r w:rsidR="00013CE8" w:rsidRPr="00184A3A">
        <w:rPr>
          <w:lang w:eastAsia="zh-CN"/>
          <w:rPrChange w:id="6278" w:author="Edward Leung" w:date="2017-01-10T12:35:00Z">
            <w:rPr>
              <w:lang w:eastAsia="zh-CN"/>
            </w:rPr>
          </w:rPrChange>
        </w:rPr>
        <w:t>selected in step 1</w:t>
      </w:r>
      <w:r w:rsidRPr="00184A3A">
        <w:rPr>
          <w:lang w:eastAsia="zh-CN"/>
          <w:rPrChange w:id="6279" w:author="Edward Leung" w:date="2017-01-10T12:35:00Z">
            <w:rPr>
              <w:lang w:eastAsia="zh-CN"/>
            </w:rPr>
          </w:rPrChange>
        </w:rPr>
        <w:t>.</w:t>
      </w:r>
    </w:p>
    <w:p w14:paraId="4B74FDD4" w14:textId="0355F8D4" w:rsidR="008D3730" w:rsidRPr="00184A3A" w:rsidRDefault="008D3730" w:rsidP="008D3730">
      <w:pPr>
        <w:ind w:left="360"/>
        <w:rPr>
          <w:lang w:eastAsia="zh-CN"/>
          <w:rPrChange w:id="6280" w:author="Edward Leung" w:date="2017-01-10T12:35:00Z">
            <w:rPr>
              <w:lang w:eastAsia="zh-CN"/>
            </w:rPr>
          </w:rPrChange>
        </w:rPr>
      </w:pPr>
      <w:r w:rsidRPr="00184A3A">
        <w:rPr>
          <w:lang w:eastAsia="zh-CN"/>
          <w:rPrChange w:id="6281" w:author="Edward Leung" w:date="2017-01-10T12:35:00Z">
            <w:rPr>
              <w:lang w:eastAsia="zh-CN"/>
            </w:rPr>
          </w:rPrChange>
        </w:rPr>
        <w:t>Step 4. Upon any errors in the task submission and cannot be resolved (e.g. by retry). The job will abort and keep the job status to reflect the problematic stage “FAILED”.</w:t>
      </w:r>
      <w:ins w:id="6282" w:author="Dick Chan" w:date="2017-01-10T10:37:00Z">
        <w:r w:rsidR="00821B8B" w:rsidRPr="00184A3A">
          <w:rPr>
            <w:lang w:eastAsia="zh-CN"/>
            <w:rPrChange w:id="6283" w:author="Edward Leung" w:date="2017-01-10T12:35:00Z">
              <w:rPr>
                <w:lang w:eastAsia="zh-CN"/>
              </w:rPr>
            </w:rPrChange>
          </w:rPr>
          <w:t xml:space="preserve"> </w:t>
        </w:r>
        <w:r w:rsidR="00821B8B" w:rsidRPr="00184A3A">
          <w:rPr>
            <w:color w:val="FF0000"/>
            <w:lang w:eastAsia="zh-CN"/>
            <w:rPrChange w:id="6284" w:author="Edward Leung" w:date="2017-01-10T12:35:00Z">
              <w:rPr>
                <w:lang w:eastAsia="zh-CN"/>
              </w:rPr>
            </w:rPrChange>
          </w:rPr>
          <w:t>Dick??? What means “cannot be resolved”?</w:t>
        </w:r>
      </w:ins>
    </w:p>
    <w:p w14:paraId="623A9C75" w14:textId="77777777" w:rsidR="008D3730" w:rsidRPr="00184A3A" w:rsidRDefault="008D3730" w:rsidP="008D3730">
      <w:pPr>
        <w:ind w:left="360"/>
        <w:rPr>
          <w:lang w:eastAsia="zh-CN"/>
          <w:rPrChange w:id="6285" w:author="Edward Leung" w:date="2017-01-10T12:35:00Z">
            <w:rPr>
              <w:lang w:eastAsia="zh-CN"/>
            </w:rPr>
          </w:rPrChange>
        </w:rPr>
      </w:pPr>
      <w:r w:rsidRPr="00184A3A">
        <w:rPr>
          <w:lang w:eastAsia="zh-CN"/>
          <w:rPrChange w:id="6286" w:author="Edward Leung" w:date="2017-01-10T12:35:00Z">
            <w:rPr>
              <w:lang w:eastAsia="zh-CN"/>
            </w:rPr>
          </w:rPrChange>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Change w:id="6287" w:author="Edward Leung" w:date="2017-01-10T12:35:00Z">
                  <w:rPr>
                    <w:b/>
                  </w:rPr>
                </w:rPrChange>
              </w:rPr>
            </w:pPr>
            <w:r w:rsidRPr="00184A3A">
              <w:rPr>
                <w:b/>
                <w:rPrChange w:id="6288" w:author="Edward Leung" w:date="2017-01-10T12:35:00Z">
                  <w:rPr>
                    <w:b/>
                  </w:rPr>
                </w:rPrChange>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Change w:id="6289" w:author="Edward Leung" w:date="2017-01-10T12:35:00Z">
                  <w:rPr>
                    <w:b/>
                  </w:rPr>
                </w:rPrChange>
              </w:rPr>
            </w:pPr>
            <w:r w:rsidRPr="00184A3A">
              <w:rPr>
                <w:b/>
                <w:rPrChange w:id="6290" w:author="Edward Leung" w:date="2017-01-10T12:35:00Z">
                  <w:rPr>
                    <w:b/>
                  </w:rPr>
                </w:rPrChange>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Change w:id="6291" w:author="Edward Leung" w:date="2017-01-10T12:35:00Z">
                  <w:rPr>
                    <w:b/>
                  </w:rPr>
                </w:rPrChange>
              </w:rPr>
            </w:pPr>
            <w:r w:rsidRPr="00184A3A">
              <w:rPr>
                <w:b/>
                <w:rPrChange w:id="6292" w:author="Edward Leung" w:date="2017-01-10T12:35:00Z">
                  <w:rPr>
                    <w:b/>
                  </w:rPr>
                </w:rPrChange>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rPr>
                <w:rPrChange w:id="6293" w:author="Edward Leung" w:date="2017-01-10T12:35:00Z">
                  <w:rPr/>
                </w:rPrChange>
              </w:rPr>
            </w:pPr>
            <w:r w:rsidRPr="00184A3A">
              <w:rPr>
                <w:rPrChange w:id="6294" w:author="Edward Leung" w:date="2017-01-10T12:35:00Z">
                  <w:rPr/>
                </w:rPrChange>
              </w:rPr>
              <w:t>Sales EOD Polling Scheduler</w:t>
            </w:r>
          </w:p>
        </w:tc>
        <w:tc>
          <w:tcPr>
            <w:tcW w:w="1925" w:type="dxa"/>
          </w:tcPr>
          <w:p w14:paraId="21FDA72F" w14:textId="77777777" w:rsidR="008D3730" w:rsidRPr="00184A3A" w:rsidRDefault="008D3730" w:rsidP="00FB6D1F">
            <w:pPr>
              <w:pStyle w:val="BodyText"/>
              <w:rPr>
                <w:rPrChange w:id="6295" w:author="Edward Leung" w:date="2017-01-10T12:35:00Z">
                  <w:rPr/>
                </w:rPrChange>
              </w:rPr>
            </w:pPr>
            <w:r w:rsidRPr="00184A3A">
              <w:rPr>
                <w:rPrChange w:id="6296" w:author="Edward Leung" w:date="2017-01-10T12:35:00Z">
                  <w:rPr/>
                </w:rPrChange>
              </w:rPr>
              <w:t>“PROGRESS”</w:t>
            </w:r>
          </w:p>
          <w:p w14:paraId="1B038919" w14:textId="77777777" w:rsidR="008D3730" w:rsidRPr="00184A3A" w:rsidRDefault="008D3730" w:rsidP="00FB6D1F">
            <w:pPr>
              <w:pStyle w:val="BodyText"/>
              <w:rPr>
                <w:rPrChange w:id="6297" w:author="Edward Leung" w:date="2017-01-10T12:35:00Z">
                  <w:rPr/>
                </w:rPrChange>
              </w:rPr>
            </w:pPr>
            <w:r w:rsidRPr="00184A3A">
              <w:rPr>
                <w:rPrChange w:id="6298" w:author="Edward Leung" w:date="2017-01-10T12:35:00Z">
                  <w:rPr/>
                </w:rPrChange>
              </w:rPr>
              <w:t xml:space="preserve"> “FAILED”</w:t>
            </w:r>
          </w:p>
          <w:p w14:paraId="71AF4CF2" w14:textId="77777777" w:rsidR="008D3730" w:rsidRPr="00184A3A" w:rsidRDefault="008D3730" w:rsidP="00FB6D1F">
            <w:pPr>
              <w:pStyle w:val="BodyText"/>
              <w:rPr>
                <w:rPrChange w:id="6299" w:author="Edward Leung" w:date="2017-01-10T12:35:00Z">
                  <w:rPr/>
                </w:rPrChange>
              </w:rPr>
            </w:pPr>
            <w:r w:rsidRPr="00184A3A">
              <w:rPr>
                <w:rPrChange w:id="6300" w:author="Edward Leung" w:date="2017-01-10T12:35:00Z">
                  <w:rPr/>
                </w:rPrChange>
              </w:rPr>
              <w:t>“COMPLETE”</w:t>
            </w:r>
          </w:p>
        </w:tc>
        <w:tc>
          <w:tcPr>
            <w:tcW w:w="5588" w:type="dxa"/>
          </w:tcPr>
          <w:p w14:paraId="6D27E5B2" w14:textId="77777777" w:rsidR="008D3730" w:rsidRPr="00184A3A" w:rsidRDefault="008D3730" w:rsidP="00FB6D1F">
            <w:pPr>
              <w:pStyle w:val="BodyText"/>
              <w:rPr>
                <w:rPrChange w:id="6301" w:author="Edward Leung" w:date="2017-01-10T12:35:00Z">
                  <w:rPr/>
                </w:rPrChange>
              </w:rPr>
            </w:pPr>
            <w:r w:rsidRPr="00184A3A">
              <w:rPr>
                <w:rPrChange w:id="6302" w:author="Edward Leung" w:date="2017-01-10T12:35:00Z">
                  <w:rPr/>
                </w:rPrChange>
              </w:rPr>
              <w:t xml:space="preserve"> “PROGRESS” when scheduler is invoked and started</w:t>
            </w:r>
          </w:p>
          <w:p w14:paraId="2EA3D6F9" w14:textId="77777777" w:rsidR="008D3730" w:rsidRPr="00184A3A" w:rsidRDefault="008D3730" w:rsidP="00FB6D1F">
            <w:pPr>
              <w:pStyle w:val="BodyText"/>
              <w:rPr>
                <w:rPrChange w:id="6303" w:author="Edward Leung" w:date="2017-01-10T12:35:00Z">
                  <w:rPr/>
                </w:rPrChange>
              </w:rPr>
            </w:pPr>
            <w:r w:rsidRPr="00184A3A">
              <w:rPr>
                <w:rPrChange w:id="6304" w:author="Edward Leung" w:date="2017-01-10T12:35:00Z">
                  <w:rPr/>
                </w:rPrChange>
              </w:rPr>
              <w:t xml:space="preserve"> “FAILED” when encounter errors reading poll scheme data from database or errors submitting tasks.</w:t>
            </w:r>
          </w:p>
          <w:p w14:paraId="5E7AEB4B" w14:textId="77777777" w:rsidR="008D3730" w:rsidRPr="00184A3A" w:rsidRDefault="008D3730" w:rsidP="00FB6D1F">
            <w:pPr>
              <w:pStyle w:val="BodyText"/>
              <w:rPr>
                <w:rPrChange w:id="6305" w:author="Edward Leung" w:date="2017-01-10T12:35:00Z">
                  <w:rPr/>
                </w:rPrChange>
              </w:rPr>
            </w:pPr>
            <w:r w:rsidRPr="00184A3A">
              <w:rPr>
                <w:rPrChange w:id="6306" w:author="Edward Leung" w:date="2017-01-10T12:35:00Z">
                  <w:rPr/>
                </w:rPrChange>
              </w:rPr>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Change w:id="6307" w:author="Edward Leung" w:date="2017-01-10T12:35:00Z">
            <w:rPr>
              <w:lang w:eastAsia="zh-CN"/>
            </w:rPr>
          </w:rPrChange>
        </w:rPr>
      </w:pPr>
    </w:p>
    <w:p w14:paraId="3E9FAD32" w14:textId="77777777" w:rsidR="008D3730" w:rsidRPr="00184A3A" w:rsidRDefault="008D3730" w:rsidP="008D3730">
      <w:pPr>
        <w:ind w:left="360"/>
        <w:rPr>
          <w:b/>
          <w:u w:val="single"/>
          <w:lang w:eastAsia="zh-CN"/>
          <w:rPrChange w:id="6308" w:author="Edward Leung" w:date="2017-01-10T12:35:00Z">
            <w:rPr>
              <w:b/>
              <w:u w:val="single"/>
              <w:lang w:eastAsia="zh-CN"/>
            </w:rPr>
          </w:rPrChange>
        </w:rPr>
      </w:pPr>
      <w:r w:rsidRPr="00184A3A">
        <w:rPr>
          <w:b/>
          <w:u w:val="single"/>
          <w:lang w:eastAsia="zh-CN"/>
          <w:rPrChange w:id="6309" w:author="Edward Leung" w:date="2017-01-10T12:35:00Z">
            <w:rPr>
              <w:b/>
              <w:u w:val="single"/>
              <w:lang w:eastAsia="zh-CN"/>
            </w:rPr>
          </w:rPrChange>
        </w:rPr>
        <w:t>Logging</w:t>
      </w:r>
    </w:p>
    <w:p w14:paraId="0EC42F82" w14:textId="00BC9080" w:rsidR="008D3730" w:rsidRPr="00184A3A" w:rsidRDefault="008D3730" w:rsidP="008D3730">
      <w:pPr>
        <w:ind w:left="360"/>
        <w:rPr>
          <w:lang w:eastAsia="zh-CN"/>
          <w:rPrChange w:id="6310" w:author="Edward Leung" w:date="2017-01-10T12:35:00Z">
            <w:rPr>
              <w:lang w:eastAsia="zh-CN"/>
            </w:rPr>
          </w:rPrChange>
        </w:rPr>
      </w:pPr>
      <w:r w:rsidRPr="00184A3A">
        <w:rPr>
          <w:lang w:eastAsia="zh-CN"/>
          <w:rPrChange w:id="6311" w:author="Edward Leung" w:date="2017-01-10T12:35:00Z">
            <w:rPr>
              <w:lang w:eastAsia="zh-CN"/>
            </w:rPr>
          </w:rPrChange>
        </w:rPr>
        <w:t>Log directory: /repos/</w:t>
      </w:r>
      <w:r w:rsidR="00CA2BEF" w:rsidRPr="00184A3A">
        <w:rPr>
          <w:lang w:eastAsia="zh-CN"/>
          <w:rPrChange w:id="6312" w:author="Edward Leung" w:date="2017-01-10T12:35:00Z">
            <w:rPr>
              <w:lang w:eastAsia="zh-CN"/>
            </w:rPr>
          </w:rPrChange>
        </w:rPr>
        <w:t>esb/polling</w:t>
      </w:r>
      <w:r w:rsidRPr="00184A3A">
        <w:rPr>
          <w:lang w:eastAsia="zh-CN"/>
          <w:rPrChange w:id="6313" w:author="Edward Leung" w:date="2017-01-10T12:35:00Z">
            <w:rPr>
              <w:lang w:eastAsia="zh-CN"/>
            </w:rPr>
          </w:rPrChange>
        </w:rPr>
        <w:t>/log/</w:t>
      </w:r>
      <w:r w:rsidR="00CA2BEF" w:rsidRPr="00184A3A">
        <w:rPr>
          <w:lang w:eastAsia="zh-CN"/>
          <w:rPrChange w:id="6314" w:author="Edward Leung" w:date="2017-01-10T12:35:00Z">
            <w:rPr>
              <w:lang w:eastAsia="zh-CN"/>
            </w:rPr>
          </w:rPrChange>
        </w:rPr>
        <w:t>master</w:t>
      </w:r>
      <w:r w:rsidRPr="00184A3A">
        <w:rPr>
          <w:lang w:eastAsia="zh-CN"/>
          <w:rPrChange w:id="6315" w:author="Edward Leung" w:date="2017-01-10T12:35:00Z">
            <w:rPr>
              <w:lang w:eastAsia="zh-CN"/>
            </w:rPr>
          </w:rPrChange>
        </w:rPr>
        <w:t>_yyyymmdd.log</w:t>
      </w:r>
    </w:p>
    <w:p w14:paraId="175F47A0" w14:textId="203AFC2F" w:rsidR="008D3730" w:rsidRPr="00184A3A" w:rsidRDefault="008D3730" w:rsidP="008D3730">
      <w:pPr>
        <w:ind w:left="360"/>
        <w:rPr>
          <w:lang w:eastAsia="zh-CN"/>
          <w:rPrChange w:id="6316" w:author="Edward Leung" w:date="2017-01-10T12:35:00Z">
            <w:rPr>
              <w:lang w:eastAsia="zh-CN"/>
            </w:rPr>
          </w:rPrChange>
        </w:rPr>
      </w:pPr>
      <w:r w:rsidRPr="00184A3A">
        <w:rPr>
          <w:lang w:eastAsia="zh-CN"/>
          <w:rPrChange w:id="6317" w:author="Edward Leung" w:date="2017-01-10T12:35:00Z">
            <w:rPr>
              <w:lang w:eastAsia="zh-CN"/>
            </w:rPr>
          </w:rPrChange>
        </w:rPr>
        <w:t xml:space="preserve">Upon each poll branch scheme </w:t>
      </w:r>
      <w:r w:rsidR="00A34004" w:rsidRPr="00184A3A">
        <w:rPr>
          <w:lang w:eastAsia="zh-CN"/>
          <w:rPrChange w:id="6318" w:author="Edward Leung" w:date="2017-01-10T12:35:00Z">
            <w:rPr>
              <w:lang w:eastAsia="zh-CN"/>
            </w:rPr>
          </w:rPrChange>
        </w:rPr>
        <w:t>pricing</w:t>
      </w:r>
      <w:r w:rsidR="00A34004" w:rsidRPr="00184A3A">
        <w:rPr>
          <w:rFonts w:eastAsia="SimSun"/>
          <w:lang w:eastAsia="zh-CN"/>
          <w:rPrChange w:id="6319" w:author="Edward Leung" w:date="2017-01-10T12:35:00Z">
            <w:rPr>
              <w:rFonts w:eastAsia="SimSun"/>
              <w:lang w:eastAsia="zh-CN"/>
            </w:rPr>
          </w:rPrChange>
        </w:rPr>
        <w:t xml:space="preserve">/master distribution </w:t>
      </w:r>
      <w:r w:rsidRPr="00184A3A">
        <w:rPr>
          <w:lang w:eastAsia="zh-CN"/>
          <w:rPrChange w:id="6320" w:author="Edward Leung" w:date="2017-01-10T12:35:00Z">
            <w:rPr>
              <w:lang w:eastAsia="zh-CN"/>
            </w:rPr>
          </w:rPrChange>
        </w:rPr>
        <w:t>task submission: the scheme info will be written into follow format:</w:t>
      </w:r>
    </w:p>
    <w:p w14:paraId="3D4B7DD9" w14:textId="243C47C3" w:rsidR="008D3730" w:rsidRPr="00184A3A" w:rsidRDefault="00A34004" w:rsidP="008D3730">
      <w:pPr>
        <w:ind w:left="360"/>
        <w:rPr>
          <w:lang w:eastAsia="zh-CN"/>
          <w:rPrChange w:id="6321" w:author="Edward Leung" w:date="2017-01-10T12:35:00Z">
            <w:rPr>
              <w:lang w:eastAsia="zh-CN"/>
            </w:rPr>
          </w:rPrChange>
        </w:rPr>
      </w:pPr>
      <w:r w:rsidRPr="00184A3A">
        <w:rPr>
          <w:lang w:eastAsia="zh-CN"/>
          <w:rPrChange w:id="6322" w:author="Edward Leung" w:date="2017-01-10T12:35:00Z">
            <w:rPr>
              <w:lang w:eastAsia="zh-CN"/>
            </w:rPr>
          </w:rPrChange>
        </w:rPr>
        <w:t>[INFO] [Timestamp] MAST</w:t>
      </w:r>
      <w:r w:rsidR="004C3E6E" w:rsidRPr="00184A3A">
        <w:rPr>
          <w:lang w:eastAsia="zh-CN"/>
          <w:rPrChange w:id="6323" w:author="Edward Leung" w:date="2017-01-10T12:35:00Z">
            <w:rPr>
              <w:lang w:eastAsia="zh-CN"/>
            </w:rPr>
          </w:rPrChange>
        </w:rPr>
        <w:t>E</w:t>
      </w:r>
      <w:r w:rsidRPr="00184A3A">
        <w:rPr>
          <w:lang w:eastAsia="zh-CN"/>
          <w:rPrChange w:id="6324" w:author="Edward Leung" w:date="2017-01-10T12:35:00Z">
            <w:rPr>
              <w:lang w:eastAsia="zh-CN"/>
            </w:rPr>
          </w:rPrChange>
        </w:rPr>
        <w:t>R</w:t>
      </w:r>
      <w:r w:rsidR="008D3730" w:rsidRPr="00184A3A">
        <w:rPr>
          <w:lang w:eastAsia="zh-CN"/>
          <w:rPrChange w:id="6325" w:author="Edward Leung" w:date="2017-01-10T12:35:00Z">
            <w:rPr>
              <w:lang w:eastAsia="zh-CN"/>
            </w:rPr>
          </w:rPrChange>
        </w:rPr>
        <w:t>-[Scheme name]-[branch code]-[scheme type]-[direction]</w:t>
      </w:r>
    </w:p>
    <w:p w14:paraId="1427B491" w14:textId="77777777" w:rsidR="008D3730" w:rsidRPr="00184A3A" w:rsidRDefault="008D3730" w:rsidP="008D3730">
      <w:pPr>
        <w:ind w:left="360"/>
        <w:rPr>
          <w:b/>
          <w:u w:val="single"/>
          <w:lang w:eastAsia="zh-CN"/>
          <w:rPrChange w:id="6326" w:author="Edward Leung" w:date="2017-01-10T12:35:00Z">
            <w:rPr>
              <w:b/>
              <w:u w:val="single"/>
              <w:lang w:eastAsia="zh-CN"/>
            </w:rPr>
          </w:rPrChange>
        </w:rPr>
      </w:pPr>
      <w:r w:rsidRPr="00184A3A">
        <w:rPr>
          <w:b/>
          <w:u w:val="single"/>
          <w:lang w:eastAsia="zh-CN"/>
          <w:rPrChange w:id="6327" w:author="Edward Leung" w:date="2017-01-10T12:35:00Z">
            <w:rPr>
              <w:b/>
              <w:u w:val="single"/>
              <w:lang w:eastAsia="zh-CN"/>
            </w:rPr>
          </w:rPrChange>
        </w:rPr>
        <w:t>Entry &amp; Exit Criteria</w:t>
      </w:r>
    </w:p>
    <w:p w14:paraId="55F47BF3" w14:textId="77777777" w:rsidR="00405636" w:rsidRPr="00184A3A" w:rsidRDefault="008D3730" w:rsidP="008D3730">
      <w:pPr>
        <w:ind w:left="360"/>
        <w:rPr>
          <w:lang w:eastAsia="zh-CN"/>
          <w:rPrChange w:id="6328" w:author="Edward Leung" w:date="2017-01-10T12:35:00Z">
            <w:rPr>
              <w:lang w:eastAsia="zh-CN"/>
            </w:rPr>
          </w:rPrChange>
        </w:rPr>
      </w:pPr>
      <w:r w:rsidRPr="00184A3A">
        <w:rPr>
          <w:lang w:eastAsia="zh-CN"/>
          <w:rPrChange w:id="6329" w:author="Edward Leung" w:date="2017-01-10T12:35:00Z">
            <w:rPr>
              <w:lang w:eastAsia="zh-CN"/>
            </w:rPr>
          </w:rPrChange>
        </w:rPr>
        <w:t xml:space="preserve">The processing job starts once the schedule job </w:t>
      </w:r>
      <w:r w:rsidR="00405636" w:rsidRPr="00184A3A">
        <w:rPr>
          <w:lang w:eastAsia="zh-CN"/>
          <w:rPrChange w:id="6330" w:author="Edward Leung" w:date="2017-01-10T12:35:00Z">
            <w:rPr>
              <w:lang w:eastAsia="zh-CN"/>
            </w:rPr>
          </w:rPrChange>
        </w:rPr>
        <w:t>is invoked by the proxy service.</w:t>
      </w:r>
    </w:p>
    <w:p w14:paraId="04AAD4CE" w14:textId="1F43F1D8" w:rsidR="008D3730" w:rsidRPr="00184A3A" w:rsidRDefault="008D3730" w:rsidP="008D3730">
      <w:pPr>
        <w:ind w:left="360"/>
        <w:rPr>
          <w:lang w:eastAsia="zh-CN"/>
          <w:rPrChange w:id="6331" w:author="Edward Leung" w:date="2017-01-10T12:35:00Z">
            <w:rPr>
              <w:lang w:eastAsia="zh-CN"/>
            </w:rPr>
          </w:rPrChange>
        </w:rPr>
      </w:pPr>
      <w:r w:rsidRPr="00184A3A">
        <w:rPr>
          <w:lang w:eastAsia="zh-CN"/>
          <w:rPrChange w:id="6332" w:author="Edward Leung" w:date="2017-01-10T12:35:00Z">
            <w:rPr>
              <w:lang w:eastAsia="zh-CN"/>
            </w:rPr>
          </w:rPrChange>
        </w:rPr>
        <w:lastRenderedPageBreak/>
        <w:t>In the process of the scheduler job, it will be regarded as job failure and send alert email to IT support according to the error’s severity</w:t>
      </w:r>
    </w:p>
    <w:p w14:paraId="28B29E41" w14:textId="7C5D0AD2" w:rsidR="008D3730" w:rsidRPr="00184A3A" w:rsidRDefault="008D3730" w:rsidP="008D3730">
      <w:pPr>
        <w:ind w:left="360"/>
        <w:rPr>
          <w:lang w:eastAsia="zh-CN"/>
          <w:rPrChange w:id="6333" w:author="Edward Leung" w:date="2017-01-10T12:35:00Z">
            <w:rPr>
              <w:lang w:eastAsia="zh-CN"/>
            </w:rPr>
          </w:rPrChange>
        </w:rPr>
      </w:pPr>
      <w:r w:rsidRPr="00184A3A">
        <w:rPr>
          <w:lang w:eastAsia="zh-CN"/>
          <w:rPrChange w:id="6334" w:author="Edward Leung" w:date="2017-01-10T12:35:00Z">
            <w:rPr>
              <w:lang w:eastAsia="zh-CN"/>
            </w:rPr>
          </w:rPrChange>
        </w:rPr>
        <w:t xml:space="preserve">Error occurs when reading </w:t>
      </w:r>
      <w:r w:rsidR="00405636" w:rsidRPr="00184A3A">
        <w:rPr>
          <w:lang w:eastAsia="zh-CN"/>
          <w:rPrChange w:id="6335" w:author="Edward Leung" w:date="2017-01-10T12:35:00Z">
            <w:rPr>
              <w:lang w:eastAsia="zh-CN"/>
            </w:rPr>
          </w:rPrChange>
        </w:rPr>
        <w:t>pricing/master</w:t>
      </w:r>
      <w:r w:rsidRPr="00184A3A">
        <w:rPr>
          <w:lang w:eastAsia="zh-CN"/>
          <w:rPrChange w:id="6336" w:author="Edward Leung" w:date="2017-01-10T12:35:00Z">
            <w:rPr>
              <w:lang w:eastAsia="zh-CN"/>
            </w:rPr>
          </w:rPrChange>
        </w:rPr>
        <w:t xml:space="preserve"> data from the target data sources</w:t>
      </w:r>
    </w:p>
    <w:p w14:paraId="01DD7A1A" w14:textId="04000292" w:rsidR="008D3730" w:rsidRPr="00184A3A" w:rsidRDefault="008D3730" w:rsidP="008D3730">
      <w:pPr>
        <w:ind w:left="360"/>
        <w:rPr>
          <w:lang w:eastAsia="zh-CN"/>
          <w:rPrChange w:id="6337" w:author="Edward Leung" w:date="2017-01-10T12:35:00Z">
            <w:rPr>
              <w:lang w:eastAsia="zh-CN"/>
            </w:rPr>
          </w:rPrChange>
        </w:rPr>
      </w:pPr>
      <w:r w:rsidRPr="00184A3A">
        <w:rPr>
          <w:lang w:eastAsia="zh-CN"/>
          <w:rPrChange w:id="6338" w:author="Edward Leung" w:date="2017-01-10T12:35:00Z">
            <w:rPr>
              <w:lang w:eastAsia="zh-CN"/>
            </w:rPr>
          </w:rPrChange>
        </w:rPr>
        <w:t xml:space="preserve">Error occurs when error </w:t>
      </w:r>
      <w:r w:rsidR="00405636" w:rsidRPr="00184A3A">
        <w:rPr>
          <w:lang w:eastAsia="zh-CN"/>
          <w:rPrChange w:id="6339" w:author="Edward Leung" w:date="2017-01-10T12:35:00Z">
            <w:rPr>
              <w:lang w:eastAsia="zh-CN"/>
            </w:rPr>
          </w:rPrChange>
        </w:rPr>
        <w:t>initiating JDBC connection toward poll branch scheme data source</w:t>
      </w:r>
      <w:r w:rsidRPr="00184A3A">
        <w:rPr>
          <w:lang w:eastAsia="zh-CN"/>
          <w:rPrChange w:id="6340" w:author="Edward Leung" w:date="2017-01-10T12:35:00Z">
            <w:rPr>
              <w:lang w:eastAsia="zh-CN"/>
            </w:rPr>
          </w:rPrChange>
        </w:rPr>
        <w:t>.</w:t>
      </w:r>
    </w:p>
    <w:p w14:paraId="28A1E0A8" w14:textId="316118E3" w:rsidR="008D3730" w:rsidRPr="00184A3A" w:rsidRDefault="008D3730" w:rsidP="008D3730">
      <w:pPr>
        <w:ind w:left="360"/>
        <w:rPr>
          <w:lang w:eastAsia="zh-CN"/>
          <w:rPrChange w:id="6341" w:author="Edward Leung" w:date="2017-01-10T12:35:00Z">
            <w:rPr>
              <w:lang w:eastAsia="zh-CN"/>
            </w:rPr>
          </w:rPrChange>
        </w:rPr>
      </w:pPr>
      <w:r w:rsidRPr="00184A3A">
        <w:rPr>
          <w:lang w:eastAsia="zh-CN"/>
          <w:rPrChange w:id="6342" w:author="Edward Leung" w:date="2017-01-10T12:35:00Z">
            <w:rPr>
              <w:lang w:eastAsia="zh-CN"/>
            </w:rPr>
          </w:rPrChange>
        </w:rPr>
        <w:t xml:space="preserve">Error occurs when submitting </w:t>
      </w:r>
      <w:r w:rsidR="00405636" w:rsidRPr="00184A3A">
        <w:rPr>
          <w:lang w:eastAsia="zh-CN"/>
          <w:rPrChange w:id="6343" w:author="Edward Leung" w:date="2017-01-10T12:35:00Z">
            <w:rPr>
              <w:lang w:eastAsia="zh-CN"/>
            </w:rPr>
          </w:rPrChange>
        </w:rPr>
        <w:t>distribution task</w:t>
      </w:r>
      <w:r w:rsidRPr="00184A3A">
        <w:rPr>
          <w:lang w:eastAsia="zh-CN"/>
          <w:rPrChange w:id="6344" w:author="Edward Leung" w:date="2017-01-10T12:35:00Z">
            <w:rPr>
              <w:lang w:eastAsia="zh-CN"/>
            </w:rPr>
          </w:rPrChange>
        </w:rPr>
        <w:t xml:space="preserve"> into subsystem. </w:t>
      </w:r>
    </w:p>
    <w:p w14:paraId="65346320" w14:textId="77777777" w:rsidR="008D3730" w:rsidRPr="00184A3A" w:rsidRDefault="008D3730" w:rsidP="008D3730">
      <w:pPr>
        <w:pStyle w:val="Heading4"/>
        <w:ind w:left="864"/>
        <w:rPr>
          <w:rPrChange w:id="6345" w:author="Edward Leung" w:date="2017-01-10T12:35:00Z">
            <w:rPr/>
          </w:rPrChange>
        </w:rPr>
      </w:pPr>
      <w:r w:rsidRPr="00184A3A">
        <w:rPr>
          <w:rPrChange w:id="6346" w:author="Edward Leung" w:date="2017-01-10T12:35:00Z">
            <w:rPr/>
          </w:rPrChange>
        </w:rPr>
        <w:t>Screen</w:t>
      </w:r>
    </w:p>
    <w:p w14:paraId="25CBA828" w14:textId="77777777" w:rsidR="008D3730" w:rsidRPr="00184A3A" w:rsidRDefault="008D3730" w:rsidP="008D3730">
      <w:pPr>
        <w:ind w:left="450"/>
        <w:rPr>
          <w:lang w:eastAsia="zh-CN"/>
          <w:rPrChange w:id="6347" w:author="Edward Leung" w:date="2017-01-10T12:35:00Z">
            <w:rPr>
              <w:lang w:eastAsia="zh-CN"/>
            </w:rPr>
          </w:rPrChange>
        </w:rPr>
      </w:pPr>
      <w:r w:rsidRPr="00184A3A">
        <w:rPr>
          <w:lang w:eastAsia="zh-CN"/>
          <w:rPrChange w:id="6348" w:author="Edward Leung" w:date="2017-01-10T12:35:00Z">
            <w:rPr>
              <w:lang w:eastAsia="zh-CN"/>
            </w:rPr>
          </w:rPrChange>
        </w:rPr>
        <w:t>N/A</w:t>
      </w:r>
    </w:p>
    <w:p w14:paraId="10FEBEBB" w14:textId="77777777" w:rsidR="008D3730" w:rsidRPr="00184A3A" w:rsidRDefault="008D3730" w:rsidP="008D3730">
      <w:pPr>
        <w:pStyle w:val="Heading5"/>
        <w:keepNext/>
        <w:keepLines/>
        <w:widowControl w:val="0"/>
        <w:adjustRightInd w:val="0"/>
        <w:spacing w:before="0" w:after="0" w:line="360" w:lineRule="atLeast"/>
        <w:textAlignment w:val="baseline"/>
        <w:rPr>
          <w:rFonts w:eastAsia="SimSun"/>
          <w:lang w:val="en-US"/>
          <w:rPrChange w:id="6349" w:author="Edward Leung" w:date="2017-01-10T12:35:00Z">
            <w:rPr>
              <w:rFonts w:eastAsia="SimSun"/>
            </w:rPr>
          </w:rPrChange>
        </w:rPr>
      </w:pPr>
      <w:r w:rsidRPr="00184A3A">
        <w:rPr>
          <w:lang w:val="en-US"/>
          <w:rPrChange w:id="6350" w:author="Edward Leung" w:date="2017-01-10T12:35:00Z">
            <w:rPr/>
          </w:rPrChange>
        </w:rPr>
        <w:t>Data Fields &amp; Presentation Logic</w:t>
      </w:r>
    </w:p>
    <w:p w14:paraId="17E7C841" w14:textId="77777777" w:rsidR="008D3730" w:rsidRPr="00184A3A" w:rsidRDefault="008D3730" w:rsidP="008D3730">
      <w:pPr>
        <w:ind w:left="450"/>
        <w:rPr>
          <w:lang w:eastAsia="zh-CN"/>
          <w:rPrChange w:id="6351" w:author="Edward Leung" w:date="2017-01-10T12:35:00Z">
            <w:rPr>
              <w:lang w:eastAsia="zh-CN"/>
            </w:rPr>
          </w:rPrChange>
        </w:rPr>
      </w:pPr>
      <w:r w:rsidRPr="00184A3A">
        <w:rPr>
          <w:lang w:eastAsia="zh-CN"/>
          <w:rPrChange w:id="6352" w:author="Edward Leung" w:date="2017-01-10T12:35:00Z">
            <w:rPr>
              <w:lang w:eastAsia="zh-CN"/>
            </w:rPr>
          </w:rPrChange>
        </w:rPr>
        <w:t>N/A</w:t>
      </w:r>
    </w:p>
    <w:p w14:paraId="31FA218F"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6353" w:author="Edward Leung" w:date="2017-01-10T12:35:00Z">
            <w:rPr/>
          </w:rPrChange>
        </w:rPr>
      </w:pPr>
      <w:r w:rsidRPr="00184A3A">
        <w:rPr>
          <w:lang w:val="en-US"/>
          <w:rPrChange w:id="6354" w:author="Edward Leung" w:date="2017-01-10T12:35:00Z">
            <w:rPr/>
          </w:rPrChange>
        </w:rPr>
        <w:t>Screen Objects &amp; Action</w:t>
      </w:r>
    </w:p>
    <w:p w14:paraId="63E62A69" w14:textId="77777777" w:rsidR="008D3730" w:rsidRPr="00184A3A" w:rsidRDefault="008D3730" w:rsidP="008D3730">
      <w:pPr>
        <w:ind w:left="450"/>
        <w:rPr>
          <w:lang w:eastAsia="zh-CN"/>
          <w:rPrChange w:id="6355" w:author="Edward Leung" w:date="2017-01-10T12:35:00Z">
            <w:rPr>
              <w:lang w:eastAsia="zh-CN"/>
            </w:rPr>
          </w:rPrChange>
        </w:rPr>
      </w:pPr>
      <w:r w:rsidRPr="00184A3A">
        <w:rPr>
          <w:lang w:eastAsia="zh-CN"/>
          <w:rPrChange w:id="6356" w:author="Edward Leung" w:date="2017-01-10T12:35:00Z">
            <w:rPr>
              <w:lang w:eastAsia="zh-CN"/>
            </w:rPr>
          </w:rPrChange>
        </w:rPr>
        <w:t>N/A</w:t>
      </w:r>
    </w:p>
    <w:p w14:paraId="0FF5F895"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6357" w:author="Edward Leung" w:date="2017-01-10T12:35:00Z">
            <w:rPr/>
          </w:rPrChange>
        </w:rPr>
      </w:pPr>
      <w:r w:rsidRPr="00184A3A">
        <w:rPr>
          <w:lang w:val="en-US"/>
          <w:rPrChange w:id="6358" w:author="Edward Leung" w:date="2017-01-10T12:35:00Z">
            <w:rPr/>
          </w:rPrChange>
        </w:rPr>
        <w:t>User/Security Group</w:t>
      </w:r>
    </w:p>
    <w:p w14:paraId="6A4E17F6" w14:textId="77777777" w:rsidR="008D3730" w:rsidRPr="00184A3A" w:rsidRDefault="008D3730" w:rsidP="008D3730">
      <w:pPr>
        <w:ind w:left="360"/>
        <w:rPr>
          <w:lang w:eastAsia="zh-CN"/>
          <w:rPrChange w:id="6359" w:author="Edward Leung" w:date="2017-01-10T12:35:00Z">
            <w:rPr>
              <w:lang w:eastAsia="zh-CN"/>
            </w:rPr>
          </w:rPrChange>
        </w:rPr>
      </w:pPr>
      <w:r w:rsidRPr="00184A3A">
        <w:rPr>
          <w:lang w:eastAsia="zh-CN"/>
          <w:rPrChange w:id="6360" w:author="Edward Leung" w:date="2017-01-10T12:35:00Z">
            <w:rPr>
              <w:lang w:eastAsia="zh-CN"/>
            </w:rPr>
          </w:rPrChange>
        </w:rPr>
        <w:t>This is a batch process belonging to the SYSTEM. So all auditable fields</w:t>
      </w:r>
    </w:p>
    <w:p w14:paraId="50FA1C2C"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6361" w:author="Edward Leung" w:date="2017-01-10T12:35:00Z">
            <w:rPr/>
          </w:rPrChange>
        </w:rPr>
      </w:pPr>
      <w:r w:rsidRPr="00184A3A">
        <w:rPr>
          <w:lang w:val="en-US"/>
          <w:rPrChange w:id="6362" w:author="Edward Leung" w:date="2017-01-10T12:35:00Z">
            <w:rPr/>
          </w:rPrChange>
        </w:rPr>
        <w:t>Assumptions/Constraints</w:t>
      </w:r>
    </w:p>
    <w:p w14:paraId="26179BBA" w14:textId="77777777" w:rsidR="008D3730" w:rsidRPr="00184A3A" w:rsidRDefault="008D3730" w:rsidP="008D3730">
      <w:pPr>
        <w:ind w:left="450"/>
        <w:rPr>
          <w:lang w:eastAsia="zh-CN"/>
          <w:rPrChange w:id="6363" w:author="Edward Leung" w:date="2017-01-10T12:35:00Z">
            <w:rPr>
              <w:lang w:eastAsia="zh-CN"/>
            </w:rPr>
          </w:rPrChange>
        </w:rPr>
      </w:pPr>
      <w:r w:rsidRPr="00184A3A">
        <w:rPr>
          <w:lang w:eastAsia="zh-CN"/>
          <w:rPrChange w:id="6364" w:author="Edward Leung" w:date="2017-01-10T12:35:00Z">
            <w:rPr>
              <w:lang w:eastAsia="zh-CN"/>
            </w:rPr>
          </w:rPrChange>
        </w:rPr>
        <w:t>N/A</w:t>
      </w:r>
    </w:p>
    <w:p w14:paraId="72BDFCF1"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6365" w:author="Edward Leung" w:date="2017-01-10T12:35:00Z">
            <w:rPr/>
          </w:rPrChange>
        </w:rPr>
      </w:pPr>
      <w:r w:rsidRPr="00184A3A">
        <w:rPr>
          <w:lang w:val="en-US"/>
          <w:rPrChange w:id="6366"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D3730" w:rsidRPr="00184A3A" w14:paraId="54A3FDB9" w14:textId="77777777" w:rsidTr="00FB6D1F">
        <w:tc>
          <w:tcPr>
            <w:tcW w:w="1420" w:type="dxa"/>
            <w:shd w:val="clear" w:color="auto" w:fill="C6D9F1"/>
          </w:tcPr>
          <w:p w14:paraId="7D9DA99A" w14:textId="77777777" w:rsidR="008D3730" w:rsidRPr="00184A3A" w:rsidRDefault="008D3730" w:rsidP="00FB6D1F">
            <w:pPr>
              <w:pStyle w:val="BodyText"/>
              <w:rPr>
                <w:b/>
                <w:rPrChange w:id="6367" w:author="Edward Leung" w:date="2017-01-10T12:35:00Z">
                  <w:rPr>
                    <w:b/>
                  </w:rPr>
                </w:rPrChange>
              </w:rPr>
            </w:pPr>
            <w:r w:rsidRPr="00184A3A">
              <w:rPr>
                <w:b/>
                <w:rPrChange w:id="6368" w:author="Edward Leung" w:date="2017-01-10T12:35:00Z">
                  <w:rPr>
                    <w:b/>
                  </w:rPr>
                </w:rPrChange>
              </w:rPr>
              <w:t>Error Code</w:t>
            </w:r>
          </w:p>
        </w:tc>
        <w:tc>
          <w:tcPr>
            <w:tcW w:w="1260" w:type="dxa"/>
            <w:shd w:val="clear" w:color="auto" w:fill="C6D9F1"/>
          </w:tcPr>
          <w:p w14:paraId="2480631F" w14:textId="77777777" w:rsidR="008D3730" w:rsidRPr="00184A3A" w:rsidRDefault="008D3730" w:rsidP="00FB6D1F">
            <w:pPr>
              <w:pStyle w:val="BodyText"/>
              <w:rPr>
                <w:b/>
                <w:rPrChange w:id="6369" w:author="Edward Leung" w:date="2017-01-10T12:35:00Z">
                  <w:rPr>
                    <w:b/>
                  </w:rPr>
                </w:rPrChange>
              </w:rPr>
            </w:pPr>
            <w:r w:rsidRPr="00184A3A">
              <w:rPr>
                <w:b/>
                <w:rPrChange w:id="6370" w:author="Edward Leung" w:date="2017-01-10T12:35:00Z">
                  <w:rPr>
                    <w:b/>
                  </w:rPr>
                </w:rPrChange>
              </w:rPr>
              <w:t>Severity</w:t>
            </w:r>
          </w:p>
        </w:tc>
        <w:tc>
          <w:tcPr>
            <w:tcW w:w="7465" w:type="dxa"/>
            <w:shd w:val="clear" w:color="auto" w:fill="C6D9F1"/>
          </w:tcPr>
          <w:p w14:paraId="6C675E92" w14:textId="77777777" w:rsidR="008D3730" w:rsidRPr="00184A3A" w:rsidRDefault="008D3730" w:rsidP="00FB6D1F">
            <w:pPr>
              <w:pStyle w:val="BodyText"/>
              <w:rPr>
                <w:b/>
                <w:rPrChange w:id="6371" w:author="Edward Leung" w:date="2017-01-10T12:35:00Z">
                  <w:rPr>
                    <w:b/>
                  </w:rPr>
                </w:rPrChange>
              </w:rPr>
            </w:pPr>
            <w:r w:rsidRPr="00184A3A">
              <w:rPr>
                <w:b/>
                <w:rPrChange w:id="6372" w:author="Edward Leung" w:date="2017-01-10T12:35:00Z">
                  <w:rPr>
                    <w:b/>
                  </w:rPr>
                </w:rPrChange>
              </w:rPr>
              <w:t>Error Message</w:t>
            </w:r>
          </w:p>
        </w:tc>
      </w:tr>
      <w:tr w:rsidR="008D3730" w:rsidRPr="00184A3A" w14:paraId="2679B98C" w14:textId="77777777" w:rsidTr="00FB6D1F">
        <w:tc>
          <w:tcPr>
            <w:tcW w:w="1420" w:type="dxa"/>
          </w:tcPr>
          <w:p w14:paraId="052F115B" w14:textId="77777777" w:rsidR="008D3730" w:rsidRPr="00184A3A" w:rsidRDefault="008D3730" w:rsidP="00FB6D1F">
            <w:pPr>
              <w:rPr>
                <w:rPrChange w:id="6373" w:author="Edward Leung" w:date="2017-01-10T12:35:00Z">
                  <w:rPr/>
                </w:rPrChange>
              </w:rPr>
            </w:pPr>
          </w:p>
        </w:tc>
        <w:tc>
          <w:tcPr>
            <w:tcW w:w="1260" w:type="dxa"/>
          </w:tcPr>
          <w:p w14:paraId="79B995F7" w14:textId="77777777" w:rsidR="008D3730" w:rsidRPr="00184A3A" w:rsidRDefault="008D3730" w:rsidP="00FB6D1F">
            <w:pPr>
              <w:rPr>
                <w:rPrChange w:id="6374" w:author="Edward Leung" w:date="2017-01-10T12:35:00Z">
                  <w:rPr/>
                </w:rPrChange>
              </w:rPr>
            </w:pPr>
          </w:p>
        </w:tc>
        <w:tc>
          <w:tcPr>
            <w:tcW w:w="7465" w:type="dxa"/>
          </w:tcPr>
          <w:p w14:paraId="5FBB10A0" w14:textId="1C428D26" w:rsidR="008D3730" w:rsidRPr="00184A3A" w:rsidRDefault="008D3730" w:rsidP="00657B3B">
            <w:pPr>
              <w:rPr>
                <w:rPrChange w:id="6375" w:author="Edward Leung" w:date="2017-01-10T12:35:00Z">
                  <w:rPr/>
                </w:rPrChange>
              </w:rPr>
            </w:pPr>
            <w:r w:rsidRPr="00184A3A">
              <w:rPr>
                <w:rPrChange w:id="6376" w:author="Edward Leung" w:date="2017-01-10T12:35:00Z">
                  <w:rPr/>
                </w:rPrChange>
              </w:rPr>
              <w:t>Failed to</w:t>
            </w:r>
            <w:r w:rsidRPr="00184A3A">
              <w:rPr>
                <w:rPrChange w:id="6377" w:author="Edward Leung" w:date="2017-01-10T12:35:00Z">
                  <w:rPr>
                    <w:lang w:val="en-GB"/>
                  </w:rPr>
                </w:rPrChange>
              </w:rPr>
              <w:t xml:space="preserve"> </w:t>
            </w:r>
            <w:r w:rsidR="00657B3B" w:rsidRPr="00184A3A">
              <w:rPr>
                <w:rPrChange w:id="6378" w:author="Edward Leung" w:date="2017-01-10T12:35:00Z">
                  <w:rPr/>
                </w:rPrChange>
              </w:rPr>
              <w:t>submit distribution task.</w:t>
            </w:r>
          </w:p>
        </w:tc>
      </w:tr>
      <w:tr w:rsidR="008D3730" w:rsidRPr="00184A3A" w14:paraId="11EDD6A0" w14:textId="77777777" w:rsidTr="00FB6D1F">
        <w:tc>
          <w:tcPr>
            <w:tcW w:w="1420" w:type="dxa"/>
          </w:tcPr>
          <w:p w14:paraId="26CFE729" w14:textId="77777777" w:rsidR="008D3730" w:rsidRPr="00184A3A" w:rsidRDefault="008D3730" w:rsidP="00FB6D1F">
            <w:pPr>
              <w:rPr>
                <w:rPrChange w:id="6379" w:author="Edward Leung" w:date="2017-01-10T12:35:00Z">
                  <w:rPr/>
                </w:rPrChange>
              </w:rPr>
            </w:pPr>
          </w:p>
        </w:tc>
        <w:tc>
          <w:tcPr>
            <w:tcW w:w="1260" w:type="dxa"/>
          </w:tcPr>
          <w:p w14:paraId="10E3C552" w14:textId="77777777" w:rsidR="008D3730" w:rsidRPr="00184A3A" w:rsidRDefault="008D3730" w:rsidP="00FB6D1F">
            <w:pPr>
              <w:rPr>
                <w:rPrChange w:id="6380" w:author="Edward Leung" w:date="2017-01-10T12:35:00Z">
                  <w:rPr/>
                </w:rPrChange>
              </w:rPr>
            </w:pPr>
          </w:p>
        </w:tc>
        <w:tc>
          <w:tcPr>
            <w:tcW w:w="7465" w:type="dxa"/>
          </w:tcPr>
          <w:p w14:paraId="0D15A1D3" w14:textId="77777777" w:rsidR="008D3730" w:rsidRPr="00184A3A" w:rsidRDefault="008D3730" w:rsidP="00FB6D1F">
            <w:pPr>
              <w:rPr>
                <w:rPrChange w:id="6381" w:author="Edward Leung" w:date="2017-01-10T12:35:00Z">
                  <w:rPr/>
                </w:rPrChange>
              </w:rPr>
            </w:pPr>
            <w:r w:rsidRPr="00184A3A">
              <w:rPr>
                <w:rPrChange w:id="6382" w:author="Edward Leung" w:date="2017-01-10T12:35:00Z">
                  <w:rPr/>
                </w:rPrChange>
              </w:rPr>
              <w:t>Failed to establish JDBC connection.</w:t>
            </w:r>
          </w:p>
        </w:tc>
      </w:tr>
    </w:tbl>
    <w:p w14:paraId="69F39842" w14:textId="77777777" w:rsidR="00B63FBB" w:rsidRPr="00184A3A" w:rsidRDefault="00B63FBB" w:rsidP="00B63FBB">
      <w:pPr>
        <w:rPr>
          <w:lang w:eastAsia="zh-CN"/>
          <w:rPrChange w:id="6383" w:author="Edward Leung" w:date="2017-01-10T12:35:00Z">
            <w:rPr>
              <w:lang w:eastAsia="zh-CN"/>
            </w:rPr>
          </w:rPrChange>
        </w:rPr>
      </w:pPr>
    </w:p>
    <w:p w14:paraId="330994CF" w14:textId="77777777" w:rsidR="00085B76" w:rsidRPr="00184A3A" w:rsidRDefault="00085B76" w:rsidP="00085B76">
      <w:pPr>
        <w:rPr>
          <w:lang w:eastAsia="zh-HK"/>
          <w:rPrChange w:id="6384" w:author="Edward Leung" w:date="2017-01-10T12:35:00Z">
            <w:rPr>
              <w:lang w:eastAsia="zh-HK"/>
            </w:rPr>
          </w:rPrChange>
        </w:rPr>
      </w:pPr>
    </w:p>
    <w:p w14:paraId="3FAF1C45" w14:textId="77777777" w:rsidR="00DB06B0" w:rsidRPr="00184A3A" w:rsidRDefault="00DB06B0" w:rsidP="00DB06B0">
      <w:pPr>
        <w:rPr>
          <w:lang w:eastAsia="zh-CN"/>
          <w:rPrChange w:id="6385" w:author="Edward Leung" w:date="2017-01-10T12:35:00Z">
            <w:rPr>
              <w:lang w:eastAsia="zh-CN"/>
            </w:rPr>
          </w:rPrChange>
        </w:rPr>
      </w:pPr>
    </w:p>
    <w:p w14:paraId="363E719B" w14:textId="77777777" w:rsidR="00B63FBB" w:rsidRPr="00184A3A" w:rsidRDefault="00B63FBB" w:rsidP="00DB06B0">
      <w:pPr>
        <w:rPr>
          <w:lang w:eastAsia="zh-CN"/>
          <w:rPrChange w:id="6386" w:author="Edward Leung" w:date="2017-01-10T12:35:00Z">
            <w:rPr>
              <w:lang w:eastAsia="zh-CN"/>
            </w:rPr>
          </w:rPrChange>
        </w:rPr>
      </w:pPr>
    </w:p>
    <w:p w14:paraId="4D60B11A" w14:textId="214CC51B" w:rsidR="00B63FBB" w:rsidRPr="00184A3A" w:rsidRDefault="00B63FBB" w:rsidP="00B63FBB">
      <w:pPr>
        <w:pStyle w:val="Heading3"/>
        <w:rPr>
          <w:lang w:eastAsia="zh-HK"/>
          <w:rPrChange w:id="6387" w:author="Edward Leung" w:date="2017-01-10T12:35:00Z">
            <w:rPr>
              <w:lang w:eastAsia="zh-HK"/>
            </w:rPr>
          </w:rPrChange>
        </w:rPr>
      </w:pPr>
      <w:r w:rsidRPr="00184A3A">
        <w:rPr>
          <w:rPrChange w:id="6388" w:author="Edward Leung" w:date="2017-01-10T12:35:00Z">
            <w:rPr/>
          </w:rPrChange>
        </w:rPr>
        <w:lastRenderedPageBreak/>
        <w:t>Pricing/Master Data</w:t>
      </w:r>
      <w:r w:rsidRPr="00184A3A">
        <w:rPr>
          <w:lang w:eastAsia="zh-HK"/>
          <w:rPrChange w:id="6389" w:author="Edward Leung" w:date="2017-01-10T12:35:00Z">
            <w:rPr>
              <w:lang w:eastAsia="zh-HK"/>
            </w:rPr>
          </w:rPrChange>
        </w:rPr>
        <w:t xml:space="preserve"> </w:t>
      </w:r>
      <w:r w:rsidRPr="00184A3A">
        <w:rPr>
          <w:rPrChange w:id="6390" w:author="Edward Leung" w:date="2017-01-10T12:35:00Z">
            <w:rPr/>
          </w:rPrChange>
        </w:rPr>
        <w:t>Distribution</w:t>
      </w:r>
      <w:r w:rsidRPr="00184A3A">
        <w:rPr>
          <w:lang w:eastAsia="zh-HK"/>
          <w:rPrChange w:id="6391" w:author="Edward Leung" w:date="2017-01-10T12:35:00Z">
            <w:rPr>
              <w:lang w:eastAsia="zh-HK"/>
            </w:rPr>
          </w:rPrChange>
        </w:rPr>
        <w:t xml:space="preserve"> </w:t>
      </w:r>
      <w:r w:rsidRPr="00184A3A">
        <w:rPr>
          <w:rPrChange w:id="6392" w:author="Edward Leung" w:date="2017-01-10T12:35:00Z">
            <w:rPr/>
          </w:rPrChange>
        </w:rPr>
        <w:t xml:space="preserve">Task </w:t>
      </w:r>
      <w:r w:rsidRPr="00184A3A">
        <w:rPr>
          <w:lang w:eastAsia="zh-HK"/>
          <w:rPrChange w:id="6393" w:author="Edward Leung" w:date="2017-01-10T12:35:00Z">
            <w:rPr>
              <w:lang w:eastAsia="zh-HK"/>
            </w:rPr>
          </w:rPrChange>
        </w:rPr>
        <w:t>(Staging</w:t>
      </w:r>
      <w:r w:rsidRPr="00184A3A">
        <w:rPr>
          <w:rPrChange w:id="6394" w:author="Edward Leung" w:date="2017-01-10T12:35:00Z">
            <w:rPr/>
          </w:rPrChange>
        </w:rPr>
        <w:t>-POS</w:t>
      </w:r>
      <w:r w:rsidRPr="00184A3A">
        <w:rPr>
          <w:lang w:eastAsia="zh-HK"/>
          <w:rPrChange w:id="6395" w:author="Edward Leung" w:date="2017-01-10T12:35:00Z">
            <w:rPr>
              <w:lang w:eastAsia="zh-HK"/>
            </w:rPr>
          </w:rPrChange>
        </w:rPr>
        <w:t>)</w:t>
      </w:r>
    </w:p>
    <w:p w14:paraId="41251848" w14:textId="77777777" w:rsidR="00B63FBB" w:rsidRPr="00184A3A" w:rsidRDefault="00B63FBB" w:rsidP="00B63FBB">
      <w:pPr>
        <w:pStyle w:val="Heading4"/>
        <w:ind w:left="864"/>
        <w:rPr>
          <w:rPrChange w:id="6396" w:author="Edward Leung" w:date="2017-01-10T12:35:00Z">
            <w:rPr/>
          </w:rPrChange>
        </w:rPr>
      </w:pPr>
      <w:r w:rsidRPr="00184A3A">
        <w:rPr>
          <w:rPrChange w:id="6397" w:author="Edward Leung" w:date="2017-01-10T12:35:00Z">
            <w:rPr/>
          </w:rPrChange>
        </w:rPr>
        <w:t>Process/Work Flow</w:t>
      </w:r>
    </w:p>
    <w:p w14:paraId="355FF09A" w14:textId="6A85DAA4" w:rsidR="00B50660" w:rsidRPr="00184A3A" w:rsidRDefault="00B50660" w:rsidP="00B50660">
      <w:pPr>
        <w:ind w:left="360"/>
        <w:rPr>
          <w:rPrChange w:id="6398" w:author="Edward Leung" w:date="2017-01-10T12:35:00Z">
            <w:rPr/>
          </w:rPrChange>
        </w:rPr>
      </w:pPr>
      <w:r w:rsidRPr="00184A3A">
        <w:rPr>
          <w:rPrChange w:id="6399" w:author="Edward Leung" w:date="2017-01-10T12:35:00Z">
            <w:rPr>
              <w:noProof/>
            </w:rPr>
          </w:rPrChange>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Change w:id="6400" w:author="Edward Leung" w:date="2017-01-10T12:35:00Z">
            <w:rPr>
              <w:b/>
              <w:u w:val="single"/>
              <w:lang w:eastAsia="zh-CN"/>
            </w:rPr>
          </w:rPrChange>
        </w:rPr>
      </w:pPr>
      <w:bookmarkStart w:id="6401" w:name="_Toc471731906"/>
      <w:r w:rsidRPr="00184A3A">
        <w:rPr>
          <w:b/>
          <w:u w:val="single"/>
          <w:lang w:eastAsia="zh-CN"/>
          <w:rPrChange w:id="6402" w:author="Edward Leung" w:date="2017-01-10T12:35:00Z">
            <w:rPr>
              <w:b/>
              <w:u w:val="single"/>
              <w:lang w:eastAsia="zh-CN"/>
            </w:rPr>
          </w:rPrChange>
        </w:rPr>
        <w:lastRenderedPageBreak/>
        <w:t>Job Details</w:t>
      </w:r>
    </w:p>
    <w:p w14:paraId="523B7040" w14:textId="2EFCFC88" w:rsidR="00E766CA" w:rsidRPr="00184A3A" w:rsidRDefault="00E766CA" w:rsidP="00E766CA">
      <w:pPr>
        <w:ind w:left="360"/>
        <w:rPr>
          <w:lang w:eastAsia="zh-CN"/>
          <w:rPrChange w:id="6403" w:author="Edward Leung" w:date="2017-01-10T12:35:00Z">
            <w:rPr>
              <w:lang w:eastAsia="zh-CN"/>
            </w:rPr>
          </w:rPrChange>
        </w:rPr>
      </w:pPr>
      <w:r w:rsidRPr="00184A3A">
        <w:rPr>
          <w:lang w:eastAsia="zh-CN"/>
          <w:rPrChange w:id="6404" w:author="Edward Leung" w:date="2017-01-10T12:35:00Z">
            <w:rPr>
              <w:lang w:eastAsia="zh-CN"/>
            </w:rPr>
          </w:rPrChange>
        </w:rPr>
        <w:t xml:space="preserve">The single </w:t>
      </w:r>
      <w:r w:rsidR="002813E3" w:rsidRPr="00184A3A">
        <w:rPr>
          <w:lang w:eastAsia="zh-CN"/>
          <w:rPrChange w:id="6405" w:author="Edward Leung" w:date="2017-01-10T12:35:00Z">
            <w:rPr>
              <w:lang w:eastAsia="zh-CN"/>
            </w:rPr>
          </w:rPrChange>
        </w:rPr>
        <w:t>single distribution</w:t>
      </w:r>
      <w:r w:rsidRPr="00184A3A">
        <w:rPr>
          <w:lang w:eastAsia="zh-CN"/>
          <w:rPrChange w:id="6406" w:author="Edward Leung" w:date="2017-01-10T12:35:00Z">
            <w:rPr>
              <w:lang w:eastAsia="zh-CN"/>
            </w:rPr>
          </w:rPrChange>
        </w:rPr>
        <w:t xml:space="preserve"> task job is </w:t>
      </w:r>
      <w:r w:rsidR="002813E3" w:rsidRPr="00184A3A">
        <w:rPr>
          <w:lang w:eastAsia="zh-CN"/>
          <w:rPrChange w:id="6407" w:author="Edward Leung" w:date="2017-01-10T12:35:00Z">
            <w:rPr>
              <w:lang w:eastAsia="zh-CN"/>
            </w:rPr>
          </w:rPrChange>
        </w:rPr>
        <w:t>designed</w:t>
      </w:r>
      <w:r w:rsidRPr="00184A3A">
        <w:rPr>
          <w:lang w:eastAsia="zh-CN"/>
          <w:rPrChange w:id="6408" w:author="Edward Leung" w:date="2017-01-10T12:35:00Z">
            <w:rPr>
              <w:lang w:eastAsia="zh-CN"/>
            </w:rPr>
          </w:rPrChange>
        </w:rPr>
        <w:t xml:space="preserve"> </w:t>
      </w:r>
      <w:r w:rsidR="002813E3" w:rsidRPr="00184A3A">
        <w:rPr>
          <w:lang w:eastAsia="zh-CN"/>
          <w:rPrChange w:id="6409" w:author="Edward Leung" w:date="2017-01-10T12:35:00Z">
            <w:rPr>
              <w:lang w:eastAsia="zh-CN"/>
            </w:rPr>
          </w:rPrChange>
        </w:rPr>
        <w:t>to handle master data</w:t>
      </w:r>
      <w:r w:rsidRPr="00184A3A">
        <w:rPr>
          <w:lang w:eastAsia="zh-CN"/>
          <w:rPrChange w:id="6410" w:author="Edward Leung" w:date="2017-01-10T12:35:00Z">
            <w:rPr>
              <w:lang w:eastAsia="zh-CN"/>
            </w:rPr>
          </w:rPrChange>
        </w:rPr>
        <w:t xml:space="preserve"> towards the target poll branch scheme.</w:t>
      </w:r>
    </w:p>
    <w:p w14:paraId="4D4E2D9A" w14:textId="77777777" w:rsidR="00E766CA" w:rsidRPr="00184A3A" w:rsidRDefault="00E766CA" w:rsidP="00E766CA">
      <w:pPr>
        <w:ind w:left="360"/>
        <w:rPr>
          <w:rFonts w:eastAsia="SimSun"/>
          <w:lang w:eastAsia="zh-CN"/>
          <w:rPrChange w:id="6411" w:author="Edward Leung" w:date="2017-01-10T12:35:00Z">
            <w:rPr>
              <w:rFonts w:eastAsia="SimSun"/>
              <w:lang w:eastAsia="zh-CN"/>
            </w:rPr>
          </w:rPrChange>
        </w:rPr>
      </w:pPr>
      <w:r w:rsidRPr="00184A3A">
        <w:rPr>
          <w:lang w:eastAsia="zh-CN"/>
          <w:rPrChange w:id="6412" w:author="Edward Leung" w:date="2017-01-10T12:35:00Z">
            <w:rPr>
              <w:lang w:eastAsia="zh-CN"/>
            </w:rPr>
          </w:rPrChange>
        </w:rPr>
        <w:t>Summarily the task executes in below steps:</w:t>
      </w:r>
    </w:p>
    <w:p w14:paraId="4B384B6E" w14:textId="77777777" w:rsidR="00E766CA" w:rsidRPr="00184A3A" w:rsidRDefault="00E766CA" w:rsidP="00E766CA">
      <w:pPr>
        <w:ind w:left="360"/>
        <w:rPr>
          <w:lang w:eastAsia="zh-CN"/>
          <w:rPrChange w:id="6413" w:author="Edward Leung" w:date="2017-01-10T12:35:00Z">
            <w:rPr>
              <w:lang w:eastAsia="zh-CN"/>
            </w:rPr>
          </w:rPrChange>
        </w:rPr>
      </w:pPr>
      <w:r w:rsidRPr="00184A3A">
        <w:rPr>
          <w:lang w:eastAsia="zh-CN"/>
          <w:rPrChange w:id="6414" w:author="Edward Leung" w:date="2017-01-10T12:35:00Z">
            <w:rPr>
              <w:lang w:eastAsia="zh-CN"/>
            </w:rPr>
          </w:rPrChange>
        </w:rPr>
        <w:t>Step1. Firstly, it will update the previous job log’s latest job indicator from ‘Y’ to ‘N’. Onwards newly create scheduler job log is having the status “PROGRESS”. The latest batch indicator for the new record will be marked as “Y”.</w:t>
      </w:r>
    </w:p>
    <w:p w14:paraId="49B296AC" w14:textId="63ED2804" w:rsidR="00E766CA" w:rsidRPr="00184A3A" w:rsidRDefault="00E766CA" w:rsidP="00E766CA">
      <w:pPr>
        <w:ind w:left="360"/>
        <w:rPr>
          <w:lang w:eastAsia="zh-CN"/>
          <w:rPrChange w:id="6415" w:author="Edward Leung" w:date="2017-01-10T12:35:00Z">
            <w:rPr>
              <w:lang w:eastAsia="zh-CN"/>
            </w:rPr>
          </w:rPrChange>
        </w:rPr>
      </w:pPr>
      <w:r w:rsidRPr="00184A3A">
        <w:rPr>
          <w:lang w:eastAsia="zh-CN"/>
          <w:rPrChange w:id="6416" w:author="Edward Leung" w:date="2017-01-10T12:35:00Z">
            <w:rPr>
              <w:lang w:eastAsia="zh-CN"/>
            </w:rPr>
          </w:rPrChange>
        </w:rPr>
        <w:t xml:space="preserve">Step 2. </w:t>
      </w:r>
      <w:r w:rsidR="00DC4EEB" w:rsidRPr="00184A3A">
        <w:rPr>
          <w:lang w:eastAsia="zh-CN"/>
          <w:rPrChange w:id="6417" w:author="Edward Leung" w:date="2017-01-10T12:35:00Z">
            <w:rPr>
              <w:lang w:eastAsia="zh-CN"/>
            </w:rPr>
          </w:rPrChange>
        </w:rPr>
        <w:t>T</w:t>
      </w:r>
      <w:r w:rsidRPr="00184A3A">
        <w:rPr>
          <w:lang w:eastAsia="zh-CN"/>
          <w:rPrChange w:id="6418" w:author="Edward Leung" w:date="2017-01-10T12:35:00Z">
            <w:rPr>
              <w:lang w:eastAsia="zh-CN"/>
            </w:rPr>
          </w:rPrChange>
        </w:rPr>
        <w:t xml:space="preserve">he task will also try </w:t>
      </w:r>
      <w:r w:rsidR="00DC4EEB" w:rsidRPr="00184A3A">
        <w:rPr>
          <w:lang w:eastAsia="zh-CN"/>
          <w:rPrChange w:id="6419" w:author="Edward Leung" w:date="2017-01-10T12:35:00Z">
            <w:rPr>
              <w:lang w:eastAsia="zh-CN"/>
            </w:rPr>
          </w:rPrChange>
        </w:rPr>
        <w:t>to initiate the JDBC connection toward the target POS client.</w:t>
      </w:r>
    </w:p>
    <w:p w14:paraId="634B2AE9" w14:textId="7E1D63DC" w:rsidR="00E766CA" w:rsidRPr="00184A3A" w:rsidRDefault="00E766CA" w:rsidP="00E766CA">
      <w:pPr>
        <w:ind w:left="360"/>
        <w:rPr>
          <w:lang w:eastAsia="zh-CN"/>
          <w:rPrChange w:id="6420" w:author="Edward Leung" w:date="2017-01-10T12:35:00Z">
            <w:rPr>
              <w:lang w:eastAsia="zh-CN"/>
            </w:rPr>
          </w:rPrChange>
        </w:rPr>
      </w:pPr>
      <w:r w:rsidRPr="00184A3A">
        <w:rPr>
          <w:lang w:eastAsia="zh-CN"/>
          <w:rPrChange w:id="6421" w:author="Edward Leung" w:date="2017-01-10T12:35:00Z">
            <w:rPr>
              <w:lang w:eastAsia="zh-CN"/>
            </w:rPr>
          </w:rPrChange>
        </w:rPr>
        <w:t xml:space="preserve">Step 3. </w:t>
      </w:r>
      <w:r w:rsidR="00DC4EEB" w:rsidRPr="00184A3A">
        <w:rPr>
          <w:lang w:eastAsia="zh-CN"/>
          <w:rPrChange w:id="6422" w:author="Edward Leung" w:date="2017-01-10T12:35:00Z">
            <w:rPr>
              <w:lang w:eastAsia="zh-CN"/>
            </w:rPr>
          </w:rPrChange>
        </w:rPr>
        <w:t>U</w:t>
      </w:r>
      <w:r w:rsidRPr="00184A3A">
        <w:rPr>
          <w:lang w:eastAsia="zh-CN"/>
          <w:rPrChange w:id="6423" w:author="Edward Leung" w:date="2017-01-10T12:35:00Z">
            <w:rPr>
              <w:lang w:eastAsia="zh-CN"/>
            </w:rPr>
          </w:rPrChange>
        </w:rPr>
        <w:t>se the poll scheme info to format the polling SQL statement to processing the polling.</w:t>
      </w:r>
    </w:p>
    <w:p w14:paraId="55BA1219" w14:textId="71756069" w:rsidR="00E766CA" w:rsidRPr="00184A3A" w:rsidRDefault="00E766CA" w:rsidP="00E766CA">
      <w:pPr>
        <w:ind w:left="360"/>
        <w:rPr>
          <w:lang w:eastAsia="zh-CN"/>
          <w:rPrChange w:id="6424" w:author="Edward Leung" w:date="2017-01-10T12:35:00Z">
            <w:rPr>
              <w:lang w:eastAsia="zh-CN"/>
            </w:rPr>
          </w:rPrChange>
        </w:rPr>
      </w:pPr>
      <w:r w:rsidRPr="00184A3A">
        <w:rPr>
          <w:lang w:eastAsia="zh-CN"/>
          <w:rPrChange w:id="6425" w:author="Edward Leung" w:date="2017-01-10T12:35:00Z">
            <w:rPr>
              <w:lang w:eastAsia="zh-CN"/>
            </w:rPr>
          </w:rPrChange>
        </w:rPr>
        <w:t xml:space="preserve">Step 4. After the </w:t>
      </w:r>
      <w:r w:rsidR="002D273F" w:rsidRPr="00184A3A">
        <w:rPr>
          <w:lang w:eastAsia="zh-CN"/>
          <w:rPrChange w:id="6426" w:author="Edward Leung" w:date="2017-01-10T12:35:00Z">
            <w:rPr>
              <w:lang w:eastAsia="zh-CN"/>
            </w:rPr>
          </w:rPrChange>
        </w:rPr>
        <w:t>distribution</w:t>
      </w:r>
      <w:r w:rsidRPr="00184A3A">
        <w:rPr>
          <w:lang w:eastAsia="zh-CN"/>
          <w:rPrChange w:id="6427" w:author="Edward Leung" w:date="2017-01-10T12:35:00Z">
            <w:rPr>
              <w:lang w:eastAsia="zh-CN"/>
            </w:rPr>
          </w:rPrChange>
        </w:rPr>
        <w:t xml:space="preserve"> SQL is successfully executed</w:t>
      </w:r>
      <w:r w:rsidR="002D273F" w:rsidRPr="00184A3A">
        <w:rPr>
          <w:lang w:eastAsia="zh-CN"/>
          <w:rPrChange w:id="6428" w:author="Edward Leung" w:date="2017-01-10T12:35:00Z">
            <w:rPr>
              <w:lang w:eastAsia="zh-CN"/>
            </w:rPr>
          </w:rPrChange>
        </w:rPr>
        <w:t xml:space="preserve"> and copy all wanted master data into POS client</w:t>
      </w:r>
      <w:r w:rsidRPr="00184A3A">
        <w:rPr>
          <w:lang w:eastAsia="zh-CN"/>
          <w:rPrChange w:id="6429" w:author="Edward Leung" w:date="2017-01-10T12:35:00Z">
            <w:rPr>
              <w:lang w:eastAsia="zh-CN"/>
            </w:rPr>
          </w:rPrChange>
        </w:rPr>
        <w:t xml:space="preserve">, </w:t>
      </w:r>
      <w:r w:rsidR="00576C3E" w:rsidRPr="00184A3A">
        <w:rPr>
          <w:lang w:eastAsia="zh-CN"/>
          <w:rPrChange w:id="6430" w:author="Edward Leung" w:date="2017-01-10T12:35:00Z">
            <w:rPr>
              <w:lang w:eastAsia="zh-CN"/>
            </w:rPr>
          </w:rPrChange>
        </w:rPr>
        <w:t>update the corresponding indicator in the master data table in staging database representing the staging and POS client are synchronized.</w:t>
      </w:r>
    </w:p>
    <w:p w14:paraId="5E5520AC" w14:textId="534026F1" w:rsidR="00E766CA" w:rsidRPr="00184A3A" w:rsidRDefault="00E766CA" w:rsidP="00E766CA">
      <w:pPr>
        <w:ind w:left="360"/>
        <w:rPr>
          <w:lang w:eastAsia="zh-CN"/>
          <w:rPrChange w:id="6431" w:author="Edward Leung" w:date="2017-01-10T12:35:00Z">
            <w:rPr>
              <w:lang w:eastAsia="zh-CN"/>
            </w:rPr>
          </w:rPrChange>
        </w:rPr>
      </w:pPr>
      <w:r w:rsidRPr="00184A3A">
        <w:rPr>
          <w:lang w:eastAsia="zh-CN"/>
          <w:rPrChange w:id="6432" w:author="Edward Leung" w:date="2017-01-10T12:35:00Z">
            <w:rPr>
              <w:lang w:eastAsia="zh-CN"/>
            </w:rPr>
          </w:rPrChange>
        </w:rPr>
        <w:t xml:space="preserve">Step 5. Upon any errors in the task submission and cannot be resolved (e.g. by retry). The job will </w:t>
      </w:r>
      <w:r w:rsidR="00576C3E" w:rsidRPr="00184A3A">
        <w:rPr>
          <w:lang w:eastAsia="zh-CN"/>
          <w:rPrChange w:id="6433" w:author="Edward Leung" w:date="2017-01-10T12:35:00Z">
            <w:rPr>
              <w:lang w:eastAsia="zh-CN"/>
            </w:rPr>
          </w:rPrChange>
        </w:rPr>
        <w:t xml:space="preserve">roll back to discard the change, </w:t>
      </w:r>
      <w:r w:rsidRPr="00184A3A">
        <w:rPr>
          <w:lang w:eastAsia="zh-CN"/>
          <w:rPrChange w:id="6434" w:author="Edward Leung" w:date="2017-01-10T12:35:00Z">
            <w:rPr>
              <w:lang w:eastAsia="zh-CN"/>
            </w:rPr>
          </w:rPrChange>
        </w:rPr>
        <w:t>abort and keep the job status to reflect the problematic stage “FAILED”. If the processing source is file-based, move the file to error folder.</w:t>
      </w:r>
    </w:p>
    <w:p w14:paraId="02D34D4A" w14:textId="0DE77EF5" w:rsidR="00E766CA" w:rsidRPr="00184A3A" w:rsidRDefault="00E766CA" w:rsidP="00E766CA">
      <w:pPr>
        <w:ind w:left="360"/>
        <w:rPr>
          <w:lang w:eastAsia="zh-CN"/>
          <w:rPrChange w:id="6435" w:author="Edward Leung" w:date="2017-01-10T12:35:00Z">
            <w:rPr>
              <w:lang w:val="en-GB" w:eastAsia="zh-CN"/>
            </w:rPr>
          </w:rPrChange>
        </w:rPr>
      </w:pPr>
      <w:r w:rsidRPr="00184A3A">
        <w:rPr>
          <w:lang w:eastAsia="zh-CN"/>
          <w:rPrChange w:id="6436" w:author="Edward Leung" w:date="2017-01-10T12:35:00Z">
            <w:rPr>
              <w:lang w:eastAsia="zh-CN"/>
            </w:rPr>
          </w:rPrChange>
        </w:rPr>
        <w:t>Step 5. If all st</w:t>
      </w:r>
      <w:r w:rsidR="004826E2" w:rsidRPr="00184A3A">
        <w:rPr>
          <w:lang w:eastAsia="zh-CN"/>
          <w:rPrChange w:id="6437" w:author="Edward Leung" w:date="2017-01-10T12:35:00Z">
            <w:rPr>
              <w:lang w:eastAsia="zh-CN"/>
            </w:rPr>
          </w:rPrChange>
        </w:rPr>
        <w:t>eps of the task are run successfully</w:t>
      </w:r>
      <w:r w:rsidRPr="00184A3A">
        <w:rPr>
          <w:lang w:eastAsia="zh-CN"/>
          <w:rPrChange w:id="6438" w:author="Edward Leung" w:date="2017-01-10T12:35:00Z">
            <w:rPr>
              <w:lang w:eastAsia="zh-CN"/>
            </w:rPr>
          </w:rPrChange>
        </w:rPr>
        <w:t>, the task is regarded as complete and update the job status to “COMPLETE” with a reco</w:t>
      </w:r>
      <w:r w:rsidR="004826E2" w:rsidRPr="00184A3A">
        <w:rPr>
          <w:lang w:eastAsia="zh-CN"/>
          <w:rPrChange w:id="6439" w:author="Edward Leung" w:date="2017-01-10T12:35:00Z">
            <w:rPr>
              <w:lang w:eastAsia="zh-CN"/>
            </w:rPr>
          </w:rPrChange>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Change w:id="6440" w:author="Edward Leung" w:date="2017-01-10T12:35:00Z">
                  <w:rPr>
                    <w:b/>
                  </w:rPr>
                </w:rPrChange>
              </w:rPr>
            </w:pPr>
            <w:r w:rsidRPr="00184A3A">
              <w:rPr>
                <w:b/>
                <w:rPrChange w:id="6441" w:author="Edward Leung" w:date="2017-01-10T12:35:00Z">
                  <w:rPr>
                    <w:b/>
                  </w:rPr>
                </w:rPrChange>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Change w:id="6442" w:author="Edward Leung" w:date="2017-01-10T12:35:00Z">
                  <w:rPr>
                    <w:b/>
                  </w:rPr>
                </w:rPrChange>
              </w:rPr>
            </w:pPr>
            <w:r w:rsidRPr="00184A3A">
              <w:rPr>
                <w:b/>
                <w:rPrChange w:id="6443" w:author="Edward Leung" w:date="2017-01-10T12:35:00Z">
                  <w:rPr>
                    <w:b/>
                  </w:rPr>
                </w:rPrChange>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Change w:id="6444" w:author="Edward Leung" w:date="2017-01-10T12:35:00Z">
                  <w:rPr>
                    <w:b/>
                  </w:rPr>
                </w:rPrChange>
              </w:rPr>
            </w:pPr>
            <w:r w:rsidRPr="00184A3A">
              <w:rPr>
                <w:b/>
                <w:rPrChange w:id="6445" w:author="Edward Leung" w:date="2017-01-10T12:35:00Z">
                  <w:rPr>
                    <w:b/>
                  </w:rPr>
                </w:rPrChange>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rPr>
                <w:rPrChange w:id="6446" w:author="Edward Leung" w:date="2017-01-10T12:35:00Z">
                  <w:rPr/>
                </w:rPrChange>
              </w:rPr>
            </w:pPr>
            <w:r w:rsidRPr="00184A3A">
              <w:rPr>
                <w:rPrChange w:id="6447" w:author="Edward Leung" w:date="2017-01-10T12:35:00Z">
                  <w:rPr/>
                </w:rPrChange>
              </w:rPr>
              <w:t>Sales EOD Polling Task</w:t>
            </w:r>
          </w:p>
        </w:tc>
        <w:tc>
          <w:tcPr>
            <w:tcW w:w="1925" w:type="dxa"/>
          </w:tcPr>
          <w:p w14:paraId="4AAD1986" w14:textId="77777777" w:rsidR="00E766CA" w:rsidRPr="00184A3A" w:rsidRDefault="00E766CA" w:rsidP="00FB6D1F">
            <w:pPr>
              <w:pStyle w:val="BodyText"/>
              <w:rPr>
                <w:rPrChange w:id="6448" w:author="Edward Leung" w:date="2017-01-10T12:35:00Z">
                  <w:rPr/>
                </w:rPrChange>
              </w:rPr>
            </w:pPr>
            <w:r w:rsidRPr="00184A3A">
              <w:rPr>
                <w:rPrChange w:id="6449" w:author="Edward Leung" w:date="2017-01-10T12:35:00Z">
                  <w:rPr/>
                </w:rPrChange>
              </w:rPr>
              <w:t>“PROGRESS”</w:t>
            </w:r>
          </w:p>
          <w:p w14:paraId="6DB90A8F" w14:textId="77777777" w:rsidR="00E766CA" w:rsidRPr="00184A3A" w:rsidRDefault="00E766CA" w:rsidP="00FB6D1F">
            <w:pPr>
              <w:pStyle w:val="BodyText"/>
              <w:rPr>
                <w:rPrChange w:id="6450" w:author="Edward Leung" w:date="2017-01-10T12:35:00Z">
                  <w:rPr/>
                </w:rPrChange>
              </w:rPr>
            </w:pPr>
            <w:r w:rsidRPr="00184A3A">
              <w:rPr>
                <w:rPrChange w:id="6451" w:author="Edward Leung" w:date="2017-01-10T12:35:00Z">
                  <w:rPr/>
                </w:rPrChange>
              </w:rPr>
              <w:t xml:space="preserve"> “FAILED”</w:t>
            </w:r>
          </w:p>
          <w:p w14:paraId="6ED70AD4" w14:textId="77777777" w:rsidR="00E766CA" w:rsidRPr="00184A3A" w:rsidRDefault="00E766CA" w:rsidP="00FB6D1F">
            <w:pPr>
              <w:pStyle w:val="BodyText"/>
              <w:rPr>
                <w:rPrChange w:id="6452" w:author="Edward Leung" w:date="2017-01-10T12:35:00Z">
                  <w:rPr/>
                </w:rPrChange>
              </w:rPr>
            </w:pPr>
            <w:r w:rsidRPr="00184A3A">
              <w:rPr>
                <w:rPrChange w:id="6453" w:author="Edward Leung" w:date="2017-01-10T12:35:00Z">
                  <w:rPr/>
                </w:rPrChange>
              </w:rPr>
              <w:t>“COMPLETE”</w:t>
            </w:r>
          </w:p>
        </w:tc>
        <w:tc>
          <w:tcPr>
            <w:tcW w:w="5588" w:type="dxa"/>
          </w:tcPr>
          <w:p w14:paraId="4AC76306" w14:textId="77777777" w:rsidR="00E766CA" w:rsidRPr="00184A3A" w:rsidRDefault="00E766CA" w:rsidP="00FB6D1F">
            <w:pPr>
              <w:pStyle w:val="BodyText"/>
              <w:rPr>
                <w:rPrChange w:id="6454" w:author="Edward Leung" w:date="2017-01-10T12:35:00Z">
                  <w:rPr/>
                </w:rPrChange>
              </w:rPr>
            </w:pPr>
            <w:r w:rsidRPr="00184A3A">
              <w:rPr>
                <w:rPrChange w:id="6455" w:author="Edward Leung" w:date="2017-01-10T12:35:00Z">
                  <w:rPr/>
                </w:rPrChange>
              </w:rPr>
              <w:t xml:space="preserve"> “PROGRESS” when task is submitted and successfully insert log into DB.</w:t>
            </w:r>
          </w:p>
          <w:p w14:paraId="5E2EA855" w14:textId="77777777" w:rsidR="00E766CA" w:rsidRPr="00184A3A" w:rsidRDefault="00E766CA" w:rsidP="00FB6D1F">
            <w:pPr>
              <w:pStyle w:val="BodyText"/>
              <w:rPr>
                <w:rPrChange w:id="6456" w:author="Edward Leung" w:date="2017-01-10T12:35:00Z">
                  <w:rPr/>
                </w:rPrChange>
              </w:rPr>
            </w:pPr>
            <w:r w:rsidRPr="00184A3A">
              <w:rPr>
                <w:rPrChange w:id="6457" w:author="Edward Leung" w:date="2017-01-10T12:35:00Z">
                  <w:rPr/>
                </w:rPrChange>
              </w:rPr>
              <w:t xml:space="preserve"> “FAILED” when encounter errors processing the source and the poll branch scheme.</w:t>
            </w:r>
          </w:p>
          <w:p w14:paraId="3EFCA5D6" w14:textId="77777777" w:rsidR="00E766CA" w:rsidRPr="00184A3A" w:rsidRDefault="00E766CA" w:rsidP="00FB6D1F">
            <w:pPr>
              <w:pStyle w:val="BodyText"/>
              <w:rPr>
                <w:rPrChange w:id="6458" w:author="Edward Leung" w:date="2017-01-10T12:35:00Z">
                  <w:rPr/>
                </w:rPrChange>
              </w:rPr>
            </w:pPr>
            <w:r w:rsidRPr="00184A3A">
              <w:rPr>
                <w:rPrChange w:id="6459" w:author="Edward Leung" w:date="2017-01-10T12:35:00Z">
                  <w:rPr/>
                </w:rPrChange>
              </w:rPr>
              <w:t>“COMPLETE” when the completes the polling data against the target branch schemes without any errors.</w:t>
            </w:r>
          </w:p>
        </w:tc>
      </w:tr>
    </w:tbl>
    <w:p w14:paraId="3AC44EF5" w14:textId="77777777" w:rsidR="00E766CA" w:rsidRPr="00184A3A" w:rsidRDefault="00E766CA" w:rsidP="00E766CA">
      <w:pPr>
        <w:rPr>
          <w:lang w:eastAsia="zh-CN"/>
          <w:rPrChange w:id="6460" w:author="Edward Leung" w:date="2017-01-10T12:35:00Z">
            <w:rPr>
              <w:lang w:eastAsia="zh-CN"/>
            </w:rPr>
          </w:rPrChange>
        </w:rPr>
      </w:pPr>
    </w:p>
    <w:p w14:paraId="1815D876" w14:textId="77777777" w:rsidR="00E766CA" w:rsidRPr="00184A3A" w:rsidRDefault="00E766CA" w:rsidP="00E766CA">
      <w:pPr>
        <w:ind w:left="360"/>
        <w:rPr>
          <w:b/>
          <w:u w:val="single"/>
          <w:lang w:eastAsia="zh-CN"/>
          <w:rPrChange w:id="6461" w:author="Edward Leung" w:date="2017-01-10T12:35:00Z">
            <w:rPr>
              <w:b/>
              <w:u w:val="single"/>
              <w:lang w:eastAsia="zh-CN"/>
            </w:rPr>
          </w:rPrChange>
        </w:rPr>
      </w:pPr>
      <w:r w:rsidRPr="00184A3A">
        <w:rPr>
          <w:b/>
          <w:u w:val="single"/>
          <w:lang w:eastAsia="zh-CN"/>
          <w:rPrChange w:id="6462" w:author="Edward Leung" w:date="2017-01-10T12:35:00Z">
            <w:rPr>
              <w:b/>
              <w:u w:val="single"/>
              <w:lang w:eastAsia="zh-CN"/>
            </w:rPr>
          </w:rPrChange>
        </w:rPr>
        <w:t>Logging</w:t>
      </w:r>
    </w:p>
    <w:p w14:paraId="191DD6F9" w14:textId="5A65A4FB" w:rsidR="00E766CA" w:rsidRPr="00184A3A" w:rsidRDefault="00E766CA" w:rsidP="00E766CA">
      <w:pPr>
        <w:ind w:left="360"/>
        <w:rPr>
          <w:lang w:eastAsia="zh-CN"/>
          <w:rPrChange w:id="6463" w:author="Edward Leung" w:date="2017-01-10T12:35:00Z">
            <w:rPr>
              <w:lang w:eastAsia="zh-CN"/>
            </w:rPr>
          </w:rPrChange>
        </w:rPr>
      </w:pPr>
      <w:r w:rsidRPr="00184A3A">
        <w:rPr>
          <w:lang w:eastAsia="zh-CN"/>
          <w:rPrChange w:id="6464" w:author="Edward Leung" w:date="2017-01-10T12:35:00Z">
            <w:rPr>
              <w:lang w:eastAsia="zh-CN"/>
            </w:rPr>
          </w:rPrChange>
        </w:rPr>
        <w:t>Log directory: /repos/esb/polling/log/</w:t>
      </w:r>
      <w:r w:rsidR="00222364" w:rsidRPr="00184A3A">
        <w:rPr>
          <w:lang w:eastAsia="zh-CN"/>
          <w:rPrChange w:id="6465" w:author="Edward Leung" w:date="2017-01-10T12:35:00Z">
            <w:rPr>
              <w:lang w:eastAsia="zh-CN"/>
            </w:rPr>
          </w:rPrChange>
        </w:rPr>
        <w:t>master</w:t>
      </w:r>
      <w:r w:rsidRPr="00184A3A">
        <w:rPr>
          <w:lang w:eastAsia="zh-CN"/>
          <w:rPrChange w:id="6466" w:author="Edward Leung" w:date="2017-01-10T12:35:00Z">
            <w:rPr>
              <w:lang w:eastAsia="zh-CN"/>
            </w:rPr>
          </w:rPrChange>
        </w:rPr>
        <w:t>_yyyymmdd.log</w:t>
      </w:r>
    </w:p>
    <w:p w14:paraId="28CCD976" w14:textId="09326333" w:rsidR="00E766CA" w:rsidRPr="00184A3A" w:rsidRDefault="00E766CA" w:rsidP="00E766CA">
      <w:pPr>
        <w:ind w:left="360"/>
        <w:rPr>
          <w:lang w:eastAsia="zh-CN"/>
          <w:rPrChange w:id="6467" w:author="Edward Leung" w:date="2017-01-10T12:35:00Z">
            <w:rPr>
              <w:lang w:eastAsia="zh-CN"/>
            </w:rPr>
          </w:rPrChange>
        </w:rPr>
      </w:pPr>
      <w:r w:rsidRPr="00184A3A">
        <w:rPr>
          <w:lang w:eastAsia="zh-CN"/>
          <w:rPrChange w:id="6468" w:author="Edward Leung" w:date="2017-01-10T12:35:00Z">
            <w:rPr>
              <w:lang w:eastAsia="zh-CN"/>
            </w:rPr>
          </w:rPrChange>
        </w:rPr>
        <w:t xml:space="preserve">Upon each </w:t>
      </w:r>
      <w:r w:rsidR="00561AF3" w:rsidRPr="00184A3A">
        <w:rPr>
          <w:lang w:eastAsia="zh-CN"/>
          <w:rPrChange w:id="6469" w:author="Edward Leung" w:date="2017-01-10T12:35:00Z">
            <w:rPr>
              <w:lang w:eastAsia="zh-CN"/>
            </w:rPr>
          </w:rPrChange>
        </w:rPr>
        <w:t>master distribution</w:t>
      </w:r>
      <w:r w:rsidRPr="00184A3A">
        <w:rPr>
          <w:lang w:eastAsia="zh-CN"/>
          <w:rPrChange w:id="6470" w:author="Edward Leung" w:date="2017-01-10T12:35:00Z">
            <w:rPr>
              <w:lang w:eastAsia="zh-CN"/>
            </w:rPr>
          </w:rPrChange>
        </w:rPr>
        <w:t xml:space="preserve"> task </w:t>
      </w:r>
      <w:r w:rsidR="00561AF3" w:rsidRPr="00184A3A">
        <w:rPr>
          <w:lang w:eastAsia="zh-CN"/>
          <w:rPrChange w:id="6471" w:author="Edward Leung" w:date="2017-01-10T12:35:00Z">
            <w:rPr>
              <w:lang w:eastAsia="zh-CN"/>
            </w:rPr>
          </w:rPrChange>
        </w:rPr>
        <w:t>processing</w:t>
      </w:r>
      <w:r w:rsidRPr="00184A3A">
        <w:rPr>
          <w:lang w:eastAsia="zh-CN"/>
          <w:rPrChange w:id="6472" w:author="Edward Leung" w:date="2017-01-10T12:35:00Z">
            <w:rPr>
              <w:lang w:eastAsia="zh-CN"/>
            </w:rPr>
          </w:rPrChange>
        </w:rPr>
        <w:t>: the scheme info will be written into follow format:</w:t>
      </w:r>
    </w:p>
    <w:p w14:paraId="197B4041" w14:textId="77777777" w:rsidR="00E766CA" w:rsidRPr="00184A3A" w:rsidRDefault="00E766CA" w:rsidP="00222364">
      <w:pPr>
        <w:rPr>
          <w:lang w:eastAsia="zh-CN"/>
          <w:rPrChange w:id="6473" w:author="Edward Leung" w:date="2017-01-10T12:35:00Z">
            <w:rPr>
              <w:lang w:eastAsia="zh-CN"/>
            </w:rPr>
          </w:rPrChange>
        </w:rPr>
      </w:pPr>
    </w:p>
    <w:p w14:paraId="285CBBA8" w14:textId="77777777" w:rsidR="00E766CA" w:rsidRPr="00184A3A" w:rsidRDefault="00E766CA" w:rsidP="00E766CA">
      <w:pPr>
        <w:ind w:left="360"/>
        <w:rPr>
          <w:lang w:eastAsia="zh-CN"/>
          <w:rPrChange w:id="6474" w:author="Edward Leung" w:date="2017-01-10T12:35:00Z">
            <w:rPr>
              <w:lang w:eastAsia="zh-CN"/>
            </w:rPr>
          </w:rPrChange>
        </w:rPr>
      </w:pPr>
      <w:r w:rsidRPr="00184A3A">
        <w:rPr>
          <w:lang w:eastAsia="zh-CN"/>
          <w:rPrChange w:id="6475" w:author="Edward Leung" w:date="2017-01-10T12:35:00Z">
            <w:rPr>
              <w:lang w:eastAsia="zh-CN"/>
            </w:rPr>
          </w:rPrChange>
        </w:rPr>
        <w:t>Logging details:</w:t>
      </w:r>
    </w:p>
    <w:p w14:paraId="0897DECC" w14:textId="7901987C" w:rsidR="00E766CA" w:rsidRPr="00184A3A" w:rsidRDefault="00E766CA" w:rsidP="00E766CA">
      <w:pPr>
        <w:ind w:left="360"/>
        <w:rPr>
          <w:lang w:eastAsia="zh-CN"/>
          <w:rPrChange w:id="6476" w:author="Edward Leung" w:date="2017-01-10T12:35:00Z">
            <w:rPr>
              <w:lang w:eastAsia="zh-CN"/>
            </w:rPr>
          </w:rPrChange>
        </w:rPr>
      </w:pPr>
      <w:r w:rsidRPr="00184A3A">
        <w:rPr>
          <w:lang w:eastAsia="zh-CN"/>
          <w:rPrChange w:id="6477" w:author="Edward Leung" w:date="2017-01-10T12:35:00Z">
            <w:rPr>
              <w:lang w:eastAsia="zh-CN"/>
            </w:rPr>
          </w:rPrChange>
        </w:rPr>
        <w:t xml:space="preserve"> [INFO] [Timestamp] </w:t>
      </w:r>
      <w:r w:rsidR="00C504AA" w:rsidRPr="00184A3A">
        <w:rPr>
          <w:lang w:eastAsia="zh-CN"/>
          <w:rPrChange w:id="6478" w:author="Edward Leung" w:date="2017-01-10T12:35:00Z">
            <w:rPr>
              <w:lang w:eastAsia="zh-CN"/>
            </w:rPr>
          </w:rPrChange>
        </w:rPr>
        <w:t xml:space="preserve">MASTER </w:t>
      </w:r>
      <w:r w:rsidRPr="00184A3A">
        <w:rPr>
          <w:lang w:eastAsia="zh-CN"/>
          <w:rPrChange w:id="6479" w:author="Edward Leung" w:date="2017-01-10T12:35:00Z">
            <w:rPr>
              <w:lang w:eastAsia="zh-CN"/>
            </w:rPr>
          </w:rPrChange>
        </w:rPr>
        <w:t>-[schemeName]-[branchCode]-[schemeType]-[direction] Start</w:t>
      </w:r>
    </w:p>
    <w:p w14:paraId="454AE584" w14:textId="3EE25079" w:rsidR="00E766CA" w:rsidRPr="00184A3A" w:rsidRDefault="00E766CA" w:rsidP="00E766CA">
      <w:pPr>
        <w:ind w:left="360"/>
        <w:rPr>
          <w:lang w:eastAsia="zh-CN"/>
          <w:rPrChange w:id="6480" w:author="Edward Leung" w:date="2017-01-10T12:35:00Z">
            <w:rPr>
              <w:lang w:eastAsia="zh-CN"/>
            </w:rPr>
          </w:rPrChange>
        </w:rPr>
      </w:pPr>
      <w:r w:rsidRPr="00184A3A">
        <w:rPr>
          <w:lang w:eastAsia="zh-CN"/>
          <w:rPrChange w:id="6481" w:author="Edward Leung" w:date="2017-01-10T12:35:00Z">
            <w:rPr>
              <w:lang w:eastAsia="zh-CN"/>
            </w:rPr>
          </w:rPrChange>
        </w:rPr>
        <w:t xml:space="preserve">[INFO] [Timestamp] </w:t>
      </w:r>
      <w:r w:rsidR="00C504AA" w:rsidRPr="00184A3A">
        <w:rPr>
          <w:lang w:eastAsia="zh-CN"/>
          <w:rPrChange w:id="6482" w:author="Edward Leung" w:date="2017-01-10T12:35:00Z">
            <w:rPr>
              <w:lang w:eastAsia="zh-CN"/>
            </w:rPr>
          </w:rPrChange>
        </w:rPr>
        <w:t xml:space="preserve">MASTER </w:t>
      </w:r>
      <w:r w:rsidRPr="00184A3A">
        <w:rPr>
          <w:lang w:eastAsia="zh-CN"/>
          <w:rPrChange w:id="6483" w:author="Edward Leung" w:date="2017-01-10T12:35:00Z">
            <w:rPr>
              <w:lang w:eastAsia="zh-CN"/>
            </w:rPr>
          </w:rPrChange>
        </w:rPr>
        <w:t xml:space="preserve">-[schemeType]-[fromTable]-[toTable]-[PK=?]-[checksum=?]-[override = ?] </w:t>
      </w:r>
      <w:r w:rsidR="002B5513" w:rsidRPr="00184A3A">
        <w:rPr>
          <w:lang w:eastAsia="zh-CN"/>
          <w:rPrChange w:id="6484" w:author="Edward Leung" w:date="2017-01-10T12:35:00Z">
            <w:rPr>
              <w:lang w:eastAsia="zh-CN"/>
            </w:rPr>
          </w:rPrChange>
        </w:rPr>
        <w:t>Start E</w:t>
      </w:r>
      <w:r w:rsidRPr="00184A3A">
        <w:rPr>
          <w:lang w:eastAsia="zh-CN"/>
          <w:rPrChange w:id="6485" w:author="Edward Leung" w:date="2017-01-10T12:35:00Z">
            <w:rPr>
              <w:lang w:eastAsia="zh-CN"/>
            </w:rPr>
          </w:rPrChange>
        </w:rPr>
        <w:t>xecution</w:t>
      </w:r>
    </w:p>
    <w:p w14:paraId="6553D5A3" w14:textId="5A5528E7" w:rsidR="00E766CA" w:rsidRPr="00184A3A" w:rsidRDefault="00E766CA" w:rsidP="00E766CA">
      <w:pPr>
        <w:ind w:left="360"/>
        <w:rPr>
          <w:lang w:eastAsia="zh-CN"/>
          <w:rPrChange w:id="6486" w:author="Edward Leung" w:date="2017-01-10T12:35:00Z">
            <w:rPr>
              <w:lang w:eastAsia="zh-CN"/>
            </w:rPr>
          </w:rPrChange>
        </w:rPr>
      </w:pPr>
      <w:r w:rsidRPr="00184A3A">
        <w:rPr>
          <w:lang w:eastAsia="zh-CN"/>
          <w:rPrChange w:id="6487" w:author="Edward Leung" w:date="2017-01-10T12:35:00Z">
            <w:rPr>
              <w:lang w:eastAsia="zh-CN"/>
            </w:rPr>
          </w:rPrChange>
        </w:rPr>
        <w:lastRenderedPageBreak/>
        <w:t xml:space="preserve">[INFO] [Timestamp] </w:t>
      </w:r>
      <w:r w:rsidR="00C504AA" w:rsidRPr="00184A3A">
        <w:rPr>
          <w:lang w:eastAsia="zh-CN"/>
          <w:rPrChange w:id="6488" w:author="Edward Leung" w:date="2017-01-10T12:35:00Z">
            <w:rPr>
              <w:lang w:eastAsia="zh-CN"/>
            </w:rPr>
          </w:rPrChange>
        </w:rPr>
        <w:t xml:space="preserve">MASTER </w:t>
      </w:r>
      <w:r w:rsidRPr="00184A3A">
        <w:rPr>
          <w:lang w:eastAsia="zh-CN"/>
          <w:rPrChange w:id="6489" w:author="Edward Leung" w:date="2017-01-10T12:35:00Z">
            <w:rPr>
              <w:lang w:eastAsia="zh-CN"/>
            </w:rPr>
          </w:rPrChange>
        </w:rPr>
        <w:t>-[schemeType]-[fromTable]-[toTable]-[PK=</w:t>
      </w:r>
      <w:r w:rsidR="00CA1FA5" w:rsidRPr="00184A3A">
        <w:rPr>
          <w:lang w:eastAsia="zh-CN"/>
          <w:rPrChange w:id="6490" w:author="Edward Leung" w:date="2017-01-10T12:35:00Z">
            <w:rPr>
              <w:lang w:eastAsia="zh-CN"/>
            </w:rPr>
          </w:rPrChange>
        </w:rPr>
        <w:t>?]-[checksum=?]-[override = ?] P</w:t>
      </w:r>
      <w:r w:rsidRPr="00184A3A">
        <w:rPr>
          <w:lang w:eastAsia="zh-CN"/>
          <w:rPrChange w:id="6491" w:author="Edward Leung" w:date="2017-01-10T12:35:00Z">
            <w:rPr>
              <w:lang w:eastAsia="zh-CN"/>
            </w:rPr>
          </w:rPrChange>
        </w:rPr>
        <w:t>rocessed = ?</w:t>
      </w:r>
    </w:p>
    <w:p w14:paraId="5C37C281" w14:textId="1898FF09" w:rsidR="00E766CA" w:rsidRPr="00184A3A" w:rsidRDefault="00E766CA" w:rsidP="00E766CA">
      <w:pPr>
        <w:ind w:left="360"/>
        <w:rPr>
          <w:rFonts w:eastAsia="SimSun"/>
          <w:lang w:eastAsia="zh-CN"/>
          <w:rPrChange w:id="6492" w:author="Edward Leung" w:date="2017-01-10T12:35:00Z">
            <w:rPr>
              <w:rFonts w:eastAsia="SimSun"/>
              <w:lang w:val="en-GB" w:eastAsia="zh-CN"/>
            </w:rPr>
          </w:rPrChange>
        </w:rPr>
      </w:pPr>
      <w:r w:rsidRPr="00184A3A">
        <w:rPr>
          <w:lang w:eastAsia="zh-CN"/>
          <w:rPrChange w:id="6493" w:author="Edward Leung" w:date="2017-01-10T12:35:00Z">
            <w:rPr>
              <w:lang w:eastAsia="zh-CN"/>
            </w:rPr>
          </w:rPrChange>
        </w:rPr>
        <w:t xml:space="preserve">[ERROR] [Timestamp] </w:t>
      </w:r>
      <w:r w:rsidR="00C504AA" w:rsidRPr="00184A3A">
        <w:rPr>
          <w:lang w:eastAsia="zh-CN"/>
          <w:rPrChange w:id="6494" w:author="Edward Leung" w:date="2017-01-10T12:35:00Z">
            <w:rPr>
              <w:lang w:eastAsia="zh-CN"/>
            </w:rPr>
          </w:rPrChange>
        </w:rPr>
        <w:t xml:space="preserve">MASTER </w:t>
      </w:r>
      <w:r w:rsidRPr="00184A3A">
        <w:rPr>
          <w:lang w:eastAsia="zh-CN"/>
          <w:rPrChange w:id="6495" w:author="Edward Leung" w:date="2017-01-10T12:35:00Z">
            <w:rPr>
              <w:lang w:eastAsia="zh-CN"/>
            </w:rPr>
          </w:rPrChange>
        </w:rPr>
        <w:t>-[schemeType]-[fromTable]-[toTable]-[PK=?]-[checksum=?]-[override = ?] SQL</w:t>
      </w:r>
      <w:r w:rsidRPr="00184A3A">
        <w:rPr>
          <w:lang w:eastAsia="zh-CN"/>
          <w:rPrChange w:id="6496" w:author="Edward Leung" w:date="2017-01-10T12:35:00Z">
            <w:rPr>
              <w:lang w:val="en-GB" w:eastAsia="zh-CN"/>
            </w:rPr>
          </w:rPrChange>
        </w:rPr>
        <w:t xml:space="preserve"> Error return Code = ?</w:t>
      </w:r>
    </w:p>
    <w:p w14:paraId="622DA51B" w14:textId="77777777" w:rsidR="00E766CA" w:rsidRPr="00184A3A" w:rsidRDefault="00E766CA" w:rsidP="00E766CA">
      <w:pPr>
        <w:ind w:left="360"/>
        <w:rPr>
          <w:lang w:eastAsia="zh-CN"/>
          <w:rPrChange w:id="6497" w:author="Edward Leung" w:date="2017-01-10T12:35:00Z">
            <w:rPr>
              <w:lang w:eastAsia="zh-CN"/>
            </w:rPr>
          </w:rPrChange>
        </w:rPr>
      </w:pPr>
      <w:r w:rsidRPr="00184A3A">
        <w:rPr>
          <w:lang w:eastAsia="zh-CN"/>
          <w:rPrChange w:id="6498" w:author="Edward Leung" w:date="2017-01-10T12:35:00Z">
            <w:rPr>
              <w:lang w:eastAsia="zh-CN"/>
            </w:rPr>
          </w:rPrChange>
        </w:rPr>
        <w:t>….</w:t>
      </w:r>
    </w:p>
    <w:p w14:paraId="0C23D946" w14:textId="77932F3A" w:rsidR="00E766CA" w:rsidRPr="00184A3A" w:rsidRDefault="00E766CA" w:rsidP="00E766CA">
      <w:pPr>
        <w:ind w:left="360"/>
        <w:rPr>
          <w:lang w:eastAsia="zh-CN"/>
          <w:rPrChange w:id="6499" w:author="Edward Leung" w:date="2017-01-10T12:35:00Z">
            <w:rPr>
              <w:lang w:eastAsia="zh-CN"/>
            </w:rPr>
          </w:rPrChange>
        </w:rPr>
      </w:pPr>
      <w:r w:rsidRPr="00184A3A">
        <w:rPr>
          <w:lang w:eastAsia="zh-CN"/>
          <w:rPrChange w:id="6500" w:author="Edward Leung" w:date="2017-01-10T12:35:00Z">
            <w:rPr>
              <w:lang w:eastAsia="zh-CN"/>
            </w:rPr>
          </w:rPrChange>
        </w:rPr>
        <w:t xml:space="preserve">[INFO] [Timestamp] </w:t>
      </w:r>
      <w:r w:rsidR="003B54E6" w:rsidRPr="00184A3A">
        <w:rPr>
          <w:lang w:eastAsia="zh-CN"/>
          <w:rPrChange w:id="6501" w:author="Edward Leung" w:date="2017-01-10T12:35:00Z">
            <w:rPr>
              <w:lang w:eastAsia="zh-CN"/>
            </w:rPr>
          </w:rPrChange>
        </w:rPr>
        <w:t>MASTER</w:t>
      </w:r>
      <w:r w:rsidRPr="00184A3A">
        <w:rPr>
          <w:lang w:eastAsia="zh-CN"/>
          <w:rPrChange w:id="6502" w:author="Edward Leung" w:date="2017-01-10T12:35:00Z">
            <w:rPr>
              <w:lang w:eastAsia="zh-CN"/>
            </w:rPr>
          </w:rPrChange>
        </w:rPr>
        <w:t>-[schemeName]-[branchCode]-[schemeType]-[direction] End</w:t>
      </w:r>
    </w:p>
    <w:p w14:paraId="56530B73" w14:textId="77777777" w:rsidR="00E766CA" w:rsidRPr="00184A3A" w:rsidRDefault="00E766CA" w:rsidP="00E766CA">
      <w:pPr>
        <w:rPr>
          <w:lang w:eastAsia="zh-CN"/>
          <w:rPrChange w:id="6503" w:author="Edward Leung" w:date="2017-01-10T12:35:00Z">
            <w:rPr>
              <w:lang w:eastAsia="zh-CN"/>
            </w:rPr>
          </w:rPrChange>
        </w:rPr>
      </w:pPr>
    </w:p>
    <w:p w14:paraId="4AEB1D62" w14:textId="77777777" w:rsidR="00E766CA" w:rsidRPr="00184A3A" w:rsidRDefault="00E766CA" w:rsidP="00E766CA">
      <w:pPr>
        <w:ind w:left="360"/>
        <w:rPr>
          <w:b/>
          <w:u w:val="single"/>
          <w:lang w:eastAsia="zh-CN"/>
          <w:rPrChange w:id="6504" w:author="Edward Leung" w:date="2017-01-10T12:35:00Z">
            <w:rPr>
              <w:b/>
              <w:u w:val="single"/>
              <w:lang w:eastAsia="zh-CN"/>
            </w:rPr>
          </w:rPrChange>
        </w:rPr>
      </w:pPr>
      <w:r w:rsidRPr="00184A3A">
        <w:rPr>
          <w:b/>
          <w:u w:val="single"/>
          <w:lang w:eastAsia="zh-CN"/>
          <w:rPrChange w:id="6505" w:author="Edward Leung" w:date="2017-01-10T12:35:00Z">
            <w:rPr>
              <w:b/>
              <w:u w:val="single"/>
              <w:lang w:eastAsia="zh-CN"/>
            </w:rPr>
          </w:rPrChange>
        </w:rPr>
        <w:t>Entry &amp; Exit Criteria</w:t>
      </w:r>
    </w:p>
    <w:p w14:paraId="38D313F1" w14:textId="46B77B1D" w:rsidR="00E766CA" w:rsidRPr="00184A3A" w:rsidRDefault="00E766CA" w:rsidP="00E766CA">
      <w:pPr>
        <w:ind w:left="360"/>
        <w:rPr>
          <w:lang w:eastAsia="zh-CN"/>
          <w:rPrChange w:id="6506" w:author="Edward Leung" w:date="2017-01-10T12:35:00Z">
            <w:rPr>
              <w:lang w:eastAsia="zh-CN"/>
            </w:rPr>
          </w:rPrChange>
        </w:rPr>
      </w:pPr>
      <w:r w:rsidRPr="00184A3A">
        <w:rPr>
          <w:lang w:eastAsia="zh-CN"/>
          <w:rPrChange w:id="6507" w:author="Edward Leung" w:date="2017-01-10T12:35:00Z">
            <w:rPr>
              <w:lang w:eastAsia="zh-CN"/>
            </w:rPr>
          </w:rPrChange>
        </w:rPr>
        <w:t xml:space="preserve">The </w:t>
      </w:r>
      <w:r w:rsidR="001D0DAB" w:rsidRPr="00184A3A">
        <w:rPr>
          <w:lang w:eastAsia="zh-CN"/>
          <w:rPrChange w:id="6508" w:author="Edward Leung" w:date="2017-01-10T12:35:00Z">
            <w:rPr>
              <w:lang w:eastAsia="zh-CN"/>
            </w:rPr>
          </w:rPrChange>
        </w:rPr>
        <w:t>pricing/master data distribution</w:t>
      </w:r>
      <w:r w:rsidRPr="00184A3A">
        <w:rPr>
          <w:lang w:eastAsia="zh-CN"/>
          <w:rPrChange w:id="6509" w:author="Edward Leung" w:date="2017-01-10T12:35:00Z">
            <w:rPr>
              <w:lang w:eastAsia="zh-CN"/>
            </w:rPr>
          </w:rPrChange>
        </w:rPr>
        <w:t xml:space="preserve"> task is submitted by the </w:t>
      </w:r>
      <w:r w:rsidR="0044009F" w:rsidRPr="00184A3A">
        <w:rPr>
          <w:lang w:eastAsia="zh-CN"/>
          <w:rPrChange w:id="6510" w:author="Edward Leung" w:date="2017-01-10T12:35:00Z">
            <w:rPr>
              <w:lang w:eastAsia="zh-CN"/>
            </w:rPr>
          </w:rPrChange>
        </w:rPr>
        <w:t>pricing/master</w:t>
      </w:r>
      <w:r w:rsidRPr="00184A3A">
        <w:rPr>
          <w:lang w:eastAsia="zh-CN"/>
          <w:rPrChange w:id="6511" w:author="Edward Leung" w:date="2017-01-10T12:35:00Z">
            <w:rPr>
              <w:lang w:eastAsia="zh-CN"/>
            </w:rPr>
          </w:rPrChange>
        </w:rPr>
        <w:t xml:space="preserve"> data </w:t>
      </w:r>
      <w:r w:rsidR="0044009F" w:rsidRPr="00184A3A">
        <w:rPr>
          <w:lang w:eastAsia="zh-CN"/>
          <w:rPrChange w:id="6512" w:author="Edward Leung" w:date="2017-01-10T12:35:00Z">
            <w:rPr>
              <w:lang w:eastAsia="zh-CN"/>
            </w:rPr>
          </w:rPrChange>
        </w:rPr>
        <w:t>distribution</w:t>
      </w:r>
      <w:r w:rsidR="004838E8" w:rsidRPr="00184A3A">
        <w:rPr>
          <w:lang w:eastAsia="zh-CN"/>
          <w:rPrChange w:id="6513" w:author="Edward Leung" w:date="2017-01-10T12:35:00Z">
            <w:rPr>
              <w:lang w:eastAsia="zh-CN"/>
            </w:rPr>
          </w:rPrChange>
        </w:rPr>
        <w:t xml:space="preserve"> scheduler job (session 6.10</w:t>
      </w:r>
      <w:r w:rsidR="00944AE2" w:rsidRPr="00184A3A">
        <w:rPr>
          <w:lang w:eastAsia="zh-CN"/>
          <w:rPrChange w:id="6514" w:author="Edward Leung" w:date="2017-01-10T12:35:00Z">
            <w:rPr>
              <w:lang w:eastAsia="zh-CN"/>
            </w:rPr>
          </w:rPrChange>
        </w:rPr>
        <w:t>.4).</w:t>
      </w:r>
    </w:p>
    <w:p w14:paraId="14B0C824" w14:textId="77777777" w:rsidR="00E766CA" w:rsidRPr="00184A3A" w:rsidRDefault="00E766CA" w:rsidP="00E766CA">
      <w:pPr>
        <w:ind w:left="360"/>
        <w:rPr>
          <w:lang w:eastAsia="zh-CN"/>
          <w:rPrChange w:id="6515" w:author="Edward Leung" w:date="2017-01-10T12:35:00Z">
            <w:rPr>
              <w:lang w:eastAsia="zh-CN"/>
            </w:rPr>
          </w:rPrChange>
        </w:rPr>
      </w:pPr>
      <w:r w:rsidRPr="00184A3A">
        <w:rPr>
          <w:lang w:eastAsia="zh-CN"/>
          <w:rPrChange w:id="6516" w:author="Edward Leung" w:date="2017-01-10T12:35:00Z">
            <w:rPr>
              <w:lang w:eastAsia="zh-CN"/>
            </w:rPr>
          </w:rPrChange>
        </w:rPr>
        <w:t>In the process of the task, it will be regarded as job failure and send alert email to IT support according to the error’s severity.</w:t>
      </w:r>
    </w:p>
    <w:p w14:paraId="5CFABA69" w14:textId="0273F662" w:rsidR="00E766CA" w:rsidRPr="00184A3A" w:rsidRDefault="00E766CA" w:rsidP="00E766CA">
      <w:pPr>
        <w:ind w:left="360"/>
        <w:rPr>
          <w:lang w:eastAsia="zh-CN"/>
          <w:rPrChange w:id="6517" w:author="Edward Leung" w:date="2017-01-10T12:35:00Z">
            <w:rPr>
              <w:lang w:eastAsia="zh-CN"/>
            </w:rPr>
          </w:rPrChange>
        </w:rPr>
      </w:pPr>
      <w:r w:rsidRPr="00184A3A">
        <w:rPr>
          <w:lang w:eastAsia="zh-CN"/>
          <w:rPrChange w:id="6518" w:author="Edward Leung" w:date="2017-01-10T12:35:00Z">
            <w:rPr>
              <w:lang w:eastAsia="zh-CN"/>
            </w:rPr>
          </w:rPrChange>
        </w:rPr>
        <w:t>Error occurs when error initiating DB connection to target data source</w:t>
      </w:r>
      <w:r w:rsidR="00644A7A" w:rsidRPr="00184A3A">
        <w:rPr>
          <w:lang w:eastAsia="zh-CN"/>
          <w:rPrChange w:id="6519" w:author="Edward Leung" w:date="2017-01-10T12:35:00Z">
            <w:rPr>
              <w:lang w:eastAsia="zh-CN"/>
            </w:rPr>
          </w:rPrChange>
        </w:rPr>
        <w:t xml:space="preserve"> with retry</w:t>
      </w:r>
      <w:r w:rsidRPr="00184A3A">
        <w:rPr>
          <w:lang w:eastAsia="zh-CN"/>
          <w:rPrChange w:id="6520" w:author="Edward Leung" w:date="2017-01-10T12:35:00Z">
            <w:rPr>
              <w:lang w:eastAsia="zh-CN"/>
            </w:rPr>
          </w:rPrChange>
        </w:rPr>
        <w:t>.</w:t>
      </w:r>
    </w:p>
    <w:p w14:paraId="1442A756" w14:textId="79458DF0" w:rsidR="00E766CA" w:rsidRPr="00184A3A" w:rsidRDefault="00E766CA" w:rsidP="00E766CA">
      <w:pPr>
        <w:ind w:left="360"/>
        <w:rPr>
          <w:lang w:eastAsia="zh-CN"/>
          <w:rPrChange w:id="6521" w:author="Edward Leung" w:date="2017-01-10T12:35:00Z">
            <w:rPr>
              <w:lang w:eastAsia="zh-CN"/>
            </w:rPr>
          </w:rPrChange>
        </w:rPr>
      </w:pPr>
      <w:r w:rsidRPr="00184A3A">
        <w:rPr>
          <w:lang w:eastAsia="zh-CN"/>
          <w:rPrChange w:id="6522" w:author="Edward Leung" w:date="2017-01-10T12:35:00Z">
            <w:rPr>
              <w:lang w:eastAsia="zh-CN"/>
            </w:rPr>
          </w:rPrChange>
        </w:rPr>
        <w:t xml:space="preserve">Error occurs when </w:t>
      </w:r>
      <w:r w:rsidR="00A76DF3" w:rsidRPr="00184A3A">
        <w:rPr>
          <w:lang w:eastAsia="zh-CN"/>
          <w:rPrChange w:id="6523" w:author="Edward Leung" w:date="2017-01-10T12:35:00Z">
            <w:rPr>
              <w:lang w:eastAsia="zh-CN"/>
            </w:rPr>
          </w:rPrChange>
        </w:rPr>
        <w:t xml:space="preserve">executing distribution SQL statement to write pricing/master data </w:t>
      </w:r>
      <w:r w:rsidRPr="00184A3A">
        <w:rPr>
          <w:lang w:eastAsia="zh-CN"/>
          <w:rPrChange w:id="6524" w:author="Edward Leung" w:date="2017-01-10T12:35:00Z">
            <w:rPr>
              <w:lang w:eastAsia="zh-CN"/>
            </w:rPr>
          </w:rPrChange>
        </w:rPr>
        <w:t xml:space="preserve">into </w:t>
      </w:r>
      <w:r w:rsidR="00A76DF3" w:rsidRPr="00184A3A">
        <w:rPr>
          <w:lang w:eastAsia="zh-CN"/>
          <w:rPrChange w:id="6525" w:author="Edward Leung" w:date="2017-01-10T12:35:00Z">
            <w:rPr>
              <w:lang w:eastAsia="zh-CN"/>
            </w:rPr>
          </w:rPrChange>
        </w:rPr>
        <w:t>POS client</w:t>
      </w:r>
      <w:r w:rsidRPr="00184A3A">
        <w:rPr>
          <w:lang w:eastAsia="zh-CN"/>
          <w:rPrChange w:id="6526" w:author="Edward Leung" w:date="2017-01-10T12:35:00Z">
            <w:rPr>
              <w:lang w:eastAsia="zh-CN"/>
            </w:rPr>
          </w:rPrChange>
        </w:rPr>
        <w:t xml:space="preserve">. </w:t>
      </w:r>
    </w:p>
    <w:p w14:paraId="5C1A3DBF" w14:textId="77777777" w:rsidR="00E766CA" w:rsidRPr="00184A3A" w:rsidRDefault="00E766CA" w:rsidP="00E766CA">
      <w:pPr>
        <w:rPr>
          <w:b/>
          <w:lang w:eastAsia="zh-CN"/>
          <w:rPrChange w:id="6527" w:author="Edward Leung" w:date="2017-01-10T12:35:00Z">
            <w:rPr>
              <w:b/>
              <w:lang w:eastAsia="zh-CN"/>
            </w:rPr>
          </w:rPrChange>
        </w:rPr>
      </w:pPr>
    </w:p>
    <w:p w14:paraId="75BFA85E" w14:textId="77777777" w:rsidR="00E766CA" w:rsidRPr="00184A3A" w:rsidRDefault="00E766CA" w:rsidP="00E766CA">
      <w:pPr>
        <w:pStyle w:val="Heading4"/>
        <w:ind w:left="864"/>
        <w:rPr>
          <w:rPrChange w:id="6528" w:author="Edward Leung" w:date="2017-01-10T12:35:00Z">
            <w:rPr/>
          </w:rPrChange>
        </w:rPr>
      </w:pPr>
      <w:r w:rsidRPr="00184A3A">
        <w:rPr>
          <w:rPrChange w:id="6529" w:author="Edward Leung" w:date="2017-01-10T12:35:00Z">
            <w:rPr/>
          </w:rPrChange>
        </w:rPr>
        <w:t>Screen</w:t>
      </w:r>
    </w:p>
    <w:p w14:paraId="54AB1223" w14:textId="77777777" w:rsidR="00E766CA" w:rsidRPr="00184A3A" w:rsidRDefault="00E766CA" w:rsidP="00E766CA">
      <w:pPr>
        <w:ind w:left="360"/>
        <w:rPr>
          <w:lang w:eastAsia="zh-CN"/>
          <w:rPrChange w:id="6530" w:author="Edward Leung" w:date="2017-01-10T12:35:00Z">
            <w:rPr>
              <w:lang w:eastAsia="zh-CN"/>
            </w:rPr>
          </w:rPrChange>
        </w:rPr>
      </w:pPr>
      <w:r w:rsidRPr="00184A3A">
        <w:rPr>
          <w:lang w:eastAsia="zh-CN"/>
          <w:rPrChange w:id="6531" w:author="Edward Leung" w:date="2017-01-10T12:35:00Z">
            <w:rPr>
              <w:lang w:eastAsia="zh-CN"/>
            </w:rPr>
          </w:rPrChange>
        </w:rPr>
        <w:t>N/A</w:t>
      </w:r>
    </w:p>
    <w:p w14:paraId="41E3A973" w14:textId="77777777" w:rsidR="00E766CA" w:rsidRPr="00184A3A" w:rsidRDefault="00E766CA" w:rsidP="00E766CA">
      <w:pPr>
        <w:pStyle w:val="Heading5"/>
        <w:keepNext/>
        <w:keepLines/>
        <w:widowControl w:val="0"/>
        <w:adjustRightInd w:val="0"/>
        <w:spacing w:before="0" w:after="0" w:line="360" w:lineRule="atLeast"/>
        <w:textAlignment w:val="baseline"/>
        <w:rPr>
          <w:rFonts w:eastAsia="SimSun"/>
          <w:lang w:val="en-US"/>
          <w:rPrChange w:id="6532" w:author="Edward Leung" w:date="2017-01-10T12:35:00Z">
            <w:rPr>
              <w:rFonts w:eastAsia="SimSun"/>
            </w:rPr>
          </w:rPrChange>
        </w:rPr>
      </w:pPr>
      <w:r w:rsidRPr="00184A3A">
        <w:rPr>
          <w:lang w:val="en-US"/>
          <w:rPrChange w:id="6533" w:author="Edward Leung" w:date="2017-01-10T12:35:00Z">
            <w:rPr/>
          </w:rPrChange>
        </w:rPr>
        <w:t>Data Fields &amp; Presentation Logic</w:t>
      </w:r>
    </w:p>
    <w:p w14:paraId="55E8675C" w14:textId="1BE58BD4" w:rsidR="00E766CA" w:rsidRPr="00184A3A" w:rsidRDefault="00560028" w:rsidP="00E766CA">
      <w:pPr>
        <w:ind w:left="360"/>
        <w:rPr>
          <w:lang w:eastAsia="zh-CN"/>
          <w:rPrChange w:id="6534" w:author="Edward Leung" w:date="2017-01-10T12:35:00Z">
            <w:rPr>
              <w:lang w:eastAsia="zh-CN"/>
            </w:rPr>
          </w:rPrChange>
        </w:rPr>
      </w:pPr>
      <w:r w:rsidRPr="00184A3A">
        <w:rPr>
          <w:lang w:eastAsia="zh-CN"/>
          <w:rPrChange w:id="6535" w:author="Edward Leung" w:date="2017-01-10T12:35:00Z">
            <w:rPr>
              <w:lang w:eastAsia="zh-CN"/>
            </w:rPr>
          </w:rPrChange>
        </w:rPr>
        <w:t>Refer to Appendix C “Master Data Table Field Mapping”</w:t>
      </w:r>
    </w:p>
    <w:p w14:paraId="4FD2124E"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6536" w:author="Edward Leung" w:date="2017-01-10T12:35:00Z">
            <w:rPr/>
          </w:rPrChange>
        </w:rPr>
      </w:pPr>
      <w:r w:rsidRPr="00184A3A">
        <w:rPr>
          <w:lang w:val="en-US"/>
          <w:rPrChange w:id="6537" w:author="Edward Leung" w:date="2017-01-10T12:35:00Z">
            <w:rPr/>
          </w:rPrChange>
        </w:rPr>
        <w:t>Screen Objects &amp; Action</w:t>
      </w:r>
    </w:p>
    <w:p w14:paraId="49152B07" w14:textId="77777777" w:rsidR="00E766CA" w:rsidRPr="00184A3A" w:rsidRDefault="00E766CA" w:rsidP="00E766CA">
      <w:pPr>
        <w:ind w:left="360"/>
        <w:rPr>
          <w:lang w:eastAsia="zh-CN"/>
          <w:rPrChange w:id="6538" w:author="Edward Leung" w:date="2017-01-10T12:35:00Z">
            <w:rPr>
              <w:lang w:eastAsia="zh-CN"/>
            </w:rPr>
          </w:rPrChange>
        </w:rPr>
      </w:pPr>
      <w:r w:rsidRPr="00184A3A">
        <w:rPr>
          <w:lang w:eastAsia="zh-CN"/>
          <w:rPrChange w:id="6539" w:author="Edward Leung" w:date="2017-01-10T12:35:00Z">
            <w:rPr>
              <w:lang w:eastAsia="zh-CN"/>
            </w:rPr>
          </w:rPrChange>
        </w:rPr>
        <w:t>N/A</w:t>
      </w:r>
    </w:p>
    <w:p w14:paraId="4C208C93"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6540" w:author="Edward Leung" w:date="2017-01-10T12:35:00Z">
            <w:rPr/>
          </w:rPrChange>
        </w:rPr>
      </w:pPr>
      <w:r w:rsidRPr="00184A3A">
        <w:rPr>
          <w:lang w:val="en-US"/>
          <w:rPrChange w:id="6541" w:author="Edward Leung" w:date="2017-01-10T12:35:00Z">
            <w:rPr/>
          </w:rPrChange>
        </w:rPr>
        <w:t>User/Security Group</w:t>
      </w:r>
    </w:p>
    <w:p w14:paraId="17BDC5DC" w14:textId="77777777" w:rsidR="00E766CA" w:rsidRPr="00184A3A" w:rsidRDefault="00E766CA" w:rsidP="00E766CA">
      <w:pPr>
        <w:ind w:left="360"/>
        <w:rPr>
          <w:lang w:eastAsia="zh-CN"/>
          <w:rPrChange w:id="6542" w:author="Edward Leung" w:date="2017-01-10T12:35:00Z">
            <w:rPr>
              <w:lang w:eastAsia="zh-CN"/>
            </w:rPr>
          </w:rPrChange>
        </w:rPr>
      </w:pPr>
      <w:r w:rsidRPr="00184A3A">
        <w:rPr>
          <w:lang w:eastAsia="zh-CN"/>
          <w:rPrChange w:id="6543" w:author="Edward Leung" w:date="2017-01-10T12:35:00Z">
            <w:rPr>
              <w:lang w:eastAsia="zh-CN"/>
            </w:rPr>
          </w:rPrChange>
        </w:rPr>
        <w:t>This is a batch process belonging to the SYSTEM. So all auditable fields</w:t>
      </w:r>
    </w:p>
    <w:p w14:paraId="665C5652"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6544" w:author="Edward Leung" w:date="2017-01-10T12:35:00Z">
            <w:rPr/>
          </w:rPrChange>
        </w:rPr>
      </w:pPr>
      <w:r w:rsidRPr="00184A3A">
        <w:rPr>
          <w:lang w:val="en-US"/>
          <w:rPrChange w:id="6545" w:author="Edward Leung" w:date="2017-01-10T12:35:00Z">
            <w:rPr/>
          </w:rPrChange>
        </w:rPr>
        <w:t>Assumptions/Constraints</w:t>
      </w:r>
    </w:p>
    <w:p w14:paraId="7F6879FA" w14:textId="77777777" w:rsidR="00E766CA" w:rsidRPr="00184A3A" w:rsidRDefault="00E766CA" w:rsidP="00E766CA">
      <w:pPr>
        <w:ind w:left="360"/>
        <w:rPr>
          <w:lang w:eastAsia="zh-CN"/>
          <w:rPrChange w:id="6546" w:author="Edward Leung" w:date="2017-01-10T12:35:00Z">
            <w:rPr>
              <w:lang w:eastAsia="zh-CN"/>
            </w:rPr>
          </w:rPrChange>
        </w:rPr>
      </w:pPr>
      <w:r w:rsidRPr="00184A3A">
        <w:rPr>
          <w:lang w:eastAsia="zh-CN"/>
          <w:rPrChange w:id="6547" w:author="Edward Leung" w:date="2017-01-10T12:35:00Z">
            <w:rPr>
              <w:lang w:eastAsia="zh-CN"/>
            </w:rPr>
          </w:rPrChange>
        </w:rPr>
        <w:t>N/A</w:t>
      </w:r>
    </w:p>
    <w:p w14:paraId="661C6521"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6548" w:author="Edward Leung" w:date="2017-01-10T12:35:00Z">
            <w:rPr/>
          </w:rPrChange>
        </w:rPr>
      </w:pPr>
      <w:r w:rsidRPr="00184A3A">
        <w:rPr>
          <w:lang w:val="en-US"/>
          <w:rPrChange w:id="6549"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E766CA" w:rsidRPr="00184A3A" w14:paraId="223DD3DB" w14:textId="77777777" w:rsidTr="00FB6D1F">
        <w:tc>
          <w:tcPr>
            <w:tcW w:w="1420" w:type="dxa"/>
            <w:shd w:val="clear" w:color="auto" w:fill="C6D9F1"/>
          </w:tcPr>
          <w:p w14:paraId="6A607FD2" w14:textId="77777777" w:rsidR="00E766CA" w:rsidRPr="00184A3A" w:rsidRDefault="00E766CA" w:rsidP="00FB6D1F">
            <w:pPr>
              <w:pStyle w:val="BodyText"/>
              <w:rPr>
                <w:b/>
                <w:rPrChange w:id="6550" w:author="Edward Leung" w:date="2017-01-10T12:35:00Z">
                  <w:rPr>
                    <w:b/>
                  </w:rPr>
                </w:rPrChange>
              </w:rPr>
            </w:pPr>
            <w:r w:rsidRPr="00184A3A">
              <w:rPr>
                <w:b/>
                <w:rPrChange w:id="6551" w:author="Edward Leung" w:date="2017-01-10T12:35:00Z">
                  <w:rPr>
                    <w:b/>
                  </w:rPr>
                </w:rPrChange>
              </w:rPr>
              <w:t>Error Code</w:t>
            </w:r>
          </w:p>
        </w:tc>
        <w:tc>
          <w:tcPr>
            <w:tcW w:w="1260" w:type="dxa"/>
            <w:shd w:val="clear" w:color="auto" w:fill="C6D9F1"/>
          </w:tcPr>
          <w:p w14:paraId="13149D84" w14:textId="77777777" w:rsidR="00E766CA" w:rsidRPr="00184A3A" w:rsidRDefault="00E766CA" w:rsidP="00FB6D1F">
            <w:pPr>
              <w:pStyle w:val="BodyText"/>
              <w:rPr>
                <w:b/>
                <w:rPrChange w:id="6552" w:author="Edward Leung" w:date="2017-01-10T12:35:00Z">
                  <w:rPr>
                    <w:b/>
                  </w:rPr>
                </w:rPrChange>
              </w:rPr>
            </w:pPr>
            <w:r w:rsidRPr="00184A3A">
              <w:rPr>
                <w:b/>
                <w:rPrChange w:id="6553" w:author="Edward Leung" w:date="2017-01-10T12:35:00Z">
                  <w:rPr>
                    <w:b/>
                  </w:rPr>
                </w:rPrChange>
              </w:rPr>
              <w:t>Severity</w:t>
            </w:r>
          </w:p>
        </w:tc>
        <w:tc>
          <w:tcPr>
            <w:tcW w:w="7465" w:type="dxa"/>
            <w:shd w:val="clear" w:color="auto" w:fill="C6D9F1"/>
          </w:tcPr>
          <w:p w14:paraId="18EB9EF5" w14:textId="77777777" w:rsidR="00E766CA" w:rsidRPr="00184A3A" w:rsidRDefault="00E766CA" w:rsidP="00FB6D1F">
            <w:pPr>
              <w:pStyle w:val="BodyText"/>
              <w:rPr>
                <w:b/>
                <w:rPrChange w:id="6554" w:author="Edward Leung" w:date="2017-01-10T12:35:00Z">
                  <w:rPr>
                    <w:b/>
                  </w:rPr>
                </w:rPrChange>
              </w:rPr>
            </w:pPr>
            <w:r w:rsidRPr="00184A3A">
              <w:rPr>
                <w:b/>
                <w:rPrChange w:id="6555" w:author="Edward Leung" w:date="2017-01-10T12:35:00Z">
                  <w:rPr>
                    <w:b/>
                  </w:rPr>
                </w:rPrChange>
              </w:rPr>
              <w:t>Error Message</w:t>
            </w:r>
          </w:p>
        </w:tc>
      </w:tr>
      <w:tr w:rsidR="00E766CA" w:rsidRPr="00184A3A" w14:paraId="72D2DBB8" w14:textId="77777777" w:rsidTr="00FB6D1F">
        <w:tc>
          <w:tcPr>
            <w:tcW w:w="1420" w:type="dxa"/>
          </w:tcPr>
          <w:p w14:paraId="38F52A89" w14:textId="77777777" w:rsidR="00E766CA" w:rsidRPr="00184A3A" w:rsidRDefault="00E766CA" w:rsidP="00FB6D1F">
            <w:pPr>
              <w:rPr>
                <w:rPrChange w:id="6556" w:author="Edward Leung" w:date="2017-01-10T12:35:00Z">
                  <w:rPr/>
                </w:rPrChange>
              </w:rPr>
            </w:pPr>
          </w:p>
        </w:tc>
        <w:tc>
          <w:tcPr>
            <w:tcW w:w="1260" w:type="dxa"/>
          </w:tcPr>
          <w:p w14:paraId="306DA987" w14:textId="77777777" w:rsidR="00E766CA" w:rsidRPr="00184A3A" w:rsidRDefault="00E766CA" w:rsidP="00FB6D1F">
            <w:pPr>
              <w:rPr>
                <w:rPrChange w:id="6557" w:author="Edward Leung" w:date="2017-01-10T12:35:00Z">
                  <w:rPr/>
                </w:rPrChange>
              </w:rPr>
            </w:pPr>
          </w:p>
        </w:tc>
        <w:tc>
          <w:tcPr>
            <w:tcW w:w="7465" w:type="dxa"/>
          </w:tcPr>
          <w:p w14:paraId="7A0D7F20" w14:textId="65F3D527" w:rsidR="00E766CA" w:rsidRPr="00184A3A" w:rsidRDefault="00E766CA" w:rsidP="00FB6D1F">
            <w:pPr>
              <w:rPr>
                <w:rPrChange w:id="6558" w:author="Edward Leung" w:date="2017-01-10T12:35:00Z">
                  <w:rPr/>
                </w:rPrChange>
              </w:rPr>
            </w:pPr>
            <w:r w:rsidRPr="00184A3A">
              <w:rPr>
                <w:rPrChange w:id="6559" w:author="Edward Leung" w:date="2017-01-10T12:35:00Z">
                  <w:rPr/>
                </w:rPrChange>
              </w:rPr>
              <w:t xml:space="preserve">Failed to establish </w:t>
            </w:r>
            <w:r w:rsidR="00CE50BF" w:rsidRPr="00184A3A">
              <w:rPr>
                <w:rPrChange w:id="6560" w:author="Edward Leung" w:date="2017-01-10T12:35:00Z">
                  <w:rPr/>
                </w:rPrChange>
              </w:rPr>
              <w:t xml:space="preserve">JDBC </w:t>
            </w:r>
            <w:r w:rsidRPr="00184A3A">
              <w:rPr>
                <w:rPrChange w:id="6561" w:author="Edward Leung" w:date="2017-01-10T12:35:00Z">
                  <w:rPr/>
                </w:rPrChange>
              </w:rPr>
              <w:t>connection</w:t>
            </w:r>
          </w:p>
        </w:tc>
      </w:tr>
      <w:tr w:rsidR="00E766CA" w:rsidRPr="00184A3A" w14:paraId="1BDAD5CC" w14:textId="77777777" w:rsidTr="00FB6D1F">
        <w:tc>
          <w:tcPr>
            <w:tcW w:w="1420" w:type="dxa"/>
          </w:tcPr>
          <w:p w14:paraId="2625D1E3" w14:textId="77777777" w:rsidR="00E766CA" w:rsidRPr="00184A3A" w:rsidRDefault="00E766CA" w:rsidP="00FB6D1F">
            <w:pPr>
              <w:rPr>
                <w:rPrChange w:id="6562" w:author="Edward Leung" w:date="2017-01-10T12:35:00Z">
                  <w:rPr/>
                </w:rPrChange>
              </w:rPr>
            </w:pPr>
          </w:p>
        </w:tc>
        <w:tc>
          <w:tcPr>
            <w:tcW w:w="1260" w:type="dxa"/>
          </w:tcPr>
          <w:p w14:paraId="13F1B906" w14:textId="77777777" w:rsidR="00E766CA" w:rsidRPr="00184A3A" w:rsidRDefault="00E766CA" w:rsidP="00FB6D1F">
            <w:pPr>
              <w:rPr>
                <w:rPrChange w:id="6563" w:author="Edward Leung" w:date="2017-01-10T12:35:00Z">
                  <w:rPr/>
                </w:rPrChange>
              </w:rPr>
            </w:pPr>
          </w:p>
        </w:tc>
        <w:tc>
          <w:tcPr>
            <w:tcW w:w="7465" w:type="dxa"/>
          </w:tcPr>
          <w:p w14:paraId="3B53E090" w14:textId="6CBEEFBD" w:rsidR="00E766CA" w:rsidRPr="00184A3A" w:rsidRDefault="00830822" w:rsidP="00FE3B2F">
            <w:pPr>
              <w:rPr>
                <w:rPrChange w:id="6564" w:author="Edward Leung" w:date="2017-01-10T12:35:00Z">
                  <w:rPr/>
                </w:rPrChange>
              </w:rPr>
            </w:pPr>
            <w:r w:rsidRPr="00184A3A">
              <w:rPr>
                <w:rPrChange w:id="6565" w:author="Edward Leung" w:date="2017-01-10T12:35:00Z">
                  <w:rPr/>
                </w:rPrChange>
              </w:rPr>
              <w:t>F</w:t>
            </w:r>
            <w:r w:rsidR="00E766CA" w:rsidRPr="00184A3A">
              <w:rPr>
                <w:rPrChange w:id="6566" w:author="Edward Leung" w:date="2017-01-10T12:35:00Z">
                  <w:rPr/>
                </w:rPrChange>
              </w:rPr>
              <w:t xml:space="preserve">ailed to process records into </w:t>
            </w:r>
            <w:r w:rsidR="00CE50BF" w:rsidRPr="00184A3A">
              <w:rPr>
                <w:rPrChange w:id="6567" w:author="Edward Leung" w:date="2017-01-10T12:35:00Z">
                  <w:rPr/>
                </w:rPrChange>
              </w:rPr>
              <w:t xml:space="preserve">target POS client </w:t>
            </w:r>
            <w:r w:rsidR="00FE3B2F" w:rsidRPr="00184A3A">
              <w:rPr>
                <w:rPrChange w:id="6568" w:author="Edward Leung" w:date="2017-01-10T12:35:00Z">
                  <w:rPr/>
                </w:rPrChange>
              </w:rPr>
              <w:t>[b</w:t>
            </w:r>
            <w:r w:rsidR="00CE50BF" w:rsidRPr="00184A3A">
              <w:rPr>
                <w:rPrChange w:id="6569" w:author="Edward Leung" w:date="2017-01-10T12:35:00Z">
                  <w:rPr/>
                </w:rPrChange>
              </w:rPr>
              <w:t>ranch code = ?</w:t>
            </w:r>
            <w:r w:rsidR="00FE3B2F" w:rsidRPr="00184A3A">
              <w:rPr>
                <w:rPrChange w:id="6570" w:author="Edward Leung" w:date="2017-01-10T12:35:00Z">
                  <w:rPr/>
                </w:rPrChange>
              </w:rPr>
              <w:t>] [SQLCOD = ?]</w:t>
            </w:r>
            <w:r w:rsidR="00CE50BF" w:rsidRPr="00184A3A">
              <w:rPr>
                <w:rPrChange w:id="6571" w:author="Edward Leung" w:date="2017-01-10T12:35:00Z">
                  <w:rPr/>
                </w:rPrChange>
              </w:rPr>
              <w:t>.</w:t>
            </w:r>
          </w:p>
        </w:tc>
      </w:tr>
    </w:tbl>
    <w:p w14:paraId="21E7AA02" w14:textId="77777777" w:rsidR="007E4470" w:rsidRPr="00184A3A" w:rsidRDefault="007E4470">
      <w:pPr>
        <w:rPr>
          <w:rFonts w:eastAsia="SimSun" w:cs="Microsoft YaHei"/>
          <w:b/>
          <w:bCs/>
          <w:color w:val="365F91" w:themeColor="accent1" w:themeShade="BF"/>
          <w:sz w:val="28"/>
          <w:szCs w:val="28"/>
          <w:lang w:eastAsia="zh-CN"/>
          <w:rPrChange w:id="6572" w:author="Edward Leung" w:date="2017-01-10T12:35:00Z">
            <w:rPr>
              <w:rFonts w:eastAsia="SimSun" w:cs="Microsoft YaHei"/>
              <w:b/>
              <w:bCs/>
              <w:color w:val="365F91" w:themeColor="accent1" w:themeShade="BF"/>
              <w:sz w:val="28"/>
              <w:szCs w:val="28"/>
              <w:lang w:eastAsia="zh-CN"/>
            </w:rPr>
          </w:rPrChange>
        </w:rPr>
      </w:pPr>
      <w:r w:rsidRPr="00184A3A">
        <w:rPr>
          <w:rPrChange w:id="6573" w:author="Edward Leung" w:date="2017-01-10T12:35:00Z">
            <w:rPr/>
          </w:rPrChange>
        </w:rPr>
        <w:br w:type="page"/>
      </w:r>
    </w:p>
    <w:p w14:paraId="2F5D4851" w14:textId="01E0A35C" w:rsidR="007E4470" w:rsidRPr="00184A3A" w:rsidRDefault="007E4470" w:rsidP="007E4470">
      <w:pPr>
        <w:pStyle w:val="Heading1"/>
        <w:rPr>
          <w:rPrChange w:id="6574" w:author="Edward Leung" w:date="2017-01-10T12:35:00Z">
            <w:rPr/>
          </w:rPrChange>
        </w:rPr>
      </w:pPr>
      <w:bookmarkStart w:id="6575" w:name="_Toc471750760"/>
      <w:r w:rsidRPr="00184A3A">
        <w:rPr>
          <w:rPrChange w:id="6576" w:author="Edward Leung" w:date="2017-01-10T12:35:00Z">
            <w:rPr/>
          </w:rPrChange>
        </w:rPr>
        <w:lastRenderedPageBreak/>
        <w:t>Interface Design</w:t>
      </w:r>
      <w:bookmarkEnd w:id="6401"/>
      <w:bookmarkEnd w:id="6575"/>
    </w:p>
    <w:p w14:paraId="28AC09FE" w14:textId="77777777" w:rsidR="007E4470" w:rsidRPr="00184A3A" w:rsidRDefault="007E4470" w:rsidP="007E4470">
      <w:pPr>
        <w:pStyle w:val="Heading2"/>
        <w:rPr>
          <w:rPrChange w:id="6577" w:author="Edward Leung" w:date="2017-01-10T12:35:00Z">
            <w:rPr/>
          </w:rPrChange>
        </w:rPr>
      </w:pPr>
      <w:bookmarkStart w:id="6578" w:name="_Toc471750761"/>
      <w:r w:rsidRPr="00184A3A">
        <w:rPr>
          <w:rPrChange w:id="6579" w:author="Edward Leung" w:date="2017-01-10T12:35:00Z">
            <w:rPr/>
          </w:rPrChange>
        </w:rPr>
        <w:t>Sales Data Web Service</w:t>
      </w:r>
      <w:bookmarkEnd w:id="6578"/>
    </w:p>
    <w:p w14:paraId="33D7AF36" w14:textId="77777777" w:rsidR="007E4470" w:rsidRPr="00184A3A" w:rsidRDefault="007E4470" w:rsidP="007E4470">
      <w:pPr>
        <w:pStyle w:val="Heading3"/>
        <w:rPr>
          <w:color w:val="auto"/>
          <w:lang w:eastAsia="zh-HK"/>
          <w:rPrChange w:id="6580" w:author="Edward Leung" w:date="2017-01-10T12:35:00Z">
            <w:rPr>
              <w:color w:val="auto"/>
              <w:lang w:eastAsia="zh-HK"/>
            </w:rPr>
          </w:rPrChange>
        </w:rPr>
      </w:pPr>
      <w:r w:rsidRPr="00184A3A">
        <w:rPr>
          <w:color w:val="auto"/>
          <w:rPrChange w:id="6581" w:author="Edward Leung" w:date="2017-01-10T12:35:00Z">
            <w:rPr>
              <w:color w:val="auto"/>
            </w:rPr>
          </w:rPrChange>
        </w:rPr>
        <w:t xml:space="preserve">Process/Work Flow </w:t>
      </w:r>
    </w:p>
    <w:p w14:paraId="74698A73" w14:textId="77777777" w:rsidR="007E4470" w:rsidRPr="00184A3A" w:rsidRDefault="007E4470" w:rsidP="007E4470">
      <w:pPr>
        <w:rPr>
          <w:rPrChange w:id="6582" w:author="Edward Leung" w:date="2017-01-10T12:35:00Z">
            <w:rPr/>
          </w:rPrChange>
        </w:rPr>
      </w:pPr>
      <w:r w:rsidRPr="00184A3A">
        <w:rPr>
          <w:rPrChange w:id="6583" w:author="Edward Leung" w:date="2017-01-10T12:35:00Z">
            <w:rPr>
              <w:noProof/>
            </w:rPr>
          </w:rPrChange>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Pr>
        <w:rPr>
          <w:rPrChange w:id="6584" w:author="Edward Leung" w:date="2017-01-10T12:35:00Z">
            <w:rPr/>
          </w:rPrChange>
        </w:rPr>
      </w:pPr>
    </w:p>
    <w:p w14:paraId="35C40524" w14:textId="77777777" w:rsidR="007E4470" w:rsidRPr="00184A3A" w:rsidRDefault="007E4470" w:rsidP="007E4470">
      <w:pPr>
        <w:rPr>
          <w:rPrChange w:id="6585" w:author="Edward Leung" w:date="2017-01-10T12:35:00Z">
            <w:rPr/>
          </w:rPrChange>
        </w:rPr>
      </w:pPr>
    </w:p>
    <w:p w14:paraId="3C0609D9" w14:textId="77777777" w:rsidR="007E4470" w:rsidRPr="00184A3A" w:rsidRDefault="007E4470" w:rsidP="007E4470">
      <w:pPr>
        <w:rPr>
          <w:rPrChange w:id="6586" w:author="Edward Leung" w:date="2017-01-10T12:35:00Z">
            <w:rPr/>
          </w:rPrChange>
        </w:rPr>
      </w:pPr>
    </w:p>
    <w:p w14:paraId="4EB4A685" w14:textId="77777777" w:rsidR="007E4470" w:rsidRPr="00184A3A" w:rsidRDefault="007E4470" w:rsidP="007E4470">
      <w:pPr>
        <w:rPr>
          <w:rPrChange w:id="6587" w:author="Edward Leung" w:date="2017-01-10T12:35:00Z">
            <w:rPr/>
          </w:rPrChange>
        </w:rPr>
      </w:pPr>
    </w:p>
    <w:p w14:paraId="03650A3F" w14:textId="77777777" w:rsidR="007E4470" w:rsidRPr="00184A3A" w:rsidRDefault="007E4470" w:rsidP="007E4470">
      <w:pPr>
        <w:rPr>
          <w:rPrChange w:id="6588" w:author="Edward Leung" w:date="2017-01-10T12:35:00Z">
            <w:rPr/>
          </w:rPrChange>
        </w:rPr>
      </w:pPr>
    </w:p>
    <w:p w14:paraId="5646C2C4" w14:textId="5EDD17E5" w:rsidR="007E4470" w:rsidRPr="00184A3A" w:rsidRDefault="007E4470" w:rsidP="007E4470">
      <w:pPr>
        <w:pStyle w:val="ListParagraph"/>
        <w:numPr>
          <w:ilvl w:val="0"/>
          <w:numId w:val="27"/>
        </w:numPr>
        <w:spacing w:after="0" w:line="240" w:lineRule="auto"/>
        <w:rPr>
          <w:rPrChange w:id="6589" w:author="Edward Leung" w:date="2017-01-10T12:35:00Z">
            <w:rPr/>
          </w:rPrChange>
        </w:rPr>
      </w:pPr>
      <w:r w:rsidRPr="00184A3A">
        <w:rPr>
          <w:rPrChange w:id="6590" w:author="Edward Leung" w:date="2017-01-10T12:35:00Z">
            <w:rPr/>
          </w:rPrChange>
        </w:rPr>
        <w:t>Send the request the OSB Restful Sales Data Web Service through HTTP.</w:t>
      </w:r>
    </w:p>
    <w:p w14:paraId="73AAB5A9" w14:textId="4F71E14D" w:rsidR="007E4470" w:rsidRPr="00184A3A" w:rsidRDefault="007E4470" w:rsidP="007E4470">
      <w:pPr>
        <w:pStyle w:val="ListParagraph"/>
        <w:numPr>
          <w:ilvl w:val="0"/>
          <w:numId w:val="27"/>
        </w:numPr>
        <w:spacing w:after="0" w:line="240" w:lineRule="auto"/>
        <w:rPr>
          <w:rPrChange w:id="6591" w:author="Edward Leung" w:date="2017-01-10T12:35:00Z">
            <w:rPr/>
          </w:rPrChange>
        </w:rPr>
      </w:pPr>
      <w:r w:rsidRPr="00184A3A">
        <w:rPr>
          <w:rPrChange w:id="6592" w:author="Edward Leung" w:date="2017-01-10T12:35:00Z">
            <w:rPr/>
          </w:rPrChange>
        </w:rPr>
        <w:t>The service will update the EDW by the request content.</w:t>
      </w:r>
    </w:p>
    <w:p w14:paraId="77081A23" w14:textId="77777777" w:rsidR="007E4470" w:rsidRPr="00184A3A" w:rsidRDefault="007E4470" w:rsidP="007E4470">
      <w:pPr>
        <w:pStyle w:val="ListParagraph"/>
        <w:numPr>
          <w:ilvl w:val="0"/>
          <w:numId w:val="27"/>
        </w:numPr>
        <w:spacing w:after="0" w:line="240" w:lineRule="auto"/>
        <w:rPr>
          <w:rPrChange w:id="6593" w:author="Edward Leung" w:date="2017-01-10T12:35:00Z">
            <w:rPr/>
          </w:rPrChange>
        </w:rPr>
      </w:pPr>
      <w:r w:rsidRPr="00184A3A">
        <w:rPr>
          <w:rPrChange w:id="6594" w:author="Edward Leung" w:date="2017-01-10T12:35:00Z">
            <w:rPr/>
          </w:rPrChange>
        </w:rPr>
        <w:t>The Service will return the status to indicate whether the update is success.</w:t>
      </w:r>
    </w:p>
    <w:p w14:paraId="00CC0EB8" w14:textId="77777777" w:rsidR="007E4470" w:rsidRPr="00184A3A" w:rsidRDefault="007E4470" w:rsidP="00B63FBB">
      <w:pPr>
        <w:rPr>
          <w:lang w:eastAsia="zh-CN"/>
          <w:rPrChange w:id="6595" w:author="Edward Leung" w:date="2017-01-10T12:35:00Z">
            <w:rPr>
              <w:lang w:eastAsia="zh-CN"/>
            </w:rPr>
          </w:rPrChange>
        </w:rPr>
      </w:pPr>
    </w:p>
    <w:p w14:paraId="149904FA" w14:textId="77777777" w:rsidR="00B63FBB" w:rsidRPr="00184A3A" w:rsidRDefault="00B63FBB" w:rsidP="00DB06B0">
      <w:pPr>
        <w:rPr>
          <w:lang w:eastAsia="zh-CN"/>
          <w:rPrChange w:id="6596" w:author="Edward Leung" w:date="2017-01-10T12:35:00Z">
            <w:rPr>
              <w:lang w:eastAsia="zh-CN"/>
            </w:rPr>
          </w:rPrChange>
        </w:rPr>
      </w:pPr>
    </w:p>
    <w:p w14:paraId="15836EA9" w14:textId="77777777" w:rsidR="002643F7" w:rsidRPr="00184A3A" w:rsidRDefault="002643F7">
      <w:pPr>
        <w:rPr>
          <w:rFonts w:eastAsia="SimSun" w:cs="Microsoft YaHei"/>
          <w:b/>
          <w:bCs/>
          <w:color w:val="365F91" w:themeColor="accent1" w:themeShade="BF"/>
          <w:sz w:val="28"/>
          <w:szCs w:val="28"/>
          <w:lang w:eastAsia="zh-CN"/>
          <w:rPrChange w:id="6597" w:author="Edward Leung" w:date="2017-01-10T12:35:00Z">
            <w:rPr>
              <w:rFonts w:eastAsia="SimSun" w:cs="Microsoft YaHei"/>
              <w:b/>
              <w:bCs/>
              <w:color w:val="365F91" w:themeColor="accent1" w:themeShade="BF"/>
              <w:sz w:val="28"/>
              <w:szCs w:val="28"/>
              <w:lang w:eastAsia="zh-CN"/>
            </w:rPr>
          </w:rPrChange>
        </w:rPr>
      </w:pPr>
      <w:r w:rsidRPr="00184A3A">
        <w:rPr>
          <w:rPrChange w:id="6598" w:author="Edward Leung" w:date="2017-01-10T12:35:00Z">
            <w:rPr/>
          </w:rPrChange>
        </w:rPr>
        <w:br w:type="page"/>
      </w:r>
    </w:p>
    <w:p w14:paraId="420FEC29" w14:textId="77777777" w:rsidR="007E4470" w:rsidRPr="00184A3A" w:rsidRDefault="007E4470" w:rsidP="002643F7">
      <w:pPr>
        <w:pStyle w:val="Heading1"/>
        <w:rPr>
          <w:rPrChange w:id="6599" w:author="Edward Leung" w:date="2017-01-10T12:35:00Z">
            <w:rPr/>
          </w:rPrChange>
        </w:rPr>
        <w:sectPr w:rsidR="007E4470" w:rsidRPr="00184A3A" w:rsidSect="0090729B">
          <w:headerReference w:type="default" r:id="rId31"/>
          <w:footerReference w:type="default" r:id="rId32"/>
          <w:pgSz w:w="12240" w:h="15840"/>
          <w:pgMar w:top="720" w:right="720" w:bottom="720" w:left="720" w:header="720" w:footer="794" w:gutter="0"/>
          <w:cols w:space="720"/>
          <w:docGrid w:linePitch="360"/>
        </w:sectPr>
      </w:pPr>
    </w:p>
    <w:p w14:paraId="4EEE44E7" w14:textId="18D86E66" w:rsidR="002643F7" w:rsidRPr="00184A3A" w:rsidRDefault="00CA287F" w:rsidP="007E4470">
      <w:pPr>
        <w:rPr>
          <w:rPrChange w:id="6600" w:author="Edward Leung" w:date="2017-01-10T12:35:00Z">
            <w:rPr/>
          </w:rPrChange>
        </w:rPr>
      </w:pPr>
      <w:r w:rsidRPr="00184A3A">
        <w:rPr>
          <w:rPrChange w:id="6601" w:author="Edward Leung" w:date="2017-01-10T12:35:00Z">
            <w:rPr/>
          </w:rPrChange>
        </w:rPr>
        <w:lastRenderedPageBreak/>
        <w:t>Interface</w:t>
      </w:r>
      <w:r w:rsidR="00D22FDC" w:rsidRPr="00184A3A">
        <w:rPr>
          <w:rPrChange w:id="6602" w:author="Edward Leung" w:date="2017-01-10T12:35:00Z">
            <w:rPr/>
          </w:rPrChange>
        </w:rPr>
        <w:t xml:space="preserve"> </w:t>
      </w:r>
      <w:r w:rsidR="00664032" w:rsidRPr="00184A3A">
        <w:rPr>
          <w:rPrChange w:id="6603" w:author="Edward Leung" w:date="2017-01-10T12:35:00Z">
            <w:rPr/>
          </w:rPrChange>
        </w:rPr>
        <w:t>Design</w:t>
      </w:r>
    </w:p>
    <w:p w14:paraId="4A9DA3B2" w14:textId="7455878A" w:rsidR="007E4470" w:rsidRPr="00184A3A" w:rsidRDefault="007E4470" w:rsidP="00ED5E32">
      <w:pPr>
        <w:tabs>
          <w:tab w:val="right" w:pos="14310"/>
        </w:tabs>
        <w:rPr>
          <w:rPrChange w:id="6604" w:author="Edward Leung" w:date="2017-01-10T12:35:00Z">
            <w:rPr/>
          </w:rPrChange>
        </w:rPr>
      </w:pPr>
      <w:r w:rsidRPr="00184A3A">
        <w:rPr>
          <w:rPrChange w:id="6605" w:author="Edward Leung" w:date="2017-01-10T12:35:00Z">
            <w:rPr/>
          </w:rPrChange>
        </w:rPr>
        <w:t>Inbound Interface Format</w:t>
      </w:r>
      <w:r w:rsidR="00ED5E32" w:rsidRPr="00184A3A">
        <w:rPr>
          <w:rPrChange w:id="6606" w:author="Edward Leung" w:date="2017-01-10T12:35:00Z">
            <w:rPr/>
          </w:rPrChange>
        </w:rPr>
        <w:t xml:space="preserve"> </w:t>
      </w:r>
      <w:r w:rsidR="00ED5E32" w:rsidRPr="00184A3A">
        <w:rPr>
          <w:rPrChange w:id="6607" w:author="Edward Leung" w:date="2017-01-10T12:35:00Z">
            <w:rPr/>
          </w:rPrChange>
        </w:rPr>
        <w:tab/>
        <w:t xml:space="preserve">(Remarks and </w:t>
      </w:r>
      <w:r w:rsidR="003562C8" w:rsidRPr="00184A3A">
        <w:rPr>
          <w:rPrChange w:id="6608" w:author="Edward Leung" w:date="2017-01-10T12:35:00Z">
            <w:rPr/>
          </w:rPrChange>
        </w:rPr>
        <w:t>JSON Example</w:t>
      </w:r>
      <w:r w:rsidR="00ED5E32" w:rsidRPr="00184A3A">
        <w:rPr>
          <w:rPrChange w:id="6609" w:author="Edward Leung" w:date="2017-01-10T12:35:00Z">
            <w:rPr/>
          </w:rPrChange>
        </w:rPr>
        <w:t xml:space="preserve"> to be provided)</w:t>
      </w:r>
    </w:p>
    <w:p w14:paraId="6B3F46BD" w14:textId="77777777" w:rsidR="007E4470" w:rsidRPr="00184A3A" w:rsidRDefault="007E4470" w:rsidP="007E4470">
      <w:pPr>
        <w:rPr>
          <w:rPrChange w:id="6610" w:author="Edward Leung" w:date="2017-01-10T12:35:00Z">
            <w:rPr/>
          </w:rPrChange>
        </w:rPr>
      </w:pPr>
      <w:r w:rsidRPr="00184A3A">
        <w:rPr>
          <w:rPrChange w:id="6611" w:author="Edward Leung" w:date="2017-01-10T12:35:00Z">
            <w:rPr/>
          </w:rPrChange>
        </w:rPr>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Change w:id="6612" w:author="Edward Leung" w:date="2017-01-10T12:35:00Z">
                  <w:rPr>
                    <w:b/>
                    <w:bCs/>
                    <w:color w:val="FFFFFF"/>
                    <w:sz w:val="16"/>
                    <w:szCs w:val="16"/>
                    <w:lang w:eastAsia="zh-CN"/>
                  </w:rPr>
                </w:rPrChange>
              </w:rPr>
            </w:pPr>
            <w:r w:rsidRPr="00184A3A">
              <w:rPr>
                <w:b/>
                <w:bCs/>
                <w:color w:val="FFFFFF"/>
                <w:sz w:val="16"/>
                <w:szCs w:val="16"/>
                <w:rPrChange w:id="6613" w:author="Edward Leung" w:date="2017-01-10T12:35:00Z">
                  <w:rPr>
                    <w:b/>
                    <w:bCs/>
                    <w:color w:val="FFFFFF"/>
                    <w:sz w:val="16"/>
                    <w:szCs w:val="16"/>
                  </w:rPr>
                </w:rPrChange>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Change w:id="6614" w:author="Edward Leung" w:date="2017-01-10T12:35:00Z">
                  <w:rPr>
                    <w:b/>
                    <w:bCs/>
                    <w:color w:val="FFFFFF"/>
                    <w:sz w:val="16"/>
                    <w:szCs w:val="16"/>
                  </w:rPr>
                </w:rPrChange>
              </w:rPr>
            </w:pPr>
            <w:r w:rsidRPr="00184A3A">
              <w:rPr>
                <w:b/>
                <w:bCs/>
                <w:color w:val="FFFFFF"/>
                <w:sz w:val="16"/>
                <w:szCs w:val="16"/>
                <w:rPrChange w:id="6615" w:author="Edward Leung" w:date="2017-01-10T12:35:00Z">
                  <w:rPr>
                    <w:b/>
                    <w:bCs/>
                    <w:color w:val="FFFFFF"/>
                    <w:sz w:val="16"/>
                    <w:szCs w:val="16"/>
                  </w:rPr>
                </w:rPrChange>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Change w:id="6616" w:author="Edward Leung" w:date="2017-01-10T12:35:00Z">
                  <w:rPr>
                    <w:b/>
                    <w:bCs/>
                    <w:color w:val="FFFFFF"/>
                    <w:sz w:val="16"/>
                    <w:szCs w:val="16"/>
                  </w:rPr>
                </w:rPrChange>
              </w:rPr>
            </w:pPr>
            <w:r w:rsidRPr="00184A3A">
              <w:rPr>
                <w:b/>
                <w:bCs/>
                <w:color w:val="FFFFFF"/>
                <w:sz w:val="16"/>
                <w:szCs w:val="16"/>
                <w:rPrChange w:id="6617"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Change w:id="6618" w:author="Edward Leung" w:date="2017-01-10T12:35:00Z">
                  <w:rPr>
                    <w:b/>
                    <w:bCs/>
                    <w:color w:val="FFFFFF"/>
                    <w:sz w:val="16"/>
                    <w:szCs w:val="16"/>
                  </w:rPr>
                </w:rPrChange>
              </w:rPr>
            </w:pPr>
            <w:r w:rsidRPr="00184A3A">
              <w:rPr>
                <w:b/>
                <w:bCs/>
                <w:color w:val="FFFFFF"/>
                <w:sz w:val="16"/>
                <w:szCs w:val="16"/>
                <w:rPrChange w:id="6619"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Change w:id="6620" w:author="Edward Leung" w:date="2017-01-10T12:35:00Z">
                  <w:rPr>
                    <w:b/>
                    <w:bCs/>
                    <w:color w:val="FFFFFF"/>
                    <w:sz w:val="16"/>
                    <w:szCs w:val="16"/>
                  </w:rPr>
                </w:rPrChange>
              </w:rPr>
            </w:pPr>
            <w:r w:rsidRPr="00184A3A">
              <w:rPr>
                <w:b/>
                <w:bCs/>
                <w:color w:val="FFFFFF"/>
                <w:sz w:val="16"/>
                <w:szCs w:val="16"/>
                <w:rPrChange w:id="6621"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Change w:id="6622" w:author="Edward Leung" w:date="2017-01-10T12:35:00Z">
                  <w:rPr>
                    <w:b/>
                    <w:bCs/>
                    <w:color w:val="FFFFFF"/>
                    <w:sz w:val="16"/>
                    <w:szCs w:val="16"/>
                  </w:rPr>
                </w:rPrChange>
              </w:rPr>
            </w:pPr>
            <w:r w:rsidRPr="00184A3A">
              <w:rPr>
                <w:b/>
                <w:bCs/>
                <w:color w:val="FFFFFF"/>
                <w:sz w:val="16"/>
                <w:szCs w:val="16"/>
                <w:rPrChange w:id="6623" w:author="Edward Leung" w:date="2017-01-10T12:35:00Z">
                  <w:rPr>
                    <w:b/>
                    <w:bCs/>
                    <w:color w:val="FFFFFF"/>
                    <w:sz w:val="16"/>
                    <w:szCs w:val="16"/>
                  </w:rPr>
                </w:rPrChange>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Change w:id="6624" w:author="Edward Leung" w:date="2017-01-10T12:35:00Z">
                  <w:rPr>
                    <w:b/>
                    <w:bCs/>
                    <w:color w:val="FFFFFF"/>
                    <w:sz w:val="16"/>
                    <w:szCs w:val="16"/>
                  </w:rPr>
                </w:rPrChange>
              </w:rPr>
            </w:pPr>
            <w:r w:rsidRPr="00184A3A">
              <w:rPr>
                <w:b/>
                <w:bCs/>
                <w:color w:val="FFFFFF"/>
                <w:sz w:val="16"/>
                <w:szCs w:val="16"/>
                <w:rPrChange w:id="6625" w:author="Edward Leung" w:date="2017-01-10T12:35:00Z">
                  <w:rPr>
                    <w:b/>
                    <w:bCs/>
                    <w:color w:val="FFFFFF"/>
                    <w:sz w:val="16"/>
                    <w:szCs w:val="16"/>
                  </w:rPr>
                </w:rPrChange>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Change w:id="6626" w:author="Edward Leung" w:date="2017-01-10T12:35:00Z">
                  <w:rPr>
                    <w:rFonts w:eastAsia="SimSun"/>
                    <w:b/>
                    <w:bCs/>
                    <w:color w:val="FFFFFF"/>
                    <w:sz w:val="16"/>
                    <w:szCs w:val="16"/>
                  </w:rPr>
                </w:rPrChange>
              </w:rPr>
            </w:pPr>
            <w:r w:rsidRPr="00184A3A">
              <w:rPr>
                <w:b/>
                <w:bCs/>
                <w:color w:val="FFFFFF"/>
                <w:sz w:val="16"/>
                <w:szCs w:val="16"/>
                <w:rPrChange w:id="6627" w:author="Edward Leung" w:date="2017-01-10T12:35:00Z">
                  <w:rPr>
                    <w:b/>
                    <w:bCs/>
                    <w:color w:val="FFFFFF"/>
                    <w:sz w:val="16"/>
                    <w:szCs w:val="16"/>
                  </w:rPr>
                </w:rPrChange>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Change w:id="6628" w:author="Edward Leung" w:date="2017-01-10T12:35:00Z">
                  <w:rPr>
                    <w:color w:val="000000"/>
                    <w:sz w:val="16"/>
                    <w:szCs w:val="16"/>
                  </w:rPr>
                </w:rPrChange>
              </w:rPr>
            </w:pPr>
            <w:r w:rsidRPr="00184A3A">
              <w:rPr>
                <w:color w:val="000000"/>
                <w:sz w:val="16"/>
                <w:szCs w:val="16"/>
                <w:rPrChange w:id="6629" w:author="Edward Leung" w:date="2017-01-10T12:35:00Z">
                  <w:rPr>
                    <w:color w:val="000000"/>
                    <w:sz w:val="16"/>
                    <w:szCs w:val="16"/>
                  </w:rPr>
                </w:rPrChange>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Change w:id="6630" w:author="Edward Leung" w:date="2017-01-10T12:35:00Z">
                  <w:rPr>
                    <w:color w:val="000000"/>
                    <w:sz w:val="16"/>
                    <w:szCs w:val="16"/>
                  </w:rPr>
                </w:rPrChange>
              </w:rPr>
            </w:pPr>
            <w:r w:rsidRPr="00184A3A">
              <w:rPr>
                <w:color w:val="000000"/>
                <w:sz w:val="16"/>
                <w:szCs w:val="16"/>
                <w:rPrChange w:id="6631" w:author="Edward Leung" w:date="2017-01-10T12:35:00Z">
                  <w:rPr>
                    <w:color w:val="000000"/>
                    <w:sz w:val="16"/>
                    <w:szCs w:val="16"/>
                  </w:rPr>
                </w:rPrChange>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Change w:id="6632" w:author="Edward Leung" w:date="2017-01-10T12:35:00Z">
                  <w:rPr>
                    <w:color w:val="000000"/>
                    <w:sz w:val="16"/>
                    <w:szCs w:val="16"/>
                  </w:rPr>
                </w:rPrChange>
              </w:rPr>
            </w:pPr>
            <w:r w:rsidRPr="00184A3A">
              <w:rPr>
                <w:color w:val="000000"/>
                <w:sz w:val="16"/>
                <w:szCs w:val="16"/>
                <w:rPrChange w:id="6633" w:author="Edward Leung" w:date="2017-01-10T12:35:00Z">
                  <w:rPr>
                    <w:color w:val="000000"/>
                    <w:sz w:val="16"/>
                    <w:szCs w:val="16"/>
                  </w:rPr>
                </w:rPrChange>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Change w:id="6634" w:author="Edward Leung" w:date="2017-01-10T12:35:00Z">
                  <w:rPr>
                    <w:color w:val="000000"/>
                    <w:sz w:val="16"/>
                    <w:szCs w:val="16"/>
                  </w:rPr>
                </w:rPrChange>
              </w:rPr>
            </w:pPr>
            <w:r w:rsidRPr="00184A3A">
              <w:rPr>
                <w:color w:val="000000"/>
                <w:sz w:val="16"/>
                <w:szCs w:val="16"/>
                <w:rPrChange w:id="663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Change w:id="6636" w:author="Edward Leung" w:date="2017-01-10T12:35:00Z">
                  <w:rPr>
                    <w:color w:val="000000"/>
                    <w:sz w:val="16"/>
                    <w:szCs w:val="16"/>
                  </w:rPr>
                </w:rPrChange>
              </w:rPr>
            </w:pPr>
            <w:r w:rsidRPr="00184A3A">
              <w:rPr>
                <w:color w:val="000000"/>
                <w:sz w:val="16"/>
                <w:szCs w:val="16"/>
                <w:rPrChange w:id="663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Change w:id="6638"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Change w:id="6639" w:author="Edward Leung" w:date="2017-01-10T12:35:00Z">
                  <w:rPr>
                    <w:color w:val="000000"/>
                    <w:sz w:val="16"/>
                    <w:szCs w:val="16"/>
                  </w:rPr>
                </w:rPrChange>
              </w:rPr>
            </w:pPr>
            <w:r w:rsidRPr="00184A3A">
              <w:rPr>
                <w:color w:val="000000"/>
                <w:sz w:val="16"/>
                <w:szCs w:val="16"/>
                <w:rPrChange w:id="6640" w:author="Edward Leung" w:date="2017-01-10T12:35:00Z">
                  <w:rPr>
                    <w:color w:val="000000"/>
                    <w:sz w:val="16"/>
                    <w:szCs w:val="16"/>
                  </w:rPr>
                </w:rPrChange>
              </w:rPr>
              <w:t>&lt;branchId&gt;MXM</w:t>
            </w:r>
          </w:p>
          <w:p w14:paraId="560E9259" w14:textId="5AE31BEC" w:rsidR="007E4470" w:rsidRPr="00184A3A" w:rsidRDefault="001D733F" w:rsidP="001D733F">
            <w:pPr>
              <w:spacing w:after="0"/>
              <w:rPr>
                <w:sz w:val="16"/>
                <w:szCs w:val="16"/>
                <w:rPrChange w:id="6641" w:author="Edward Leung" w:date="2017-01-10T12:35:00Z">
                  <w:rPr>
                    <w:sz w:val="16"/>
                    <w:szCs w:val="16"/>
                  </w:rPr>
                </w:rPrChange>
              </w:rPr>
            </w:pPr>
            <w:r w:rsidRPr="00184A3A">
              <w:rPr>
                <w:color w:val="000000"/>
                <w:sz w:val="16"/>
                <w:szCs w:val="16"/>
                <w:rPrChange w:id="6642" w:author="Edward Leung" w:date="2017-01-10T12:35:00Z">
                  <w:rPr>
                    <w:color w:val="000000"/>
                    <w:sz w:val="16"/>
                    <w:szCs w:val="16"/>
                  </w:rPr>
                </w:rPrChange>
              </w:rPr>
              <w:t>&lt;/</w:t>
            </w:r>
            <w:r w:rsidR="007E4470" w:rsidRPr="00184A3A">
              <w:rPr>
                <w:color w:val="000000"/>
                <w:sz w:val="16"/>
                <w:szCs w:val="16"/>
                <w:rPrChange w:id="6643" w:author="Edward Leung" w:date="2017-01-10T12:35:00Z">
                  <w:rPr>
                    <w:color w:val="000000"/>
                    <w:sz w:val="16"/>
                    <w:szCs w:val="16"/>
                  </w:rPr>
                </w:rPrChange>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Change w:id="6644" w:author="Edward Leung" w:date="2017-01-10T12:35:00Z">
                  <w:rPr>
                    <w:color w:val="000000"/>
                    <w:sz w:val="16"/>
                    <w:szCs w:val="16"/>
                  </w:rPr>
                </w:rPrChange>
              </w:rPr>
            </w:pPr>
            <w:r w:rsidRPr="00184A3A">
              <w:rPr>
                <w:color w:val="000000"/>
                <w:sz w:val="16"/>
                <w:szCs w:val="16"/>
                <w:rPrChange w:id="6645" w:author="Edward Leung" w:date="2017-01-10T12:35:00Z">
                  <w:rPr>
                    <w:color w:val="000000"/>
                    <w:sz w:val="16"/>
                    <w:szCs w:val="16"/>
                  </w:rPr>
                </w:rPrChange>
              </w:rPr>
              <w:t>{“branchId”:”MXM”}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Change w:id="6646" w:author="Edward Leung" w:date="2017-01-10T12:35:00Z">
                  <w:rPr>
                    <w:color w:val="000000"/>
                    <w:sz w:val="16"/>
                    <w:szCs w:val="16"/>
                  </w:rPr>
                </w:rPrChange>
              </w:rPr>
            </w:pPr>
            <w:r w:rsidRPr="00184A3A">
              <w:rPr>
                <w:color w:val="000000"/>
                <w:sz w:val="16"/>
                <w:szCs w:val="16"/>
                <w:rPrChange w:id="6647" w:author="Edward Leung" w:date="2017-01-10T12:35:00Z">
                  <w:rPr>
                    <w:color w:val="000000"/>
                    <w:sz w:val="16"/>
                    <w:szCs w:val="16"/>
                  </w:rPr>
                </w:rPrChange>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Change w:id="6648" w:author="Edward Leung" w:date="2017-01-10T12:35:00Z">
                  <w:rPr>
                    <w:color w:val="000000"/>
                    <w:sz w:val="16"/>
                    <w:szCs w:val="16"/>
                  </w:rPr>
                </w:rPrChange>
              </w:rPr>
            </w:pPr>
            <w:r w:rsidRPr="00184A3A">
              <w:rPr>
                <w:color w:val="000000"/>
                <w:sz w:val="16"/>
                <w:szCs w:val="16"/>
                <w:rPrChange w:id="6649" w:author="Edward Leung" w:date="2017-01-10T12:35:00Z">
                  <w:rPr>
                    <w:color w:val="000000"/>
                    <w:sz w:val="16"/>
                    <w:szCs w:val="16"/>
                  </w:rPr>
                </w:rPrChange>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Change w:id="6650" w:author="Edward Leung" w:date="2017-01-10T12:35:00Z">
                  <w:rPr>
                    <w:color w:val="000000"/>
                    <w:sz w:val="16"/>
                    <w:szCs w:val="16"/>
                  </w:rPr>
                </w:rPrChange>
              </w:rPr>
            </w:pPr>
            <w:r w:rsidRPr="00184A3A">
              <w:rPr>
                <w:color w:val="000000"/>
                <w:sz w:val="16"/>
                <w:szCs w:val="16"/>
                <w:rPrChange w:id="6651" w:author="Edward Leung" w:date="2017-01-10T12:35:00Z">
                  <w:rPr>
                    <w:color w:val="000000"/>
                    <w:sz w:val="16"/>
                    <w:szCs w:val="16"/>
                  </w:rPr>
                </w:rPrChange>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Change w:id="6652" w:author="Edward Leung" w:date="2017-01-10T12:35:00Z">
                  <w:rPr>
                    <w:color w:val="000000"/>
                    <w:sz w:val="16"/>
                    <w:szCs w:val="16"/>
                  </w:rPr>
                </w:rPrChange>
              </w:rPr>
            </w:pPr>
            <w:r w:rsidRPr="00184A3A">
              <w:rPr>
                <w:color w:val="000000"/>
                <w:sz w:val="16"/>
                <w:szCs w:val="16"/>
                <w:rPrChange w:id="665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Change w:id="6654" w:author="Edward Leung" w:date="2017-01-10T12:35:00Z">
                  <w:rPr>
                    <w:color w:val="000000"/>
                    <w:sz w:val="16"/>
                    <w:szCs w:val="16"/>
                  </w:rPr>
                </w:rPrChange>
              </w:rPr>
            </w:pPr>
            <w:r w:rsidRPr="00184A3A">
              <w:rPr>
                <w:color w:val="000000"/>
                <w:sz w:val="16"/>
                <w:szCs w:val="16"/>
                <w:rPrChange w:id="6655" w:author="Edward Leung" w:date="2017-01-10T12:35:00Z">
                  <w:rPr>
                    <w:color w:val="000000"/>
                    <w:sz w:val="16"/>
                    <w:szCs w:val="16"/>
                  </w:rPr>
                </w:rPrChange>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Change w:id="6656" w:author="Edward Leung" w:date="2017-01-10T12:35:00Z">
                  <w:rPr>
                    <w:sz w:val="16"/>
                    <w:szCs w:val="16"/>
                  </w:rPr>
                </w:rPrChange>
              </w:rPr>
            </w:pPr>
            <w:r w:rsidRPr="00184A3A">
              <w:rPr>
                <w:sz w:val="16"/>
                <w:szCs w:val="16"/>
                <w:rPrChange w:id="6657" w:author="Edward Leung" w:date="2017-01-10T12:35:00Z">
                  <w:rPr>
                    <w:sz w:val="16"/>
                    <w:szCs w:val="16"/>
                  </w:rPr>
                </w:rPrChange>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Change w:id="6658" w:author="Edward Leung" w:date="2017-01-10T12:35:00Z">
                  <w:rPr>
                    <w:sz w:val="16"/>
                    <w:szCs w:val="16"/>
                  </w:rPr>
                </w:rPrChange>
              </w:rPr>
            </w:pPr>
            <w:r w:rsidRPr="00184A3A">
              <w:rPr>
                <w:color w:val="000000"/>
                <w:sz w:val="16"/>
                <w:szCs w:val="16"/>
                <w:rPrChange w:id="6659" w:author="Edward Leung" w:date="2017-01-10T12:35:00Z">
                  <w:rPr>
                    <w:color w:val="000000"/>
                    <w:sz w:val="16"/>
                    <w:szCs w:val="16"/>
                  </w:rPr>
                </w:rPrChange>
              </w:rPr>
              <w:t>&lt;businessDate</w:t>
            </w:r>
            <w:r w:rsidR="0013302E" w:rsidRPr="00184A3A">
              <w:rPr>
                <w:color w:val="000000"/>
                <w:sz w:val="16"/>
                <w:szCs w:val="16"/>
                <w:rPrChange w:id="6660" w:author="Edward Leung" w:date="2017-01-10T12:35:00Z">
                  <w:rPr>
                    <w:color w:val="000000"/>
                    <w:sz w:val="16"/>
                    <w:szCs w:val="16"/>
                  </w:rPr>
                </w:rPrChange>
              </w:rPr>
              <w:t>&gt;</w:t>
            </w:r>
            <w:r w:rsidRPr="00184A3A">
              <w:rPr>
                <w:color w:val="000000"/>
                <w:sz w:val="16"/>
                <w:szCs w:val="16"/>
                <w:rPrChange w:id="6661" w:author="Edward Leung" w:date="2017-01-10T12:35:00Z">
                  <w:rPr>
                    <w:color w:val="000000"/>
                    <w:sz w:val="16"/>
                    <w:szCs w:val="16"/>
                  </w:rPr>
                </w:rPrChange>
              </w:rPr>
              <w:t>2016-01-01</w:t>
            </w:r>
            <w:r w:rsidR="0013302E" w:rsidRPr="00184A3A">
              <w:rPr>
                <w:color w:val="000000"/>
                <w:sz w:val="16"/>
                <w:szCs w:val="16"/>
                <w:rPrChange w:id="6662" w:author="Edward Leung" w:date="2017-01-10T12:35:00Z">
                  <w:rPr>
                    <w:color w:val="000000"/>
                    <w:sz w:val="16"/>
                    <w:szCs w:val="16"/>
                  </w:rPr>
                </w:rPrChange>
              </w:rPr>
              <w:t>&lt;/</w:t>
            </w:r>
            <w:r w:rsidRPr="00184A3A">
              <w:rPr>
                <w:color w:val="000000"/>
                <w:sz w:val="16"/>
                <w:szCs w:val="16"/>
                <w:rPrChange w:id="6663" w:author="Edward Leung" w:date="2017-01-10T12:35:00Z">
                  <w:rPr>
                    <w:color w:val="000000"/>
                    <w:sz w:val="16"/>
                    <w:szCs w:val="16"/>
                  </w:rPr>
                </w:rPrChange>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Change w:id="6664" w:author="Edward Leung" w:date="2017-01-10T12:35:00Z">
                  <w:rPr>
                    <w:color w:val="000000"/>
                    <w:sz w:val="16"/>
                    <w:szCs w:val="16"/>
                  </w:rPr>
                </w:rPrChange>
              </w:rPr>
            </w:pPr>
            <w:r w:rsidRPr="00184A3A">
              <w:rPr>
                <w:color w:val="000000"/>
                <w:sz w:val="16"/>
                <w:szCs w:val="16"/>
                <w:rPrChange w:id="6665" w:author="Edward Leung" w:date="2017-01-10T12:35:00Z">
                  <w:rPr>
                    <w:color w:val="000000"/>
                    <w:sz w:val="16"/>
                    <w:szCs w:val="16"/>
                  </w:rPr>
                </w:rPrChange>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Change w:id="6666" w:author="Edward Leung" w:date="2017-01-10T12:35:00Z">
                  <w:rPr>
                    <w:color w:val="000000"/>
                    <w:sz w:val="16"/>
                    <w:szCs w:val="16"/>
                  </w:rPr>
                </w:rPrChange>
              </w:rPr>
            </w:pPr>
            <w:r w:rsidRPr="00184A3A">
              <w:rPr>
                <w:color w:val="000000"/>
                <w:sz w:val="16"/>
                <w:szCs w:val="16"/>
                <w:rPrChange w:id="6667" w:author="Edward Leung" w:date="2017-01-10T12:35:00Z">
                  <w:rPr>
                    <w:color w:val="000000"/>
                    <w:sz w:val="16"/>
                    <w:szCs w:val="16"/>
                  </w:rPr>
                </w:rPrChange>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Change w:id="6668" w:author="Edward Leung" w:date="2017-01-10T12:35:00Z">
                  <w:rPr>
                    <w:color w:val="000000"/>
                    <w:sz w:val="16"/>
                    <w:szCs w:val="16"/>
                  </w:rPr>
                </w:rPrChange>
              </w:rPr>
            </w:pPr>
            <w:r w:rsidRPr="00184A3A">
              <w:rPr>
                <w:color w:val="000000"/>
                <w:sz w:val="16"/>
                <w:szCs w:val="16"/>
                <w:rPrChange w:id="6669" w:author="Edward Leung" w:date="2017-01-10T12:35:00Z">
                  <w:rPr>
                    <w:color w:val="000000"/>
                    <w:sz w:val="16"/>
                    <w:szCs w:val="16"/>
                  </w:rPr>
                </w:rPrChange>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Change w:id="6670" w:author="Edward Leung" w:date="2017-01-10T12:35:00Z">
                  <w:rPr>
                    <w:rFonts w:cs="Arial"/>
                    <w:sz w:val="16"/>
                    <w:szCs w:val="16"/>
                  </w:rPr>
                </w:rPrChange>
              </w:rPr>
            </w:pPr>
            <w:r w:rsidRPr="00184A3A">
              <w:rPr>
                <w:rFonts w:cs="Arial"/>
                <w:color w:val="000000"/>
                <w:sz w:val="16"/>
                <w:szCs w:val="16"/>
                <w:rPrChange w:id="6671" w:author="Edward Leung" w:date="2017-01-10T12:35:00Z">
                  <w:rPr>
                    <w:rFonts w:cs="Arial"/>
                    <w:color w:val="000000"/>
                    <w:sz w:val="16"/>
                    <w:szCs w:val="16"/>
                  </w:rPr>
                </w:rPrChange>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Change w:id="6672" w:author="Edward Leung" w:date="2017-01-10T12:35:00Z">
                  <w:rPr>
                    <w:color w:val="000000"/>
                    <w:sz w:val="16"/>
                    <w:szCs w:val="16"/>
                  </w:rPr>
                </w:rPrChange>
              </w:rPr>
            </w:pPr>
            <w:r w:rsidRPr="00184A3A">
              <w:rPr>
                <w:color w:val="000000"/>
                <w:sz w:val="16"/>
                <w:szCs w:val="16"/>
                <w:rPrChange w:id="667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Change w:id="6674" w:author="Edward Leung" w:date="2017-01-10T12:35:00Z">
                  <w:rPr>
                    <w:color w:val="000000"/>
                    <w:sz w:val="16"/>
                    <w:szCs w:val="16"/>
                  </w:rPr>
                </w:rPrChange>
              </w:rPr>
            </w:pPr>
            <w:r w:rsidRPr="00184A3A">
              <w:rPr>
                <w:color w:val="000000"/>
                <w:sz w:val="16"/>
                <w:szCs w:val="16"/>
                <w:rPrChange w:id="667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Change w:id="6676" w:author="Edward Leung" w:date="2017-01-10T12:35:00Z">
                  <w:rPr>
                    <w:color w:val="000000"/>
                    <w:sz w:val="16"/>
                    <w:szCs w:val="16"/>
                  </w:rPr>
                </w:rPrChange>
              </w:rPr>
            </w:pPr>
            <w:r w:rsidRPr="00184A3A">
              <w:rPr>
                <w:color w:val="000000"/>
                <w:sz w:val="16"/>
                <w:szCs w:val="16"/>
                <w:rPrChange w:id="6677" w:author="Edward Leung" w:date="2017-01-10T12:35:00Z">
                  <w:rPr>
                    <w:color w:val="000000"/>
                    <w:sz w:val="16"/>
                    <w:szCs w:val="16"/>
                  </w:rPr>
                </w:rPrChange>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Change w:id="6678" w:author="Edward Leung" w:date="2017-01-10T12:35:00Z">
                  <w:rPr>
                    <w:color w:val="000000"/>
                    <w:sz w:val="16"/>
                    <w:szCs w:val="16"/>
                  </w:rPr>
                </w:rPrChange>
              </w:rPr>
            </w:pPr>
            <w:r w:rsidRPr="00184A3A">
              <w:rPr>
                <w:color w:val="000000"/>
                <w:sz w:val="16"/>
                <w:szCs w:val="16"/>
                <w:rPrChange w:id="6679" w:author="Edward Leung" w:date="2017-01-10T12:35:00Z">
                  <w:rPr>
                    <w:color w:val="000000"/>
                    <w:sz w:val="16"/>
                    <w:szCs w:val="16"/>
                  </w:rPr>
                </w:rPrChange>
              </w:rPr>
              <w:t>&lt;orderNo&gt;OR12345</w:t>
            </w:r>
          </w:p>
          <w:p w14:paraId="2C74868D" w14:textId="754BFC7A" w:rsidR="007E4470" w:rsidRPr="00184A3A" w:rsidRDefault="001D733F" w:rsidP="001D733F">
            <w:pPr>
              <w:spacing w:after="0"/>
              <w:rPr>
                <w:color w:val="000000"/>
                <w:sz w:val="16"/>
                <w:szCs w:val="16"/>
                <w:rPrChange w:id="6680" w:author="Edward Leung" w:date="2017-01-10T12:35:00Z">
                  <w:rPr>
                    <w:color w:val="000000"/>
                    <w:sz w:val="16"/>
                    <w:szCs w:val="16"/>
                  </w:rPr>
                </w:rPrChange>
              </w:rPr>
            </w:pPr>
            <w:r w:rsidRPr="00184A3A">
              <w:rPr>
                <w:color w:val="000000"/>
                <w:sz w:val="16"/>
                <w:szCs w:val="16"/>
                <w:rPrChange w:id="6681" w:author="Edward Leung" w:date="2017-01-10T12:35:00Z">
                  <w:rPr>
                    <w:color w:val="000000"/>
                    <w:sz w:val="16"/>
                    <w:szCs w:val="16"/>
                  </w:rPr>
                </w:rPrChange>
              </w:rPr>
              <w:t>&lt;/</w:t>
            </w:r>
            <w:r w:rsidR="007E4470" w:rsidRPr="00184A3A">
              <w:rPr>
                <w:color w:val="000000"/>
                <w:sz w:val="16"/>
                <w:szCs w:val="16"/>
                <w:rPrChange w:id="6682" w:author="Edward Leung" w:date="2017-01-10T12:35:00Z">
                  <w:rPr>
                    <w:color w:val="000000"/>
                    <w:sz w:val="16"/>
                    <w:szCs w:val="16"/>
                  </w:rPr>
                </w:rPrChange>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Change w:id="6683" w:author="Edward Leung" w:date="2017-01-10T12:35:00Z">
                  <w:rPr>
                    <w:color w:val="000000"/>
                    <w:sz w:val="16"/>
                    <w:szCs w:val="16"/>
                  </w:rPr>
                </w:rPrChange>
              </w:rPr>
            </w:pPr>
            <w:r w:rsidRPr="00184A3A">
              <w:rPr>
                <w:color w:val="000000"/>
                <w:sz w:val="16"/>
                <w:szCs w:val="16"/>
                <w:rPrChange w:id="6684" w:author="Edward Leung" w:date="2017-01-10T12:35:00Z">
                  <w:rPr>
                    <w:color w:val="000000"/>
                    <w:sz w:val="16"/>
                    <w:szCs w:val="16"/>
                  </w:rPr>
                </w:rPrChange>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Change w:id="6685" w:author="Edward Leung" w:date="2017-01-10T12:35:00Z">
                  <w:rPr>
                    <w:color w:val="000000"/>
                    <w:sz w:val="16"/>
                    <w:szCs w:val="16"/>
                  </w:rPr>
                </w:rPrChange>
              </w:rPr>
            </w:pPr>
            <w:r w:rsidRPr="00184A3A">
              <w:rPr>
                <w:color w:val="000000"/>
                <w:sz w:val="16"/>
                <w:szCs w:val="16"/>
                <w:rPrChange w:id="6686" w:author="Edward Leung" w:date="2017-01-10T12:35:00Z">
                  <w:rPr>
                    <w:color w:val="000000"/>
                    <w:sz w:val="16"/>
                    <w:szCs w:val="16"/>
                  </w:rPr>
                </w:rPrChange>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Change w:id="6687" w:author="Edward Leung" w:date="2017-01-10T12:35:00Z">
                  <w:rPr>
                    <w:color w:val="000000"/>
                    <w:sz w:val="16"/>
                    <w:szCs w:val="16"/>
                  </w:rPr>
                </w:rPrChange>
              </w:rPr>
            </w:pPr>
            <w:r w:rsidRPr="00184A3A">
              <w:rPr>
                <w:color w:val="000000"/>
                <w:sz w:val="16"/>
                <w:szCs w:val="16"/>
                <w:rPrChange w:id="6688" w:author="Edward Leung" w:date="2017-01-10T12:35:00Z">
                  <w:rPr>
                    <w:color w:val="000000"/>
                    <w:sz w:val="16"/>
                    <w:szCs w:val="16"/>
                  </w:rPr>
                </w:rPrChange>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Change w:id="6689" w:author="Edward Leung" w:date="2017-01-10T12:35:00Z">
                  <w:rPr>
                    <w:rFonts w:cs="Arial"/>
                    <w:sz w:val="16"/>
                    <w:szCs w:val="16"/>
                  </w:rPr>
                </w:rPrChange>
              </w:rPr>
            </w:pPr>
            <w:r w:rsidRPr="00184A3A">
              <w:rPr>
                <w:rFonts w:cs="Arial"/>
                <w:color w:val="000000"/>
                <w:sz w:val="16"/>
                <w:szCs w:val="16"/>
                <w:rPrChange w:id="6690" w:author="Edward Leung" w:date="2017-01-10T12:35:00Z">
                  <w:rPr>
                    <w:rFonts w:cs="Arial"/>
                    <w:color w:val="000000"/>
                    <w:sz w:val="16"/>
                    <w:szCs w:val="16"/>
                  </w:rPr>
                </w:rPrChange>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Change w:id="6691" w:author="Edward Leung" w:date="2017-01-10T12:35:00Z">
                  <w:rPr>
                    <w:color w:val="000000"/>
                    <w:sz w:val="16"/>
                    <w:szCs w:val="16"/>
                  </w:rPr>
                </w:rPrChange>
              </w:rPr>
            </w:pPr>
            <w:r w:rsidRPr="00184A3A">
              <w:rPr>
                <w:color w:val="000000"/>
                <w:sz w:val="16"/>
                <w:szCs w:val="16"/>
                <w:rPrChange w:id="669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Change w:id="6693" w:author="Edward Leung" w:date="2017-01-10T12:35:00Z">
                  <w:rPr>
                    <w:color w:val="000000"/>
                    <w:sz w:val="16"/>
                    <w:szCs w:val="16"/>
                  </w:rPr>
                </w:rPrChange>
              </w:rPr>
            </w:pPr>
            <w:r w:rsidRPr="00184A3A">
              <w:rPr>
                <w:color w:val="000000"/>
                <w:sz w:val="16"/>
                <w:szCs w:val="16"/>
                <w:rPrChange w:id="6694"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Change w:id="6695" w:author="Edward Leung" w:date="2017-01-10T12:35:00Z">
                  <w:rPr>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Change w:id="6696" w:author="Edward Leung" w:date="2017-01-10T12:35:00Z">
                  <w:rPr>
                    <w:sz w:val="16"/>
                    <w:szCs w:val="16"/>
                  </w:rPr>
                </w:rPrChange>
              </w:rPr>
            </w:pPr>
            <w:r w:rsidRPr="00184A3A">
              <w:rPr>
                <w:sz w:val="16"/>
                <w:szCs w:val="16"/>
                <w:rPrChange w:id="6697" w:author="Edward Leung" w:date="2017-01-10T12:35:00Z">
                  <w:rPr>
                    <w:sz w:val="16"/>
                    <w:szCs w:val="16"/>
                  </w:rPr>
                </w:rPrChange>
              </w:rPr>
              <w:t>&lt;</w:t>
            </w:r>
            <w:r w:rsidRPr="00184A3A">
              <w:rPr>
                <w:color w:val="000000"/>
                <w:sz w:val="16"/>
                <w:szCs w:val="16"/>
                <w:rPrChange w:id="6698" w:author="Edward Leung" w:date="2017-01-10T12:35:00Z">
                  <w:rPr>
                    <w:color w:val="000000"/>
                    <w:sz w:val="16"/>
                    <w:szCs w:val="16"/>
                  </w:rPr>
                </w:rPrChange>
              </w:rPr>
              <w:t xml:space="preserve"> orderSequence</w:t>
            </w:r>
            <w:r w:rsidR="0013302E" w:rsidRPr="00184A3A">
              <w:rPr>
                <w:sz w:val="16"/>
                <w:szCs w:val="16"/>
                <w:rPrChange w:id="6699" w:author="Edward Leung" w:date="2017-01-10T12:35:00Z">
                  <w:rPr>
                    <w:sz w:val="16"/>
                    <w:szCs w:val="16"/>
                  </w:rPr>
                </w:rPrChange>
              </w:rPr>
              <w:t>&gt;</w:t>
            </w:r>
            <w:r w:rsidRPr="00184A3A">
              <w:rPr>
                <w:sz w:val="16"/>
                <w:szCs w:val="16"/>
                <w:rPrChange w:id="6700" w:author="Edward Leung" w:date="2017-01-10T12:35:00Z">
                  <w:rPr>
                    <w:sz w:val="16"/>
                    <w:szCs w:val="16"/>
                  </w:rPr>
                </w:rPrChange>
              </w:rPr>
              <w:t>1</w:t>
            </w:r>
          </w:p>
          <w:p w14:paraId="398E24B6" w14:textId="79DE6CF7" w:rsidR="007E4470" w:rsidRPr="00184A3A" w:rsidRDefault="0013302E" w:rsidP="007C4FAF">
            <w:pPr>
              <w:spacing w:after="0"/>
              <w:rPr>
                <w:sz w:val="16"/>
                <w:szCs w:val="16"/>
                <w:rPrChange w:id="6701" w:author="Edward Leung" w:date="2017-01-10T12:35:00Z">
                  <w:rPr>
                    <w:sz w:val="16"/>
                    <w:szCs w:val="16"/>
                  </w:rPr>
                </w:rPrChange>
              </w:rPr>
            </w:pPr>
            <w:r w:rsidRPr="00184A3A">
              <w:rPr>
                <w:sz w:val="16"/>
                <w:szCs w:val="16"/>
                <w:rPrChange w:id="6702" w:author="Edward Leung" w:date="2017-01-10T12:35:00Z">
                  <w:rPr>
                    <w:sz w:val="16"/>
                    <w:szCs w:val="16"/>
                  </w:rPr>
                </w:rPrChange>
              </w:rPr>
              <w:t>&lt;/</w:t>
            </w:r>
            <w:r w:rsidR="007E4470" w:rsidRPr="00184A3A">
              <w:rPr>
                <w:color w:val="000000"/>
                <w:sz w:val="16"/>
                <w:szCs w:val="16"/>
                <w:rPrChange w:id="6703" w:author="Edward Leung" w:date="2017-01-10T12:35:00Z">
                  <w:rPr>
                    <w:color w:val="000000"/>
                    <w:sz w:val="16"/>
                    <w:szCs w:val="16"/>
                  </w:rPr>
                </w:rPrChange>
              </w:rPr>
              <w:t>orderSequence</w:t>
            </w:r>
            <w:r w:rsidRPr="00184A3A">
              <w:rPr>
                <w:sz w:val="16"/>
                <w:szCs w:val="16"/>
                <w:rPrChange w:id="6704" w:author="Edward Leung" w:date="2017-01-10T12:35:00Z">
                  <w:rPr>
                    <w:sz w:val="16"/>
                    <w:szCs w:val="16"/>
                  </w:rPr>
                </w:rPrChange>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Change w:id="6705" w:author="Edward Leung" w:date="2017-01-10T12:35:00Z">
                  <w:rPr>
                    <w:sz w:val="16"/>
                    <w:szCs w:val="16"/>
                  </w:rPr>
                </w:rPrChange>
              </w:rPr>
            </w:pPr>
            <w:r w:rsidRPr="00184A3A">
              <w:rPr>
                <w:color w:val="000000"/>
                <w:sz w:val="16"/>
                <w:szCs w:val="16"/>
                <w:rPrChange w:id="6706" w:author="Edward Leung" w:date="2017-01-10T12:35:00Z">
                  <w:rPr>
                    <w:color w:val="000000"/>
                    <w:sz w:val="16"/>
                    <w:szCs w:val="16"/>
                  </w:rPr>
                </w:rPrChange>
              </w:rPr>
              <w:t>{“orderSequence”:”</w:t>
            </w:r>
            <w:r w:rsidRPr="00184A3A">
              <w:rPr>
                <w:sz w:val="16"/>
                <w:szCs w:val="16"/>
                <w:rPrChange w:id="6707" w:author="Edward Leung" w:date="2017-01-10T12:35:00Z">
                  <w:rPr>
                    <w:sz w:val="16"/>
                    <w:szCs w:val="16"/>
                  </w:rPr>
                </w:rPrChange>
              </w:rPr>
              <w:t>1</w:t>
            </w:r>
            <w:r w:rsidRPr="00184A3A">
              <w:rPr>
                <w:color w:val="000000"/>
                <w:sz w:val="16"/>
                <w:szCs w:val="16"/>
                <w:rPrChange w:id="6708" w:author="Edward Leung" w:date="2017-01-10T12:35:00Z">
                  <w:rPr>
                    <w:color w:val="000000"/>
                    <w:sz w:val="16"/>
                    <w:szCs w:val="16"/>
                  </w:rPr>
                </w:rPrChange>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Change w:id="6709" w:author="Edward Leung" w:date="2017-01-10T12:35:00Z">
                  <w:rPr>
                    <w:color w:val="000000"/>
                    <w:sz w:val="16"/>
                    <w:szCs w:val="16"/>
                  </w:rPr>
                </w:rPrChange>
              </w:rPr>
            </w:pPr>
            <w:r w:rsidRPr="00184A3A">
              <w:rPr>
                <w:color w:val="000000"/>
                <w:sz w:val="16"/>
                <w:szCs w:val="16"/>
                <w:rPrChange w:id="6710" w:author="Edward Leung" w:date="2017-01-10T12:35:00Z">
                  <w:rPr>
                    <w:color w:val="000000"/>
                    <w:sz w:val="16"/>
                    <w:szCs w:val="16"/>
                  </w:rPr>
                </w:rPrChange>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Change w:id="6711" w:author="Edward Leung" w:date="2017-01-10T12:35:00Z">
                  <w:rPr>
                    <w:color w:val="000000"/>
                    <w:sz w:val="16"/>
                    <w:szCs w:val="16"/>
                  </w:rPr>
                </w:rPrChange>
              </w:rPr>
            </w:pPr>
            <w:r w:rsidRPr="00184A3A">
              <w:rPr>
                <w:color w:val="000000"/>
                <w:sz w:val="16"/>
                <w:szCs w:val="16"/>
                <w:rPrChange w:id="6712" w:author="Edward Leung" w:date="2017-01-10T12:35:00Z">
                  <w:rPr>
                    <w:color w:val="000000"/>
                    <w:sz w:val="16"/>
                    <w:szCs w:val="16"/>
                  </w:rPr>
                </w:rPrChange>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Change w:id="6713" w:author="Edward Leung" w:date="2017-01-10T12:35:00Z">
                  <w:rPr>
                    <w:rFonts w:cs="Arial"/>
                    <w:sz w:val="16"/>
                    <w:szCs w:val="16"/>
                  </w:rPr>
                </w:rPrChange>
              </w:rPr>
            </w:pPr>
            <w:r w:rsidRPr="00184A3A">
              <w:rPr>
                <w:rFonts w:cs="Arial"/>
                <w:color w:val="000000"/>
                <w:sz w:val="16"/>
                <w:szCs w:val="16"/>
                <w:rPrChange w:id="6714" w:author="Edward Leung" w:date="2017-01-10T12:35:00Z">
                  <w:rPr>
                    <w:rFonts w:cs="Arial"/>
                    <w:color w:val="000000"/>
                    <w:sz w:val="16"/>
                    <w:szCs w:val="16"/>
                  </w:rPr>
                </w:rPrChange>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Change w:id="6715" w:author="Edward Leung" w:date="2017-01-10T12:35:00Z">
                  <w:rPr>
                    <w:color w:val="000000"/>
                    <w:sz w:val="16"/>
                    <w:szCs w:val="16"/>
                  </w:rPr>
                </w:rPrChange>
              </w:rPr>
            </w:pPr>
            <w:r w:rsidRPr="00184A3A">
              <w:rPr>
                <w:color w:val="000000"/>
                <w:sz w:val="16"/>
                <w:szCs w:val="16"/>
                <w:rPrChange w:id="6716"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Change w:id="6717" w:author="Edward Leung" w:date="2017-01-10T12:35:00Z">
                  <w:rPr>
                    <w:color w:val="000000"/>
                    <w:sz w:val="16"/>
                    <w:szCs w:val="16"/>
                  </w:rPr>
                </w:rPrChange>
              </w:rPr>
            </w:pPr>
            <w:r w:rsidRPr="00184A3A">
              <w:rPr>
                <w:color w:val="000000"/>
                <w:sz w:val="16"/>
                <w:szCs w:val="16"/>
                <w:rPrChange w:id="671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Change w:id="671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Change w:id="6720" w:author="Edward Leung" w:date="2017-01-10T12:35:00Z">
                  <w:rPr>
                    <w:color w:val="000000"/>
                    <w:sz w:val="16"/>
                    <w:szCs w:val="16"/>
                  </w:rPr>
                </w:rPrChange>
              </w:rPr>
            </w:pPr>
            <w:r w:rsidRPr="00184A3A">
              <w:rPr>
                <w:color w:val="000000"/>
                <w:sz w:val="16"/>
                <w:szCs w:val="16"/>
                <w:rPrChange w:id="6721" w:author="Edward Leung" w:date="2017-01-10T12:35:00Z">
                  <w:rPr>
                    <w:color w:val="000000"/>
                    <w:sz w:val="16"/>
                    <w:szCs w:val="16"/>
                  </w:rPr>
                </w:rPrChange>
              </w:rPr>
              <w:t xml:space="preserve">&lt;eventNo&gt;   </w:t>
            </w:r>
            <w:r w:rsidRPr="00184A3A">
              <w:rPr>
                <w:color w:val="000000"/>
                <w:sz w:val="16"/>
                <w:szCs w:val="16"/>
                <w:rPrChange w:id="6722" w:author="Edward Leung" w:date="2017-01-10T12:35:00Z">
                  <w:rPr>
                    <w:color w:val="000000"/>
                    <w:sz w:val="16"/>
                    <w:szCs w:val="16"/>
                  </w:rPr>
                </w:rPrChange>
              </w:rPr>
              <w:br/>
            </w:r>
            <w:r w:rsidR="001D733F" w:rsidRPr="00184A3A">
              <w:rPr>
                <w:color w:val="000000"/>
                <w:sz w:val="16"/>
                <w:szCs w:val="16"/>
                <w:rPrChange w:id="6723" w:author="Edward Leung" w:date="2017-01-10T12:35:00Z">
                  <w:rPr>
                    <w:color w:val="000000"/>
                    <w:sz w:val="16"/>
                    <w:szCs w:val="16"/>
                  </w:rPr>
                </w:rPrChange>
              </w:rPr>
              <w:t>&lt;/</w:t>
            </w:r>
            <w:r w:rsidRPr="00184A3A">
              <w:rPr>
                <w:color w:val="000000"/>
                <w:sz w:val="16"/>
                <w:szCs w:val="16"/>
                <w:rPrChange w:id="6724" w:author="Edward Leung" w:date="2017-01-10T12:35:00Z">
                  <w:rPr>
                    <w:color w:val="000000"/>
                    <w:sz w:val="16"/>
                    <w:szCs w:val="16"/>
                  </w:rPr>
                </w:rPrChange>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Change w:id="6725" w:author="Edward Leung" w:date="2017-01-10T12:35:00Z">
                  <w:rPr>
                    <w:color w:val="000000"/>
                    <w:sz w:val="16"/>
                    <w:szCs w:val="16"/>
                  </w:rPr>
                </w:rPrChange>
              </w:rPr>
            </w:pPr>
            <w:r w:rsidRPr="00184A3A">
              <w:rPr>
                <w:color w:val="000000"/>
                <w:sz w:val="16"/>
                <w:szCs w:val="16"/>
                <w:rPrChange w:id="6726" w:author="Edward Leung" w:date="2017-01-10T12:35:00Z">
                  <w:rPr>
                    <w:color w:val="000000"/>
                    <w:sz w:val="16"/>
                    <w:szCs w:val="16"/>
                  </w:rPr>
                </w:rPrChange>
              </w:rPr>
              <w:t>{"eventNo":""}</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Change w:id="6727" w:author="Edward Leung" w:date="2017-01-10T12:35:00Z">
                  <w:rPr>
                    <w:rFonts w:eastAsia="SimSun"/>
                    <w:color w:val="000000"/>
                    <w:sz w:val="16"/>
                    <w:szCs w:val="16"/>
                  </w:rPr>
                </w:rPrChange>
              </w:rPr>
            </w:pPr>
            <w:r w:rsidRPr="00184A3A">
              <w:rPr>
                <w:color w:val="000000"/>
                <w:sz w:val="16"/>
                <w:szCs w:val="16"/>
                <w:rPrChange w:id="6728" w:author="Edward Leung" w:date="2017-01-10T12:35:00Z">
                  <w:rPr>
                    <w:color w:val="000000"/>
                    <w:sz w:val="16"/>
                    <w:szCs w:val="16"/>
                  </w:rPr>
                </w:rPrChange>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Change w:id="6729" w:author="Edward Leung" w:date="2017-01-10T12:35:00Z">
                  <w:rPr>
                    <w:color w:val="000000"/>
                    <w:sz w:val="16"/>
                    <w:szCs w:val="16"/>
                  </w:rPr>
                </w:rPrChange>
              </w:rPr>
            </w:pPr>
            <w:r w:rsidRPr="00184A3A">
              <w:rPr>
                <w:color w:val="000000"/>
                <w:sz w:val="16"/>
                <w:szCs w:val="16"/>
                <w:rPrChange w:id="6730" w:author="Edward Leung" w:date="2017-01-10T12:35:00Z">
                  <w:rPr>
                    <w:color w:val="000000"/>
                    <w:sz w:val="16"/>
                    <w:szCs w:val="16"/>
                  </w:rPr>
                </w:rPrChange>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Change w:id="6731" w:author="Edward Leung" w:date="2017-01-10T12:35:00Z">
                  <w:rPr>
                    <w:rFonts w:cs="Arial"/>
                    <w:sz w:val="16"/>
                    <w:szCs w:val="16"/>
                  </w:rPr>
                </w:rPrChange>
              </w:rPr>
            </w:pPr>
            <w:r w:rsidRPr="00184A3A">
              <w:rPr>
                <w:rFonts w:cs="Arial"/>
                <w:color w:val="000000"/>
                <w:sz w:val="16"/>
                <w:szCs w:val="16"/>
                <w:rPrChange w:id="6732" w:author="Edward Leung" w:date="2017-01-10T12:35:00Z">
                  <w:rPr>
                    <w:rFonts w:cs="Arial"/>
                    <w:color w:val="000000"/>
                    <w:sz w:val="16"/>
                    <w:szCs w:val="16"/>
                  </w:rPr>
                </w:rPrChange>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Change w:id="6733" w:author="Edward Leung" w:date="2017-01-10T12:35:00Z">
                  <w:rPr>
                    <w:color w:val="000000"/>
                    <w:sz w:val="16"/>
                    <w:szCs w:val="16"/>
                  </w:rPr>
                </w:rPrChange>
              </w:rPr>
            </w:pPr>
            <w:r w:rsidRPr="00184A3A">
              <w:rPr>
                <w:color w:val="000000"/>
                <w:sz w:val="16"/>
                <w:szCs w:val="16"/>
                <w:rPrChange w:id="673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Change w:id="6735" w:author="Edward Leung" w:date="2017-01-10T12:35:00Z">
                  <w:rPr>
                    <w:color w:val="000000"/>
                    <w:sz w:val="16"/>
                    <w:szCs w:val="16"/>
                  </w:rPr>
                </w:rPrChange>
              </w:rPr>
            </w:pPr>
            <w:r w:rsidRPr="00184A3A">
              <w:rPr>
                <w:color w:val="000000"/>
                <w:sz w:val="16"/>
                <w:szCs w:val="16"/>
                <w:rPrChange w:id="673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Change w:id="673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Change w:id="6738" w:author="Edward Leung" w:date="2017-01-10T12:35:00Z">
                  <w:rPr>
                    <w:color w:val="000000"/>
                    <w:sz w:val="16"/>
                    <w:szCs w:val="16"/>
                  </w:rPr>
                </w:rPrChange>
              </w:rPr>
            </w:pPr>
            <w:r w:rsidRPr="00184A3A">
              <w:rPr>
                <w:color w:val="000000"/>
                <w:sz w:val="16"/>
                <w:szCs w:val="16"/>
                <w:rPrChange w:id="6739" w:author="Edward Leung" w:date="2017-01-10T12:35:00Z">
                  <w:rPr>
                    <w:color w:val="000000"/>
                    <w:sz w:val="16"/>
                    <w:szCs w:val="16"/>
                  </w:rPr>
                </w:rPrChange>
              </w:rPr>
              <w:t xml:space="preserve">&lt;tableNo&gt;   </w:t>
            </w:r>
            <w:r w:rsidRPr="00184A3A">
              <w:rPr>
                <w:color w:val="000000"/>
                <w:sz w:val="16"/>
                <w:szCs w:val="16"/>
                <w:rPrChange w:id="6740" w:author="Edward Leung" w:date="2017-01-10T12:35:00Z">
                  <w:rPr>
                    <w:color w:val="000000"/>
                    <w:sz w:val="16"/>
                    <w:szCs w:val="16"/>
                  </w:rPr>
                </w:rPrChange>
              </w:rPr>
              <w:br/>
            </w:r>
            <w:r w:rsidR="001D733F" w:rsidRPr="00184A3A">
              <w:rPr>
                <w:color w:val="000000"/>
                <w:sz w:val="16"/>
                <w:szCs w:val="16"/>
                <w:rPrChange w:id="6741" w:author="Edward Leung" w:date="2017-01-10T12:35:00Z">
                  <w:rPr>
                    <w:color w:val="000000"/>
                    <w:sz w:val="16"/>
                    <w:szCs w:val="16"/>
                  </w:rPr>
                </w:rPrChange>
              </w:rPr>
              <w:t>&lt;/</w:t>
            </w:r>
            <w:r w:rsidRPr="00184A3A">
              <w:rPr>
                <w:color w:val="000000"/>
                <w:sz w:val="16"/>
                <w:szCs w:val="16"/>
                <w:rPrChange w:id="6742" w:author="Edward Leung" w:date="2017-01-10T12:35:00Z">
                  <w:rPr>
                    <w:color w:val="000000"/>
                    <w:sz w:val="16"/>
                    <w:szCs w:val="16"/>
                  </w:rPr>
                </w:rPrChange>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Change w:id="6743" w:author="Edward Leung" w:date="2017-01-10T12:35:00Z">
                  <w:rPr>
                    <w:color w:val="000000"/>
                    <w:sz w:val="16"/>
                    <w:szCs w:val="16"/>
                  </w:rPr>
                </w:rPrChange>
              </w:rPr>
            </w:pPr>
            <w:r w:rsidRPr="00184A3A">
              <w:rPr>
                <w:color w:val="000000"/>
                <w:sz w:val="16"/>
                <w:szCs w:val="16"/>
                <w:rPrChange w:id="6744" w:author="Edward Leung" w:date="2017-01-10T12:35:00Z">
                  <w:rPr>
                    <w:color w:val="000000"/>
                    <w:sz w:val="16"/>
                    <w:szCs w:val="16"/>
                  </w:rPr>
                </w:rPrChange>
              </w:rPr>
              <w:t>{"tableNo":""}</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Change w:id="6745" w:author="Edward Leung" w:date="2017-01-10T12:35:00Z">
                  <w:rPr>
                    <w:color w:val="000000"/>
                    <w:sz w:val="16"/>
                    <w:szCs w:val="16"/>
                  </w:rPr>
                </w:rPrChange>
              </w:rPr>
            </w:pPr>
            <w:r w:rsidRPr="00184A3A">
              <w:rPr>
                <w:color w:val="000000"/>
                <w:sz w:val="16"/>
                <w:szCs w:val="16"/>
                <w:rPrChange w:id="6746" w:author="Edward Leung" w:date="2017-01-10T12:35:00Z">
                  <w:rPr>
                    <w:color w:val="000000"/>
                    <w:sz w:val="16"/>
                    <w:szCs w:val="16"/>
                  </w:rPr>
                </w:rPrChange>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Change w:id="6747" w:author="Edward Leung" w:date="2017-01-10T12:35:00Z">
                  <w:rPr>
                    <w:color w:val="000000"/>
                    <w:sz w:val="16"/>
                    <w:szCs w:val="16"/>
                  </w:rPr>
                </w:rPrChange>
              </w:rPr>
            </w:pPr>
            <w:r w:rsidRPr="00184A3A">
              <w:rPr>
                <w:color w:val="000000"/>
                <w:sz w:val="16"/>
                <w:szCs w:val="16"/>
                <w:rPrChange w:id="6748" w:author="Edward Leung" w:date="2017-01-10T12:35:00Z">
                  <w:rPr>
                    <w:color w:val="000000"/>
                    <w:sz w:val="16"/>
                    <w:szCs w:val="16"/>
                  </w:rPr>
                </w:rPrChange>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Change w:id="6749" w:author="Edward Leung" w:date="2017-01-10T12:35:00Z">
                  <w:rPr>
                    <w:rFonts w:cs="Arial"/>
                    <w:sz w:val="16"/>
                    <w:szCs w:val="16"/>
                  </w:rPr>
                </w:rPrChange>
              </w:rPr>
            </w:pPr>
            <w:r w:rsidRPr="00184A3A">
              <w:rPr>
                <w:rFonts w:cs="Arial"/>
                <w:color w:val="000000"/>
                <w:sz w:val="16"/>
                <w:szCs w:val="16"/>
                <w:rPrChange w:id="6750" w:author="Edward Leung" w:date="2017-01-10T12:35:00Z">
                  <w:rPr>
                    <w:rFonts w:cs="Arial"/>
                    <w:color w:val="000000"/>
                    <w:sz w:val="16"/>
                    <w:szCs w:val="16"/>
                  </w:rPr>
                </w:rPrChange>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Change w:id="6751" w:author="Edward Leung" w:date="2017-01-10T12:35:00Z">
                  <w:rPr>
                    <w:color w:val="000000"/>
                    <w:sz w:val="16"/>
                    <w:szCs w:val="16"/>
                  </w:rPr>
                </w:rPrChange>
              </w:rPr>
            </w:pPr>
            <w:r w:rsidRPr="00184A3A">
              <w:rPr>
                <w:color w:val="000000"/>
                <w:sz w:val="16"/>
                <w:szCs w:val="16"/>
                <w:rPrChange w:id="675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Change w:id="6753" w:author="Edward Leung" w:date="2017-01-10T12:35:00Z">
                  <w:rPr>
                    <w:color w:val="000000"/>
                    <w:sz w:val="16"/>
                    <w:szCs w:val="16"/>
                  </w:rPr>
                </w:rPrChange>
              </w:rPr>
            </w:pPr>
            <w:r w:rsidRPr="00184A3A">
              <w:rPr>
                <w:color w:val="000000"/>
                <w:sz w:val="16"/>
                <w:szCs w:val="16"/>
                <w:rPrChange w:id="6754"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Change w:id="6755"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Change w:id="6756" w:author="Edward Leung" w:date="2017-01-10T12:35:00Z">
                  <w:rPr>
                    <w:color w:val="000000"/>
                    <w:sz w:val="16"/>
                    <w:szCs w:val="16"/>
                  </w:rPr>
                </w:rPrChange>
              </w:rPr>
            </w:pPr>
            <w:r w:rsidRPr="00184A3A">
              <w:rPr>
                <w:color w:val="000000"/>
                <w:sz w:val="16"/>
                <w:szCs w:val="16"/>
                <w:rPrChange w:id="6757" w:author="Edward Leung" w:date="2017-01-10T12:35:00Z">
                  <w:rPr>
                    <w:color w:val="000000"/>
                    <w:sz w:val="16"/>
                    <w:szCs w:val="16"/>
                  </w:rPr>
                </w:rPrChange>
              </w:rPr>
              <w:t xml:space="preserve">&lt;guest&gt;   </w:t>
            </w:r>
            <w:r w:rsidRPr="00184A3A">
              <w:rPr>
                <w:color w:val="000000"/>
                <w:sz w:val="16"/>
                <w:szCs w:val="16"/>
                <w:rPrChange w:id="6758" w:author="Edward Leung" w:date="2017-01-10T12:35:00Z">
                  <w:rPr>
                    <w:color w:val="000000"/>
                    <w:sz w:val="16"/>
                    <w:szCs w:val="16"/>
                  </w:rPr>
                </w:rPrChange>
              </w:rPr>
              <w:br/>
            </w:r>
            <w:r w:rsidR="001D733F" w:rsidRPr="00184A3A">
              <w:rPr>
                <w:color w:val="000000"/>
                <w:sz w:val="16"/>
                <w:szCs w:val="16"/>
                <w:rPrChange w:id="6759" w:author="Edward Leung" w:date="2017-01-10T12:35:00Z">
                  <w:rPr>
                    <w:color w:val="000000"/>
                    <w:sz w:val="16"/>
                    <w:szCs w:val="16"/>
                  </w:rPr>
                </w:rPrChange>
              </w:rPr>
              <w:t>&lt;/</w:t>
            </w:r>
            <w:r w:rsidRPr="00184A3A">
              <w:rPr>
                <w:color w:val="000000"/>
                <w:sz w:val="16"/>
                <w:szCs w:val="16"/>
                <w:rPrChange w:id="6760" w:author="Edward Leung" w:date="2017-01-10T12:35:00Z">
                  <w:rPr>
                    <w:color w:val="000000"/>
                    <w:sz w:val="16"/>
                    <w:szCs w:val="16"/>
                  </w:rPr>
                </w:rPrChange>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Change w:id="6761" w:author="Edward Leung" w:date="2017-01-10T12:35:00Z">
                  <w:rPr>
                    <w:color w:val="000000"/>
                    <w:sz w:val="16"/>
                    <w:szCs w:val="16"/>
                  </w:rPr>
                </w:rPrChange>
              </w:rPr>
            </w:pPr>
            <w:r w:rsidRPr="00184A3A">
              <w:rPr>
                <w:color w:val="000000"/>
                <w:sz w:val="16"/>
                <w:szCs w:val="16"/>
                <w:rPrChange w:id="6762" w:author="Edward Leung" w:date="2017-01-10T12:35:00Z">
                  <w:rPr>
                    <w:color w:val="000000"/>
                    <w:sz w:val="16"/>
                    <w:szCs w:val="16"/>
                  </w:rPr>
                </w:rPrChange>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Change w:id="6763" w:author="Edward Leung" w:date="2017-01-10T12:35:00Z">
                  <w:rPr>
                    <w:color w:val="000000"/>
                    <w:sz w:val="16"/>
                    <w:szCs w:val="16"/>
                  </w:rPr>
                </w:rPrChange>
              </w:rPr>
            </w:pPr>
            <w:r w:rsidRPr="00184A3A">
              <w:rPr>
                <w:color w:val="000000"/>
                <w:sz w:val="16"/>
                <w:szCs w:val="16"/>
                <w:rPrChange w:id="6764" w:author="Edward Leung" w:date="2017-01-10T12:35:00Z">
                  <w:rPr>
                    <w:color w:val="000000"/>
                    <w:sz w:val="16"/>
                    <w:szCs w:val="16"/>
                  </w:rPr>
                </w:rPrChange>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Change w:id="6765" w:author="Edward Leung" w:date="2017-01-10T12:35:00Z">
                  <w:rPr>
                    <w:rFonts w:cs="Arial"/>
                    <w:sz w:val="16"/>
                    <w:szCs w:val="16"/>
                  </w:rPr>
                </w:rPrChange>
              </w:rPr>
            </w:pPr>
            <w:r w:rsidRPr="00184A3A">
              <w:rPr>
                <w:rFonts w:cs="Arial"/>
                <w:sz w:val="16"/>
                <w:szCs w:val="16"/>
                <w:rPrChange w:id="6766" w:author="Edward Leung" w:date="2017-01-10T12:35:00Z">
                  <w:rPr>
                    <w:rFonts w:cs="Arial"/>
                    <w:sz w:val="16"/>
                    <w:szCs w:val="16"/>
                  </w:rPr>
                </w:rPrChange>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Change w:id="6767" w:author="Edward Leung" w:date="2017-01-10T12:35:00Z">
                  <w:rPr>
                    <w:rFonts w:cs="Arial"/>
                    <w:sz w:val="16"/>
                    <w:szCs w:val="16"/>
                  </w:rPr>
                </w:rPrChange>
              </w:rPr>
            </w:pPr>
            <w:r w:rsidRPr="00184A3A">
              <w:rPr>
                <w:rFonts w:cs="Arial"/>
                <w:color w:val="000000"/>
                <w:sz w:val="16"/>
                <w:szCs w:val="16"/>
                <w:rPrChange w:id="6768" w:author="Edward Leung" w:date="2017-01-10T12:35:00Z">
                  <w:rPr>
                    <w:rFonts w:cs="Arial"/>
                    <w:color w:val="000000"/>
                    <w:sz w:val="16"/>
                    <w:szCs w:val="16"/>
                  </w:rPr>
                </w:rPrChange>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Change w:id="6769" w:author="Edward Leung" w:date="2017-01-10T12:35:00Z">
                  <w:rPr>
                    <w:color w:val="000000"/>
                    <w:sz w:val="16"/>
                    <w:szCs w:val="16"/>
                  </w:rPr>
                </w:rPrChange>
              </w:rPr>
            </w:pPr>
            <w:r w:rsidRPr="00184A3A">
              <w:rPr>
                <w:color w:val="000000"/>
                <w:sz w:val="16"/>
                <w:szCs w:val="16"/>
                <w:rPrChange w:id="677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Change w:id="6771" w:author="Edward Leung" w:date="2017-01-10T12:35:00Z">
                  <w:rPr>
                    <w:color w:val="000000"/>
                    <w:sz w:val="16"/>
                    <w:szCs w:val="16"/>
                  </w:rPr>
                </w:rPrChange>
              </w:rPr>
            </w:pPr>
            <w:r w:rsidRPr="00184A3A">
              <w:rPr>
                <w:color w:val="000000"/>
                <w:sz w:val="16"/>
                <w:szCs w:val="16"/>
                <w:rPrChange w:id="6772"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Change w:id="6773"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Change w:id="6774" w:author="Edward Leung" w:date="2017-01-10T12:35:00Z">
                  <w:rPr>
                    <w:color w:val="000000"/>
                    <w:sz w:val="16"/>
                    <w:szCs w:val="16"/>
                  </w:rPr>
                </w:rPrChange>
              </w:rPr>
            </w:pPr>
            <w:r w:rsidRPr="00184A3A">
              <w:rPr>
                <w:color w:val="000000"/>
                <w:sz w:val="16"/>
                <w:szCs w:val="16"/>
                <w:rPrChange w:id="6775" w:author="Edward Leung" w:date="2017-01-10T12:35:00Z">
                  <w:rPr>
                    <w:color w:val="000000"/>
                    <w:sz w:val="16"/>
                    <w:szCs w:val="16"/>
                  </w:rPr>
                </w:rPrChange>
              </w:rPr>
              <w:t>&lt;printTimes&gt;</w:t>
            </w:r>
          </w:p>
          <w:p w14:paraId="77B88D96" w14:textId="5AF022BA" w:rsidR="007E4470" w:rsidRPr="00184A3A" w:rsidRDefault="001D733F" w:rsidP="001D733F">
            <w:pPr>
              <w:spacing w:after="0"/>
              <w:rPr>
                <w:color w:val="000000"/>
                <w:sz w:val="16"/>
                <w:szCs w:val="16"/>
                <w:rPrChange w:id="6776" w:author="Edward Leung" w:date="2017-01-10T12:35:00Z">
                  <w:rPr>
                    <w:color w:val="000000"/>
                    <w:sz w:val="16"/>
                    <w:szCs w:val="16"/>
                  </w:rPr>
                </w:rPrChange>
              </w:rPr>
            </w:pPr>
            <w:r w:rsidRPr="00184A3A">
              <w:rPr>
                <w:color w:val="000000"/>
                <w:sz w:val="16"/>
                <w:szCs w:val="16"/>
                <w:rPrChange w:id="6777" w:author="Edward Leung" w:date="2017-01-10T12:35:00Z">
                  <w:rPr>
                    <w:color w:val="000000"/>
                    <w:sz w:val="16"/>
                    <w:szCs w:val="16"/>
                  </w:rPr>
                </w:rPrChange>
              </w:rPr>
              <w:t>&lt;/</w:t>
            </w:r>
            <w:r w:rsidR="007E4470" w:rsidRPr="00184A3A">
              <w:rPr>
                <w:color w:val="000000"/>
                <w:sz w:val="16"/>
                <w:szCs w:val="16"/>
                <w:rPrChange w:id="6778" w:author="Edward Leung" w:date="2017-01-10T12:35:00Z">
                  <w:rPr>
                    <w:color w:val="000000"/>
                    <w:sz w:val="16"/>
                    <w:szCs w:val="16"/>
                  </w:rPr>
                </w:rPrChange>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Change w:id="6779" w:author="Edward Leung" w:date="2017-01-10T12:35:00Z">
                  <w:rPr>
                    <w:color w:val="000000"/>
                    <w:sz w:val="16"/>
                    <w:szCs w:val="16"/>
                  </w:rPr>
                </w:rPrChange>
              </w:rPr>
            </w:pPr>
            <w:r w:rsidRPr="00184A3A">
              <w:rPr>
                <w:color w:val="000000"/>
                <w:sz w:val="16"/>
                <w:szCs w:val="16"/>
                <w:rPrChange w:id="6780" w:author="Edward Leung" w:date="2017-01-10T12:35:00Z">
                  <w:rPr>
                    <w:color w:val="000000"/>
                    <w:sz w:val="16"/>
                    <w:szCs w:val="16"/>
                  </w:rPr>
                </w:rPrChange>
              </w:rPr>
              <w:t>{"printTimes":""}</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Change w:id="6781" w:author="Edward Leung" w:date="2017-01-10T12:35:00Z">
                  <w:rPr>
                    <w:color w:val="000000"/>
                    <w:sz w:val="16"/>
                    <w:szCs w:val="16"/>
                  </w:rPr>
                </w:rPrChange>
              </w:rPr>
            </w:pPr>
            <w:r w:rsidRPr="00184A3A">
              <w:rPr>
                <w:color w:val="000000"/>
                <w:sz w:val="16"/>
                <w:szCs w:val="16"/>
                <w:rPrChange w:id="6782" w:author="Edward Leung" w:date="2017-01-10T12:35:00Z">
                  <w:rPr>
                    <w:color w:val="000000"/>
                    <w:sz w:val="16"/>
                    <w:szCs w:val="16"/>
                  </w:rPr>
                </w:rPrChange>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Change w:id="6783" w:author="Edward Leung" w:date="2017-01-10T12:35:00Z">
                  <w:rPr>
                    <w:rFonts w:cs="Arial"/>
                    <w:sz w:val="16"/>
                    <w:szCs w:val="16"/>
                  </w:rPr>
                </w:rPrChange>
              </w:rPr>
            </w:pPr>
            <w:r w:rsidRPr="00184A3A">
              <w:rPr>
                <w:sz w:val="16"/>
                <w:szCs w:val="16"/>
                <w:rPrChange w:id="6784" w:author="Edward Leung" w:date="2017-01-10T12:35:00Z">
                  <w:rPr>
                    <w:sz w:val="16"/>
                    <w:szCs w:val="16"/>
                  </w:rPr>
                </w:rPrChange>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Change w:id="6785" w:author="Edward Leung" w:date="2017-01-10T12:35:00Z">
                  <w:rPr>
                    <w:rFonts w:cs="Arial"/>
                    <w:sz w:val="16"/>
                    <w:szCs w:val="16"/>
                  </w:rPr>
                </w:rPrChange>
              </w:rPr>
            </w:pPr>
            <w:r w:rsidRPr="00184A3A">
              <w:rPr>
                <w:rFonts w:cs="Arial"/>
                <w:color w:val="000000"/>
                <w:sz w:val="16"/>
                <w:szCs w:val="16"/>
                <w:rPrChange w:id="6786" w:author="Edward Leung" w:date="2017-01-10T12:35:00Z">
                  <w:rPr>
                    <w:rFonts w:cs="Arial"/>
                    <w:color w:val="000000"/>
                    <w:sz w:val="16"/>
                    <w:szCs w:val="16"/>
                  </w:rPr>
                </w:rPrChange>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Change w:id="6787" w:author="Edward Leung" w:date="2017-01-10T12:35:00Z">
                  <w:rPr>
                    <w:color w:val="000000"/>
                    <w:sz w:val="16"/>
                    <w:szCs w:val="16"/>
                  </w:rPr>
                </w:rPrChange>
              </w:rPr>
            </w:pPr>
            <w:r w:rsidRPr="00184A3A">
              <w:rPr>
                <w:color w:val="000000"/>
                <w:sz w:val="16"/>
                <w:szCs w:val="16"/>
                <w:rPrChange w:id="6788"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Change w:id="6789" w:author="Edward Leung" w:date="2017-01-10T12:35:00Z">
                  <w:rPr>
                    <w:color w:val="000000"/>
                    <w:sz w:val="16"/>
                    <w:szCs w:val="16"/>
                  </w:rPr>
                </w:rPrChange>
              </w:rPr>
            </w:pPr>
            <w:r w:rsidRPr="00184A3A">
              <w:rPr>
                <w:color w:val="000000"/>
                <w:sz w:val="16"/>
                <w:szCs w:val="16"/>
                <w:rPrChange w:id="679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184A3A" w:rsidRDefault="007E4470" w:rsidP="007C4FAF">
            <w:pPr>
              <w:spacing w:after="0"/>
              <w:rPr>
                <w:color w:val="FF0000"/>
                <w:sz w:val="16"/>
                <w:szCs w:val="16"/>
                <w:rPrChange w:id="6791" w:author="Edward Leung" w:date="2017-01-10T12:35:00Z">
                  <w:rPr>
                    <w:color w:val="FF0000"/>
                    <w:sz w:val="16"/>
                    <w:szCs w:val="16"/>
                    <w:lang w:val="en-GB"/>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Change w:id="6792" w:author="Edward Leung" w:date="2017-01-10T12:35:00Z">
                  <w:rPr>
                    <w:color w:val="000000"/>
                    <w:sz w:val="16"/>
                    <w:szCs w:val="16"/>
                  </w:rPr>
                </w:rPrChange>
              </w:rPr>
            </w:pPr>
            <w:r w:rsidRPr="00184A3A">
              <w:rPr>
                <w:color w:val="000000"/>
                <w:sz w:val="16"/>
                <w:szCs w:val="16"/>
                <w:rPrChange w:id="6793" w:author="Edward Leung" w:date="2017-01-10T12:35:00Z">
                  <w:rPr>
                    <w:color w:val="000000"/>
                    <w:sz w:val="16"/>
                    <w:szCs w:val="16"/>
                  </w:rPr>
                </w:rPrChange>
              </w:rPr>
              <w:t xml:space="preserve">&lt;printUserId1&gt;   </w:t>
            </w:r>
            <w:r w:rsidRPr="00184A3A">
              <w:rPr>
                <w:color w:val="000000"/>
                <w:sz w:val="16"/>
                <w:szCs w:val="16"/>
                <w:rPrChange w:id="6794" w:author="Edward Leung" w:date="2017-01-10T12:35:00Z">
                  <w:rPr>
                    <w:color w:val="000000"/>
                    <w:sz w:val="16"/>
                    <w:szCs w:val="16"/>
                  </w:rPr>
                </w:rPrChange>
              </w:rPr>
              <w:br/>
            </w:r>
            <w:r w:rsidR="001D733F" w:rsidRPr="00184A3A">
              <w:rPr>
                <w:color w:val="000000"/>
                <w:sz w:val="16"/>
                <w:szCs w:val="16"/>
                <w:rPrChange w:id="6795" w:author="Edward Leung" w:date="2017-01-10T12:35:00Z">
                  <w:rPr>
                    <w:color w:val="000000"/>
                    <w:sz w:val="16"/>
                    <w:szCs w:val="16"/>
                  </w:rPr>
                </w:rPrChange>
              </w:rPr>
              <w:t>&lt;/</w:t>
            </w:r>
            <w:r w:rsidRPr="00184A3A">
              <w:rPr>
                <w:color w:val="000000"/>
                <w:sz w:val="16"/>
                <w:szCs w:val="16"/>
                <w:rPrChange w:id="6796" w:author="Edward Leung" w:date="2017-01-10T12:35:00Z">
                  <w:rPr>
                    <w:color w:val="000000"/>
                    <w:sz w:val="16"/>
                    <w:szCs w:val="16"/>
                  </w:rPr>
                </w:rPrChange>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Change w:id="6797" w:author="Edward Leung" w:date="2017-01-10T12:35:00Z">
                  <w:rPr>
                    <w:color w:val="000000"/>
                    <w:sz w:val="16"/>
                    <w:szCs w:val="16"/>
                  </w:rPr>
                </w:rPrChange>
              </w:rPr>
            </w:pPr>
            <w:r w:rsidRPr="00184A3A">
              <w:rPr>
                <w:color w:val="000000"/>
                <w:sz w:val="16"/>
                <w:szCs w:val="16"/>
                <w:rPrChange w:id="6798" w:author="Edward Leung" w:date="2017-01-10T12:35:00Z">
                  <w:rPr>
                    <w:color w:val="000000"/>
                    <w:sz w:val="16"/>
                    <w:szCs w:val="16"/>
                  </w:rPr>
                </w:rPrChange>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Change w:id="6799" w:author="Edward Leung" w:date="2017-01-10T12:35:00Z">
                  <w:rPr>
                    <w:color w:val="000000"/>
                    <w:sz w:val="16"/>
                    <w:szCs w:val="16"/>
                  </w:rPr>
                </w:rPrChange>
              </w:rPr>
            </w:pPr>
            <w:r w:rsidRPr="00184A3A">
              <w:rPr>
                <w:color w:val="000000"/>
                <w:sz w:val="16"/>
                <w:szCs w:val="16"/>
                <w:rPrChange w:id="6800" w:author="Edward Leung" w:date="2017-01-10T12:35:00Z">
                  <w:rPr>
                    <w:color w:val="000000"/>
                    <w:sz w:val="16"/>
                    <w:szCs w:val="16"/>
                  </w:rPr>
                </w:rPrChange>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Change w:id="6801" w:author="Edward Leung" w:date="2017-01-10T12:35:00Z">
                  <w:rPr>
                    <w:rFonts w:cs="Arial"/>
                    <w:sz w:val="16"/>
                    <w:szCs w:val="16"/>
                  </w:rPr>
                </w:rPrChange>
              </w:rPr>
            </w:pPr>
            <w:r w:rsidRPr="00184A3A">
              <w:rPr>
                <w:sz w:val="16"/>
                <w:szCs w:val="16"/>
                <w:rPrChange w:id="6802" w:author="Edward Leung" w:date="2017-01-10T12:35:00Z">
                  <w:rPr>
                    <w:sz w:val="16"/>
                    <w:szCs w:val="16"/>
                  </w:rPr>
                </w:rPrChange>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Change w:id="6803" w:author="Edward Leung" w:date="2017-01-10T12:35:00Z">
                  <w:rPr>
                    <w:rFonts w:cs="Arial"/>
                    <w:sz w:val="16"/>
                    <w:szCs w:val="16"/>
                  </w:rPr>
                </w:rPrChange>
              </w:rPr>
            </w:pPr>
            <w:r w:rsidRPr="00184A3A">
              <w:rPr>
                <w:rFonts w:cs="Arial"/>
                <w:color w:val="000000"/>
                <w:sz w:val="16"/>
                <w:szCs w:val="16"/>
                <w:rPrChange w:id="6804" w:author="Edward Leung" w:date="2017-01-10T12:35:00Z">
                  <w:rPr>
                    <w:rFonts w:cs="Arial"/>
                    <w:color w:val="000000"/>
                    <w:sz w:val="16"/>
                    <w:szCs w:val="16"/>
                  </w:rPr>
                </w:rPrChange>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Change w:id="6805" w:author="Edward Leung" w:date="2017-01-10T12:35:00Z">
                  <w:rPr>
                    <w:color w:val="000000"/>
                    <w:sz w:val="16"/>
                    <w:szCs w:val="16"/>
                  </w:rPr>
                </w:rPrChange>
              </w:rPr>
            </w:pPr>
            <w:r w:rsidRPr="00184A3A">
              <w:rPr>
                <w:color w:val="000000"/>
                <w:sz w:val="16"/>
                <w:szCs w:val="16"/>
                <w:rPrChange w:id="6806"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Change w:id="6807" w:author="Edward Leung" w:date="2017-01-10T12:35:00Z">
                  <w:rPr>
                    <w:color w:val="000000"/>
                    <w:sz w:val="16"/>
                    <w:szCs w:val="16"/>
                  </w:rPr>
                </w:rPrChange>
              </w:rPr>
            </w:pPr>
            <w:r w:rsidRPr="00184A3A">
              <w:rPr>
                <w:color w:val="000000"/>
                <w:sz w:val="16"/>
                <w:szCs w:val="16"/>
                <w:rPrChange w:id="680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184A3A" w:rsidRDefault="007E4470" w:rsidP="007C4FAF">
            <w:pPr>
              <w:spacing w:after="0"/>
              <w:rPr>
                <w:color w:val="FF0000"/>
                <w:sz w:val="16"/>
                <w:szCs w:val="16"/>
                <w:rPrChange w:id="6809" w:author="Edward Leung" w:date="2017-01-10T12:35:00Z">
                  <w:rPr>
                    <w:color w:val="FF0000"/>
                    <w:sz w:val="16"/>
                    <w:szCs w:val="16"/>
                    <w:lang w:val="en-GB"/>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Change w:id="6810" w:author="Edward Leung" w:date="2017-01-10T12:35:00Z">
                  <w:rPr>
                    <w:color w:val="000000"/>
                    <w:sz w:val="16"/>
                    <w:szCs w:val="16"/>
                  </w:rPr>
                </w:rPrChange>
              </w:rPr>
            </w:pPr>
            <w:r w:rsidRPr="00184A3A">
              <w:rPr>
                <w:color w:val="000000"/>
                <w:sz w:val="16"/>
                <w:szCs w:val="16"/>
                <w:rPrChange w:id="6811" w:author="Edward Leung" w:date="2017-01-10T12:35:00Z">
                  <w:rPr>
                    <w:color w:val="000000"/>
                    <w:sz w:val="16"/>
                    <w:szCs w:val="16"/>
                  </w:rPr>
                </w:rPrChange>
              </w:rPr>
              <w:t xml:space="preserve">&lt;printUserId2&gt;   </w:t>
            </w:r>
            <w:r w:rsidRPr="00184A3A">
              <w:rPr>
                <w:color w:val="000000"/>
                <w:sz w:val="16"/>
                <w:szCs w:val="16"/>
                <w:rPrChange w:id="6812" w:author="Edward Leung" w:date="2017-01-10T12:35:00Z">
                  <w:rPr>
                    <w:color w:val="000000"/>
                    <w:sz w:val="16"/>
                    <w:szCs w:val="16"/>
                  </w:rPr>
                </w:rPrChange>
              </w:rPr>
              <w:br/>
            </w:r>
            <w:r w:rsidR="001D733F" w:rsidRPr="00184A3A">
              <w:rPr>
                <w:color w:val="000000"/>
                <w:sz w:val="16"/>
                <w:szCs w:val="16"/>
                <w:rPrChange w:id="6813" w:author="Edward Leung" w:date="2017-01-10T12:35:00Z">
                  <w:rPr>
                    <w:color w:val="000000"/>
                    <w:sz w:val="16"/>
                    <w:szCs w:val="16"/>
                  </w:rPr>
                </w:rPrChange>
              </w:rPr>
              <w:t>&lt;/</w:t>
            </w:r>
            <w:r w:rsidRPr="00184A3A">
              <w:rPr>
                <w:color w:val="000000"/>
                <w:sz w:val="16"/>
                <w:szCs w:val="16"/>
                <w:rPrChange w:id="6814" w:author="Edward Leung" w:date="2017-01-10T12:35:00Z">
                  <w:rPr>
                    <w:color w:val="000000"/>
                    <w:sz w:val="16"/>
                    <w:szCs w:val="16"/>
                  </w:rPr>
                </w:rPrChange>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Change w:id="6815" w:author="Edward Leung" w:date="2017-01-10T12:35:00Z">
                  <w:rPr>
                    <w:color w:val="000000"/>
                    <w:sz w:val="16"/>
                    <w:szCs w:val="16"/>
                  </w:rPr>
                </w:rPrChange>
              </w:rPr>
            </w:pPr>
            <w:r w:rsidRPr="00184A3A">
              <w:rPr>
                <w:color w:val="000000"/>
                <w:sz w:val="16"/>
                <w:szCs w:val="16"/>
                <w:rPrChange w:id="6816" w:author="Edward Leung" w:date="2017-01-10T12:35:00Z">
                  <w:rPr>
                    <w:color w:val="000000"/>
                    <w:sz w:val="16"/>
                    <w:szCs w:val="16"/>
                  </w:rPr>
                </w:rPrChange>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Change w:id="6817" w:author="Edward Leung" w:date="2017-01-10T12:35:00Z">
                  <w:rPr>
                    <w:color w:val="000000"/>
                    <w:sz w:val="16"/>
                    <w:szCs w:val="16"/>
                  </w:rPr>
                </w:rPrChange>
              </w:rPr>
            </w:pPr>
            <w:r w:rsidRPr="00184A3A">
              <w:rPr>
                <w:color w:val="000000"/>
                <w:sz w:val="16"/>
                <w:szCs w:val="16"/>
                <w:rPrChange w:id="6818" w:author="Edward Leung" w:date="2017-01-10T12:35:00Z">
                  <w:rPr>
                    <w:color w:val="000000"/>
                    <w:sz w:val="16"/>
                    <w:szCs w:val="16"/>
                  </w:rPr>
                </w:rPrChange>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Change w:id="6819" w:author="Edward Leung" w:date="2017-01-10T12:35:00Z">
                  <w:rPr>
                    <w:rFonts w:cs="Arial"/>
                    <w:sz w:val="16"/>
                    <w:szCs w:val="16"/>
                  </w:rPr>
                </w:rPrChange>
              </w:rPr>
            </w:pPr>
            <w:r w:rsidRPr="00184A3A">
              <w:rPr>
                <w:sz w:val="16"/>
                <w:szCs w:val="16"/>
                <w:rPrChange w:id="6820" w:author="Edward Leung" w:date="2017-01-10T12:35:00Z">
                  <w:rPr>
                    <w:sz w:val="16"/>
                    <w:szCs w:val="16"/>
                  </w:rPr>
                </w:rPrChange>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Change w:id="6821" w:author="Edward Leung" w:date="2017-01-10T12:35:00Z">
                  <w:rPr>
                    <w:rFonts w:cs="Arial"/>
                    <w:sz w:val="16"/>
                    <w:szCs w:val="16"/>
                  </w:rPr>
                </w:rPrChange>
              </w:rPr>
            </w:pPr>
            <w:r w:rsidRPr="00184A3A">
              <w:rPr>
                <w:rFonts w:cs="Arial"/>
                <w:color w:val="000000"/>
                <w:sz w:val="16"/>
                <w:szCs w:val="16"/>
                <w:rPrChange w:id="6822" w:author="Edward Leung" w:date="2017-01-10T12:35:00Z">
                  <w:rPr>
                    <w:rFonts w:cs="Arial"/>
                    <w:color w:val="000000"/>
                    <w:sz w:val="16"/>
                    <w:szCs w:val="16"/>
                  </w:rPr>
                </w:rPrChange>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Change w:id="6823" w:author="Edward Leung" w:date="2017-01-10T12:35:00Z">
                  <w:rPr>
                    <w:color w:val="000000"/>
                    <w:sz w:val="16"/>
                    <w:szCs w:val="16"/>
                  </w:rPr>
                </w:rPrChange>
              </w:rPr>
            </w:pPr>
            <w:r w:rsidRPr="00184A3A">
              <w:rPr>
                <w:color w:val="000000"/>
                <w:sz w:val="16"/>
                <w:szCs w:val="16"/>
                <w:rPrChange w:id="6824"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Change w:id="6825" w:author="Edward Leung" w:date="2017-01-10T12:35:00Z">
                  <w:rPr>
                    <w:color w:val="000000"/>
                    <w:sz w:val="16"/>
                    <w:szCs w:val="16"/>
                  </w:rPr>
                </w:rPrChange>
              </w:rPr>
            </w:pPr>
            <w:r w:rsidRPr="00184A3A">
              <w:rPr>
                <w:color w:val="000000"/>
                <w:sz w:val="16"/>
                <w:szCs w:val="16"/>
                <w:rPrChange w:id="682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Change w:id="6827" w:author="Edward Leung" w:date="2017-01-10T12:35:00Z">
                  <w:rPr>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Change w:id="6828" w:author="Edward Leung" w:date="2017-01-10T12:35:00Z">
                  <w:rPr>
                    <w:color w:val="000000"/>
                    <w:sz w:val="16"/>
                    <w:szCs w:val="16"/>
                  </w:rPr>
                </w:rPrChange>
              </w:rPr>
            </w:pPr>
            <w:r w:rsidRPr="00184A3A">
              <w:rPr>
                <w:color w:val="000000"/>
                <w:sz w:val="16"/>
                <w:szCs w:val="16"/>
                <w:rPrChange w:id="6829" w:author="Edward Leung" w:date="2017-01-10T12:35:00Z">
                  <w:rPr>
                    <w:color w:val="000000"/>
                    <w:sz w:val="16"/>
                    <w:szCs w:val="16"/>
                  </w:rPr>
                </w:rPrChange>
              </w:rPr>
              <w:t xml:space="preserve">&lt;printUserId3&gt;   </w:t>
            </w:r>
            <w:r w:rsidRPr="00184A3A">
              <w:rPr>
                <w:color w:val="000000"/>
                <w:sz w:val="16"/>
                <w:szCs w:val="16"/>
                <w:rPrChange w:id="6830" w:author="Edward Leung" w:date="2017-01-10T12:35:00Z">
                  <w:rPr>
                    <w:color w:val="000000"/>
                    <w:sz w:val="16"/>
                    <w:szCs w:val="16"/>
                  </w:rPr>
                </w:rPrChange>
              </w:rPr>
              <w:br/>
            </w:r>
            <w:r w:rsidR="001D733F" w:rsidRPr="00184A3A">
              <w:rPr>
                <w:color w:val="000000"/>
                <w:sz w:val="16"/>
                <w:szCs w:val="16"/>
                <w:rPrChange w:id="6831" w:author="Edward Leung" w:date="2017-01-10T12:35:00Z">
                  <w:rPr>
                    <w:color w:val="000000"/>
                    <w:sz w:val="16"/>
                    <w:szCs w:val="16"/>
                  </w:rPr>
                </w:rPrChange>
              </w:rPr>
              <w:t>&lt;/</w:t>
            </w:r>
            <w:r w:rsidRPr="00184A3A">
              <w:rPr>
                <w:color w:val="000000"/>
                <w:sz w:val="16"/>
                <w:szCs w:val="16"/>
                <w:rPrChange w:id="6832" w:author="Edward Leung" w:date="2017-01-10T12:35:00Z">
                  <w:rPr>
                    <w:color w:val="000000"/>
                    <w:sz w:val="16"/>
                    <w:szCs w:val="16"/>
                  </w:rPr>
                </w:rPrChange>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Change w:id="6833" w:author="Edward Leung" w:date="2017-01-10T12:35:00Z">
                  <w:rPr>
                    <w:color w:val="000000"/>
                    <w:sz w:val="16"/>
                    <w:szCs w:val="16"/>
                  </w:rPr>
                </w:rPrChange>
              </w:rPr>
            </w:pPr>
            <w:r w:rsidRPr="00184A3A">
              <w:rPr>
                <w:color w:val="000000"/>
                <w:sz w:val="16"/>
                <w:szCs w:val="16"/>
                <w:rPrChange w:id="6834" w:author="Edward Leung" w:date="2017-01-10T12:35:00Z">
                  <w:rPr>
                    <w:color w:val="000000"/>
                    <w:sz w:val="16"/>
                    <w:szCs w:val="16"/>
                  </w:rPr>
                </w:rPrChange>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Change w:id="6835" w:author="Edward Leung" w:date="2017-01-10T12:35:00Z">
                  <w:rPr>
                    <w:color w:val="000000"/>
                    <w:sz w:val="16"/>
                    <w:szCs w:val="16"/>
                  </w:rPr>
                </w:rPrChange>
              </w:rPr>
            </w:pPr>
            <w:r w:rsidRPr="00184A3A">
              <w:rPr>
                <w:color w:val="000000"/>
                <w:sz w:val="16"/>
                <w:szCs w:val="16"/>
                <w:rPrChange w:id="6836" w:author="Edward Leung" w:date="2017-01-10T12:35:00Z">
                  <w:rPr>
                    <w:color w:val="000000"/>
                    <w:sz w:val="16"/>
                    <w:szCs w:val="16"/>
                  </w:rPr>
                </w:rPrChange>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Change w:id="6837" w:author="Edward Leung" w:date="2017-01-10T12:35:00Z">
                  <w:rPr>
                    <w:rFonts w:cs="Arial"/>
                    <w:sz w:val="16"/>
                    <w:szCs w:val="16"/>
                  </w:rPr>
                </w:rPrChange>
              </w:rPr>
            </w:pPr>
            <w:r w:rsidRPr="00184A3A">
              <w:rPr>
                <w:sz w:val="16"/>
                <w:szCs w:val="16"/>
                <w:rPrChange w:id="6838" w:author="Edward Leung" w:date="2017-01-10T12:35:00Z">
                  <w:rPr>
                    <w:sz w:val="16"/>
                    <w:szCs w:val="16"/>
                  </w:rPr>
                </w:rPrChange>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Change w:id="6839" w:author="Edward Leung" w:date="2017-01-10T12:35:00Z">
                  <w:rPr>
                    <w:rFonts w:cs="Arial"/>
                    <w:sz w:val="16"/>
                    <w:szCs w:val="16"/>
                  </w:rPr>
                </w:rPrChange>
              </w:rPr>
            </w:pPr>
            <w:r w:rsidRPr="00184A3A">
              <w:rPr>
                <w:rFonts w:cs="Arial"/>
                <w:color w:val="000000"/>
                <w:sz w:val="16"/>
                <w:szCs w:val="16"/>
                <w:rPrChange w:id="6840" w:author="Edward Leung" w:date="2017-01-10T12:35:00Z">
                  <w:rPr>
                    <w:rFonts w:cs="Arial"/>
                    <w:color w:val="000000"/>
                    <w:sz w:val="16"/>
                    <w:szCs w:val="16"/>
                  </w:rPr>
                </w:rPrChange>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Change w:id="6841" w:author="Edward Leung" w:date="2017-01-10T12:35:00Z">
                  <w:rPr>
                    <w:color w:val="000000"/>
                    <w:sz w:val="16"/>
                    <w:szCs w:val="16"/>
                  </w:rPr>
                </w:rPrChange>
              </w:rPr>
            </w:pPr>
            <w:r w:rsidRPr="00184A3A">
              <w:rPr>
                <w:color w:val="000000"/>
                <w:sz w:val="16"/>
                <w:szCs w:val="16"/>
                <w:rPrChange w:id="684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Change w:id="6843" w:author="Edward Leung" w:date="2017-01-10T12:35:00Z">
                  <w:rPr>
                    <w:color w:val="000000"/>
                    <w:sz w:val="16"/>
                    <w:szCs w:val="16"/>
                  </w:rPr>
                </w:rPrChange>
              </w:rPr>
            </w:pPr>
            <w:r w:rsidRPr="00184A3A">
              <w:rPr>
                <w:color w:val="000000"/>
                <w:sz w:val="16"/>
                <w:szCs w:val="16"/>
                <w:rPrChange w:id="684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Change w:id="6845" w:author="Edward Leung" w:date="2017-01-10T12:35:00Z">
                  <w:rPr>
                    <w:color w:val="00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Change w:id="6846" w:author="Edward Leung" w:date="2017-01-10T12:35:00Z">
                  <w:rPr>
                    <w:color w:val="000000"/>
                    <w:sz w:val="16"/>
                    <w:szCs w:val="16"/>
                  </w:rPr>
                </w:rPrChange>
              </w:rPr>
            </w:pPr>
            <w:r w:rsidRPr="00184A3A">
              <w:rPr>
                <w:color w:val="000000"/>
                <w:sz w:val="16"/>
                <w:szCs w:val="16"/>
                <w:rPrChange w:id="6847" w:author="Edward Leung" w:date="2017-01-10T12:35:00Z">
                  <w:rPr>
                    <w:color w:val="000000"/>
                    <w:sz w:val="16"/>
                    <w:szCs w:val="16"/>
                  </w:rPr>
                </w:rPrChange>
              </w:rPr>
              <w:t xml:space="preserve">&lt;currencyCode&gt;   </w:t>
            </w:r>
            <w:r w:rsidRPr="00184A3A">
              <w:rPr>
                <w:color w:val="000000"/>
                <w:sz w:val="16"/>
                <w:szCs w:val="16"/>
                <w:rPrChange w:id="6848" w:author="Edward Leung" w:date="2017-01-10T12:35:00Z">
                  <w:rPr>
                    <w:color w:val="000000"/>
                    <w:sz w:val="16"/>
                    <w:szCs w:val="16"/>
                  </w:rPr>
                </w:rPrChange>
              </w:rPr>
              <w:br/>
            </w:r>
            <w:r w:rsidR="001D733F" w:rsidRPr="00184A3A">
              <w:rPr>
                <w:color w:val="000000"/>
                <w:sz w:val="16"/>
                <w:szCs w:val="16"/>
                <w:rPrChange w:id="6849" w:author="Edward Leung" w:date="2017-01-10T12:35:00Z">
                  <w:rPr>
                    <w:color w:val="000000"/>
                    <w:sz w:val="16"/>
                    <w:szCs w:val="16"/>
                  </w:rPr>
                </w:rPrChange>
              </w:rPr>
              <w:t>&lt;/</w:t>
            </w:r>
            <w:r w:rsidRPr="00184A3A">
              <w:rPr>
                <w:color w:val="000000"/>
                <w:sz w:val="16"/>
                <w:szCs w:val="16"/>
                <w:rPrChange w:id="6850" w:author="Edward Leung" w:date="2017-01-10T12:35:00Z">
                  <w:rPr>
                    <w:color w:val="000000"/>
                    <w:sz w:val="16"/>
                    <w:szCs w:val="16"/>
                  </w:rPr>
                </w:rPrChange>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Change w:id="6851" w:author="Edward Leung" w:date="2017-01-10T12:35:00Z">
                  <w:rPr>
                    <w:color w:val="000000"/>
                    <w:sz w:val="16"/>
                    <w:szCs w:val="16"/>
                  </w:rPr>
                </w:rPrChange>
              </w:rPr>
            </w:pPr>
            <w:r w:rsidRPr="00184A3A">
              <w:rPr>
                <w:color w:val="000000"/>
                <w:sz w:val="16"/>
                <w:szCs w:val="16"/>
                <w:rPrChange w:id="6852" w:author="Edward Leung" w:date="2017-01-10T12:35:00Z">
                  <w:rPr>
                    <w:color w:val="000000"/>
                    <w:sz w:val="16"/>
                    <w:szCs w:val="16"/>
                  </w:rPr>
                </w:rPrChange>
              </w:rPr>
              <w:t>{"currencyCode":""}</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Change w:id="6853" w:author="Edward Leung" w:date="2017-01-10T12:35:00Z">
                  <w:rPr>
                    <w:color w:val="000000"/>
                    <w:sz w:val="16"/>
                    <w:szCs w:val="16"/>
                  </w:rPr>
                </w:rPrChange>
              </w:rPr>
            </w:pPr>
            <w:r w:rsidRPr="00184A3A">
              <w:rPr>
                <w:color w:val="000000"/>
                <w:sz w:val="16"/>
                <w:szCs w:val="16"/>
                <w:rPrChange w:id="6854" w:author="Edward Leung" w:date="2017-01-10T12:35:00Z">
                  <w:rPr>
                    <w:color w:val="000000"/>
                    <w:sz w:val="16"/>
                    <w:szCs w:val="16"/>
                  </w:rPr>
                </w:rPrChange>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Change w:id="6855" w:author="Edward Leung" w:date="2017-01-10T12:35:00Z">
                  <w:rPr>
                    <w:rFonts w:cs="Arial"/>
                    <w:sz w:val="16"/>
                    <w:szCs w:val="16"/>
                  </w:rPr>
                </w:rPrChange>
              </w:rPr>
            </w:pPr>
            <w:r w:rsidRPr="00184A3A">
              <w:rPr>
                <w:sz w:val="16"/>
                <w:szCs w:val="16"/>
                <w:rPrChange w:id="6856" w:author="Edward Leung" w:date="2017-01-10T12:35:00Z">
                  <w:rPr>
                    <w:sz w:val="16"/>
                    <w:szCs w:val="16"/>
                  </w:rPr>
                </w:rPrChange>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Change w:id="6857" w:author="Edward Leung" w:date="2017-01-10T12:35:00Z">
                  <w:rPr>
                    <w:rFonts w:cs="Arial"/>
                    <w:sz w:val="16"/>
                    <w:szCs w:val="16"/>
                  </w:rPr>
                </w:rPrChange>
              </w:rPr>
            </w:pPr>
            <w:r w:rsidRPr="00184A3A">
              <w:rPr>
                <w:rFonts w:cs="Arial"/>
                <w:color w:val="000000"/>
                <w:sz w:val="16"/>
                <w:szCs w:val="16"/>
                <w:rPrChange w:id="6858" w:author="Edward Leung" w:date="2017-01-10T12:35:00Z">
                  <w:rPr>
                    <w:rFonts w:cs="Arial"/>
                    <w:color w:val="000000"/>
                    <w:sz w:val="16"/>
                    <w:szCs w:val="16"/>
                  </w:rPr>
                </w:rPrChange>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Change w:id="6859" w:author="Edward Leung" w:date="2017-01-10T12:35:00Z">
                  <w:rPr>
                    <w:rFonts w:eastAsia="SimSun"/>
                    <w:sz w:val="16"/>
                    <w:szCs w:val="16"/>
                  </w:rPr>
                </w:rPrChange>
              </w:rPr>
            </w:pPr>
            <w:r w:rsidRPr="00184A3A">
              <w:rPr>
                <w:color w:val="000000"/>
                <w:sz w:val="16"/>
                <w:szCs w:val="16"/>
                <w:rPrChange w:id="686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Change w:id="6861" w:author="Edward Leung" w:date="2017-01-10T12:35:00Z">
                  <w:rPr>
                    <w:color w:val="000000"/>
                    <w:sz w:val="16"/>
                    <w:szCs w:val="16"/>
                  </w:rPr>
                </w:rPrChange>
              </w:rPr>
            </w:pPr>
            <w:r w:rsidRPr="00184A3A">
              <w:rPr>
                <w:color w:val="000000"/>
                <w:sz w:val="16"/>
                <w:szCs w:val="16"/>
                <w:rPrChange w:id="6862"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Change w:id="6863"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Change w:id="6864" w:author="Edward Leung" w:date="2017-01-10T12:35:00Z">
                  <w:rPr>
                    <w:color w:val="000000"/>
                    <w:sz w:val="16"/>
                    <w:szCs w:val="16"/>
                  </w:rPr>
                </w:rPrChange>
              </w:rPr>
            </w:pPr>
            <w:r w:rsidRPr="00184A3A">
              <w:rPr>
                <w:color w:val="000000"/>
                <w:sz w:val="16"/>
                <w:szCs w:val="16"/>
                <w:rPrChange w:id="6865" w:author="Edward Leung" w:date="2017-01-10T12:35:00Z">
                  <w:rPr>
                    <w:color w:val="000000"/>
                    <w:sz w:val="16"/>
                    <w:szCs w:val="16"/>
                  </w:rPr>
                </w:rPrChange>
              </w:rPr>
              <w:t xml:space="preserve">&lt;bevamt&gt;   </w:t>
            </w:r>
            <w:r w:rsidRPr="00184A3A">
              <w:rPr>
                <w:color w:val="000000"/>
                <w:sz w:val="16"/>
                <w:szCs w:val="16"/>
                <w:rPrChange w:id="6866" w:author="Edward Leung" w:date="2017-01-10T12:35:00Z">
                  <w:rPr>
                    <w:color w:val="000000"/>
                    <w:sz w:val="16"/>
                    <w:szCs w:val="16"/>
                  </w:rPr>
                </w:rPrChange>
              </w:rPr>
              <w:br/>
            </w:r>
            <w:r w:rsidR="001D733F" w:rsidRPr="00184A3A">
              <w:rPr>
                <w:color w:val="000000"/>
                <w:sz w:val="16"/>
                <w:szCs w:val="16"/>
                <w:rPrChange w:id="6867" w:author="Edward Leung" w:date="2017-01-10T12:35:00Z">
                  <w:rPr>
                    <w:color w:val="000000"/>
                    <w:sz w:val="16"/>
                    <w:szCs w:val="16"/>
                  </w:rPr>
                </w:rPrChange>
              </w:rPr>
              <w:t>&lt;/</w:t>
            </w:r>
            <w:r w:rsidRPr="00184A3A">
              <w:rPr>
                <w:color w:val="000000"/>
                <w:sz w:val="16"/>
                <w:szCs w:val="16"/>
                <w:rPrChange w:id="6868" w:author="Edward Leung" w:date="2017-01-10T12:35:00Z">
                  <w:rPr>
                    <w:color w:val="000000"/>
                    <w:sz w:val="16"/>
                    <w:szCs w:val="16"/>
                  </w:rPr>
                </w:rPrChange>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Change w:id="6869" w:author="Edward Leung" w:date="2017-01-10T12:35:00Z">
                  <w:rPr>
                    <w:color w:val="000000"/>
                    <w:sz w:val="16"/>
                    <w:szCs w:val="16"/>
                  </w:rPr>
                </w:rPrChange>
              </w:rPr>
            </w:pPr>
            <w:r w:rsidRPr="00184A3A">
              <w:rPr>
                <w:color w:val="000000"/>
                <w:sz w:val="16"/>
                <w:szCs w:val="16"/>
                <w:rPrChange w:id="6870" w:author="Edward Leung" w:date="2017-01-10T12:35:00Z">
                  <w:rPr>
                    <w:color w:val="000000"/>
                    <w:sz w:val="16"/>
                    <w:szCs w:val="16"/>
                  </w:rPr>
                </w:rPrChange>
              </w:rPr>
              <w:t>{"bevamt":""}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Change w:id="6871" w:author="Edward Leung" w:date="2017-01-10T12:35:00Z">
                  <w:rPr>
                    <w:color w:val="000000"/>
                    <w:sz w:val="16"/>
                    <w:szCs w:val="16"/>
                  </w:rPr>
                </w:rPrChange>
              </w:rPr>
            </w:pPr>
            <w:r w:rsidRPr="00184A3A">
              <w:rPr>
                <w:color w:val="000000"/>
                <w:sz w:val="16"/>
                <w:szCs w:val="16"/>
                <w:rPrChange w:id="6872" w:author="Edward Leung" w:date="2017-01-10T12:35:00Z">
                  <w:rPr>
                    <w:color w:val="000000"/>
                    <w:sz w:val="16"/>
                    <w:szCs w:val="16"/>
                  </w:rPr>
                </w:rPrChange>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Change w:id="6873" w:author="Edward Leung" w:date="2017-01-10T12:35:00Z">
                  <w:rPr>
                    <w:rFonts w:cs="Arial"/>
                    <w:sz w:val="16"/>
                    <w:szCs w:val="16"/>
                  </w:rPr>
                </w:rPrChange>
              </w:rPr>
            </w:pPr>
            <w:r w:rsidRPr="00184A3A">
              <w:rPr>
                <w:sz w:val="16"/>
                <w:szCs w:val="16"/>
                <w:rPrChange w:id="6874" w:author="Edward Leung" w:date="2017-01-10T12:35:00Z">
                  <w:rPr>
                    <w:sz w:val="16"/>
                    <w:szCs w:val="16"/>
                  </w:rPr>
                </w:rPrChange>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Change w:id="6875" w:author="Edward Leung" w:date="2017-01-10T12:35:00Z">
                  <w:rPr>
                    <w:rFonts w:cs="Arial"/>
                    <w:sz w:val="16"/>
                    <w:szCs w:val="16"/>
                  </w:rPr>
                </w:rPrChange>
              </w:rPr>
            </w:pPr>
            <w:r w:rsidRPr="00184A3A">
              <w:rPr>
                <w:rFonts w:cs="Arial"/>
                <w:color w:val="000000"/>
                <w:sz w:val="16"/>
                <w:szCs w:val="16"/>
                <w:rPrChange w:id="6876" w:author="Edward Leung" w:date="2017-01-10T12:35:00Z">
                  <w:rPr>
                    <w:rFonts w:cs="Arial"/>
                    <w:color w:val="000000"/>
                    <w:sz w:val="16"/>
                    <w:szCs w:val="16"/>
                  </w:rPr>
                </w:rPrChange>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Change w:id="6877" w:author="Edward Leung" w:date="2017-01-10T12:35:00Z">
                  <w:rPr>
                    <w:rFonts w:eastAsia="SimSun"/>
                    <w:sz w:val="16"/>
                    <w:szCs w:val="16"/>
                  </w:rPr>
                </w:rPrChange>
              </w:rPr>
            </w:pPr>
            <w:r w:rsidRPr="00184A3A">
              <w:rPr>
                <w:color w:val="000000"/>
                <w:sz w:val="16"/>
                <w:szCs w:val="16"/>
                <w:rPrChange w:id="687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Change w:id="6879" w:author="Edward Leung" w:date="2017-01-10T12:35:00Z">
                  <w:rPr>
                    <w:color w:val="000000"/>
                    <w:sz w:val="16"/>
                    <w:szCs w:val="16"/>
                  </w:rPr>
                </w:rPrChange>
              </w:rPr>
            </w:pPr>
            <w:r w:rsidRPr="00184A3A">
              <w:rPr>
                <w:color w:val="000000"/>
                <w:sz w:val="16"/>
                <w:szCs w:val="16"/>
                <w:rPrChange w:id="6880"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Change w:id="6881"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Change w:id="6882" w:author="Edward Leung" w:date="2017-01-10T12:35:00Z">
                  <w:rPr>
                    <w:color w:val="000000"/>
                    <w:sz w:val="16"/>
                    <w:szCs w:val="16"/>
                  </w:rPr>
                </w:rPrChange>
              </w:rPr>
            </w:pPr>
            <w:r w:rsidRPr="00184A3A">
              <w:rPr>
                <w:color w:val="000000"/>
                <w:sz w:val="16"/>
                <w:szCs w:val="16"/>
                <w:rPrChange w:id="6883" w:author="Edward Leung" w:date="2017-01-10T12:35:00Z">
                  <w:rPr>
                    <w:color w:val="000000"/>
                    <w:sz w:val="16"/>
                    <w:szCs w:val="16"/>
                  </w:rPr>
                </w:rPrChange>
              </w:rPr>
              <w:t xml:space="preserve">&lt;foodamt&gt;   </w:t>
            </w:r>
            <w:r w:rsidRPr="00184A3A">
              <w:rPr>
                <w:color w:val="000000"/>
                <w:sz w:val="16"/>
                <w:szCs w:val="16"/>
                <w:rPrChange w:id="6884" w:author="Edward Leung" w:date="2017-01-10T12:35:00Z">
                  <w:rPr>
                    <w:color w:val="000000"/>
                    <w:sz w:val="16"/>
                    <w:szCs w:val="16"/>
                  </w:rPr>
                </w:rPrChange>
              </w:rPr>
              <w:br/>
            </w:r>
            <w:r w:rsidR="001D733F" w:rsidRPr="00184A3A">
              <w:rPr>
                <w:color w:val="000000"/>
                <w:sz w:val="16"/>
                <w:szCs w:val="16"/>
                <w:rPrChange w:id="6885" w:author="Edward Leung" w:date="2017-01-10T12:35:00Z">
                  <w:rPr>
                    <w:color w:val="000000"/>
                    <w:sz w:val="16"/>
                    <w:szCs w:val="16"/>
                  </w:rPr>
                </w:rPrChange>
              </w:rPr>
              <w:t>&lt;/</w:t>
            </w:r>
            <w:r w:rsidRPr="00184A3A">
              <w:rPr>
                <w:color w:val="000000"/>
                <w:sz w:val="16"/>
                <w:szCs w:val="16"/>
                <w:rPrChange w:id="6886" w:author="Edward Leung" w:date="2017-01-10T12:35:00Z">
                  <w:rPr>
                    <w:color w:val="000000"/>
                    <w:sz w:val="16"/>
                    <w:szCs w:val="16"/>
                  </w:rPr>
                </w:rPrChange>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Change w:id="6887" w:author="Edward Leung" w:date="2017-01-10T12:35:00Z">
                  <w:rPr>
                    <w:color w:val="000000"/>
                    <w:sz w:val="16"/>
                    <w:szCs w:val="16"/>
                  </w:rPr>
                </w:rPrChange>
              </w:rPr>
            </w:pPr>
            <w:r w:rsidRPr="00184A3A">
              <w:rPr>
                <w:color w:val="000000"/>
                <w:sz w:val="16"/>
                <w:szCs w:val="16"/>
                <w:rPrChange w:id="6888" w:author="Edward Leung" w:date="2017-01-10T12:35:00Z">
                  <w:rPr>
                    <w:color w:val="000000"/>
                    <w:sz w:val="16"/>
                    <w:szCs w:val="16"/>
                  </w:rPr>
                </w:rPrChange>
              </w:rPr>
              <w:t>{"foodamt":""}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Change w:id="6889" w:author="Edward Leung" w:date="2017-01-10T12:35:00Z">
                  <w:rPr>
                    <w:color w:val="000000"/>
                    <w:sz w:val="16"/>
                    <w:szCs w:val="16"/>
                  </w:rPr>
                </w:rPrChange>
              </w:rPr>
            </w:pPr>
            <w:r w:rsidRPr="00184A3A">
              <w:rPr>
                <w:color w:val="000000"/>
                <w:sz w:val="16"/>
                <w:szCs w:val="16"/>
                <w:rPrChange w:id="6890" w:author="Edward Leung" w:date="2017-01-10T12:35:00Z">
                  <w:rPr>
                    <w:color w:val="000000"/>
                    <w:sz w:val="16"/>
                    <w:szCs w:val="16"/>
                  </w:rPr>
                </w:rPrChange>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Change w:id="6891" w:author="Edward Leung" w:date="2017-01-10T12:35:00Z">
                  <w:rPr>
                    <w:rFonts w:cs="Arial"/>
                    <w:sz w:val="16"/>
                    <w:szCs w:val="16"/>
                  </w:rPr>
                </w:rPrChange>
              </w:rPr>
            </w:pPr>
            <w:r w:rsidRPr="00184A3A">
              <w:rPr>
                <w:sz w:val="16"/>
                <w:szCs w:val="16"/>
                <w:rPrChange w:id="6892" w:author="Edward Leung" w:date="2017-01-10T12:35:00Z">
                  <w:rPr>
                    <w:sz w:val="16"/>
                    <w:szCs w:val="16"/>
                  </w:rPr>
                </w:rPrChange>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Change w:id="6893" w:author="Edward Leung" w:date="2017-01-10T12:35:00Z">
                  <w:rPr>
                    <w:rFonts w:cs="Arial"/>
                    <w:sz w:val="16"/>
                    <w:szCs w:val="16"/>
                  </w:rPr>
                </w:rPrChange>
              </w:rPr>
            </w:pPr>
            <w:r w:rsidRPr="00184A3A">
              <w:rPr>
                <w:rFonts w:cs="Arial"/>
                <w:color w:val="000000"/>
                <w:sz w:val="16"/>
                <w:szCs w:val="16"/>
                <w:rPrChange w:id="6894" w:author="Edward Leung" w:date="2017-01-10T12:35:00Z">
                  <w:rPr>
                    <w:rFonts w:cs="Arial"/>
                    <w:color w:val="000000"/>
                    <w:sz w:val="16"/>
                    <w:szCs w:val="16"/>
                  </w:rPr>
                </w:rPrChange>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Change w:id="6895" w:author="Edward Leung" w:date="2017-01-10T12:35:00Z">
                  <w:rPr>
                    <w:rFonts w:eastAsia="SimSun"/>
                    <w:sz w:val="16"/>
                    <w:szCs w:val="16"/>
                  </w:rPr>
                </w:rPrChange>
              </w:rPr>
            </w:pPr>
            <w:r w:rsidRPr="00184A3A">
              <w:rPr>
                <w:color w:val="000000"/>
                <w:sz w:val="16"/>
                <w:szCs w:val="16"/>
                <w:rPrChange w:id="689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Change w:id="6897" w:author="Edward Leung" w:date="2017-01-10T12:35:00Z">
                  <w:rPr>
                    <w:color w:val="000000"/>
                    <w:sz w:val="16"/>
                    <w:szCs w:val="16"/>
                  </w:rPr>
                </w:rPrChange>
              </w:rPr>
            </w:pPr>
            <w:r w:rsidRPr="00184A3A">
              <w:rPr>
                <w:color w:val="000000"/>
                <w:sz w:val="16"/>
                <w:szCs w:val="16"/>
                <w:rPrChange w:id="6898"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Change w:id="689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Change w:id="6900" w:author="Edward Leung" w:date="2017-01-10T12:35:00Z">
                  <w:rPr>
                    <w:color w:val="000000"/>
                    <w:sz w:val="16"/>
                    <w:szCs w:val="16"/>
                  </w:rPr>
                </w:rPrChange>
              </w:rPr>
            </w:pPr>
            <w:r w:rsidRPr="00184A3A">
              <w:rPr>
                <w:color w:val="000000"/>
                <w:sz w:val="16"/>
                <w:szCs w:val="16"/>
                <w:rPrChange w:id="6901" w:author="Edward Leung" w:date="2017-01-10T12:35:00Z">
                  <w:rPr>
                    <w:color w:val="000000"/>
                    <w:sz w:val="16"/>
                    <w:szCs w:val="16"/>
                  </w:rPr>
                </w:rPrChange>
              </w:rPr>
              <w:t xml:space="preserve">&lt;servamt&gt;   </w:t>
            </w:r>
            <w:r w:rsidRPr="00184A3A">
              <w:rPr>
                <w:color w:val="000000"/>
                <w:sz w:val="16"/>
                <w:szCs w:val="16"/>
                <w:rPrChange w:id="6902" w:author="Edward Leung" w:date="2017-01-10T12:35:00Z">
                  <w:rPr>
                    <w:color w:val="000000"/>
                    <w:sz w:val="16"/>
                    <w:szCs w:val="16"/>
                  </w:rPr>
                </w:rPrChange>
              </w:rPr>
              <w:br/>
            </w:r>
            <w:r w:rsidR="001D733F" w:rsidRPr="00184A3A">
              <w:rPr>
                <w:color w:val="000000"/>
                <w:sz w:val="16"/>
                <w:szCs w:val="16"/>
                <w:rPrChange w:id="6903" w:author="Edward Leung" w:date="2017-01-10T12:35:00Z">
                  <w:rPr>
                    <w:color w:val="000000"/>
                    <w:sz w:val="16"/>
                    <w:szCs w:val="16"/>
                  </w:rPr>
                </w:rPrChange>
              </w:rPr>
              <w:t>&lt;/</w:t>
            </w:r>
            <w:r w:rsidRPr="00184A3A">
              <w:rPr>
                <w:color w:val="000000"/>
                <w:sz w:val="16"/>
                <w:szCs w:val="16"/>
                <w:rPrChange w:id="6904" w:author="Edward Leung" w:date="2017-01-10T12:35:00Z">
                  <w:rPr>
                    <w:color w:val="000000"/>
                    <w:sz w:val="16"/>
                    <w:szCs w:val="16"/>
                  </w:rPr>
                </w:rPrChange>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Change w:id="6905" w:author="Edward Leung" w:date="2017-01-10T12:35:00Z">
                  <w:rPr>
                    <w:color w:val="000000"/>
                    <w:sz w:val="16"/>
                    <w:szCs w:val="16"/>
                  </w:rPr>
                </w:rPrChange>
              </w:rPr>
            </w:pPr>
            <w:r w:rsidRPr="00184A3A">
              <w:rPr>
                <w:color w:val="000000"/>
                <w:sz w:val="16"/>
                <w:szCs w:val="16"/>
                <w:rPrChange w:id="6906" w:author="Edward Leung" w:date="2017-01-10T12:35:00Z">
                  <w:rPr>
                    <w:color w:val="000000"/>
                    <w:sz w:val="16"/>
                    <w:szCs w:val="16"/>
                  </w:rPr>
                </w:rPrChange>
              </w:rPr>
              <w:t>{"servamt":""}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Change w:id="6907" w:author="Edward Leung" w:date="2017-01-10T12:35:00Z">
                  <w:rPr>
                    <w:color w:val="000000"/>
                    <w:sz w:val="16"/>
                    <w:szCs w:val="16"/>
                  </w:rPr>
                </w:rPrChange>
              </w:rPr>
            </w:pPr>
            <w:r w:rsidRPr="00184A3A">
              <w:rPr>
                <w:color w:val="000000"/>
                <w:sz w:val="16"/>
                <w:szCs w:val="16"/>
                <w:rPrChange w:id="6908" w:author="Edward Leung" w:date="2017-01-10T12:35:00Z">
                  <w:rPr>
                    <w:color w:val="000000"/>
                    <w:sz w:val="16"/>
                    <w:szCs w:val="16"/>
                  </w:rPr>
                </w:rPrChange>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Change w:id="6909" w:author="Edward Leung" w:date="2017-01-10T12:35:00Z">
                  <w:rPr>
                    <w:rFonts w:cs="Arial"/>
                    <w:sz w:val="16"/>
                    <w:szCs w:val="16"/>
                  </w:rPr>
                </w:rPrChange>
              </w:rPr>
            </w:pPr>
            <w:r w:rsidRPr="00184A3A">
              <w:rPr>
                <w:sz w:val="16"/>
                <w:szCs w:val="16"/>
                <w:rPrChange w:id="6910" w:author="Edward Leung" w:date="2017-01-10T12:35:00Z">
                  <w:rPr>
                    <w:sz w:val="16"/>
                    <w:szCs w:val="16"/>
                  </w:rPr>
                </w:rPrChange>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Change w:id="6911" w:author="Edward Leung" w:date="2017-01-10T12:35:00Z">
                  <w:rPr>
                    <w:rFonts w:cs="Arial"/>
                    <w:sz w:val="16"/>
                    <w:szCs w:val="16"/>
                  </w:rPr>
                </w:rPrChange>
              </w:rPr>
            </w:pPr>
            <w:r w:rsidRPr="00184A3A">
              <w:rPr>
                <w:rFonts w:cs="Arial"/>
                <w:color w:val="000000"/>
                <w:sz w:val="16"/>
                <w:szCs w:val="16"/>
                <w:rPrChange w:id="6912" w:author="Edward Leung" w:date="2017-01-10T12:35:00Z">
                  <w:rPr>
                    <w:rFonts w:cs="Arial"/>
                    <w:color w:val="000000"/>
                    <w:sz w:val="16"/>
                    <w:szCs w:val="16"/>
                  </w:rPr>
                </w:rPrChange>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Change w:id="6913" w:author="Edward Leung" w:date="2017-01-10T12:35:00Z">
                  <w:rPr>
                    <w:rFonts w:eastAsia="SimSun"/>
                    <w:sz w:val="16"/>
                    <w:szCs w:val="16"/>
                  </w:rPr>
                </w:rPrChange>
              </w:rPr>
            </w:pPr>
            <w:r w:rsidRPr="00184A3A">
              <w:rPr>
                <w:color w:val="000000"/>
                <w:sz w:val="16"/>
                <w:szCs w:val="16"/>
                <w:rPrChange w:id="6914"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Change w:id="6915" w:author="Edward Leung" w:date="2017-01-10T12:35:00Z">
                  <w:rPr>
                    <w:color w:val="000000"/>
                    <w:sz w:val="16"/>
                    <w:szCs w:val="16"/>
                  </w:rPr>
                </w:rPrChange>
              </w:rPr>
            </w:pPr>
            <w:r w:rsidRPr="00184A3A">
              <w:rPr>
                <w:color w:val="000000"/>
                <w:sz w:val="16"/>
                <w:szCs w:val="16"/>
                <w:rPrChange w:id="691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Change w:id="691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Change w:id="6918" w:author="Edward Leung" w:date="2017-01-10T12:35:00Z">
                  <w:rPr>
                    <w:color w:val="000000"/>
                    <w:sz w:val="16"/>
                    <w:szCs w:val="16"/>
                  </w:rPr>
                </w:rPrChange>
              </w:rPr>
            </w:pPr>
            <w:r w:rsidRPr="00184A3A">
              <w:rPr>
                <w:color w:val="000000"/>
                <w:sz w:val="16"/>
                <w:szCs w:val="16"/>
                <w:rPrChange w:id="6919" w:author="Edward Leung" w:date="2017-01-10T12:35:00Z">
                  <w:rPr>
                    <w:color w:val="000000"/>
                    <w:sz w:val="16"/>
                    <w:szCs w:val="16"/>
                  </w:rPr>
                </w:rPrChange>
              </w:rPr>
              <w:t xml:space="preserve">&lt;discCode&gt;   </w:t>
            </w:r>
            <w:r w:rsidRPr="00184A3A">
              <w:rPr>
                <w:color w:val="000000"/>
                <w:sz w:val="16"/>
                <w:szCs w:val="16"/>
                <w:rPrChange w:id="6920" w:author="Edward Leung" w:date="2017-01-10T12:35:00Z">
                  <w:rPr>
                    <w:color w:val="000000"/>
                    <w:sz w:val="16"/>
                    <w:szCs w:val="16"/>
                  </w:rPr>
                </w:rPrChange>
              </w:rPr>
              <w:br/>
            </w:r>
            <w:r w:rsidR="001D733F" w:rsidRPr="00184A3A">
              <w:rPr>
                <w:color w:val="000000"/>
                <w:sz w:val="16"/>
                <w:szCs w:val="16"/>
                <w:rPrChange w:id="6921" w:author="Edward Leung" w:date="2017-01-10T12:35:00Z">
                  <w:rPr>
                    <w:color w:val="000000"/>
                    <w:sz w:val="16"/>
                    <w:szCs w:val="16"/>
                  </w:rPr>
                </w:rPrChange>
              </w:rPr>
              <w:t>&lt;/</w:t>
            </w:r>
            <w:r w:rsidRPr="00184A3A">
              <w:rPr>
                <w:color w:val="000000"/>
                <w:sz w:val="16"/>
                <w:szCs w:val="16"/>
                <w:rPrChange w:id="6922" w:author="Edward Leung" w:date="2017-01-10T12:35:00Z">
                  <w:rPr>
                    <w:color w:val="000000"/>
                    <w:sz w:val="16"/>
                    <w:szCs w:val="16"/>
                  </w:rPr>
                </w:rPrChange>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Change w:id="6923" w:author="Edward Leung" w:date="2017-01-10T12:35:00Z">
                  <w:rPr>
                    <w:color w:val="000000"/>
                    <w:sz w:val="16"/>
                    <w:szCs w:val="16"/>
                  </w:rPr>
                </w:rPrChange>
              </w:rPr>
            </w:pPr>
            <w:r w:rsidRPr="00184A3A">
              <w:rPr>
                <w:color w:val="000000"/>
                <w:sz w:val="16"/>
                <w:szCs w:val="16"/>
                <w:rPrChange w:id="6924" w:author="Edward Leung" w:date="2017-01-10T12:35:00Z">
                  <w:rPr>
                    <w:color w:val="000000"/>
                    <w:sz w:val="16"/>
                    <w:szCs w:val="16"/>
                  </w:rPr>
                </w:rPrChange>
              </w:rPr>
              <w:t>{"discCode":""}</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Change w:id="6925" w:author="Edward Leung" w:date="2017-01-10T12:35:00Z">
                  <w:rPr>
                    <w:color w:val="000000"/>
                    <w:sz w:val="16"/>
                    <w:szCs w:val="16"/>
                  </w:rPr>
                </w:rPrChange>
              </w:rPr>
            </w:pPr>
            <w:r w:rsidRPr="00184A3A">
              <w:rPr>
                <w:color w:val="000000"/>
                <w:sz w:val="16"/>
                <w:szCs w:val="16"/>
                <w:rPrChange w:id="6926" w:author="Edward Leung" w:date="2017-01-10T12:35:00Z">
                  <w:rPr>
                    <w:color w:val="000000"/>
                    <w:sz w:val="16"/>
                    <w:szCs w:val="16"/>
                  </w:rPr>
                </w:rPrChange>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Change w:id="6927" w:author="Edward Leung" w:date="2017-01-10T12:35:00Z">
                  <w:rPr>
                    <w:rFonts w:cs="Arial"/>
                    <w:sz w:val="16"/>
                    <w:szCs w:val="16"/>
                  </w:rPr>
                </w:rPrChange>
              </w:rPr>
            </w:pPr>
            <w:r w:rsidRPr="00184A3A">
              <w:rPr>
                <w:sz w:val="16"/>
                <w:szCs w:val="16"/>
                <w:rPrChange w:id="6928" w:author="Edward Leung" w:date="2017-01-10T12:35:00Z">
                  <w:rPr>
                    <w:sz w:val="16"/>
                    <w:szCs w:val="16"/>
                  </w:rPr>
                </w:rPrChange>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Change w:id="6929" w:author="Edward Leung" w:date="2017-01-10T12:35:00Z">
                  <w:rPr>
                    <w:rFonts w:cs="Arial"/>
                    <w:sz w:val="16"/>
                    <w:szCs w:val="16"/>
                  </w:rPr>
                </w:rPrChange>
              </w:rPr>
            </w:pPr>
            <w:r w:rsidRPr="00184A3A">
              <w:rPr>
                <w:rFonts w:cs="Arial"/>
                <w:color w:val="000000"/>
                <w:sz w:val="16"/>
                <w:szCs w:val="16"/>
                <w:rPrChange w:id="6930" w:author="Edward Leung" w:date="2017-01-10T12:35:00Z">
                  <w:rPr>
                    <w:rFonts w:cs="Arial"/>
                    <w:color w:val="000000"/>
                    <w:sz w:val="16"/>
                    <w:szCs w:val="16"/>
                  </w:rPr>
                </w:rPrChange>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Change w:id="6931" w:author="Edward Leung" w:date="2017-01-10T12:35:00Z">
                  <w:rPr>
                    <w:color w:val="000000"/>
                    <w:sz w:val="16"/>
                    <w:szCs w:val="16"/>
                  </w:rPr>
                </w:rPrChange>
              </w:rPr>
            </w:pPr>
            <w:r w:rsidRPr="00184A3A">
              <w:rPr>
                <w:color w:val="000000"/>
                <w:sz w:val="16"/>
                <w:szCs w:val="16"/>
                <w:rPrChange w:id="693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Change w:id="6933" w:author="Edward Leung" w:date="2017-01-10T12:35:00Z">
                  <w:rPr>
                    <w:color w:val="000000"/>
                    <w:sz w:val="16"/>
                    <w:szCs w:val="16"/>
                  </w:rPr>
                </w:rPrChange>
              </w:rPr>
            </w:pPr>
            <w:r w:rsidRPr="00184A3A">
              <w:rPr>
                <w:color w:val="000000"/>
                <w:sz w:val="16"/>
                <w:szCs w:val="16"/>
                <w:rPrChange w:id="6934"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Change w:id="6935"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Change w:id="6936" w:author="Edward Leung" w:date="2017-01-10T12:35:00Z">
                  <w:rPr>
                    <w:color w:val="000000"/>
                    <w:sz w:val="16"/>
                    <w:szCs w:val="16"/>
                  </w:rPr>
                </w:rPrChange>
              </w:rPr>
            </w:pPr>
            <w:r w:rsidRPr="00184A3A">
              <w:rPr>
                <w:color w:val="000000"/>
                <w:sz w:val="16"/>
                <w:szCs w:val="16"/>
                <w:rPrChange w:id="6937" w:author="Edward Leung" w:date="2017-01-10T12:35:00Z">
                  <w:rPr>
                    <w:color w:val="000000"/>
                    <w:sz w:val="16"/>
                    <w:szCs w:val="16"/>
                  </w:rPr>
                </w:rPrChange>
              </w:rPr>
              <w:t xml:space="preserve">&lt;discRatio&gt;   </w:t>
            </w:r>
            <w:r w:rsidRPr="00184A3A">
              <w:rPr>
                <w:color w:val="000000"/>
                <w:sz w:val="16"/>
                <w:szCs w:val="16"/>
                <w:rPrChange w:id="6938" w:author="Edward Leung" w:date="2017-01-10T12:35:00Z">
                  <w:rPr>
                    <w:color w:val="000000"/>
                    <w:sz w:val="16"/>
                    <w:szCs w:val="16"/>
                  </w:rPr>
                </w:rPrChange>
              </w:rPr>
              <w:br/>
            </w:r>
            <w:r w:rsidR="001D733F" w:rsidRPr="00184A3A">
              <w:rPr>
                <w:color w:val="000000"/>
                <w:sz w:val="16"/>
                <w:szCs w:val="16"/>
                <w:rPrChange w:id="6939" w:author="Edward Leung" w:date="2017-01-10T12:35:00Z">
                  <w:rPr>
                    <w:color w:val="000000"/>
                    <w:sz w:val="16"/>
                    <w:szCs w:val="16"/>
                  </w:rPr>
                </w:rPrChange>
              </w:rPr>
              <w:t>&lt;/</w:t>
            </w:r>
            <w:r w:rsidRPr="00184A3A">
              <w:rPr>
                <w:color w:val="000000"/>
                <w:sz w:val="16"/>
                <w:szCs w:val="16"/>
                <w:rPrChange w:id="6940" w:author="Edward Leung" w:date="2017-01-10T12:35:00Z">
                  <w:rPr>
                    <w:color w:val="000000"/>
                    <w:sz w:val="16"/>
                    <w:szCs w:val="16"/>
                  </w:rPr>
                </w:rPrChange>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Change w:id="6941" w:author="Edward Leung" w:date="2017-01-10T12:35:00Z">
                  <w:rPr>
                    <w:color w:val="000000"/>
                    <w:sz w:val="16"/>
                    <w:szCs w:val="16"/>
                  </w:rPr>
                </w:rPrChange>
              </w:rPr>
            </w:pPr>
            <w:r w:rsidRPr="00184A3A">
              <w:rPr>
                <w:color w:val="000000"/>
                <w:sz w:val="16"/>
                <w:szCs w:val="16"/>
                <w:rPrChange w:id="6942" w:author="Edward Leung" w:date="2017-01-10T12:35:00Z">
                  <w:rPr>
                    <w:color w:val="000000"/>
                    <w:sz w:val="16"/>
                    <w:szCs w:val="16"/>
                  </w:rPr>
                </w:rPrChange>
              </w:rPr>
              <w:t>{"discRatio":""}</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Change w:id="6943" w:author="Edward Leung" w:date="2017-01-10T12:35:00Z">
                  <w:rPr>
                    <w:color w:val="000000"/>
                    <w:sz w:val="16"/>
                    <w:szCs w:val="16"/>
                  </w:rPr>
                </w:rPrChange>
              </w:rPr>
            </w:pPr>
            <w:r w:rsidRPr="00184A3A">
              <w:rPr>
                <w:color w:val="000000"/>
                <w:sz w:val="16"/>
                <w:szCs w:val="16"/>
                <w:rPrChange w:id="6944" w:author="Edward Leung" w:date="2017-01-10T12:35:00Z">
                  <w:rPr>
                    <w:color w:val="000000"/>
                    <w:sz w:val="16"/>
                    <w:szCs w:val="16"/>
                  </w:rPr>
                </w:rPrChange>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Change w:id="6945" w:author="Edward Leung" w:date="2017-01-10T12:35:00Z">
                  <w:rPr>
                    <w:rFonts w:cs="Arial"/>
                    <w:sz w:val="16"/>
                    <w:szCs w:val="16"/>
                  </w:rPr>
                </w:rPrChange>
              </w:rPr>
            </w:pPr>
            <w:r w:rsidRPr="00184A3A">
              <w:rPr>
                <w:sz w:val="16"/>
                <w:szCs w:val="16"/>
                <w:rPrChange w:id="6946" w:author="Edward Leung" w:date="2017-01-10T12:35:00Z">
                  <w:rPr>
                    <w:sz w:val="16"/>
                    <w:szCs w:val="16"/>
                  </w:rPr>
                </w:rPrChange>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Change w:id="6947" w:author="Edward Leung" w:date="2017-01-10T12:35:00Z">
                  <w:rPr>
                    <w:rFonts w:cs="Arial"/>
                    <w:sz w:val="16"/>
                    <w:szCs w:val="16"/>
                  </w:rPr>
                </w:rPrChange>
              </w:rPr>
            </w:pPr>
            <w:r w:rsidRPr="00184A3A">
              <w:rPr>
                <w:rFonts w:cs="Arial"/>
                <w:color w:val="000000"/>
                <w:sz w:val="16"/>
                <w:szCs w:val="16"/>
                <w:rPrChange w:id="6948" w:author="Edward Leung" w:date="2017-01-10T12:35:00Z">
                  <w:rPr>
                    <w:rFonts w:cs="Arial"/>
                    <w:color w:val="000000"/>
                    <w:sz w:val="16"/>
                    <w:szCs w:val="16"/>
                  </w:rPr>
                </w:rPrChange>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Change w:id="6949" w:author="Edward Leung" w:date="2017-01-10T12:35:00Z">
                  <w:rPr>
                    <w:color w:val="000000"/>
                    <w:sz w:val="16"/>
                    <w:szCs w:val="16"/>
                  </w:rPr>
                </w:rPrChange>
              </w:rPr>
            </w:pPr>
            <w:r w:rsidRPr="00184A3A">
              <w:rPr>
                <w:color w:val="000000"/>
                <w:sz w:val="16"/>
                <w:szCs w:val="16"/>
                <w:rPrChange w:id="695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Change w:id="6951" w:author="Edward Leung" w:date="2017-01-10T12:35:00Z">
                  <w:rPr>
                    <w:color w:val="000000"/>
                    <w:sz w:val="16"/>
                    <w:szCs w:val="16"/>
                  </w:rPr>
                </w:rPrChange>
              </w:rPr>
            </w:pPr>
            <w:r w:rsidRPr="00184A3A">
              <w:rPr>
                <w:color w:val="000000"/>
                <w:sz w:val="16"/>
                <w:szCs w:val="16"/>
                <w:rPrChange w:id="6952"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Change w:id="6953" w:author="Edward Leung" w:date="2017-01-10T12:35:00Z">
                  <w:rPr>
                    <w:rFonts w:eastAsia="SimSun"/>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Change w:id="6954" w:author="Edward Leung" w:date="2017-01-10T12:35:00Z">
                  <w:rPr>
                    <w:color w:val="000000"/>
                    <w:sz w:val="16"/>
                    <w:szCs w:val="16"/>
                  </w:rPr>
                </w:rPrChange>
              </w:rPr>
            </w:pPr>
            <w:r w:rsidRPr="00184A3A">
              <w:rPr>
                <w:color w:val="000000"/>
                <w:sz w:val="16"/>
                <w:szCs w:val="16"/>
                <w:rPrChange w:id="6955" w:author="Edward Leung" w:date="2017-01-10T12:35:00Z">
                  <w:rPr>
                    <w:color w:val="000000"/>
                    <w:sz w:val="16"/>
                    <w:szCs w:val="16"/>
                  </w:rPr>
                </w:rPrChange>
              </w:rPr>
              <w:t xml:space="preserve">&lt;discAmt&gt;   </w:t>
            </w:r>
            <w:r w:rsidRPr="00184A3A">
              <w:rPr>
                <w:color w:val="000000"/>
                <w:sz w:val="16"/>
                <w:szCs w:val="16"/>
                <w:rPrChange w:id="6956" w:author="Edward Leung" w:date="2017-01-10T12:35:00Z">
                  <w:rPr>
                    <w:color w:val="000000"/>
                    <w:sz w:val="16"/>
                    <w:szCs w:val="16"/>
                  </w:rPr>
                </w:rPrChange>
              </w:rPr>
              <w:br/>
            </w:r>
            <w:r w:rsidR="001D733F" w:rsidRPr="00184A3A">
              <w:rPr>
                <w:color w:val="000000"/>
                <w:sz w:val="16"/>
                <w:szCs w:val="16"/>
                <w:rPrChange w:id="6957" w:author="Edward Leung" w:date="2017-01-10T12:35:00Z">
                  <w:rPr>
                    <w:color w:val="000000"/>
                    <w:sz w:val="16"/>
                    <w:szCs w:val="16"/>
                  </w:rPr>
                </w:rPrChange>
              </w:rPr>
              <w:t>&lt;/</w:t>
            </w:r>
            <w:r w:rsidRPr="00184A3A">
              <w:rPr>
                <w:color w:val="000000"/>
                <w:sz w:val="16"/>
                <w:szCs w:val="16"/>
                <w:rPrChange w:id="6958" w:author="Edward Leung" w:date="2017-01-10T12:35:00Z">
                  <w:rPr>
                    <w:color w:val="000000"/>
                    <w:sz w:val="16"/>
                    <w:szCs w:val="16"/>
                  </w:rPr>
                </w:rPrChange>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Change w:id="6959" w:author="Edward Leung" w:date="2017-01-10T12:35:00Z">
                  <w:rPr>
                    <w:color w:val="000000"/>
                    <w:sz w:val="16"/>
                    <w:szCs w:val="16"/>
                  </w:rPr>
                </w:rPrChange>
              </w:rPr>
            </w:pPr>
            <w:r w:rsidRPr="00184A3A">
              <w:rPr>
                <w:color w:val="000000"/>
                <w:sz w:val="16"/>
                <w:szCs w:val="16"/>
                <w:rPrChange w:id="6960" w:author="Edward Leung" w:date="2017-01-10T12:35:00Z">
                  <w:rPr>
                    <w:color w:val="000000"/>
                    <w:sz w:val="16"/>
                    <w:szCs w:val="16"/>
                  </w:rPr>
                </w:rPrChange>
              </w:rPr>
              <w:t>{"discAmt":""}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Change w:id="6961" w:author="Edward Leung" w:date="2017-01-10T12:35:00Z">
                  <w:rPr>
                    <w:rFonts w:eastAsia="SimSun"/>
                    <w:color w:val="000000"/>
                    <w:sz w:val="16"/>
                    <w:szCs w:val="16"/>
                  </w:rPr>
                </w:rPrChange>
              </w:rPr>
            </w:pPr>
            <w:r w:rsidRPr="00184A3A">
              <w:rPr>
                <w:color w:val="000000"/>
                <w:sz w:val="16"/>
                <w:szCs w:val="16"/>
                <w:rPrChange w:id="6962" w:author="Edward Leung" w:date="2017-01-10T12:35:00Z">
                  <w:rPr>
                    <w:color w:val="000000"/>
                    <w:sz w:val="16"/>
                    <w:szCs w:val="16"/>
                  </w:rPr>
                </w:rPrChange>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Change w:id="6963" w:author="Edward Leung" w:date="2017-01-10T12:35:00Z">
                  <w:rPr>
                    <w:rFonts w:cs="Arial"/>
                    <w:sz w:val="16"/>
                    <w:szCs w:val="16"/>
                  </w:rPr>
                </w:rPrChange>
              </w:rPr>
            </w:pPr>
            <w:r w:rsidRPr="00184A3A">
              <w:rPr>
                <w:sz w:val="16"/>
                <w:szCs w:val="16"/>
                <w:rPrChange w:id="6964" w:author="Edward Leung" w:date="2017-01-10T12:35:00Z">
                  <w:rPr>
                    <w:sz w:val="16"/>
                    <w:szCs w:val="16"/>
                  </w:rPr>
                </w:rPrChange>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Change w:id="6965" w:author="Edward Leung" w:date="2017-01-10T12:35:00Z">
                  <w:rPr>
                    <w:rFonts w:cs="Arial"/>
                    <w:sz w:val="16"/>
                    <w:szCs w:val="16"/>
                  </w:rPr>
                </w:rPrChange>
              </w:rPr>
            </w:pPr>
            <w:r w:rsidRPr="00184A3A">
              <w:rPr>
                <w:rFonts w:cs="Arial"/>
                <w:color w:val="000000"/>
                <w:sz w:val="16"/>
                <w:szCs w:val="16"/>
                <w:rPrChange w:id="6966" w:author="Edward Leung" w:date="2017-01-10T12:35:00Z">
                  <w:rPr>
                    <w:rFonts w:cs="Arial"/>
                    <w:color w:val="000000"/>
                    <w:sz w:val="16"/>
                    <w:szCs w:val="16"/>
                  </w:rPr>
                </w:rPrChange>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Change w:id="6967" w:author="Edward Leung" w:date="2017-01-10T12:35:00Z">
                  <w:rPr>
                    <w:color w:val="000000"/>
                    <w:sz w:val="16"/>
                    <w:szCs w:val="16"/>
                  </w:rPr>
                </w:rPrChange>
              </w:rPr>
            </w:pPr>
            <w:r w:rsidRPr="00184A3A">
              <w:rPr>
                <w:color w:val="000000"/>
                <w:sz w:val="16"/>
                <w:szCs w:val="16"/>
                <w:rPrChange w:id="6968"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Change w:id="6969" w:author="Edward Leung" w:date="2017-01-10T12:35:00Z">
                  <w:rPr>
                    <w:color w:val="000000"/>
                    <w:sz w:val="16"/>
                    <w:szCs w:val="16"/>
                  </w:rPr>
                </w:rPrChange>
              </w:rPr>
            </w:pPr>
            <w:r w:rsidRPr="00184A3A">
              <w:rPr>
                <w:color w:val="000000"/>
                <w:sz w:val="16"/>
                <w:szCs w:val="16"/>
                <w:rPrChange w:id="697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Change w:id="6971"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Change w:id="6972" w:author="Edward Leung" w:date="2017-01-10T12:35:00Z">
                  <w:rPr>
                    <w:color w:val="000000"/>
                    <w:sz w:val="16"/>
                    <w:szCs w:val="16"/>
                  </w:rPr>
                </w:rPrChange>
              </w:rPr>
            </w:pPr>
            <w:r w:rsidRPr="00184A3A">
              <w:rPr>
                <w:color w:val="000000"/>
                <w:sz w:val="16"/>
                <w:szCs w:val="16"/>
                <w:rPrChange w:id="6973" w:author="Edward Leung" w:date="2017-01-10T12:35:00Z">
                  <w:rPr>
                    <w:color w:val="000000"/>
                    <w:sz w:val="16"/>
                    <w:szCs w:val="16"/>
                  </w:rPr>
                </w:rPrChange>
              </w:rPr>
              <w:t xml:space="preserve">&lt;taxCode&gt;   </w:t>
            </w:r>
            <w:r w:rsidRPr="00184A3A">
              <w:rPr>
                <w:color w:val="000000"/>
                <w:sz w:val="16"/>
                <w:szCs w:val="16"/>
                <w:rPrChange w:id="6974" w:author="Edward Leung" w:date="2017-01-10T12:35:00Z">
                  <w:rPr>
                    <w:color w:val="000000"/>
                    <w:sz w:val="16"/>
                    <w:szCs w:val="16"/>
                  </w:rPr>
                </w:rPrChange>
              </w:rPr>
              <w:br/>
            </w:r>
            <w:r w:rsidR="001D733F" w:rsidRPr="00184A3A">
              <w:rPr>
                <w:color w:val="000000"/>
                <w:sz w:val="16"/>
                <w:szCs w:val="16"/>
                <w:rPrChange w:id="6975" w:author="Edward Leung" w:date="2017-01-10T12:35:00Z">
                  <w:rPr>
                    <w:color w:val="000000"/>
                    <w:sz w:val="16"/>
                    <w:szCs w:val="16"/>
                  </w:rPr>
                </w:rPrChange>
              </w:rPr>
              <w:t>&lt;/</w:t>
            </w:r>
            <w:r w:rsidRPr="00184A3A">
              <w:rPr>
                <w:color w:val="000000"/>
                <w:sz w:val="16"/>
                <w:szCs w:val="16"/>
                <w:rPrChange w:id="6976" w:author="Edward Leung" w:date="2017-01-10T12:35:00Z">
                  <w:rPr>
                    <w:color w:val="000000"/>
                    <w:sz w:val="16"/>
                    <w:szCs w:val="16"/>
                  </w:rPr>
                </w:rPrChange>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Change w:id="6977" w:author="Edward Leung" w:date="2017-01-10T12:35:00Z">
                  <w:rPr>
                    <w:color w:val="000000"/>
                    <w:sz w:val="16"/>
                    <w:szCs w:val="16"/>
                  </w:rPr>
                </w:rPrChange>
              </w:rPr>
            </w:pPr>
            <w:r w:rsidRPr="00184A3A">
              <w:rPr>
                <w:color w:val="000000"/>
                <w:sz w:val="16"/>
                <w:szCs w:val="16"/>
                <w:rPrChange w:id="6978" w:author="Edward Leung" w:date="2017-01-10T12:35:00Z">
                  <w:rPr>
                    <w:color w:val="000000"/>
                    <w:sz w:val="16"/>
                    <w:szCs w:val="16"/>
                  </w:rPr>
                </w:rPrChange>
              </w:rPr>
              <w:t>{"taxCode":""}</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Change w:id="6979" w:author="Edward Leung" w:date="2017-01-10T12:35:00Z">
                  <w:rPr>
                    <w:color w:val="000000"/>
                    <w:sz w:val="16"/>
                    <w:szCs w:val="16"/>
                  </w:rPr>
                </w:rPrChange>
              </w:rPr>
            </w:pPr>
            <w:r w:rsidRPr="00184A3A">
              <w:rPr>
                <w:color w:val="000000"/>
                <w:sz w:val="16"/>
                <w:szCs w:val="16"/>
                <w:rPrChange w:id="6980" w:author="Edward Leung" w:date="2017-01-10T12:35:00Z">
                  <w:rPr>
                    <w:color w:val="000000"/>
                    <w:sz w:val="16"/>
                    <w:szCs w:val="16"/>
                  </w:rPr>
                </w:rPrChange>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Change w:id="6981" w:author="Edward Leung" w:date="2017-01-10T12:35:00Z">
                  <w:rPr>
                    <w:rFonts w:cs="Arial"/>
                    <w:sz w:val="16"/>
                    <w:szCs w:val="16"/>
                  </w:rPr>
                </w:rPrChange>
              </w:rPr>
            </w:pPr>
            <w:r w:rsidRPr="00184A3A">
              <w:rPr>
                <w:sz w:val="16"/>
                <w:szCs w:val="16"/>
                <w:rPrChange w:id="6982" w:author="Edward Leung" w:date="2017-01-10T12:35:00Z">
                  <w:rPr>
                    <w:sz w:val="16"/>
                    <w:szCs w:val="16"/>
                  </w:rPr>
                </w:rPrChange>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Change w:id="6983" w:author="Edward Leung" w:date="2017-01-10T12:35:00Z">
                  <w:rPr>
                    <w:rFonts w:cs="Arial"/>
                    <w:sz w:val="16"/>
                    <w:szCs w:val="16"/>
                  </w:rPr>
                </w:rPrChange>
              </w:rPr>
            </w:pPr>
            <w:r w:rsidRPr="00184A3A">
              <w:rPr>
                <w:rFonts w:cs="Arial"/>
                <w:color w:val="000000"/>
                <w:sz w:val="16"/>
                <w:szCs w:val="16"/>
                <w:rPrChange w:id="6984" w:author="Edward Leung" w:date="2017-01-10T12:35:00Z">
                  <w:rPr>
                    <w:rFonts w:cs="Arial"/>
                    <w:color w:val="000000"/>
                    <w:sz w:val="16"/>
                    <w:szCs w:val="16"/>
                  </w:rPr>
                </w:rPrChange>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Change w:id="6985" w:author="Edward Leung" w:date="2017-01-10T12:35:00Z">
                  <w:rPr>
                    <w:color w:val="000000"/>
                    <w:sz w:val="16"/>
                    <w:szCs w:val="16"/>
                  </w:rPr>
                </w:rPrChange>
              </w:rPr>
            </w:pPr>
            <w:r w:rsidRPr="00184A3A">
              <w:rPr>
                <w:color w:val="000000"/>
                <w:sz w:val="16"/>
                <w:szCs w:val="16"/>
                <w:rPrChange w:id="698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Change w:id="6987" w:author="Edward Leung" w:date="2017-01-10T12:35:00Z">
                  <w:rPr>
                    <w:color w:val="000000"/>
                    <w:sz w:val="16"/>
                    <w:szCs w:val="16"/>
                  </w:rPr>
                </w:rPrChange>
              </w:rPr>
            </w:pPr>
            <w:r w:rsidRPr="00184A3A">
              <w:rPr>
                <w:color w:val="000000"/>
                <w:sz w:val="16"/>
                <w:szCs w:val="16"/>
                <w:rPrChange w:id="6988"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Change w:id="698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Change w:id="6990" w:author="Edward Leung" w:date="2017-01-10T12:35:00Z">
                  <w:rPr>
                    <w:color w:val="000000"/>
                    <w:sz w:val="16"/>
                    <w:szCs w:val="16"/>
                  </w:rPr>
                </w:rPrChange>
              </w:rPr>
            </w:pPr>
            <w:r w:rsidRPr="00184A3A">
              <w:rPr>
                <w:color w:val="000000"/>
                <w:sz w:val="16"/>
                <w:szCs w:val="16"/>
                <w:rPrChange w:id="6991" w:author="Edward Leung" w:date="2017-01-10T12:35:00Z">
                  <w:rPr>
                    <w:color w:val="000000"/>
                    <w:sz w:val="16"/>
                    <w:szCs w:val="16"/>
                  </w:rPr>
                </w:rPrChange>
              </w:rPr>
              <w:t xml:space="preserve">&lt;taxAmt&gt;   </w:t>
            </w:r>
            <w:r w:rsidRPr="00184A3A">
              <w:rPr>
                <w:color w:val="000000"/>
                <w:sz w:val="16"/>
                <w:szCs w:val="16"/>
                <w:rPrChange w:id="6992" w:author="Edward Leung" w:date="2017-01-10T12:35:00Z">
                  <w:rPr>
                    <w:color w:val="000000"/>
                    <w:sz w:val="16"/>
                    <w:szCs w:val="16"/>
                  </w:rPr>
                </w:rPrChange>
              </w:rPr>
              <w:br/>
            </w:r>
            <w:r w:rsidR="001D733F" w:rsidRPr="00184A3A">
              <w:rPr>
                <w:color w:val="000000"/>
                <w:sz w:val="16"/>
                <w:szCs w:val="16"/>
                <w:rPrChange w:id="6993" w:author="Edward Leung" w:date="2017-01-10T12:35:00Z">
                  <w:rPr>
                    <w:color w:val="000000"/>
                    <w:sz w:val="16"/>
                    <w:szCs w:val="16"/>
                  </w:rPr>
                </w:rPrChange>
              </w:rPr>
              <w:t>&lt;/</w:t>
            </w:r>
            <w:r w:rsidRPr="00184A3A">
              <w:rPr>
                <w:color w:val="000000"/>
                <w:sz w:val="16"/>
                <w:szCs w:val="16"/>
                <w:rPrChange w:id="6994" w:author="Edward Leung" w:date="2017-01-10T12:35:00Z">
                  <w:rPr>
                    <w:color w:val="000000"/>
                    <w:sz w:val="16"/>
                    <w:szCs w:val="16"/>
                  </w:rPr>
                </w:rPrChange>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Change w:id="6995" w:author="Edward Leung" w:date="2017-01-10T12:35:00Z">
                  <w:rPr>
                    <w:color w:val="000000"/>
                    <w:sz w:val="16"/>
                    <w:szCs w:val="16"/>
                  </w:rPr>
                </w:rPrChange>
              </w:rPr>
            </w:pPr>
            <w:r w:rsidRPr="00184A3A">
              <w:rPr>
                <w:color w:val="000000"/>
                <w:sz w:val="16"/>
                <w:szCs w:val="16"/>
                <w:rPrChange w:id="6996" w:author="Edward Leung" w:date="2017-01-10T12:35:00Z">
                  <w:rPr>
                    <w:color w:val="000000"/>
                    <w:sz w:val="16"/>
                    <w:szCs w:val="16"/>
                  </w:rPr>
                </w:rPrChange>
              </w:rPr>
              <w:t>{"taxAmt":""}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Change w:id="6997" w:author="Edward Leung" w:date="2017-01-10T12:35:00Z">
                  <w:rPr>
                    <w:color w:val="000000"/>
                    <w:sz w:val="16"/>
                    <w:szCs w:val="16"/>
                  </w:rPr>
                </w:rPrChange>
              </w:rPr>
            </w:pPr>
            <w:r w:rsidRPr="00184A3A">
              <w:rPr>
                <w:color w:val="000000"/>
                <w:sz w:val="16"/>
                <w:szCs w:val="16"/>
                <w:rPrChange w:id="6998" w:author="Edward Leung" w:date="2017-01-10T12:35:00Z">
                  <w:rPr>
                    <w:color w:val="000000"/>
                    <w:sz w:val="16"/>
                    <w:szCs w:val="16"/>
                  </w:rPr>
                </w:rPrChange>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Change w:id="6999" w:author="Edward Leung" w:date="2017-01-10T12:35:00Z">
                  <w:rPr>
                    <w:rFonts w:cs="Arial"/>
                    <w:sz w:val="16"/>
                    <w:szCs w:val="16"/>
                  </w:rPr>
                </w:rPrChange>
              </w:rPr>
            </w:pPr>
            <w:r w:rsidRPr="00184A3A">
              <w:rPr>
                <w:sz w:val="16"/>
                <w:szCs w:val="16"/>
                <w:rPrChange w:id="7000" w:author="Edward Leung" w:date="2017-01-10T12:35:00Z">
                  <w:rPr>
                    <w:sz w:val="16"/>
                    <w:szCs w:val="16"/>
                  </w:rPr>
                </w:rPrChange>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Change w:id="7001" w:author="Edward Leung" w:date="2017-01-10T12:35:00Z">
                  <w:rPr>
                    <w:rFonts w:cs="Arial"/>
                    <w:sz w:val="16"/>
                    <w:szCs w:val="16"/>
                  </w:rPr>
                </w:rPrChange>
              </w:rPr>
            </w:pPr>
            <w:r w:rsidRPr="00184A3A">
              <w:rPr>
                <w:rFonts w:cs="Arial"/>
                <w:color w:val="000000"/>
                <w:sz w:val="16"/>
                <w:szCs w:val="16"/>
                <w:rPrChange w:id="7002" w:author="Edward Leung" w:date="2017-01-10T12:35:00Z">
                  <w:rPr>
                    <w:rFonts w:cs="Arial"/>
                    <w:color w:val="000000"/>
                    <w:sz w:val="16"/>
                    <w:szCs w:val="16"/>
                  </w:rPr>
                </w:rPrChange>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Change w:id="7003" w:author="Edward Leung" w:date="2017-01-10T12:35:00Z">
                  <w:rPr>
                    <w:color w:val="000000"/>
                    <w:sz w:val="16"/>
                    <w:szCs w:val="16"/>
                  </w:rPr>
                </w:rPrChange>
              </w:rPr>
            </w:pPr>
            <w:r w:rsidRPr="00184A3A">
              <w:rPr>
                <w:color w:val="000000"/>
                <w:sz w:val="16"/>
                <w:szCs w:val="16"/>
                <w:rPrChange w:id="700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Change w:id="7005" w:author="Edward Leung" w:date="2017-01-10T12:35:00Z">
                  <w:rPr>
                    <w:color w:val="000000"/>
                    <w:sz w:val="16"/>
                    <w:szCs w:val="16"/>
                  </w:rPr>
                </w:rPrChange>
              </w:rPr>
            </w:pPr>
            <w:r w:rsidRPr="00184A3A">
              <w:rPr>
                <w:color w:val="000000"/>
                <w:sz w:val="16"/>
                <w:szCs w:val="16"/>
                <w:rPrChange w:id="700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Change w:id="700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Change w:id="7008" w:author="Edward Leung" w:date="2017-01-10T12:35:00Z">
                  <w:rPr>
                    <w:color w:val="000000"/>
                    <w:sz w:val="16"/>
                    <w:szCs w:val="16"/>
                  </w:rPr>
                </w:rPrChange>
              </w:rPr>
            </w:pPr>
            <w:r w:rsidRPr="00184A3A">
              <w:rPr>
                <w:color w:val="000000"/>
                <w:sz w:val="16"/>
                <w:szCs w:val="16"/>
                <w:rPrChange w:id="7009" w:author="Edward Leung" w:date="2017-01-10T12:35:00Z">
                  <w:rPr>
                    <w:color w:val="000000"/>
                    <w:sz w:val="16"/>
                    <w:szCs w:val="16"/>
                  </w:rPr>
                </w:rPrChange>
              </w:rPr>
              <w:t xml:space="preserve">&lt;orderType&gt;   </w:t>
            </w:r>
            <w:r w:rsidRPr="00184A3A">
              <w:rPr>
                <w:color w:val="000000"/>
                <w:sz w:val="16"/>
                <w:szCs w:val="16"/>
                <w:rPrChange w:id="7010" w:author="Edward Leung" w:date="2017-01-10T12:35:00Z">
                  <w:rPr>
                    <w:color w:val="000000"/>
                    <w:sz w:val="16"/>
                    <w:szCs w:val="16"/>
                  </w:rPr>
                </w:rPrChange>
              </w:rPr>
              <w:br/>
            </w:r>
            <w:r w:rsidR="001D733F" w:rsidRPr="00184A3A">
              <w:rPr>
                <w:color w:val="000000"/>
                <w:sz w:val="16"/>
                <w:szCs w:val="16"/>
                <w:rPrChange w:id="7011" w:author="Edward Leung" w:date="2017-01-10T12:35:00Z">
                  <w:rPr>
                    <w:color w:val="000000"/>
                    <w:sz w:val="16"/>
                    <w:szCs w:val="16"/>
                  </w:rPr>
                </w:rPrChange>
              </w:rPr>
              <w:t>&lt;/</w:t>
            </w:r>
            <w:r w:rsidRPr="00184A3A">
              <w:rPr>
                <w:color w:val="000000"/>
                <w:sz w:val="16"/>
                <w:szCs w:val="16"/>
                <w:rPrChange w:id="7012" w:author="Edward Leung" w:date="2017-01-10T12:35:00Z">
                  <w:rPr>
                    <w:color w:val="000000"/>
                    <w:sz w:val="16"/>
                    <w:szCs w:val="16"/>
                  </w:rPr>
                </w:rPrChange>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Change w:id="7013" w:author="Edward Leung" w:date="2017-01-10T12:35:00Z">
                  <w:rPr>
                    <w:color w:val="000000"/>
                    <w:sz w:val="16"/>
                    <w:szCs w:val="16"/>
                  </w:rPr>
                </w:rPrChange>
              </w:rPr>
            </w:pPr>
            <w:r w:rsidRPr="00184A3A">
              <w:rPr>
                <w:color w:val="000000"/>
                <w:sz w:val="16"/>
                <w:szCs w:val="16"/>
                <w:rPrChange w:id="7014" w:author="Edward Leung" w:date="2017-01-10T12:35:00Z">
                  <w:rPr>
                    <w:color w:val="000000"/>
                    <w:sz w:val="16"/>
                    <w:szCs w:val="16"/>
                  </w:rPr>
                </w:rPrChange>
              </w:rPr>
              <w:t>{"orderType":""}</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Change w:id="7015" w:author="Edward Leung" w:date="2017-01-10T12:35:00Z">
                  <w:rPr>
                    <w:color w:val="000000"/>
                    <w:sz w:val="16"/>
                    <w:szCs w:val="16"/>
                  </w:rPr>
                </w:rPrChange>
              </w:rPr>
            </w:pPr>
            <w:r w:rsidRPr="00184A3A">
              <w:rPr>
                <w:color w:val="000000"/>
                <w:sz w:val="16"/>
                <w:szCs w:val="16"/>
                <w:rPrChange w:id="7016" w:author="Edward Leung" w:date="2017-01-10T12:35:00Z">
                  <w:rPr>
                    <w:color w:val="000000"/>
                    <w:sz w:val="16"/>
                    <w:szCs w:val="16"/>
                  </w:rPr>
                </w:rPrChange>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Change w:id="7017" w:author="Edward Leung" w:date="2017-01-10T12:35:00Z">
                  <w:rPr>
                    <w:rFonts w:cs="Arial"/>
                    <w:sz w:val="16"/>
                    <w:szCs w:val="16"/>
                  </w:rPr>
                </w:rPrChange>
              </w:rPr>
            </w:pPr>
            <w:r w:rsidRPr="00184A3A">
              <w:rPr>
                <w:sz w:val="16"/>
                <w:szCs w:val="16"/>
                <w:rPrChange w:id="7018" w:author="Edward Leung" w:date="2017-01-10T12:35:00Z">
                  <w:rPr>
                    <w:sz w:val="16"/>
                    <w:szCs w:val="16"/>
                  </w:rPr>
                </w:rPrChange>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Change w:id="7019" w:author="Edward Leung" w:date="2017-01-10T12:35:00Z">
                  <w:rPr>
                    <w:rFonts w:cs="Arial"/>
                    <w:sz w:val="16"/>
                    <w:szCs w:val="16"/>
                  </w:rPr>
                </w:rPrChange>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Change w:id="7020" w:author="Edward Leung" w:date="2017-01-10T12:35:00Z">
                  <w:rPr>
                    <w:color w:val="000000"/>
                    <w:sz w:val="16"/>
                    <w:szCs w:val="16"/>
                  </w:rPr>
                </w:rPrChange>
              </w:rPr>
            </w:pPr>
            <w:r w:rsidRPr="00184A3A">
              <w:rPr>
                <w:color w:val="000000"/>
                <w:sz w:val="16"/>
                <w:szCs w:val="16"/>
                <w:rPrChange w:id="702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Change w:id="7022" w:author="Edward Leung" w:date="2017-01-10T12:35:00Z">
                  <w:rPr>
                    <w:color w:val="000000"/>
                    <w:sz w:val="16"/>
                    <w:szCs w:val="16"/>
                  </w:rPr>
                </w:rPrChange>
              </w:rPr>
            </w:pPr>
            <w:r w:rsidRPr="00184A3A">
              <w:rPr>
                <w:color w:val="000000"/>
                <w:sz w:val="16"/>
                <w:szCs w:val="16"/>
                <w:rPrChange w:id="702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Change w:id="7024"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Change w:id="7025" w:author="Edward Leung" w:date="2017-01-10T12:35:00Z">
                  <w:rPr>
                    <w:color w:val="000000"/>
                    <w:sz w:val="16"/>
                    <w:szCs w:val="16"/>
                  </w:rPr>
                </w:rPrChange>
              </w:rPr>
            </w:pPr>
            <w:r w:rsidRPr="00184A3A">
              <w:rPr>
                <w:color w:val="000000"/>
                <w:sz w:val="16"/>
                <w:szCs w:val="16"/>
                <w:rPrChange w:id="7026" w:author="Edward Leung" w:date="2017-01-10T12:35:00Z">
                  <w:rPr>
                    <w:color w:val="000000"/>
                    <w:sz w:val="16"/>
                    <w:szCs w:val="16"/>
                  </w:rPr>
                </w:rPrChange>
              </w:rPr>
              <w:t xml:space="preserve">&lt;spTransType&gt;   </w:t>
            </w:r>
            <w:r w:rsidRPr="00184A3A">
              <w:rPr>
                <w:color w:val="000000"/>
                <w:sz w:val="16"/>
                <w:szCs w:val="16"/>
                <w:rPrChange w:id="7027" w:author="Edward Leung" w:date="2017-01-10T12:35:00Z">
                  <w:rPr>
                    <w:color w:val="000000"/>
                    <w:sz w:val="16"/>
                    <w:szCs w:val="16"/>
                  </w:rPr>
                </w:rPrChange>
              </w:rPr>
              <w:br/>
            </w:r>
            <w:r w:rsidR="001D733F" w:rsidRPr="00184A3A">
              <w:rPr>
                <w:color w:val="000000"/>
                <w:sz w:val="16"/>
                <w:szCs w:val="16"/>
                <w:rPrChange w:id="7028" w:author="Edward Leung" w:date="2017-01-10T12:35:00Z">
                  <w:rPr>
                    <w:color w:val="000000"/>
                    <w:sz w:val="16"/>
                    <w:szCs w:val="16"/>
                  </w:rPr>
                </w:rPrChange>
              </w:rPr>
              <w:t>&lt;/</w:t>
            </w:r>
            <w:r w:rsidRPr="00184A3A">
              <w:rPr>
                <w:color w:val="000000"/>
                <w:sz w:val="16"/>
                <w:szCs w:val="16"/>
                <w:rPrChange w:id="7029" w:author="Edward Leung" w:date="2017-01-10T12:35:00Z">
                  <w:rPr>
                    <w:color w:val="000000"/>
                    <w:sz w:val="16"/>
                    <w:szCs w:val="16"/>
                  </w:rPr>
                </w:rPrChange>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Change w:id="7030" w:author="Edward Leung" w:date="2017-01-10T12:35:00Z">
                  <w:rPr>
                    <w:color w:val="000000"/>
                    <w:sz w:val="16"/>
                    <w:szCs w:val="16"/>
                  </w:rPr>
                </w:rPrChange>
              </w:rPr>
            </w:pPr>
            <w:r w:rsidRPr="00184A3A">
              <w:rPr>
                <w:color w:val="000000"/>
                <w:sz w:val="16"/>
                <w:szCs w:val="16"/>
                <w:rPrChange w:id="7031" w:author="Edward Leung" w:date="2017-01-10T12:35:00Z">
                  <w:rPr>
                    <w:color w:val="000000"/>
                    <w:sz w:val="16"/>
                    <w:szCs w:val="16"/>
                  </w:rPr>
                </w:rPrChange>
              </w:rPr>
              <w:t>{"spTransType":""}</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Change w:id="7032" w:author="Edward Leung" w:date="2017-01-10T12:35:00Z">
                  <w:rPr>
                    <w:color w:val="000000"/>
                    <w:sz w:val="16"/>
                    <w:szCs w:val="16"/>
                  </w:rPr>
                </w:rPrChange>
              </w:rPr>
            </w:pPr>
            <w:r w:rsidRPr="00184A3A">
              <w:rPr>
                <w:color w:val="000000"/>
                <w:sz w:val="16"/>
                <w:szCs w:val="16"/>
                <w:rPrChange w:id="7033" w:author="Edward Leung" w:date="2017-01-10T12:35:00Z">
                  <w:rPr>
                    <w:color w:val="000000"/>
                    <w:sz w:val="16"/>
                    <w:szCs w:val="16"/>
                  </w:rPr>
                </w:rPrChange>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Change w:id="7034" w:author="Edward Leung" w:date="2017-01-10T12:35:00Z">
                  <w:rPr>
                    <w:rFonts w:cs="Arial"/>
                    <w:sz w:val="16"/>
                    <w:szCs w:val="16"/>
                  </w:rPr>
                </w:rPrChange>
              </w:rPr>
            </w:pPr>
            <w:r w:rsidRPr="00184A3A">
              <w:rPr>
                <w:sz w:val="16"/>
                <w:szCs w:val="16"/>
                <w:rPrChange w:id="7035" w:author="Edward Leung" w:date="2017-01-10T12:35:00Z">
                  <w:rPr>
                    <w:sz w:val="16"/>
                    <w:szCs w:val="16"/>
                  </w:rPr>
                </w:rPrChange>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Change w:id="7036" w:author="Edward Leung" w:date="2017-01-10T12:35:00Z">
                  <w:rPr>
                    <w:rFonts w:cs="Arial"/>
                    <w:sz w:val="16"/>
                    <w:szCs w:val="16"/>
                  </w:rPr>
                </w:rPrChange>
              </w:rPr>
            </w:pPr>
            <w:r w:rsidRPr="00184A3A">
              <w:rPr>
                <w:rFonts w:cs="Arial"/>
                <w:color w:val="000000"/>
                <w:sz w:val="16"/>
                <w:szCs w:val="16"/>
                <w:rPrChange w:id="7037" w:author="Edward Leung" w:date="2017-01-10T12:35:00Z">
                  <w:rPr>
                    <w:rFonts w:cs="Arial"/>
                    <w:color w:val="000000"/>
                    <w:sz w:val="16"/>
                    <w:szCs w:val="16"/>
                  </w:rPr>
                </w:rPrChange>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Change w:id="7038" w:author="Edward Leung" w:date="2017-01-10T12:35:00Z">
                  <w:rPr>
                    <w:color w:val="000000"/>
                    <w:sz w:val="16"/>
                    <w:szCs w:val="16"/>
                  </w:rPr>
                </w:rPrChange>
              </w:rPr>
            </w:pPr>
            <w:r w:rsidRPr="00184A3A">
              <w:rPr>
                <w:color w:val="000000"/>
                <w:sz w:val="16"/>
                <w:szCs w:val="16"/>
                <w:rPrChange w:id="703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Change w:id="7040" w:author="Edward Leung" w:date="2017-01-10T12:35:00Z">
                  <w:rPr>
                    <w:color w:val="000000"/>
                    <w:sz w:val="16"/>
                    <w:szCs w:val="16"/>
                  </w:rPr>
                </w:rPrChange>
              </w:rPr>
            </w:pPr>
            <w:r w:rsidRPr="00184A3A">
              <w:rPr>
                <w:color w:val="000000"/>
                <w:sz w:val="16"/>
                <w:szCs w:val="16"/>
                <w:rPrChange w:id="704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Change w:id="7042"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Change w:id="7043" w:author="Edward Leung" w:date="2017-01-10T12:35:00Z">
                  <w:rPr>
                    <w:color w:val="000000"/>
                    <w:sz w:val="16"/>
                    <w:szCs w:val="16"/>
                  </w:rPr>
                </w:rPrChange>
              </w:rPr>
            </w:pPr>
            <w:r w:rsidRPr="00184A3A">
              <w:rPr>
                <w:color w:val="000000"/>
                <w:sz w:val="16"/>
                <w:szCs w:val="16"/>
                <w:rPrChange w:id="7044" w:author="Edward Leung" w:date="2017-01-10T12:35:00Z">
                  <w:rPr>
                    <w:color w:val="000000"/>
                    <w:sz w:val="16"/>
                    <w:szCs w:val="16"/>
                  </w:rPr>
                </w:rPrChange>
              </w:rPr>
              <w:t xml:space="preserve">&lt;transType&gt;   </w:t>
            </w:r>
            <w:r w:rsidRPr="00184A3A">
              <w:rPr>
                <w:color w:val="000000"/>
                <w:sz w:val="16"/>
                <w:szCs w:val="16"/>
                <w:rPrChange w:id="7045" w:author="Edward Leung" w:date="2017-01-10T12:35:00Z">
                  <w:rPr>
                    <w:color w:val="000000"/>
                    <w:sz w:val="16"/>
                    <w:szCs w:val="16"/>
                  </w:rPr>
                </w:rPrChange>
              </w:rPr>
              <w:br/>
            </w:r>
            <w:r w:rsidR="001D733F" w:rsidRPr="00184A3A">
              <w:rPr>
                <w:color w:val="000000"/>
                <w:sz w:val="16"/>
                <w:szCs w:val="16"/>
                <w:rPrChange w:id="7046" w:author="Edward Leung" w:date="2017-01-10T12:35:00Z">
                  <w:rPr>
                    <w:color w:val="000000"/>
                    <w:sz w:val="16"/>
                    <w:szCs w:val="16"/>
                  </w:rPr>
                </w:rPrChange>
              </w:rPr>
              <w:t>&lt;/</w:t>
            </w:r>
            <w:r w:rsidRPr="00184A3A">
              <w:rPr>
                <w:color w:val="000000"/>
                <w:sz w:val="16"/>
                <w:szCs w:val="16"/>
                <w:rPrChange w:id="7047" w:author="Edward Leung" w:date="2017-01-10T12:35:00Z">
                  <w:rPr>
                    <w:color w:val="000000"/>
                    <w:sz w:val="16"/>
                    <w:szCs w:val="16"/>
                  </w:rPr>
                </w:rPrChange>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Change w:id="7048" w:author="Edward Leung" w:date="2017-01-10T12:35:00Z">
                  <w:rPr>
                    <w:color w:val="000000"/>
                    <w:sz w:val="16"/>
                    <w:szCs w:val="16"/>
                  </w:rPr>
                </w:rPrChange>
              </w:rPr>
            </w:pPr>
            <w:r w:rsidRPr="00184A3A">
              <w:rPr>
                <w:color w:val="000000"/>
                <w:sz w:val="16"/>
                <w:szCs w:val="16"/>
                <w:rPrChange w:id="7049" w:author="Edward Leung" w:date="2017-01-10T12:35:00Z">
                  <w:rPr>
                    <w:color w:val="000000"/>
                    <w:sz w:val="16"/>
                    <w:szCs w:val="16"/>
                  </w:rPr>
                </w:rPrChange>
              </w:rPr>
              <w:t>{"transType":""}</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Change w:id="7050" w:author="Edward Leung" w:date="2017-01-10T12:35:00Z">
                  <w:rPr>
                    <w:color w:val="000000"/>
                    <w:sz w:val="16"/>
                    <w:szCs w:val="16"/>
                  </w:rPr>
                </w:rPrChange>
              </w:rPr>
            </w:pPr>
            <w:r w:rsidRPr="00184A3A">
              <w:rPr>
                <w:color w:val="000000"/>
                <w:sz w:val="16"/>
                <w:szCs w:val="16"/>
                <w:rPrChange w:id="7051" w:author="Edward Leung" w:date="2017-01-10T12:35:00Z">
                  <w:rPr>
                    <w:color w:val="000000"/>
                    <w:sz w:val="16"/>
                    <w:szCs w:val="16"/>
                  </w:rPr>
                </w:rPrChange>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Change w:id="7052" w:author="Edward Leung" w:date="2017-01-10T12:35:00Z">
                  <w:rPr>
                    <w:rFonts w:cs="Arial"/>
                    <w:sz w:val="16"/>
                    <w:szCs w:val="16"/>
                  </w:rPr>
                </w:rPrChange>
              </w:rPr>
            </w:pPr>
            <w:r w:rsidRPr="00184A3A">
              <w:rPr>
                <w:sz w:val="16"/>
                <w:szCs w:val="16"/>
                <w:rPrChange w:id="7053" w:author="Edward Leung" w:date="2017-01-10T12:35:00Z">
                  <w:rPr>
                    <w:sz w:val="16"/>
                    <w:szCs w:val="16"/>
                  </w:rPr>
                </w:rPrChange>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Change w:id="7054" w:author="Edward Leung" w:date="2017-01-10T12:35:00Z">
                  <w:rPr>
                    <w:rFonts w:cs="Arial"/>
                    <w:sz w:val="16"/>
                    <w:szCs w:val="16"/>
                  </w:rPr>
                </w:rPrChange>
              </w:rPr>
            </w:pPr>
            <w:r w:rsidRPr="00184A3A">
              <w:rPr>
                <w:rFonts w:cs="Arial"/>
                <w:color w:val="000000"/>
                <w:sz w:val="16"/>
                <w:szCs w:val="16"/>
                <w:rPrChange w:id="7055" w:author="Edward Leung" w:date="2017-01-10T12:35:00Z">
                  <w:rPr>
                    <w:rFonts w:cs="Arial"/>
                    <w:color w:val="000000"/>
                    <w:sz w:val="16"/>
                    <w:szCs w:val="16"/>
                  </w:rPr>
                </w:rPrChange>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Change w:id="7056" w:author="Edward Leung" w:date="2017-01-10T12:35:00Z">
                  <w:rPr>
                    <w:color w:val="000000"/>
                    <w:sz w:val="16"/>
                    <w:szCs w:val="16"/>
                  </w:rPr>
                </w:rPrChange>
              </w:rPr>
            </w:pPr>
            <w:r w:rsidRPr="00184A3A">
              <w:rPr>
                <w:color w:val="000000"/>
                <w:sz w:val="16"/>
                <w:szCs w:val="16"/>
                <w:rPrChange w:id="7057"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Change w:id="7058" w:author="Edward Leung" w:date="2017-01-10T12:35:00Z">
                  <w:rPr>
                    <w:color w:val="000000"/>
                    <w:sz w:val="16"/>
                    <w:szCs w:val="16"/>
                  </w:rPr>
                </w:rPrChange>
              </w:rPr>
            </w:pPr>
            <w:r w:rsidRPr="00184A3A">
              <w:rPr>
                <w:color w:val="000000"/>
                <w:sz w:val="16"/>
                <w:szCs w:val="16"/>
                <w:rPrChange w:id="705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Change w:id="7060"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Change w:id="7061" w:author="Edward Leung" w:date="2017-01-10T12:35:00Z">
                  <w:rPr>
                    <w:color w:val="000000"/>
                    <w:sz w:val="16"/>
                    <w:szCs w:val="16"/>
                  </w:rPr>
                </w:rPrChange>
              </w:rPr>
            </w:pPr>
            <w:r w:rsidRPr="00184A3A">
              <w:rPr>
                <w:color w:val="000000"/>
                <w:sz w:val="16"/>
                <w:szCs w:val="16"/>
                <w:rPrChange w:id="7062" w:author="Edward Leung" w:date="2017-01-10T12:35:00Z">
                  <w:rPr>
                    <w:color w:val="000000"/>
                    <w:sz w:val="16"/>
                    <w:szCs w:val="16"/>
                  </w:rPr>
                </w:rPrChange>
              </w:rPr>
              <w:t xml:space="preserve">&lt;chargeDept&gt;   </w:t>
            </w:r>
            <w:r w:rsidRPr="00184A3A">
              <w:rPr>
                <w:color w:val="000000"/>
                <w:sz w:val="16"/>
                <w:szCs w:val="16"/>
                <w:rPrChange w:id="7063" w:author="Edward Leung" w:date="2017-01-10T12:35:00Z">
                  <w:rPr>
                    <w:color w:val="000000"/>
                    <w:sz w:val="16"/>
                    <w:szCs w:val="16"/>
                  </w:rPr>
                </w:rPrChange>
              </w:rPr>
              <w:br/>
            </w:r>
            <w:r w:rsidR="001D733F" w:rsidRPr="00184A3A">
              <w:rPr>
                <w:color w:val="000000"/>
                <w:sz w:val="16"/>
                <w:szCs w:val="16"/>
                <w:rPrChange w:id="7064" w:author="Edward Leung" w:date="2017-01-10T12:35:00Z">
                  <w:rPr>
                    <w:color w:val="000000"/>
                    <w:sz w:val="16"/>
                    <w:szCs w:val="16"/>
                  </w:rPr>
                </w:rPrChange>
              </w:rPr>
              <w:t>&lt;/</w:t>
            </w:r>
            <w:r w:rsidRPr="00184A3A">
              <w:rPr>
                <w:color w:val="000000"/>
                <w:sz w:val="16"/>
                <w:szCs w:val="16"/>
                <w:rPrChange w:id="7065" w:author="Edward Leung" w:date="2017-01-10T12:35:00Z">
                  <w:rPr>
                    <w:color w:val="000000"/>
                    <w:sz w:val="16"/>
                    <w:szCs w:val="16"/>
                  </w:rPr>
                </w:rPrChange>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Change w:id="7066" w:author="Edward Leung" w:date="2017-01-10T12:35:00Z">
                  <w:rPr>
                    <w:color w:val="000000"/>
                    <w:sz w:val="16"/>
                    <w:szCs w:val="16"/>
                  </w:rPr>
                </w:rPrChange>
              </w:rPr>
            </w:pPr>
            <w:r w:rsidRPr="00184A3A">
              <w:rPr>
                <w:color w:val="000000"/>
                <w:sz w:val="16"/>
                <w:szCs w:val="16"/>
                <w:rPrChange w:id="7067" w:author="Edward Leung" w:date="2017-01-10T12:35:00Z">
                  <w:rPr>
                    <w:color w:val="000000"/>
                    <w:sz w:val="16"/>
                    <w:szCs w:val="16"/>
                  </w:rPr>
                </w:rPrChange>
              </w:rPr>
              <w:t>{"chargeDept":""}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Change w:id="7068" w:author="Edward Leung" w:date="2017-01-10T12:35:00Z">
                  <w:rPr>
                    <w:color w:val="000000"/>
                    <w:sz w:val="16"/>
                    <w:szCs w:val="16"/>
                  </w:rPr>
                </w:rPrChange>
              </w:rPr>
            </w:pPr>
            <w:r w:rsidRPr="00184A3A">
              <w:rPr>
                <w:color w:val="000000"/>
                <w:sz w:val="16"/>
                <w:szCs w:val="16"/>
                <w:rPrChange w:id="7069" w:author="Edward Leung" w:date="2017-01-10T12:35:00Z">
                  <w:rPr>
                    <w:color w:val="000000"/>
                    <w:sz w:val="16"/>
                    <w:szCs w:val="16"/>
                  </w:rPr>
                </w:rPrChange>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Change w:id="7070" w:author="Edward Leung" w:date="2017-01-10T12:35:00Z">
                  <w:rPr>
                    <w:rFonts w:cs="Arial"/>
                    <w:sz w:val="16"/>
                    <w:szCs w:val="16"/>
                  </w:rPr>
                </w:rPrChange>
              </w:rPr>
            </w:pPr>
            <w:r w:rsidRPr="00184A3A">
              <w:rPr>
                <w:rFonts w:cs="Arial"/>
                <w:sz w:val="16"/>
                <w:szCs w:val="16"/>
                <w:rPrChange w:id="7071" w:author="Edward Leung" w:date="2017-01-10T12:35:00Z">
                  <w:rPr>
                    <w:rFonts w:cs="Arial"/>
                    <w:sz w:val="16"/>
                    <w:szCs w:val="16"/>
                  </w:rPr>
                </w:rPrChange>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Change w:id="7072" w:author="Edward Leung" w:date="2017-01-10T12:35:00Z">
                  <w:rPr>
                    <w:rFonts w:cs="Arial"/>
                    <w:sz w:val="16"/>
                    <w:szCs w:val="16"/>
                  </w:rPr>
                </w:rPrChange>
              </w:rPr>
            </w:pPr>
            <w:r w:rsidRPr="00184A3A">
              <w:rPr>
                <w:rFonts w:cs="Arial"/>
                <w:color w:val="000000"/>
                <w:sz w:val="16"/>
                <w:szCs w:val="16"/>
                <w:rPrChange w:id="7073" w:author="Edward Leung" w:date="2017-01-10T12:35:00Z">
                  <w:rPr>
                    <w:rFonts w:cs="Arial"/>
                    <w:color w:val="000000"/>
                    <w:sz w:val="16"/>
                    <w:szCs w:val="16"/>
                  </w:rPr>
                </w:rPrChange>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Change w:id="7074" w:author="Edward Leung" w:date="2017-01-10T12:35:00Z">
                  <w:rPr>
                    <w:color w:val="000000"/>
                    <w:sz w:val="16"/>
                    <w:szCs w:val="16"/>
                  </w:rPr>
                </w:rPrChange>
              </w:rPr>
            </w:pPr>
            <w:r w:rsidRPr="00184A3A">
              <w:rPr>
                <w:color w:val="000000"/>
                <w:sz w:val="16"/>
                <w:szCs w:val="16"/>
                <w:rPrChange w:id="7075"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Change w:id="7076" w:author="Edward Leung" w:date="2017-01-10T12:35:00Z">
                  <w:rPr>
                    <w:color w:val="000000"/>
                    <w:sz w:val="16"/>
                    <w:szCs w:val="16"/>
                  </w:rPr>
                </w:rPrChange>
              </w:rPr>
            </w:pPr>
            <w:r w:rsidRPr="00184A3A">
              <w:rPr>
                <w:color w:val="000000"/>
                <w:sz w:val="16"/>
                <w:szCs w:val="16"/>
                <w:rPrChange w:id="707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Change w:id="7078"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Change w:id="7079" w:author="Edward Leung" w:date="2017-01-10T12:35:00Z">
                  <w:rPr>
                    <w:color w:val="000000"/>
                    <w:sz w:val="16"/>
                    <w:szCs w:val="16"/>
                  </w:rPr>
                </w:rPrChange>
              </w:rPr>
            </w:pPr>
            <w:r w:rsidRPr="00184A3A">
              <w:rPr>
                <w:color w:val="000000"/>
                <w:sz w:val="16"/>
                <w:szCs w:val="16"/>
                <w:rPrChange w:id="7080" w:author="Edward Leung" w:date="2017-01-10T12:35:00Z">
                  <w:rPr>
                    <w:color w:val="000000"/>
                    <w:sz w:val="16"/>
                    <w:szCs w:val="16"/>
                  </w:rPr>
                </w:rPrChange>
              </w:rPr>
              <w:t xml:space="preserve">&lt;chargeReason&gt;   </w:t>
            </w:r>
            <w:r w:rsidRPr="00184A3A">
              <w:rPr>
                <w:color w:val="000000"/>
                <w:sz w:val="16"/>
                <w:szCs w:val="16"/>
                <w:rPrChange w:id="7081" w:author="Edward Leung" w:date="2017-01-10T12:35:00Z">
                  <w:rPr>
                    <w:color w:val="000000"/>
                    <w:sz w:val="16"/>
                    <w:szCs w:val="16"/>
                  </w:rPr>
                </w:rPrChange>
              </w:rPr>
              <w:br/>
            </w:r>
            <w:r w:rsidR="001D733F" w:rsidRPr="00184A3A">
              <w:rPr>
                <w:color w:val="000000"/>
                <w:sz w:val="16"/>
                <w:szCs w:val="16"/>
                <w:rPrChange w:id="7082" w:author="Edward Leung" w:date="2017-01-10T12:35:00Z">
                  <w:rPr>
                    <w:color w:val="000000"/>
                    <w:sz w:val="16"/>
                    <w:szCs w:val="16"/>
                  </w:rPr>
                </w:rPrChange>
              </w:rPr>
              <w:t>&lt;/</w:t>
            </w:r>
            <w:r w:rsidRPr="00184A3A">
              <w:rPr>
                <w:color w:val="000000"/>
                <w:sz w:val="16"/>
                <w:szCs w:val="16"/>
                <w:rPrChange w:id="7083" w:author="Edward Leung" w:date="2017-01-10T12:35:00Z">
                  <w:rPr>
                    <w:color w:val="000000"/>
                    <w:sz w:val="16"/>
                    <w:szCs w:val="16"/>
                  </w:rPr>
                </w:rPrChange>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Change w:id="7084" w:author="Edward Leung" w:date="2017-01-10T12:35:00Z">
                  <w:rPr>
                    <w:color w:val="000000"/>
                    <w:sz w:val="16"/>
                    <w:szCs w:val="16"/>
                  </w:rPr>
                </w:rPrChange>
              </w:rPr>
            </w:pPr>
            <w:r w:rsidRPr="00184A3A">
              <w:rPr>
                <w:color w:val="000000"/>
                <w:sz w:val="16"/>
                <w:szCs w:val="16"/>
                <w:rPrChange w:id="7085" w:author="Edward Leung" w:date="2017-01-10T12:35:00Z">
                  <w:rPr>
                    <w:color w:val="000000"/>
                    <w:sz w:val="16"/>
                    <w:szCs w:val="16"/>
                  </w:rPr>
                </w:rPrChange>
              </w:rPr>
              <w:t>{"chargeReason":""}</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Change w:id="7086" w:author="Edward Leung" w:date="2017-01-10T12:35:00Z">
                  <w:rPr>
                    <w:color w:val="000000"/>
                    <w:sz w:val="16"/>
                    <w:szCs w:val="16"/>
                  </w:rPr>
                </w:rPrChange>
              </w:rPr>
            </w:pPr>
            <w:r w:rsidRPr="00184A3A">
              <w:rPr>
                <w:color w:val="000000"/>
                <w:sz w:val="16"/>
                <w:szCs w:val="16"/>
                <w:rPrChange w:id="7087" w:author="Edward Leung" w:date="2017-01-10T12:35:00Z">
                  <w:rPr>
                    <w:color w:val="000000"/>
                    <w:sz w:val="16"/>
                    <w:szCs w:val="16"/>
                  </w:rPr>
                </w:rPrChange>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Change w:id="7088" w:author="Edward Leung" w:date="2017-01-10T12:35:00Z">
                  <w:rPr>
                    <w:rFonts w:cs="Arial"/>
                    <w:sz w:val="16"/>
                    <w:szCs w:val="16"/>
                  </w:rPr>
                </w:rPrChange>
              </w:rPr>
            </w:pPr>
            <w:r w:rsidRPr="00184A3A">
              <w:rPr>
                <w:sz w:val="16"/>
                <w:szCs w:val="16"/>
                <w:rPrChange w:id="7089" w:author="Edward Leung" w:date="2017-01-10T12:35:00Z">
                  <w:rPr>
                    <w:sz w:val="16"/>
                    <w:szCs w:val="16"/>
                  </w:rPr>
                </w:rPrChange>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Change w:id="7090" w:author="Edward Leung" w:date="2017-01-10T12:35:00Z">
                  <w:rPr>
                    <w:rFonts w:cs="Arial"/>
                    <w:sz w:val="16"/>
                    <w:szCs w:val="16"/>
                  </w:rPr>
                </w:rPrChange>
              </w:rPr>
            </w:pPr>
            <w:r w:rsidRPr="00184A3A">
              <w:rPr>
                <w:rFonts w:cs="Arial"/>
                <w:sz w:val="16"/>
                <w:szCs w:val="16"/>
                <w:rPrChange w:id="7091" w:author="Edward Leung" w:date="2017-01-10T12:35:00Z">
                  <w:rPr>
                    <w:rFonts w:cs="Arial"/>
                    <w:sz w:val="16"/>
                    <w:szCs w:val="16"/>
                  </w:rPr>
                </w:rPrChange>
              </w:rPr>
              <w:t>C</w:t>
            </w:r>
            <w:r w:rsidRPr="00184A3A">
              <w:rPr>
                <w:rFonts w:cs="Arial"/>
                <w:sz w:val="16"/>
                <w:szCs w:val="16"/>
                <w:lang w:eastAsia="zh-HK"/>
                <w:rPrChange w:id="7092" w:author="Edward Leung" w:date="2017-01-10T12:35:00Z">
                  <w:rPr>
                    <w:rFonts w:cs="Arial"/>
                    <w:sz w:val="16"/>
                    <w:szCs w:val="16"/>
                    <w:lang w:eastAsia="zh-HK"/>
                  </w:rPr>
                </w:rPrChange>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Change w:id="7093" w:author="Edward Leung" w:date="2017-01-10T12:35:00Z">
                  <w:rPr>
                    <w:color w:val="000000"/>
                    <w:sz w:val="16"/>
                    <w:szCs w:val="16"/>
                  </w:rPr>
                </w:rPrChange>
              </w:rPr>
            </w:pPr>
            <w:r w:rsidRPr="00184A3A">
              <w:rPr>
                <w:color w:val="000000"/>
                <w:sz w:val="16"/>
                <w:szCs w:val="16"/>
                <w:rPrChange w:id="7094"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Change w:id="7095" w:author="Edward Leung" w:date="2017-01-10T12:35:00Z">
                  <w:rPr>
                    <w:color w:val="000000"/>
                    <w:sz w:val="16"/>
                    <w:szCs w:val="16"/>
                  </w:rPr>
                </w:rPrChange>
              </w:rPr>
            </w:pPr>
            <w:r w:rsidRPr="00184A3A">
              <w:rPr>
                <w:color w:val="000000"/>
                <w:sz w:val="16"/>
                <w:szCs w:val="16"/>
                <w:rPrChange w:id="709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Change w:id="709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Change w:id="7098" w:author="Edward Leung" w:date="2017-01-10T12:35:00Z">
                  <w:rPr>
                    <w:color w:val="000000"/>
                    <w:sz w:val="16"/>
                    <w:szCs w:val="16"/>
                  </w:rPr>
                </w:rPrChange>
              </w:rPr>
            </w:pPr>
            <w:r w:rsidRPr="00184A3A">
              <w:rPr>
                <w:color w:val="000000"/>
                <w:sz w:val="16"/>
                <w:szCs w:val="16"/>
                <w:rPrChange w:id="7099" w:author="Edward Leung" w:date="2017-01-10T12:35:00Z">
                  <w:rPr>
                    <w:color w:val="000000"/>
                    <w:sz w:val="16"/>
                    <w:szCs w:val="16"/>
                  </w:rPr>
                </w:rPrChange>
              </w:rPr>
              <w:t xml:space="preserve">&lt;chargeUserId&gt;   </w:t>
            </w:r>
            <w:r w:rsidRPr="00184A3A">
              <w:rPr>
                <w:color w:val="000000"/>
                <w:sz w:val="16"/>
                <w:szCs w:val="16"/>
                <w:rPrChange w:id="7100" w:author="Edward Leung" w:date="2017-01-10T12:35:00Z">
                  <w:rPr>
                    <w:color w:val="000000"/>
                    <w:sz w:val="16"/>
                    <w:szCs w:val="16"/>
                  </w:rPr>
                </w:rPrChange>
              </w:rPr>
              <w:br/>
            </w:r>
            <w:r w:rsidR="001D733F" w:rsidRPr="00184A3A">
              <w:rPr>
                <w:color w:val="000000"/>
                <w:sz w:val="16"/>
                <w:szCs w:val="16"/>
                <w:rPrChange w:id="7101" w:author="Edward Leung" w:date="2017-01-10T12:35:00Z">
                  <w:rPr>
                    <w:color w:val="000000"/>
                    <w:sz w:val="16"/>
                    <w:szCs w:val="16"/>
                  </w:rPr>
                </w:rPrChange>
              </w:rPr>
              <w:t>&lt;/</w:t>
            </w:r>
            <w:r w:rsidRPr="00184A3A">
              <w:rPr>
                <w:color w:val="000000"/>
                <w:sz w:val="16"/>
                <w:szCs w:val="16"/>
                <w:rPrChange w:id="7102" w:author="Edward Leung" w:date="2017-01-10T12:35:00Z">
                  <w:rPr>
                    <w:color w:val="000000"/>
                    <w:sz w:val="16"/>
                    <w:szCs w:val="16"/>
                  </w:rPr>
                </w:rPrChange>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Change w:id="7103" w:author="Edward Leung" w:date="2017-01-10T12:35:00Z">
                  <w:rPr>
                    <w:color w:val="000000"/>
                    <w:sz w:val="16"/>
                    <w:szCs w:val="16"/>
                  </w:rPr>
                </w:rPrChange>
              </w:rPr>
            </w:pPr>
            <w:r w:rsidRPr="00184A3A">
              <w:rPr>
                <w:color w:val="000000"/>
                <w:sz w:val="16"/>
                <w:szCs w:val="16"/>
                <w:rPrChange w:id="7104" w:author="Edward Leung" w:date="2017-01-10T12:35:00Z">
                  <w:rPr>
                    <w:color w:val="000000"/>
                    <w:sz w:val="16"/>
                    <w:szCs w:val="16"/>
                  </w:rPr>
                </w:rPrChange>
              </w:rPr>
              <w:t>{"chargeUserId":""}</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Change w:id="7105" w:author="Edward Leung" w:date="2017-01-10T12:35:00Z">
                  <w:rPr>
                    <w:color w:val="000000"/>
                    <w:sz w:val="16"/>
                    <w:szCs w:val="16"/>
                  </w:rPr>
                </w:rPrChange>
              </w:rPr>
            </w:pPr>
            <w:r w:rsidRPr="00184A3A">
              <w:rPr>
                <w:color w:val="000000"/>
                <w:sz w:val="16"/>
                <w:szCs w:val="16"/>
                <w:rPrChange w:id="7106" w:author="Edward Leung" w:date="2017-01-10T12:35:00Z">
                  <w:rPr>
                    <w:color w:val="000000"/>
                    <w:sz w:val="16"/>
                    <w:szCs w:val="16"/>
                  </w:rPr>
                </w:rPrChange>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Change w:id="7107" w:author="Edward Leung" w:date="2017-01-10T12:35:00Z">
                  <w:rPr>
                    <w:rFonts w:cs="Arial"/>
                    <w:sz w:val="16"/>
                    <w:szCs w:val="16"/>
                  </w:rPr>
                </w:rPrChange>
              </w:rPr>
            </w:pPr>
            <w:r w:rsidRPr="00184A3A">
              <w:rPr>
                <w:sz w:val="16"/>
                <w:szCs w:val="16"/>
                <w:rPrChange w:id="7108" w:author="Edward Leung" w:date="2017-01-10T12:35:00Z">
                  <w:rPr>
                    <w:sz w:val="16"/>
                    <w:szCs w:val="16"/>
                  </w:rPr>
                </w:rPrChange>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Change w:id="7109" w:author="Edward Leung" w:date="2017-01-10T12:35:00Z">
                  <w:rPr>
                    <w:rFonts w:cs="Arial"/>
                    <w:sz w:val="16"/>
                    <w:szCs w:val="16"/>
                  </w:rPr>
                </w:rPrChange>
              </w:rPr>
            </w:pPr>
            <w:r w:rsidRPr="00184A3A">
              <w:rPr>
                <w:rFonts w:cs="Arial"/>
                <w:color w:val="000000"/>
                <w:sz w:val="16"/>
                <w:szCs w:val="16"/>
                <w:rPrChange w:id="7110" w:author="Edward Leung" w:date="2017-01-10T12:35:00Z">
                  <w:rPr>
                    <w:rFonts w:cs="Arial"/>
                    <w:color w:val="000000"/>
                    <w:sz w:val="16"/>
                    <w:szCs w:val="16"/>
                  </w:rPr>
                </w:rPrChange>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Change w:id="7111" w:author="Edward Leung" w:date="2017-01-10T12:35:00Z">
                  <w:rPr>
                    <w:color w:val="000000"/>
                    <w:sz w:val="16"/>
                    <w:szCs w:val="16"/>
                  </w:rPr>
                </w:rPrChange>
              </w:rPr>
            </w:pPr>
            <w:r w:rsidRPr="00184A3A">
              <w:rPr>
                <w:color w:val="000000"/>
                <w:sz w:val="16"/>
                <w:szCs w:val="16"/>
                <w:rPrChange w:id="711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Change w:id="7113" w:author="Edward Leung" w:date="2017-01-10T12:35:00Z">
                  <w:rPr>
                    <w:color w:val="000000"/>
                    <w:sz w:val="16"/>
                    <w:szCs w:val="16"/>
                  </w:rPr>
                </w:rPrChange>
              </w:rPr>
            </w:pPr>
            <w:r w:rsidRPr="00184A3A">
              <w:rPr>
                <w:color w:val="000000"/>
                <w:sz w:val="16"/>
                <w:szCs w:val="16"/>
                <w:rPrChange w:id="711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Change w:id="7115"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Change w:id="7116" w:author="Edward Leung" w:date="2017-01-10T12:35:00Z">
                  <w:rPr>
                    <w:color w:val="000000"/>
                    <w:sz w:val="16"/>
                    <w:szCs w:val="16"/>
                  </w:rPr>
                </w:rPrChange>
              </w:rPr>
            </w:pPr>
            <w:r w:rsidRPr="00184A3A">
              <w:rPr>
                <w:color w:val="000000"/>
                <w:sz w:val="16"/>
                <w:szCs w:val="16"/>
                <w:rPrChange w:id="7117" w:author="Edward Leung" w:date="2017-01-10T12:35:00Z">
                  <w:rPr>
                    <w:color w:val="000000"/>
                    <w:sz w:val="16"/>
                    <w:szCs w:val="16"/>
                  </w:rPr>
                </w:rPrChange>
              </w:rPr>
              <w:t xml:space="preserve">&lt;openTillNo&gt;   </w:t>
            </w:r>
            <w:r w:rsidRPr="00184A3A">
              <w:rPr>
                <w:color w:val="000000"/>
                <w:sz w:val="16"/>
                <w:szCs w:val="16"/>
                <w:rPrChange w:id="7118" w:author="Edward Leung" w:date="2017-01-10T12:35:00Z">
                  <w:rPr>
                    <w:color w:val="000000"/>
                    <w:sz w:val="16"/>
                    <w:szCs w:val="16"/>
                  </w:rPr>
                </w:rPrChange>
              </w:rPr>
              <w:br/>
            </w:r>
            <w:r w:rsidR="001D733F" w:rsidRPr="00184A3A">
              <w:rPr>
                <w:color w:val="000000"/>
                <w:sz w:val="16"/>
                <w:szCs w:val="16"/>
                <w:rPrChange w:id="7119" w:author="Edward Leung" w:date="2017-01-10T12:35:00Z">
                  <w:rPr>
                    <w:color w:val="000000"/>
                    <w:sz w:val="16"/>
                    <w:szCs w:val="16"/>
                  </w:rPr>
                </w:rPrChange>
              </w:rPr>
              <w:t>&lt;/</w:t>
            </w:r>
            <w:r w:rsidRPr="00184A3A">
              <w:rPr>
                <w:color w:val="000000"/>
                <w:sz w:val="16"/>
                <w:szCs w:val="16"/>
                <w:rPrChange w:id="7120" w:author="Edward Leung" w:date="2017-01-10T12:35:00Z">
                  <w:rPr>
                    <w:color w:val="000000"/>
                    <w:sz w:val="16"/>
                    <w:szCs w:val="16"/>
                  </w:rPr>
                </w:rPrChange>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Change w:id="7121" w:author="Edward Leung" w:date="2017-01-10T12:35:00Z">
                  <w:rPr>
                    <w:color w:val="000000"/>
                    <w:sz w:val="16"/>
                    <w:szCs w:val="16"/>
                  </w:rPr>
                </w:rPrChange>
              </w:rPr>
            </w:pPr>
            <w:r w:rsidRPr="00184A3A">
              <w:rPr>
                <w:color w:val="000000"/>
                <w:sz w:val="16"/>
                <w:szCs w:val="16"/>
                <w:rPrChange w:id="7122" w:author="Edward Leung" w:date="2017-01-10T12:35:00Z">
                  <w:rPr>
                    <w:color w:val="000000"/>
                    <w:sz w:val="16"/>
                    <w:szCs w:val="16"/>
                  </w:rPr>
                </w:rPrChange>
              </w:rPr>
              <w:t>{"openTillNo":""}</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Change w:id="7123" w:author="Edward Leung" w:date="2017-01-10T12:35:00Z">
                  <w:rPr>
                    <w:color w:val="000000"/>
                    <w:sz w:val="16"/>
                    <w:szCs w:val="16"/>
                  </w:rPr>
                </w:rPrChange>
              </w:rPr>
            </w:pPr>
            <w:r w:rsidRPr="00184A3A">
              <w:rPr>
                <w:color w:val="000000"/>
                <w:sz w:val="16"/>
                <w:szCs w:val="16"/>
                <w:rPrChange w:id="7124" w:author="Edward Leung" w:date="2017-01-10T12:35:00Z">
                  <w:rPr>
                    <w:color w:val="000000"/>
                    <w:sz w:val="16"/>
                    <w:szCs w:val="16"/>
                  </w:rPr>
                </w:rPrChange>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Change w:id="7125" w:author="Edward Leung" w:date="2017-01-10T12:35:00Z">
                  <w:rPr>
                    <w:rFonts w:cs="Arial"/>
                    <w:sz w:val="16"/>
                    <w:szCs w:val="16"/>
                  </w:rPr>
                </w:rPrChange>
              </w:rPr>
            </w:pPr>
            <w:r w:rsidRPr="00184A3A">
              <w:rPr>
                <w:sz w:val="16"/>
                <w:szCs w:val="16"/>
                <w:rPrChange w:id="7126" w:author="Edward Leung" w:date="2017-01-10T12:35:00Z">
                  <w:rPr>
                    <w:sz w:val="16"/>
                    <w:szCs w:val="16"/>
                  </w:rPr>
                </w:rPrChange>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Change w:id="7127" w:author="Edward Leung" w:date="2017-01-10T12:35:00Z">
                  <w:rPr>
                    <w:rFonts w:cs="Arial"/>
                    <w:sz w:val="16"/>
                    <w:szCs w:val="16"/>
                  </w:rPr>
                </w:rPrChange>
              </w:rPr>
            </w:pPr>
            <w:r w:rsidRPr="00184A3A">
              <w:rPr>
                <w:rFonts w:cs="Arial"/>
                <w:color w:val="000000"/>
                <w:sz w:val="16"/>
                <w:szCs w:val="16"/>
                <w:rPrChange w:id="7128" w:author="Edward Leung" w:date="2017-01-10T12:35:00Z">
                  <w:rPr>
                    <w:rFonts w:cs="Arial"/>
                    <w:color w:val="000000"/>
                    <w:sz w:val="16"/>
                    <w:szCs w:val="16"/>
                  </w:rPr>
                </w:rPrChange>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Change w:id="7129" w:author="Edward Leung" w:date="2017-01-10T12:35:00Z">
                  <w:rPr>
                    <w:color w:val="000000"/>
                    <w:sz w:val="16"/>
                    <w:szCs w:val="16"/>
                  </w:rPr>
                </w:rPrChange>
              </w:rPr>
            </w:pPr>
            <w:r w:rsidRPr="00184A3A">
              <w:rPr>
                <w:color w:val="000000"/>
                <w:sz w:val="16"/>
                <w:szCs w:val="16"/>
                <w:rPrChange w:id="713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Change w:id="7131" w:author="Edward Leung" w:date="2017-01-10T12:35:00Z">
                  <w:rPr>
                    <w:color w:val="000000"/>
                    <w:sz w:val="16"/>
                    <w:szCs w:val="16"/>
                  </w:rPr>
                </w:rPrChange>
              </w:rPr>
            </w:pPr>
            <w:r w:rsidRPr="00184A3A">
              <w:rPr>
                <w:color w:val="000000"/>
                <w:sz w:val="16"/>
                <w:szCs w:val="16"/>
                <w:rPrChange w:id="713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Change w:id="7133"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Change w:id="7134" w:author="Edward Leung" w:date="2017-01-10T12:35:00Z">
                  <w:rPr>
                    <w:color w:val="000000"/>
                    <w:sz w:val="16"/>
                    <w:szCs w:val="16"/>
                  </w:rPr>
                </w:rPrChange>
              </w:rPr>
            </w:pPr>
            <w:r w:rsidRPr="00184A3A">
              <w:rPr>
                <w:color w:val="000000"/>
                <w:sz w:val="16"/>
                <w:szCs w:val="16"/>
                <w:rPrChange w:id="7135" w:author="Edward Leung" w:date="2017-01-10T12:35:00Z">
                  <w:rPr>
                    <w:color w:val="000000"/>
                    <w:sz w:val="16"/>
                    <w:szCs w:val="16"/>
                  </w:rPr>
                </w:rPrChange>
              </w:rPr>
              <w:t xml:space="preserve">&lt;closeTillNo&gt;   </w:t>
            </w:r>
            <w:r w:rsidRPr="00184A3A">
              <w:rPr>
                <w:color w:val="000000"/>
                <w:sz w:val="16"/>
                <w:szCs w:val="16"/>
                <w:rPrChange w:id="7136" w:author="Edward Leung" w:date="2017-01-10T12:35:00Z">
                  <w:rPr>
                    <w:color w:val="000000"/>
                    <w:sz w:val="16"/>
                    <w:szCs w:val="16"/>
                  </w:rPr>
                </w:rPrChange>
              </w:rPr>
              <w:br/>
            </w:r>
            <w:r w:rsidR="001D733F" w:rsidRPr="00184A3A">
              <w:rPr>
                <w:color w:val="000000"/>
                <w:sz w:val="16"/>
                <w:szCs w:val="16"/>
                <w:rPrChange w:id="7137" w:author="Edward Leung" w:date="2017-01-10T12:35:00Z">
                  <w:rPr>
                    <w:color w:val="000000"/>
                    <w:sz w:val="16"/>
                    <w:szCs w:val="16"/>
                  </w:rPr>
                </w:rPrChange>
              </w:rPr>
              <w:t>&lt;/</w:t>
            </w:r>
            <w:r w:rsidRPr="00184A3A">
              <w:rPr>
                <w:color w:val="000000"/>
                <w:sz w:val="16"/>
                <w:szCs w:val="16"/>
                <w:rPrChange w:id="7138" w:author="Edward Leung" w:date="2017-01-10T12:35:00Z">
                  <w:rPr>
                    <w:color w:val="000000"/>
                    <w:sz w:val="16"/>
                    <w:szCs w:val="16"/>
                  </w:rPr>
                </w:rPrChange>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Change w:id="7139" w:author="Edward Leung" w:date="2017-01-10T12:35:00Z">
                  <w:rPr>
                    <w:color w:val="000000"/>
                    <w:sz w:val="16"/>
                    <w:szCs w:val="16"/>
                  </w:rPr>
                </w:rPrChange>
              </w:rPr>
            </w:pPr>
            <w:r w:rsidRPr="00184A3A">
              <w:rPr>
                <w:color w:val="000000"/>
                <w:sz w:val="16"/>
                <w:szCs w:val="16"/>
                <w:rPrChange w:id="7140" w:author="Edward Leung" w:date="2017-01-10T12:35:00Z">
                  <w:rPr>
                    <w:color w:val="000000"/>
                    <w:sz w:val="16"/>
                    <w:szCs w:val="16"/>
                  </w:rPr>
                </w:rPrChange>
              </w:rPr>
              <w:t>{"closeTillNo":""}</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Change w:id="7141" w:author="Edward Leung" w:date="2017-01-10T12:35:00Z">
                  <w:rPr>
                    <w:color w:val="000000"/>
                    <w:sz w:val="16"/>
                    <w:szCs w:val="16"/>
                  </w:rPr>
                </w:rPrChange>
              </w:rPr>
            </w:pPr>
            <w:r w:rsidRPr="00184A3A">
              <w:rPr>
                <w:color w:val="000000"/>
                <w:sz w:val="16"/>
                <w:szCs w:val="16"/>
                <w:rPrChange w:id="7142" w:author="Edward Leung" w:date="2017-01-10T12:35:00Z">
                  <w:rPr>
                    <w:color w:val="000000"/>
                    <w:sz w:val="16"/>
                    <w:szCs w:val="16"/>
                  </w:rPr>
                </w:rPrChange>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Change w:id="7143" w:author="Edward Leung" w:date="2017-01-10T12:35:00Z">
                  <w:rPr>
                    <w:rFonts w:cs="Arial"/>
                    <w:sz w:val="16"/>
                    <w:szCs w:val="16"/>
                  </w:rPr>
                </w:rPrChange>
              </w:rPr>
            </w:pPr>
            <w:r w:rsidRPr="00184A3A">
              <w:rPr>
                <w:sz w:val="16"/>
                <w:szCs w:val="16"/>
                <w:rPrChange w:id="7144" w:author="Edward Leung" w:date="2017-01-10T12:35:00Z">
                  <w:rPr>
                    <w:sz w:val="16"/>
                    <w:szCs w:val="16"/>
                  </w:rPr>
                </w:rPrChange>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Change w:id="7145" w:author="Edward Leung" w:date="2017-01-10T12:35:00Z">
                  <w:rPr>
                    <w:rFonts w:cs="Arial"/>
                    <w:sz w:val="16"/>
                    <w:szCs w:val="16"/>
                  </w:rPr>
                </w:rPrChange>
              </w:rPr>
            </w:pPr>
            <w:r w:rsidRPr="00184A3A">
              <w:rPr>
                <w:rFonts w:cs="Arial"/>
                <w:color w:val="000000"/>
                <w:sz w:val="16"/>
                <w:szCs w:val="16"/>
                <w:rPrChange w:id="7146" w:author="Edward Leung" w:date="2017-01-10T12:35:00Z">
                  <w:rPr>
                    <w:rFonts w:cs="Arial"/>
                    <w:color w:val="000000"/>
                    <w:sz w:val="16"/>
                    <w:szCs w:val="16"/>
                  </w:rPr>
                </w:rPrChange>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Change w:id="7147" w:author="Edward Leung" w:date="2017-01-10T12:35:00Z">
                  <w:rPr>
                    <w:color w:val="000000"/>
                    <w:sz w:val="16"/>
                    <w:szCs w:val="16"/>
                  </w:rPr>
                </w:rPrChange>
              </w:rPr>
            </w:pPr>
            <w:r w:rsidRPr="00184A3A">
              <w:rPr>
                <w:color w:val="000000"/>
                <w:sz w:val="16"/>
                <w:szCs w:val="16"/>
                <w:rPrChange w:id="714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Change w:id="7149" w:author="Edward Leung" w:date="2017-01-10T12:35:00Z">
                  <w:rPr>
                    <w:color w:val="000000"/>
                    <w:sz w:val="16"/>
                    <w:szCs w:val="16"/>
                  </w:rPr>
                </w:rPrChange>
              </w:rPr>
            </w:pPr>
            <w:r w:rsidRPr="00184A3A">
              <w:rPr>
                <w:color w:val="000000"/>
                <w:sz w:val="16"/>
                <w:szCs w:val="16"/>
                <w:rPrChange w:id="715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Change w:id="7151"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Change w:id="7152" w:author="Edward Leung" w:date="2017-01-10T12:35:00Z">
                  <w:rPr>
                    <w:color w:val="000000"/>
                    <w:sz w:val="16"/>
                    <w:szCs w:val="16"/>
                  </w:rPr>
                </w:rPrChange>
              </w:rPr>
            </w:pPr>
            <w:r w:rsidRPr="00184A3A">
              <w:rPr>
                <w:color w:val="000000"/>
                <w:sz w:val="16"/>
                <w:szCs w:val="16"/>
                <w:rPrChange w:id="7153" w:author="Edward Leung" w:date="2017-01-10T12:35:00Z">
                  <w:rPr>
                    <w:color w:val="000000"/>
                    <w:sz w:val="16"/>
                    <w:szCs w:val="16"/>
                  </w:rPr>
                </w:rPrChange>
              </w:rPr>
              <w:t xml:space="preserve">&lt;openUserId&gt;   </w:t>
            </w:r>
            <w:r w:rsidRPr="00184A3A">
              <w:rPr>
                <w:color w:val="000000"/>
                <w:sz w:val="16"/>
                <w:szCs w:val="16"/>
                <w:rPrChange w:id="7154" w:author="Edward Leung" w:date="2017-01-10T12:35:00Z">
                  <w:rPr>
                    <w:color w:val="000000"/>
                    <w:sz w:val="16"/>
                    <w:szCs w:val="16"/>
                  </w:rPr>
                </w:rPrChange>
              </w:rPr>
              <w:br/>
            </w:r>
            <w:r w:rsidR="001D733F" w:rsidRPr="00184A3A">
              <w:rPr>
                <w:color w:val="000000"/>
                <w:sz w:val="16"/>
                <w:szCs w:val="16"/>
                <w:rPrChange w:id="7155" w:author="Edward Leung" w:date="2017-01-10T12:35:00Z">
                  <w:rPr>
                    <w:color w:val="000000"/>
                    <w:sz w:val="16"/>
                    <w:szCs w:val="16"/>
                  </w:rPr>
                </w:rPrChange>
              </w:rPr>
              <w:t>&lt;/</w:t>
            </w:r>
            <w:r w:rsidRPr="00184A3A">
              <w:rPr>
                <w:color w:val="000000"/>
                <w:sz w:val="16"/>
                <w:szCs w:val="16"/>
                <w:rPrChange w:id="7156" w:author="Edward Leung" w:date="2017-01-10T12:35:00Z">
                  <w:rPr>
                    <w:color w:val="000000"/>
                    <w:sz w:val="16"/>
                    <w:szCs w:val="16"/>
                  </w:rPr>
                </w:rPrChange>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Change w:id="7157" w:author="Edward Leung" w:date="2017-01-10T12:35:00Z">
                  <w:rPr>
                    <w:color w:val="000000"/>
                    <w:sz w:val="16"/>
                    <w:szCs w:val="16"/>
                  </w:rPr>
                </w:rPrChange>
              </w:rPr>
            </w:pPr>
            <w:r w:rsidRPr="00184A3A">
              <w:rPr>
                <w:color w:val="000000"/>
                <w:sz w:val="16"/>
                <w:szCs w:val="16"/>
                <w:rPrChange w:id="7158" w:author="Edward Leung" w:date="2017-01-10T12:35:00Z">
                  <w:rPr>
                    <w:color w:val="000000"/>
                    <w:sz w:val="16"/>
                    <w:szCs w:val="16"/>
                  </w:rPr>
                </w:rPrChange>
              </w:rPr>
              <w:t>{"openUserId":""}</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Change w:id="7159" w:author="Edward Leung" w:date="2017-01-10T12:35:00Z">
                  <w:rPr>
                    <w:color w:val="000000"/>
                    <w:sz w:val="16"/>
                    <w:szCs w:val="16"/>
                  </w:rPr>
                </w:rPrChange>
              </w:rPr>
            </w:pPr>
            <w:r w:rsidRPr="00184A3A">
              <w:rPr>
                <w:color w:val="000000"/>
                <w:sz w:val="16"/>
                <w:szCs w:val="16"/>
                <w:rPrChange w:id="7160" w:author="Edward Leung" w:date="2017-01-10T12:35:00Z">
                  <w:rPr>
                    <w:color w:val="000000"/>
                    <w:sz w:val="16"/>
                    <w:szCs w:val="16"/>
                  </w:rPr>
                </w:rPrChange>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Change w:id="7161" w:author="Edward Leung" w:date="2017-01-10T12:35:00Z">
                  <w:rPr>
                    <w:rFonts w:cs="Arial"/>
                    <w:sz w:val="16"/>
                    <w:szCs w:val="16"/>
                  </w:rPr>
                </w:rPrChange>
              </w:rPr>
            </w:pPr>
            <w:r w:rsidRPr="00184A3A">
              <w:rPr>
                <w:sz w:val="16"/>
                <w:szCs w:val="16"/>
                <w:rPrChange w:id="7162" w:author="Edward Leung" w:date="2017-01-10T12:35:00Z">
                  <w:rPr>
                    <w:sz w:val="16"/>
                    <w:szCs w:val="16"/>
                  </w:rPr>
                </w:rPrChange>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Change w:id="7163" w:author="Edward Leung" w:date="2017-01-10T12:35:00Z">
                  <w:rPr>
                    <w:rFonts w:cs="Arial"/>
                    <w:sz w:val="16"/>
                    <w:szCs w:val="16"/>
                  </w:rPr>
                </w:rPrChange>
              </w:rPr>
            </w:pPr>
            <w:r w:rsidRPr="00184A3A">
              <w:rPr>
                <w:rFonts w:cs="Arial"/>
                <w:color w:val="000000"/>
                <w:sz w:val="16"/>
                <w:szCs w:val="16"/>
                <w:rPrChange w:id="7164" w:author="Edward Leung" w:date="2017-01-10T12:35:00Z">
                  <w:rPr>
                    <w:rFonts w:cs="Arial"/>
                    <w:color w:val="000000"/>
                    <w:sz w:val="16"/>
                    <w:szCs w:val="16"/>
                  </w:rPr>
                </w:rPrChange>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Change w:id="7165" w:author="Edward Leung" w:date="2017-01-10T12:35:00Z">
                  <w:rPr>
                    <w:color w:val="000000"/>
                    <w:sz w:val="16"/>
                    <w:szCs w:val="16"/>
                  </w:rPr>
                </w:rPrChange>
              </w:rPr>
            </w:pPr>
            <w:r w:rsidRPr="00184A3A">
              <w:rPr>
                <w:color w:val="000000"/>
                <w:sz w:val="16"/>
                <w:szCs w:val="16"/>
                <w:rPrChange w:id="716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Change w:id="7167" w:author="Edward Leung" w:date="2017-01-10T12:35:00Z">
                  <w:rPr>
                    <w:color w:val="000000"/>
                    <w:sz w:val="16"/>
                    <w:szCs w:val="16"/>
                  </w:rPr>
                </w:rPrChange>
              </w:rPr>
            </w:pPr>
            <w:r w:rsidRPr="00184A3A">
              <w:rPr>
                <w:color w:val="000000"/>
                <w:sz w:val="16"/>
                <w:szCs w:val="16"/>
                <w:rPrChange w:id="716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Change w:id="716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Change w:id="7170" w:author="Edward Leung" w:date="2017-01-10T12:35:00Z">
                  <w:rPr>
                    <w:color w:val="000000"/>
                    <w:sz w:val="16"/>
                    <w:szCs w:val="16"/>
                  </w:rPr>
                </w:rPrChange>
              </w:rPr>
            </w:pPr>
            <w:r w:rsidRPr="00184A3A">
              <w:rPr>
                <w:color w:val="000000"/>
                <w:sz w:val="16"/>
                <w:szCs w:val="16"/>
                <w:rPrChange w:id="7171" w:author="Edward Leung" w:date="2017-01-10T12:35:00Z">
                  <w:rPr>
                    <w:color w:val="000000"/>
                    <w:sz w:val="16"/>
                    <w:szCs w:val="16"/>
                  </w:rPr>
                </w:rPrChange>
              </w:rPr>
              <w:t xml:space="preserve">&lt;closeUserId&gt;   </w:t>
            </w:r>
            <w:r w:rsidRPr="00184A3A">
              <w:rPr>
                <w:color w:val="000000"/>
                <w:sz w:val="16"/>
                <w:szCs w:val="16"/>
                <w:rPrChange w:id="7172" w:author="Edward Leung" w:date="2017-01-10T12:35:00Z">
                  <w:rPr>
                    <w:color w:val="000000"/>
                    <w:sz w:val="16"/>
                    <w:szCs w:val="16"/>
                  </w:rPr>
                </w:rPrChange>
              </w:rPr>
              <w:br/>
            </w:r>
            <w:r w:rsidR="001D733F" w:rsidRPr="00184A3A">
              <w:rPr>
                <w:color w:val="000000"/>
                <w:sz w:val="16"/>
                <w:szCs w:val="16"/>
                <w:rPrChange w:id="7173" w:author="Edward Leung" w:date="2017-01-10T12:35:00Z">
                  <w:rPr>
                    <w:color w:val="000000"/>
                    <w:sz w:val="16"/>
                    <w:szCs w:val="16"/>
                  </w:rPr>
                </w:rPrChange>
              </w:rPr>
              <w:t>&lt;/</w:t>
            </w:r>
            <w:r w:rsidRPr="00184A3A">
              <w:rPr>
                <w:color w:val="000000"/>
                <w:sz w:val="16"/>
                <w:szCs w:val="16"/>
                <w:rPrChange w:id="7174" w:author="Edward Leung" w:date="2017-01-10T12:35:00Z">
                  <w:rPr>
                    <w:color w:val="000000"/>
                    <w:sz w:val="16"/>
                    <w:szCs w:val="16"/>
                  </w:rPr>
                </w:rPrChange>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Change w:id="7175" w:author="Edward Leung" w:date="2017-01-10T12:35:00Z">
                  <w:rPr>
                    <w:color w:val="000000"/>
                    <w:sz w:val="16"/>
                    <w:szCs w:val="16"/>
                  </w:rPr>
                </w:rPrChange>
              </w:rPr>
            </w:pPr>
            <w:r w:rsidRPr="00184A3A">
              <w:rPr>
                <w:color w:val="000000"/>
                <w:sz w:val="16"/>
                <w:szCs w:val="16"/>
                <w:rPrChange w:id="7176" w:author="Edward Leung" w:date="2017-01-10T12:35:00Z">
                  <w:rPr>
                    <w:color w:val="000000"/>
                    <w:sz w:val="16"/>
                    <w:szCs w:val="16"/>
                  </w:rPr>
                </w:rPrChange>
              </w:rPr>
              <w:t>{"closeUserId":""}</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Change w:id="7177" w:author="Edward Leung" w:date="2017-01-10T12:35:00Z">
                  <w:rPr>
                    <w:color w:val="000000"/>
                    <w:sz w:val="16"/>
                    <w:szCs w:val="16"/>
                  </w:rPr>
                </w:rPrChange>
              </w:rPr>
            </w:pPr>
            <w:r w:rsidRPr="00184A3A">
              <w:rPr>
                <w:color w:val="000000"/>
                <w:sz w:val="16"/>
                <w:szCs w:val="16"/>
                <w:rPrChange w:id="7178" w:author="Edward Leung" w:date="2017-01-10T12:35:00Z">
                  <w:rPr>
                    <w:color w:val="000000"/>
                    <w:sz w:val="16"/>
                    <w:szCs w:val="16"/>
                  </w:rPr>
                </w:rPrChange>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Change w:id="7179" w:author="Edward Leung" w:date="2017-01-10T12:35:00Z">
                  <w:rPr>
                    <w:rFonts w:cs="Arial"/>
                    <w:sz w:val="16"/>
                    <w:szCs w:val="16"/>
                  </w:rPr>
                </w:rPrChange>
              </w:rPr>
            </w:pPr>
            <w:r w:rsidRPr="00184A3A">
              <w:rPr>
                <w:sz w:val="16"/>
                <w:szCs w:val="16"/>
                <w:rPrChange w:id="7180" w:author="Edward Leung" w:date="2017-01-10T12:35:00Z">
                  <w:rPr>
                    <w:sz w:val="16"/>
                    <w:szCs w:val="16"/>
                  </w:rPr>
                </w:rPrChange>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Change w:id="7181" w:author="Edward Leung" w:date="2017-01-10T12:35:00Z">
                  <w:rPr>
                    <w:rFonts w:cs="Arial"/>
                    <w:sz w:val="16"/>
                    <w:szCs w:val="16"/>
                  </w:rPr>
                </w:rPrChange>
              </w:rPr>
            </w:pPr>
            <w:r w:rsidRPr="00184A3A">
              <w:rPr>
                <w:rFonts w:cs="Arial"/>
                <w:color w:val="000000"/>
                <w:sz w:val="16"/>
                <w:szCs w:val="16"/>
                <w:rPrChange w:id="7182" w:author="Edward Leung" w:date="2017-01-10T12:35:00Z">
                  <w:rPr>
                    <w:rFonts w:cs="Arial"/>
                    <w:color w:val="000000"/>
                    <w:sz w:val="16"/>
                    <w:szCs w:val="16"/>
                  </w:rPr>
                </w:rPrChange>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Change w:id="7183" w:author="Edward Leung" w:date="2017-01-10T12:35:00Z">
                  <w:rPr>
                    <w:color w:val="000000"/>
                    <w:sz w:val="16"/>
                    <w:szCs w:val="16"/>
                  </w:rPr>
                </w:rPrChange>
              </w:rPr>
            </w:pPr>
            <w:r w:rsidRPr="00184A3A">
              <w:rPr>
                <w:color w:val="000000"/>
                <w:sz w:val="16"/>
                <w:szCs w:val="16"/>
                <w:rPrChange w:id="718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Change w:id="7185" w:author="Edward Leung" w:date="2017-01-10T12:35:00Z">
                  <w:rPr>
                    <w:color w:val="000000"/>
                    <w:sz w:val="16"/>
                    <w:szCs w:val="16"/>
                  </w:rPr>
                </w:rPrChange>
              </w:rPr>
            </w:pPr>
            <w:r w:rsidRPr="00184A3A">
              <w:rPr>
                <w:color w:val="000000"/>
                <w:sz w:val="16"/>
                <w:szCs w:val="16"/>
                <w:rPrChange w:id="7186"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Change w:id="718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Change w:id="7188" w:author="Edward Leung" w:date="2017-01-10T12:35:00Z">
                  <w:rPr>
                    <w:color w:val="000000"/>
                    <w:sz w:val="16"/>
                    <w:szCs w:val="16"/>
                  </w:rPr>
                </w:rPrChange>
              </w:rPr>
            </w:pPr>
            <w:r w:rsidRPr="00184A3A">
              <w:rPr>
                <w:color w:val="000000"/>
                <w:sz w:val="16"/>
                <w:szCs w:val="16"/>
                <w:rPrChange w:id="7189" w:author="Edward Leung" w:date="2017-01-10T12:35:00Z">
                  <w:rPr>
                    <w:color w:val="000000"/>
                    <w:sz w:val="16"/>
                    <w:szCs w:val="16"/>
                  </w:rPr>
                </w:rPrChange>
              </w:rPr>
              <w:t xml:space="preserve">&lt;checkInDateTime&gt;   </w:t>
            </w:r>
            <w:r w:rsidRPr="00184A3A">
              <w:rPr>
                <w:color w:val="000000"/>
                <w:sz w:val="16"/>
                <w:szCs w:val="16"/>
                <w:rPrChange w:id="7190" w:author="Edward Leung" w:date="2017-01-10T12:35:00Z">
                  <w:rPr>
                    <w:color w:val="000000"/>
                    <w:sz w:val="16"/>
                    <w:szCs w:val="16"/>
                  </w:rPr>
                </w:rPrChange>
              </w:rPr>
              <w:br/>
            </w:r>
            <w:r w:rsidR="001D733F" w:rsidRPr="00184A3A">
              <w:rPr>
                <w:color w:val="000000"/>
                <w:sz w:val="16"/>
                <w:szCs w:val="16"/>
                <w:rPrChange w:id="7191" w:author="Edward Leung" w:date="2017-01-10T12:35:00Z">
                  <w:rPr>
                    <w:color w:val="000000"/>
                    <w:sz w:val="16"/>
                    <w:szCs w:val="16"/>
                  </w:rPr>
                </w:rPrChange>
              </w:rPr>
              <w:t>&lt;/</w:t>
            </w:r>
            <w:r w:rsidRPr="00184A3A">
              <w:rPr>
                <w:color w:val="000000"/>
                <w:sz w:val="16"/>
                <w:szCs w:val="16"/>
                <w:rPrChange w:id="7192" w:author="Edward Leung" w:date="2017-01-10T12:35:00Z">
                  <w:rPr>
                    <w:color w:val="000000"/>
                    <w:sz w:val="16"/>
                    <w:szCs w:val="16"/>
                  </w:rPr>
                </w:rPrChange>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Change w:id="7193" w:author="Edward Leung" w:date="2017-01-10T12:35:00Z">
                  <w:rPr>
                    <w:color w:val="000000"/>
                    <w:sz w:val="16"/>
                    <w:szCs w:val="16"/>
                  </w:rPr>
                </w:rPrChange>
              </w:rPr>
            </w:pPr>
            <w:r w:rsidRPr="00184A3A">
              <w:rPr>
                <w:color w:val="000000"/>
                <w:sz w:val="16"/>
                <w:szCs w:val="16"/>
                <w:rPrChange w:id="7194" w:author="Edward Leung" w:date="2017-01-10T12:35:00Z">
                  <w:rPr>
                    <w:color w:val="000000"/>
                    <w:sz w:val="16"/>
                    <w:szCs w:val="16"/>
                  </w:rPr>
                </w:rPrChange>
              </w:rPr>
              <w:t>{"checkInDateTime":""}</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Change w:id="7195" w:author="Edward Leung" w:date="2017-01-10T12:35:00Z">
                  <w:rPr>
                    <w:color w:val="000000"/>
                    <w:sz w:val="16"/>
                    <w:szCs w:val="16"/>
                  </w:rPr>
                </w:rPrChange>
              </w:rPr>
            </w:pPr>
            <w:r w:rsidRPr="00184A3A">
              <w:rPr>
                <w:color w:val="000000"/>
                <w:sz w:val="16"/>
                <w:szCs w:val="16"/>
                <w:rPrChange w:id="7196" w:author="Edward Leung" w:date="2017-01-10T12:35:00Z">
                  <w:rPr>
                    <w:color w:val="000000"/>
                    <w:sz w:val="16"/>
                    <w:szCs w:val="16"/>
                  </w:rPr>
                </w:rPrChange>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Change w:id="7197" w:author="Edward Leung" w:date="2017-01-10T12:35:00Z">
                  <w:rPr>
                    <w:rFonts w:cs="Arial"/>
                    <w:sz w:val="16"/>
                    <w:szCs w:val="16"/>
                  </w:rPr>
                </w:rPrChange>
              </w:rPr>
            </w:pPr>
            <w:r w:rsidRPr="00184A3A">
              <w:rPr>
                <w:sz w:val="16"/>
                <w:szCs w:val="16"/>
                <w:rPrChange w:id="7198" w:author="Edward Leung" w:date="2017-01-10T12:35:00Z">
                  <w:rPr>
                    <w:sz w:val="16"/>
                    <w:szCs w:val="16"/>
                  </w:rPr>
                </w:rPrChange>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Change w:id="7199" w:author="Edward Leung" w:date="2017-01-10T12:35:00Z">
                  <w:rPr>
                    <w:rFonts w:cs="Arial"/>
                    <w:sz w:val="16"/>
                    <w:szCs w:val="16"/>
                  </w:rPr>
                </w:rPrChange>
              </w:rPr>
            </w:pPr>
            <w:r w:rsidRPr="00184A3A">
              <w:rPr>
                <w:rFonts w:cs="Arial"/>
                <w:color w:val="000000"/>
                <w:sz w:val="16"/>
                <w:szCs w:val="16"/>
                <w:rPrChange w:id="7200" w:author="Edward Leung" w:date="2017-01-10T12:35:00Z">
                  <w:rPr>
                    <w:rFonts w:cs="Arial"/>
                    <w:color w:val="000000"/>
                    <w:sz w:val="16"/>
                    <w:szCs w:val="16"/>
                  </w:rPr>
                </w:rPrChange>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Change w:id="7201" w:author="Edward Leung" w:date="2017-01-10T12:35:00Z">
                  <w:rPr>
                    <w:color w:val="000000"/>
                    <w:sz w:val="16"/>
                    <w:szCs w:val="16"/>
                  </w:rPr>
                </w:rPrChange>
              </w:rPr>
            </w:pPr>
            <w:r w:rsidRPr="00184A3A">
              <w:rPr>
                <w:color w:val="000000"/>
                <w:sz w:val="16"/>
                <w:szCs w:val="16"/>
                <w:rPrChange w:id="7202" w:author="Edward Leung" w:date="2017-01-10T12:35:00Z">
                  <w:rPr>
                    <w:color w:val="000000"/>
                    <w:sz w:val="16"/>
                    <w:szCs w:val="16"/>
                  </w:rPr>
                </w:rPrChange>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Change w:id="7203" w:author="Edward Leung" w:date="2017-01-10T12:35:00Z">
                  <w:rPr>
                    <w:color w:val="000000"/>
                    <w:sz w:val="16"/>
                    <w:szCs w:val="16"/>
                  </w:rPr>
                </w:rPrChange>
              </w:rPr>
            </w:pPr>
            <w:r w:rsidRPr="00184A3A">
              <w:rPr>
                <w:color w:val="000000"/>
                <w:sz w:val="16"/>
                <w:szCs w:val="16"/>
                <w:rPrChange w:id="7204"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Change w:id="7205"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Change w:id="7206" w:author="Edward Leung" w:date="2017-01-10T12:35:00Z">
                  <w:rPr>
                    <w:color w:val="000000"/>
                    <w:sz w:val="16"/>
                    <w:szCs w:val="16"/>
                  </w:rPr>
                </w:rPrChange>
              </w:rPr>
            </w:pPr>
            <w:r w:rsidRPr="00184A3A">
              <w:rPr>
                <w:color w:val="000000"/>
                <w:sz w:val="16"/>
                <w:szCs w:val="16"/>
                <w:rPrChange w:id="7207" w:author="Edward Leung" w:date="2017-01-10T12:35:00Z">
                  <w:rPr>
                    <w:color w:val="000000"/>
                    <w:sz w:val="16"/>
                    <w:szCs w:val="16"/>
                  </w:rPr>
                </w:rPrChange>
              </w:rPr>
              <w:t xml:space="preserve">&lt;checkOutDateTime&gt;   </w:t>
            </w:r>
            <w:r w:rsidRPr="00184A3A">
              <w:rPr>
                <w:color w:val="000000"/>
                <w:sz w:val="16"/>
                <w:szCs w:val="16"/>
                <w:rPrChange w:id="7208" w:author="Edward Leung" w:date="2017-01-10T12:35:00Z">
                  <w:rPr>
                    <w:color w:val="000000"/>
                    <w:sz w:val="16"/>
                    <w:szCs w:val="16"/>
                  </w:rPr>
                </w:rPrChange>
              </w:rPr>
              <w:br/>
            </w:r>
            <w:r w:rsidR="001D733F" w:rsidRPr="00184A3A">
              <w:rPr>
                <w:color w:val="000000"/>
                <w:sz w:val="16"/>
                <w:szCs w:val="16"/>
                <w:rPrChange w:id="7209" w:author="Edward Leung" w:date="2017-01-10T12:35:00Z">
                  <w:rPr>
                    <w:color w:val="000000"/>
                    <w:sz w:val="16"/>
                    <w:szCs w:val="16"/>
                  </w:rPr>
                </w:rPrChange>
              </w:rPr>
              <w:t>&lt;/</w:t>
            </w:r>
            <w:r w:rsidRPr="00184A3A">
              <w:rPr>
                <w:color w:val="000000"/>
                <w:sz w:val="16"/>
                <w:szCs w:val="16"/>
                <w:rPrChange w:id="7210" w:author="Edward Leung" w:date="2017-01-10T12:35:00Z">
                  <w:rPr>
                    <w:color w:val="000000"/>
                    <w:sz w:val="16"/>
                    <w:szCs w:val="16"/>
                  </w:rPr>
                </w:rPrChange>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Change w:id="7211" w:author="Edward Leung" w:date="2017-01-10T12:35:00Z">
                  <w:rPr>
                    <w:color w:val="000000"/>
                    <w:sz w:val="16"/>
                    <w:szCs w:val="16"/>
                  </w:rPr>
                </w:rPrChange>
              </w:rPr>
            </w:pPr>
            <w:r w:rsidRPr="00184A3A">
              <w:rPr>
                <w:color w:val="000000"/>
                <w:sz w:val="16"/>
                <w:szCs w:val="16"/>
                <w:rPrChange w:id="7212" w:author="Edward Leung" w:date="2017-01-10T12:35:00Z">
                  <w:rPr>
                    <w:color w:val="000000"/>
                    <w:sz w:val="16"/>
                    <w:szCs w:val="16"/>
                  </w:rPr>
                </w:rPrChange>
              </w:rPr>
              <w:t>{"checkOutDateTime":""}</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Change w:id="7213" w:author="Edward Leung" w:date="2017-01-10T12:35:00Z">
                  <w:rPr>
                    <w:color w:val="000000"/>
                    <w:sz w:val="16"/>
                    <w:szCs w:val="16"/>
                  </w:rPr>
                </w:rPrChange>
              </w:rPr>
            </w:pPr>
            <w:r w:rsidRPr="00184A3A">
              <w:rPr>
                <w:color w:val="000000"/>
                <w:sz w:val="16"/>
                <w:szCs w:val="16"/>
                <w:rPrChange w:id="7214" w:author="Edward Leung" w:date="2017-01-10T12:35:00Z">
                  <w:rPr>
                    <w:color w:val="000000"/>
                    <w:sz w:val="16"/>
                    <w:szCs w:val="16"/>
                  </w:rPr>
                </w:rPrChange>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Change w:id="7215" w:author="Edward Leung" w:date="2017-01-10T12:35:00Z">
                  <w:rPr>
                    <w:rFonts w:cs="Arial"/>
                    <w:sz w:val="16"/>
                    <w:szCs w:val="16"/>
                  </w:rPr>
                </w:rPrChange>
              </w:rPr>
            </w:pPr>
            <w:r w:rsidRPr="00184A3A">
              <w:rPr>
                <w:sz w:val="16"/>
                <w:szCs w:val="16"/>
                <w:rPrChange w:id="7216" w:author="Edward Leung" w:date="2017-01-10T12:35:00Z">
                  <w:rPr>
                    <w:sz w:val="16"/>
                    <w:szCs w:val="16"/>
                  </w:rPr>
                </w:rPrChange>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Change w:id="7217" w:author="Edward Leung" w:date="2017-01-10T12:35:00Z">
                  <w:rPr>
                    <w:rFonts w:cs="Arial"/>
                    <w:sz w:val="16"/>
                    <w:szCs w:val="16"/>
                  </w:rPr>
                </w:rPrChange>
              </w:rPr>
            </w:pPr>
            <w:r w:rsidRPr="00184A3A">
              <w:rPr>
                <w:rFonts w:cs="Arial"/>
                <w:color w:val="000000"/>
                <w:sz w:val="16"/>
                <w:szCs w:val="16"/>
                <w:rPrChange w:id="7218" w:author="Edward Leung" w:date="2017-01-10T12:35:00Z">
                  <w:rPr>
                    <w:rFonts w:cs="Arial"/>
                    <w:color w:val="000000"/>
                    <w:sz w:val="16"/>
                    <w:szCs w:val="16"/>
                  </w:rPr>
                </w:rPrChange>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Change w:id="7219" w:author="Edward Leung" w:date="2017-01-10T12:35:00Z">
                  <w:rPr>
                    <w:color w:val="000000"/>
                    <w:sz w:val="16"/>
                    <w:szCs w:val="16"/>
                  </w:rPr>
                </w:rPrChange>
              </w:rPr>
            </w:pPr>
            <w:r w:rsidRPr="00184A3A">
              <w:rPr>
                <w:color w:val="000000"/>
                <w:sz w:val="16"/>
                <w:szCs w:val="16"/>
                <w:rPrChange w:id="722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Change w:id="7221" w:author="Edward Leung" w:date="2017-01-10T12:35:00Z">
                  <w:rPr>
                    <w:color w:val="000000"/>
                    <w:sz w:val="16"/>
                    <w:szCs w:val="16"/>
                  </w:rPr>
                </w:rPrChange>
              </w:rPr>
            </w:pPr>
            <w:r w:rsidRPr="00184A3A">
              <w:rPr>
                <w:color w:val="000000"/>
                <w:sz w:val="16"/>
                <w:szCs w:val="16"/>
                <w:rPrChange w:id="722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Change w:id="7223"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Change w:id="7224" w:author="Edward Leung" w:date="2017-01-10T12:35:00Z">
                  <w:rPr>
                    <w:color w:val="000000"/>
                    <w:sz w:val="16"/>
                    <w:szCs w:val="16"/>
                  </w:rPr>
                </w:rPrChange>
              </w:rPr>
            </w:pPr>
            <w:r w:rsidRPr="00184A3A">
              <w:rPr>
                <w:color w:val="000000"/>
                <w:sz w:val="16"/>
                <w:szCs w:val="16"/>
                <w:rPrChange w:id="7225" w:author="Edward Leung" w:date="2017-01-10T12:35:00Z">
                  <w:rPr>
                    <w:color w:val="000000"/>
                    <w:sz w:val="16"/>
                    <w:szCs w:val="16"/>
                  </w:rPr>
                </w:rPrChange>
              </w:rPr>
              <w:t xml:space="preserve">&lt;voidFlag&gt;   </w:t>
            </w:r>
            <w:r w:rsidRPr="00184A3A">
              <w:rPr>
                <w:color w:val="000000"/>
                <w:sz w:val="16"/>
                <w:szCs w:val="16"/>
                <w:rPrChange w:id="7226" w:author="Edward Leung" w:date="2017-01-10T12:35:00Z">
                  <w:rPr>
                    <w:color w:val="000000"/>
                    <w:sz w:val="16"/>
                    <w:szCs w:val="16"/>
                  </w:rPr>
                </w:rPrChange>
              </w:rPr>
              <w:br/>
            </w:r>
            <w:r w:rsidR="001D733F" w:rsidRPr="00184A3A">
              <w:rPr>
                <w:color w:val="000000"/>
                <w:sz w:val="16"/>
                <w:szCs w:val="16"/>
                <w:rPrChange w:id="7227" w:author="Edward Leung" w:date="2017-01-10T12:35:00Z">
                  <w:rPr>
                    <w:color w:val="000000"/>
                    <w:sz w:val="16"/>
                    <w:szCs w:val="16"/>
                  </w:rPr>
                </w:rPrChange>
              </w:rPr>
              <w:t>&lt;/</w:t>
            </w:r>
            <w:r w:rsidRPr="00184A3A">
              <w:rPr>
                <w:color w:val="000000"/>
                <w:sz w:val="16"/>
                <w:szCs w:val="16"/>
                <w:rPrChange w:id="7228" w:author="Edward Leung" w:date="2017-01-10T12:35:00Z">
                  <w:rPr>
                    <w:color w:val="000000"/>
                    <w:sz w:val="16"/>
                    <w:szCs w:val="16"/>
                  </w:rPr>
                </w:rPrChange>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Change w:id="7229" w:author="Edward Leung" w:date="2017-01-10T12:35:00Z">
                  <w:rPr>
                    <w:color w:val="000000"/>
                    <w:sz w:val="16"/>
                    <w:szCs w:val="16"/>
                  </w:rPr>
                </w:rPrChange>
              </w:rPr>
            </w:pPr>
            <w:r w:rsidRPr="00184A3A">
              <w:rPr>
                <w:color w:val="000000"/>
                <w:sz w:val="16"/>
                <w:szCs w:val="16"/>
                <w:rPrChange w:id="7230" w:author="Edward Leung" w:date="2017-01-10T12:35:00Z">
                  <w:rPr>
                    <w:color w:val="000000"/>
                    <w:sz w:val="16"/>
                    <w:szCs w:val="16"/>
                  </w:rPr>
                </w:rPrChange>
              </w:rPr>
              <w:t>{"voidFlag":""}</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Change w:id="7231" w:author="Edward Leung" w:date="2017-01-10T12:35:00Z">
                  <w:rPr>
                    <w:color w:val="000000"/>
                    <w:sz w:val="16"/>
                    <w:szCs w:val="16"/>
                  </w:rPr>
                </w:rPrChange>
              </w:rPr>
            </w:pPr>
            <w:r w:rsidRPr="00184A3A">
              <w:rPr>
                <w:color w:val="000000"/>
                <w:sz w:val="16"/>
                <w:szCs w:val="16"/>
                <w:rPrChange w:id="7232" w:author="Edward Leung" w:date="2017-01-10T12:35:00Z">
                  <w:rPr>
                    <w:color w:val="000000"/>
                    <w:sz w:val="16"/>
                    <w:szCs w:val="16"/>
                  </w:rPr>
                </w:rPrChange>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Change w:id="7233" w:author="Edward Leung" w:date="2017-01-10T12:35:00Z">
                  <w:rPr>
                    <w:rFonts w:cs="Arial"/>
                    <w:sz w:val="16"/>
                    <w:szCs w:val="16"/>
                  </w:rPr>
                </w:rPrChange>
              </w:rPr>
            </w:pPr>
            <w:r w:rsidRPr="00184A3A">
              <w:rPr>
                <w:sz w:val="16"/>
                <w:szCs w:val="16"/>
                <w:rPrChange w:id="7234" w:author="Edward Leung" w:date="2017-01-10T12:35:00Z">
                  <w:rPr>
                    <w:sz w:val="16"/>
                    <w:szCs w:val="16"/>
                  </w:rPr>
                </w:rPrChange>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Change w:id="7235" w:author="Edward Leung" w:date="2017-01-10T12:35:00Z">
                  <w:rPr>
                    <w:rFonts w:cs="Arial"/>
                    <w:sz w:val="16"/>
                    <w:szCs w:val="16"/>
                  </w:rPr>
                </w:rPrChange>
              </w:rPr>
            </w:pPr>
            <w:r w:rsidRPr="00184A3A">
              <w:rPr>
                <w:rFonts w:cs="Arial"/>
                <w:color w:val="000000"/>
                <w:sz w:val="16"/>
                <w:szCs w:val="16"/>
                <w:rPrChange w:id="7236" w:author="Edward Leung" w:date="2017-01-10T12:35:00Z">
                  <w:rPr>
                    <w:rFonts w:cs="Arial"/>
                    <w:color w:val="000000"/>
                    <w:sz w:val="16"/>
                    <w:szCs w:val="16"/>
                  </w:rPr>
                </w:rPrChange>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Change w:id="7237" w:author="Edward Leung" w:date="2017-01-10T12:35:00Z">
                  <w:rPr>
                    <w:color w:val="000000"/>
                    <w:sz w:val="16"/>
                    <w:szCs w:val="16"/>
                  </w:rPr>
                </w:rPrChange>
              </w:rPr>
            </w:pPr>
            <w:r w:rsidRPr="00184A3A">
              <w:rPr>
                <w:color w:val="000000"/>
                <w:sz w:val="16"/>
                <w:szCs w:val="16"/>
                <w:rPrChange w:id="723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Change w:id="7239" w:author="Edward Leung" w:date="2017-01-10T12:35:00Z">
                  <w:rPr>
                    <w:color w:val="000000"/>
                    <w:sz w:val="16"/>
                    <w:szCs w:val="16"/>
                  </w:rPr>
                </w:rPrChange>
              </w:rPr>
            </w:pPr>
            <w:r w:rsidRPr="00184A3A">
              <w:rPr>
                <w:color w:val="000000"/>
                <w:sz w:val="16"/>
                <w:szCs w:val="16"/>
                <w:rPrChange w:id="7240"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Change w:id="7241"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Change w:id="7242" w:author="Edward Leung" w:date="2017-01-10T12:35:00Z">
                  <w:rPr>
                    <w:color w:val="000000"/>
                    <w:sz w:val="16"/>
                    <w:szCs w:val="16"/>
                  </w:rPr>
                </w:rPrChange>
              </w:rPr>
            </w:pPr>
            <w:r w:rsidRPr="00184A3A">
              <w:rPr>
                <w:color w:val="000000"/>
                <w:sz w:val="16"/>
                <w:szCs w:val="16"/>
                <w:rPrChange w:id="7243" w:author="Edward Leung" w:date="2017-01-10T12:35:00Z">
                  <w:rPr>
                    <w:color w:val="000000"/>
                    <w:sz w:val="16"/>
                    <w:szCs w:val="16"/>
                  </w:rPr>
                </w:rPrChange>
              </w:rPr>
              <w:t xml:space="preserve">&lt;voidDateTime&gt;   </w:t>
            </w:r>
            <w:r w:rsidRPr="00184A3A">
              <w:rPr>
                <w:color w:val="000000"/>
                <w:sz w:val="16"/>
                <w:szCs w:val="16"/>
                <w:rPrChange w:id="7244" w:author="Edward Leung" w:date="2017-01-10T12:35:00Z">
                  <w:rPr>
                    <w:color w:val="000000"/>
                    <w:sz w:val="16"/>
                    <w:szCs w:val="16"/>
                  </w:rPr>
                </w:rPrChange>
              </w:rPr>
              <w:br/>
            </w:r>
            <w:r w:rsidR="001D733F" w:rsidRPr="00184A3A">
              <w:rPr>
                <w:color w:val="000000"/>
                <w:sz w:val="16"/>
                <w:szCs w:val="16"/>
                <w:rPrChange w:id="7245" w:author="Edward Leung" w:date="2017-01-10T12:35:00Z">
                  <w:rPr>
                    <w:color w:val="000000"/>
                    <w:sz w:val="16"/>
                    <w:szCs w:val="16"/>
                  </w:rPr>
                </w:rPrChange>
              </w:rPr>
              <w:t>&lt;/</w:t>
            </w:r>
            <w:r w:rsidRPr="00184A3A">
              <w:rPr>
                <w:color w:val="000000"/>
                <w:sz w:val="16"/>
                <w:szCs w:val="16"/>
                <w:rPrChange w:id="7246" w:author="Edward Leung" w:date="2017-01-10T12:35:00Z">
                  <w:rPr>
                    <w:color w:val="000000"/>
                    <w:sz w:val="16"/>
                    <w:szCs w:val="16"/>
                  </w:rPr>
                </w:rPrChange>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Change w:id="7247" w:author="Edward Leung" w:date="2017-01-10T12:35:00Z">
                  <w:rPr>
                    <w:color w:val="000000"/>
                    <w:sz w:val="16"/>
                    <w:szCs w:val="16"/>
                  </w:rPr>
                </w:rPrChange>
              </w:rPr>
            </w:pPr>
            <w:r w:rsidRPr="00184A3A">
              <w:rPr>
                <w:color w:val="000000"/>
                <w:sz w:val="16"/>
                <w:szCs w:val="16"/>
                <w:rPrChange w:id="7248" w:author="Edward Leung" w:date="2017-01-10T12:35:00Z">
                  <w:rPr>
                    <w:color w:val="000000"/>
                    <w:sz w:val="16"/>
                    <w:szCs w:val="16"/>
                  </w:rPr>
                </w:rPrChange>
              </w:rPr>
              <w:t>{"voidDateTime":""}</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Change w:id="7249" w:author="Edward Leung" w:date="2017-01-10T12:35:00Z">
                  <w:rPr>
                    <w:color w:val="000000"/>
                    <w:sz w:val="16"/>
                    <w:szCs w:val="16"/>
                  </w:rPr>
                </w:rPrChange>
              </w:rPr>
            </w:pPr>
            <w:r w:rsidRPr="00184A3A">
              <w:rPr>
                <w:color w:val="000000"/>
                <w:sz w:val="16"/>
                <w:szCs w:val="16"/>
                <w:rPrChange w:id="7250" w:author="Edward Leung" w:date="2017-01-10T12:35:00Z">
                  <w:rPr>
                    <w:color w:val="000000"/>
                    <w:sz w:val="16"/>
                    <w:szCs w:val="16"/>
                  </w:rPr>
                </w:rPrChange>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Change w:id="7251" w:author="Edward Leung" w:date="2017-01-10T12:35:00Z">
                  <w:rPr>
                    <w:rFonts w:cs="Arial"/>
                    <w:sz w:val="16"/>
                    <w:szCs w:val="16"/>
                  </w:rPr>
                </w:rPrChange>
              </w:rPr>
            </w:pPr>
            <w:r w:rsidRPr="00184A3A">
              <w:rPr>
                <w:sz w:val="16"/>
                <w:szCs w:val="16"/>
                <w:rPrChange w:id="7252" w:author="Edward Leung" w:date="2017-01-10T12:35:00Z">
                  <w:rPr>
                    <w:sz w:val="16"/>
                    <w:szCs w:val="16"/>
                  </w:rPr>
                </w:rPrChange>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Change w:id="7253" w:author="Edward Leung" w:date="2017-01-10T12:35:00Z">
                  <w:rPr>
                    <w:rFonts w:cs="Arial"/>
                    <w:sz w:val="16"/>
                    <w:szCs w:val="16"/>
                  </w:rPr>
                </w:rPrChange>
              </w:rPr>
            </w:pPr>
            <w:r w:rsidRPr="00184A3A">
              <w:rPr>
                <w:rFonts w:cs="Arial"/>
                <w:color w:val="000000"/>
                <w:sz w:val="16"/>
                <w:szCs w:val="16"/>
                <w:rPrChange w:id="7254" w:author="Edward Leung" w:date="2017-01-10T12:35:00Z">
                  <w:rPr>
                    <w:rFonts w:cs="Arial"/>
                    <w:color w:val="000000"/>
                    <w:sz w:val="16"/>
                    <w:szCs w:val="16"/>
                  </w:rPr>
                </w:rPrChange>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Change w:id="7255" w:author="Edward Leung" w:date="2017-01-10T12:35:00Z">
                  <w:rPr>
                    <w:color w:val="000000"/>
                    <w:sz w:val="16"/>
                    <w:szCs w:val="16"/>
                  </w:rPr>
                </w:rPrChange>
              </w:rPr>
            </w:pPr>
            <w:r w:rsidRPr="00184A3A">
              <w:rPr>
                <w:color w:val="000000"/>
                <w:sz w:val="16"/>
                <w:szCs w:val="16"/>
                <w:rPrChange w:id="7256"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Change w:id="7257" w:author="Edward Leung" w:date="2017-01-10T12:35:00Z">
                  <w:rPr>
                    <w:color w:val="000000"/>
                    <w:sz w:val="16"/>
                    <w:szCs w:val="16"/>
                  </w:rPr>
                </w:rPrChange>
              </w:rPr>
            </w:pPr>
            <w:r w:rsidRPr="00184A3A">
              <w:rPr>
                <w:color w:val="000000"/>
                <w:sz w:val="16"/>
                <w:szCs w:val="16"/>
                <w:rPrChange w:id="725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Change w:id="725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Change w:id="7260" w:author="Edward Leung" w:date="2017-01-10T12:35:00Z">
                  <w:rPr>
                    <w:color w:val="000000"/>
                    <w:sz w:val="16"/>
                    <w:szCs w:val="16"/>
                  </w:rPr>
                </w:rPrChange>
              </w:rPr>
            </w:pPr>
            <w:r w:rsidRPr="00184A3A">
              <w:rPr>
                <w:color w:val="000000"/>
                <w:sz w:val="16"/>
                <w:szCs w:val="16"/>
                <w:rPrChange w:id="7261" w:author="Edward Leung" w:date="2017-01-10T12:35:00Z">
                  <w:rPr>
                    <w:color w:val="000000"/>
                    <w:sz w:val="16"/>
                    <w:szCs w:val="16"/>
                  </w:rPr>
                </w:rPrChange>
              </w:rPr>
              <w:t xml:space="preserve">&lt;voidId&gt;   </w:t>
            </w:r>
            <w:r w:rsidRPr="00184A3A">
              <w:rPr>
                <w:color w:val="000000"/>
                <w:sz w:val="16"/>
                <w:szCs w:val="16"/>
                <w:rPrChange w:id="7262" w:author="Edward Leung" w:date="2017-01-10T12:35:00Z">
                  <w:rPr>
                    <w:color w:val="000000"/>
                    <w:sz w:val="16"/>
                    <w:szCs w:val="16"/>
                  </w:rPr>
                </w:rPrChange>
              </w:rPr>
              <w:br/>
            </w:r>
            <w:r w:rsidR="001D733F" w:rsidRPr="00184A3A">
              <w:rPr>
                <w:color w:val="000000"/>
                <w:sz w:val="16"/>
                <w:szCs w:val="16"/>
                <w:rPrChange w:id="7263" w:author="Edward Leung" w:date="2017-01-10T12:35:00Z">
                  <w:rPr>
                    <w:color w:val="000000"/>
                    <w:sz w:val="16"/>
                    <w:szCs w:val="16"/>
                  </w:rPr>
                </w:rPrChange>
              </w:rPr>
              <w:t>&lt;/</w:t>
            </w:r>
            <w:r w:rsidRPr="00184A3A">
              <w:rPr>
                <w:color w:val="000000"/>
                <w:sz w:val="16"/>
                <w:szCs w:val="16"/>
                <w:rPrChange w:id="7264" w:author="Edward Leung" w:date="2017-01-10T12:35:00Z">
                  <w:rPr>
                    <w:color w:val="000000"/>
                    <w:sz w:val="16"/>
                    <w:szCs w:val="16"/>
                  </w:rPr>
                </w:rPrChange>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Change w:id="7265" w:author="Edward Leung" w:date="2017-01-10T12:35:00Z">
                  <w:rPr>
                    <w:color w:val="000000"/>
                    <w:sz w:val="16"/>
                    <w:szCs w:val="16"/>
                  </w:rPr>
                </w:rPrChange>
              </w:rPr>
            </w:pPr>
            <w:r w:rsidRPr="00184A3A">
              <w:rPr>
                <w:color w:val="000000"/>
                <w:sz w:val="16"/>
                <w:szCs w:val="16"/>
                <w:rPrChange w:id="7266" w:author="Edward Leung" w:date="2017-01-10T12:35:00Z">
                  <w:rPr>
                    <w:color w:val="000000"/>
                    <w:sz w:val="16"/>
                    <w:szCs w:val="16"/>
                  </w:rPr>
                </w:rPrChange>
              </w:rPr>
              <w:t>{"voidId":""}</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Change w:id="7267" w:author="Edward Leung" w:date="2017-01-10T12:35:00Z">
                  <w:rPr>
                    <w:color w:val="000000"/>
                    <w:sz w:val="16"/>
                    <w:szCs w:val="16"/>
                  </w:rPr>
                </w:rPrChange>
              </w:rPr>
            </w:pPr>
            <w:r w:rsidRPr="00184A3A">
              <w:rPr>
                <w:color w:val="000000"/>
                <w:sz w:val="16"/>
                <w:szCs w:val="16"/>
                <w:rPrChange w:id="7268" w:author="Edward Leung" w:date="2017-01-10T12:35:00Z">
                  <w:rPr>
                    <w:color w:val="000000"/>
                    <w:sz w:val="16"/>
                    <w:szCs w:val="16"/>
                  </w:rPr>
                </w:rPrChange>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Change w:id="7269" w:author="Edward Leung" w:date="2017-01-10T12:35:00Z">
                  <w:rPr>
                    <w:rFonts w:cs="Arial"/>
                    <w:sz w:val="16"/>
                    <w:szCs w:val="16"/>
                  </w:rPr>
                </w:rPrChange>
              </w:rPr>
            </w:pPr>
            <w:r w:rsidRPr="00184A3A">
              <w:rPr>
                <w:sz w:val="16"/>
                <w:szCs w:val="16"/>
                <w:rPrChange w:id="7270" w:author="Edward Leung" w:date="2017-01-10T12:35:00Z">
                  <w:rPr>
                    <w:sz w:val="16"/>
                    <w:szCs w:val="16"/>
                  </w:rPr>
                </w:rPrChange>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Change w:id="7271" w:author="Edward Leung" w:date="2017-01-10T12:35:00Z">
                  <w:rPr>
                    <w:rFonts w:cs="Arial"/>
                    <w:sz w:val="16"/>
                    <w:szCs w:val="16"/>
                  </w:rPr>
                </w:rPrChange>
              </w:rPr>
            </w:pPr>
            <w:r w:rsidRPr="00184A3A">
              <w:rPr>
                <w:rFonts w:cs="Arial"/>
                <w:color w:val="000000"/>
                <w:sz w:val="16"/>
                <w:szCs w:val="16"/>
                <w:rPrChange w:id="7272" w:author="Edward Leung" w:date="2017-01-10T12:35:00Z">
                  <w:rPr>
                    <w:rFonts w:cs="Arial"/>
                    <w:color w:val="000000"/>
                    <w:sz w:val="16"/>
                    <w:szCs w:val="16"/>
                  </w:rPr>
                </w:rPrChange>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Change w:id="7273" w:author="Edward Leung" w:date="2017-01-10T12:35:00Z">
                  <w:rPr>
                    <w:color w:val="000000"/>
                    <w:sz w:val="16"/>
                    <w:szCs w:val="16"/>
                  </w:rPr>
                </w:rPrChange>
              </w:rPr>
            </w:pPr>
            <w:r w:rsidRPr="00184A3A">
              <w:rPr>
                <w:color w:val="000000"/>
                <w:sz w:val="16"/>
                <w:szCs w:val="16"/>
                <w:rPrChange w:id="7274"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Change w:id="7275" w:author="Edward Leung" w:date="2017-01-10T12:35:00Z">
                  <w:rPr>
                    <w:color w:val="000000"/>
                    <w:sz w:val="16"/>
                    <w:szCs w:val="16"/>
                  </w:rPr>
                </w:rPrChange>
              </w:rPr>
            </w:pPr>
            <w:r w:rsidRPr="00184A3A">
              <w:rPr>
                <w:color w:val="000000"/>
                <w:sz w:val="16"/>
                <w:szCs w:val="16"/>
                <w:rPrChange w:id="727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Change w:id="727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Change w:id="7278" w:author="Edward Leung" w:date="2017-01-10T12:35:00Z">
                  <w:rPr>
                    <w:color w:val="000000"/>
                    <w:sz w:val="16"/>
                    <w:szCs w:val="16"/>
                  </w:rPr>
                </w:rPrChange>
              </w:rPr>
            </w:pPr>
            <w:r w:rsidRPr="00184A3A">
              <w:rPr>
                <w:color w:val="000000"/>
                <w:sz w:val="16"/>
                <w:szCs w:val="16"/>
                <w:rPrChange w:id="7279" w:author="Edward Leung" w:date="2017-01-10T12:35:00Z">
                  <w:rPr>
                    <w:color w:val="000000"/>
                    <w:sz w:val="16"/>
                    <w:szCs w:val="16"/>
                  </w:rPr>
                </w:rPrChange>
              </w:rPr>
              <w:t xml:space="preserve">&lt;reasonCode&gt;   </w:t>
            </w:r>
            <w:r w:rsidRPr="00184A3A">
              <w:rPr>
                <w:color w:val="000000"/>
                <w:sz w:val="16"/>
                <w:szCs w:val="16"/>
                <w:rPrChange w:id="7280" w:author="Edward Leung" w:date="2017-01-10T12:35:00Z">
                  <w:rPr>
                    <w:color w:val="000000"/>
                    <w:sz w:val="16"/>
                    <w:szCs w:val="16"/>
                  </w:rPr>
                </w:rPrChange>
              </w:rPr>
              <w:br/>
            </w:r>
            <w:r w:rsidR="001D733F" w:rsidRPr="00184A3A">
              <w:rPr>
                <w:color w:val="000000"/>
                <w:sz w:val="16"/>
                <w:szCs w:val="16"/>
                <w:rPrChange w:id="7281" w:author="Edward Leung" w:date="2017-01-10T12:35:00Z">
                  <w:rPr>
                    <w:color w:val="000000"/>
                    <w:sz w:val="16"/>
                    <w:szCs w:val="16"/>
                  </w:rPr>
                </w:rPrChange>
              </w:rPr>
              <w:t>&lt;/</w:t>
            </w:r>
            <w:r w:rsidRPr="00184A3A">
              <w:rPr>
                <w:color w:val="000000"/>
                <w:sz w:val="16"/>
                <w:szCs w:val="16"/>
                <w:rPrChange w:id="7282" w:author="Edward Leung" w:date="2017-01-10T12:35:00Z">
                  <w:rPr>
                    <w:color w:val="000000"/>
                    <w:sz w:val="16"/>
                    <w:szCs w:val="16"/>
                  </w:rPr>
                </w:rPrChange>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Change w:id="7283" w:author="Edward Leung" w:date="2017-01-10T12:35:00Z">
                  <w:rPr>
                    <w:color w:val="000000"/>
                    <w:sz w:val="16"/>
                    <w:szCs w:val="16"/>
                  </w:rPr>
                </w:rPrChange>
              </w:rPr>
            </w:pPr>
            <w:r w:rsidRPr="00184A3A">
              <w:rPr>
                <w:color w:val="000000"/>
                <w:sz w:val="16"/>
                <w:szCs w:val="16"/>
                <w:rPrChange w:id="7284" w:author="Edward Leung" w:date="2017-01-10T12:35:00Z">
                  <w:rPr>
                    <w:color w:val="000000"/>
                    <w:sz w:val="16"/>
                    <w:szCs w:val="16"/>
                  </w:rPr>
                </w:rPrChange>
              </w:rPr>
              <w:t>{"reasonCode":""}</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Change w:id="7285" w:author="Edward Leung" w:date="2017-01-10T12:35:00Z">
                  <w:rPr>
                    <w:color w:val="000000"/>
                    <w:sz w:val="16"/>
                    <w:szCs w:val="16"/>
                  </w:rPr>
                </w:rPrChange>
              </w:rPr>
            </w:pPr>
            <w:r w:rsidRPr="00184A3A">
              <w:rPr>
                <w:color w:val="000000"/>
                <w:sz w:val="16"/>
                <w:szCs w:val="16"/>
                <w:rPrChange w:id="7286" w:author="Edward Leung" w:date="2017-01-10T12:35:00Z">
                  <w:rPr>
                    <w:color w:val="000000"/>
                    <w:sz w:val="16"/>
                    <w:szCs w:val="16"/>
                  </w:rPr>
                </w:rPrChange>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Change w:id="7287" w:author="Edward Leung" w:date="2017-01-10T12:35:00Z">
                  <w:rPr>
                    <w:rFonts w:cs="Arial"/>
                    <w:sz w:val="16"/>
                    <w:szCs w:val="16"/>
                  </w:rPr>
                </w:rPrChange>
              </w:rPr>
            </w:pPr>
            <w:r w:rsidRPr="00184A3A">
              <w:rPr>
                <w:sz w:val="16"/>
                <w:szCs w:val="16"/>
                <w:rPrChange w:id="7288" w:author="Edward Leung" w:date="2017-01-10T12:35:00Z">
                  <w:rPr>
                    <w:sz w:val="16"/>
                    <w:szCs w:val="16"/>
                  </w:rPr>
                </w:rPrChange>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Change w:id="7289" w:author="Edward Leung" w:date="2017-01-10T12:35:00Z">
                  <w:rPr>
                    <w:rFonts w:cs="Arial"/>
                    <w:sz w:val="16"/>
                    <w:szCs w:val="16"/>
                  </w:rPr>
                </w:rPrChange>
              </w:rPr>
            </w:pPr>
            <w:r w:rsidRPr="00184A3A">
              <w:rPr>
                <w:rFonts w:cs="Arial"/>
                <w:color w:val="000000"/>
                <w:sz w:val="16"/>
                <w:szCs w:val="16"/>
                <w:rPrChange w:id="7290" w:author="Edward Leung" w:date="2017-01-10T12:35:00Z">
                  <w:rPr>
                    <w:rFonts w:cs="Arial"/>
                    <w:color w:val="000000"/>
                    <w:sz w:val="16"/>
                    <w:szCs w:val="16"/>
                  </w:rPr>
                </w:rPrChange>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Change w:id="7291" w:author="Edward Leung" w:date="2017-01-10T12:35:00Z">
                  <w:rPr>
                    <w:color w:val="000000"/>
                    <w:sz w:val="16"/>
                    <w:szCs w:val="16"/>
                  </w:rPr>
                </w:rPrChange>
              </w:rPr>
            </w:pPr>
            <w:r w:rsidRPr="00184A3A">
              <w:rPr>
                <w:color w:val="000000"/>
                <w:sz w:val="16"/>
                <w:szCs w:val="16"/>
                <w:rPrChange w:id="7292"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Change w:id="7293" w:author="Edward Leung" w:date="2017-01-10T12:35:00Z">
                  <w:rPr>
                    <w:color w:val="000000"/>
                    <w:sz w:val="16"/>
                    <w:szCs w:val="16"/>
                  </w:rPr>
                </w:rPrChange>
              </w:rPr>
            </w:pPr>
            <w:r w:rsidRPr="00184A3A">
              <w:rPr>
                <w:color w:val="000000"/>
                <w:sz w:val="16"/>
                <w:szCs w:val="16"/>
                <w:rPrChange w:id="729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Change w:id="7295"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Change w:id="7296" w:author="Edward Leung" w:date="2017-01-10T12:35:00Z">
                  <w:rPr>
                    <w:color w:val="000000"/>
                    <w:sz w:val="16"/>
                    <w:szCs w:val="16"/>
                  </w:rPr>
                </w:rPrChange>
              </w:rPr>
            </w:pPr>
            <w:r w:rsidRPr="00184A3A">
              <w:rPr>
                <w:color w:val="000000"/>
                <w:sz w:val="16"/>
                <w:szCs w:val="16"/>
                <w:rPrChange w:id="7297" w:author="Edward Leung" w:date="2017-01-10T12:35:00Z">
                  <w:rPr>
                    <w:color w:val="000000"/>
                    <w:sz w:val="16"/>
                    <w:szCs w:val="16"/>
                  </w:rPr>
                </w:rPrChange>
              </w:rPr>
              <w:t xml:space="preserve">&lt;remarks01&gt;   </w:t>
            </w:r>
            <w:r w:rsidRPr="00184A3A">
              <w:rPr>
                <w:color w:val="000000"/>
                <w:sz w:val="16"/>
                <w:szCs w:val="16"/>
                <w:rPrChange w:id="7298" w:author="Edward Leung" w:date="2017-01-10T12:35:00Z">
                  <w:rPr>
                    <w:color w:val="000000"/>
                    <w:sz w:val="16"/>
                    <w:szCs w:val="16"/>
                  </w:rPr>
                </w:rPrChange>
              </w:rPr>
              <w:br/>
            </w:r>
            <w:r w:rsidR="001D733F" w:rsidRPr="00184A3A">
              <w:rPr>
                <w:color w:val="000000"/>
                <w:sz w:val="16"/>
                <w:szCs w:val="16"/>
                <w:rPrChange w:id="7299" w:author="Edward Leung" w:date="2017-01-10T12:35:00Z">
                  <w:rPr>
                    <w:color w:val="000000"/>
                    <w:sz w:val="16"/>
                    <w:szCs w:val="16"/>
                  </w:rPr>
                </w:rPrChange>
              </w:rPr>
              <w:t>&lt;/</w:t>
            </w:r>
            <w:r w:rsidRPr="00184A3A">
              <w:rPr>
                <w:color w:val="000000"/>
                <w:sz w:val="16"/>
                <w:szCs w:val="16"/>
                <w:rPrChange w:id="7300" w:author="Edward Leung" w:date="2017-01-10T12:35:00Z">
                  <w:rPr>
                    <w:color w:val="000000"/>
                    <w:sz w:val="16"/>
                    <w:szCs w:val="16"/>
                  </w:rPr>
                </w:rPrChange>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Change w:id="7301" w:author="Edward Leung" w:date="2017-01-10T12:35:00Z">
                  <w:rPr>
                    <w:color w:val="000000"/>
                    <w:sz w:val="16"/>
                    <w:szCs w:val="16"/>
                  </w:rPr>
                </w:rPrChange>
              </w:rPr>
            </w:pPr>
            <w:r w:rsidRPr="00184A3A">
              <w:rPr>
                <w:color w:val="000000"/>
                <w:sz w:val="16"/>
                <w:szCs w:val="16"/>
                <w:rPrChange w:id="7302" w:author="Edward Leung" w:date="2017-01-10T12:35:00Z">
                  <w:rPr>
                    <w:color w:val="000000"/>
                    <w:sz w:val="16"/>
                    <w:szCs w:val="16"/>
                  </w:rPr>
                </w:rPrChange>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Change w:id="7303" w:author="Edward Leung" w:date="2017-01-10T12:35:00Z">
                  <w:rPr>
                    <w:color w:val="000000"/>
                    <w:sz w:val="16"/>
                    <w:szCs w:val="16"/>
                  </w:rPr>
                </w:rPrChange>
              </w:rPr>
            </w:pPr>
            <w:r w:rsidRPr="00184A3A">
              <w:rPr>
                <w:color w:val="000000"/>
                <w:sz w:val="16"/>
                <w:szCs w:val="16"/>
                <w:rPrChange w:id="7304" w:author="Edward Leung" w:date="2017-01-10T12:35:00Z">
                  <w:rPr>
                    <w:color w:val="000000"/>
                    <w:sz w:val="16"/>
                    <w:szCs w:val="16"/>
                  </w:rPr>
                </w:rPrChange>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Change w:id="7305" w:author="Edward Leung" w:date="2017-01-10T12:35:00Z">
                  <w:rPr>
                    <w:rFonts w:cs="Arial"/>
                    <w:sz w:val="16"/>
                    <w:szCs w:val="16"/>
                  </w:rPr>
                </w:rPrChange>
              </w:rPr>
            </w:pPr>
            <w:r w:rsidRPr="00184A3A">
              <w:rPr>
                <w:sz w:val="16"/>
                <w:szCs w:val="16"/>
                <w:rPrChange w:id="7306" w:author="Edward Leung" w:date="2017-01-10T12:35:00Z">
                  <w:rPr>
                    <w:sz w:val="16"/>
                    <w:szCs w:val="16"/>
                  </w:rPr>
                </w:rPrChange>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Change w:id="7307" w:author="Edward Leung" w:date="2017-01-10T12:35:00Z">
                  <w:rPr>
                    <w:rFonts w:cs="Arial"/>
                    <w:sz w:val="16"/>
                    <w:szCs w:val="16"/>
                  </w:rPr>
                </w:rPrChange>
              </w:rPr>
            </w:pPr>
            <w:r w:rsidRPr="00184A3A">
              <w:rPr>
                <w:rFonts w:cs="Arial"/>
                <w:color w:val="000000"/>
                <w:sz w:val="16"/>
                <w:szCs w:val="16"/>
                <w:rPrChange w:id="7308" w:author="Edward Leung" w:date="2017-01-10T12:35:00Z">
                  <w:rPr>
                    <w:rFonts w:cs="Arial"/>
                    <w:color w:val="000000"/>
                    <w:sz w:val="16"/>
                    <w:szCs w:val="16"/>
                  </w:rPr>
                </w:rPrChange>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Change w:id="7309" w:author="Edward Leung" w:date="2017-01-10T12:35:00Z">
                  <w:rPr>
                    <w:color w:val="000000"/>
                    <w:sz w:val="16"/>
                    <w:szCs w:val="16"/>
                  </w:rPr>
                </w:rPrChange>
              </w:rPr>
            </w:pPr>
            <w:r w:rsidRPr="00184A3A">
              <w:rPr>
                <w:color w:val="000000"/>
                <w:sz w:val="16"/>
                <w:szCs w:val="16"/>
                <w:rPrChange w:id="7310"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Change w:id="7311" w:author="Edward Leung" w:date="2017-01-10T12:35:00Z">
                  <w:rPr>
                    <w:color w:val="000000"/>
                    <w:sz w:val="16"/>
                    <w:szCs w:val="16"/>
                  </w:rPr>
                </w:rPrChange>
              </w:rPr>
            </w:pPr>
            <w:r w:rsidRPr="00184A3A">
              <w:rPr>
                <w:color w:val="000000"/>
                <w:sz w:val="16"/>
                <w:szCs w:val="16"/>
                <w:rPrChange w:id="731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Change w:id="7313"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Change w:id="7314" w:author="Edward Leung" w:date="2017-01-10T12:35:00Z">
                  <w:rPr>
                    <w:color w:val="000000"/>
                    <w:sz w:val="16"/>
                    <w:szCs w:val="16"/>
                  </w:rPr>
                </w:rPrChange>
              </w:rPr>
            </w:pPr>
            <w:r w:rsidRPr="00184A3A">
              <w:rPr>
                <w:color w:val="000000"/>
                <w:sz w:val="16"/>
                <w:szCs w:val="16"/>
                <w:rPrChange w:id="7315" w:author="Edward Leung" w:date="2017-01-10T12:35:00Z">
                  <w:rPr>
                    <w:color w:val="000000"/>
                    <w:sz w:val="16"/>
                    <w:szCs w:val="16"/>
                  </w:rPr>
                </w:rPrChange>
              </w:rPr>
              <w:t xml:space="preserve">&lt;remarks02&gt;   </w:t>
            </w:r>
            <w:r w:rsidRPr="00184A3A">
              <w:rPr>
                <w:color w:val="000000"/>
                <w:sz w:val="16"/>
                <w:szCs w:val="16"/>
                <w:rPrChange w:id="7316" w:author="Edward Leung" w:date="2017-01-10T12:35:00Z">
                  <w:rPr>
                    <w:color w:val="000000"/>
                    <w:sz w:val="16"/>
                    <w:szCs w:val="16"/>
                  </w:rPr>
                </w:rPrChange>
              </w:rPr>
              <w:br/>
            </w:r>
            <w:r w:rsidR="001D733F" w:rsidRPr="00184A3A">
              <w:rPr>
                <w:color w:val="000000"/>
                <w:sz w:val="16"/>
                <w:szCs w:val="16"/>
                <w:rPrChange w:id="7317" w:author="Edward Leung" w:date="2017-01-10T12:35:00Z">
                  <w:rPr>
                    <w:color w:val="000000"/>
                    <w:sz w:val="16"/>
                    <w:szCs w:val="16"/>
                  </w:rPr>
                </w:rPrChange>
              </w:rPr>
              <w:t>&lt;/</w:t>
            </w:r>
            <w:r w:rsidRPr="00184A3A">
              <w:rPr>
                <w:color w:val="000000"/>
                <w:sz w:val="16"/>
                <w:szCs w:val="16"/>
                <w:rPrChange w:id="7318" w:author="Edward Leung" w:date="2017-01-10T12:35:00Z">
                  <w:rPr>
                    <w:color w:val="000000"/>
                    <w:sz w:val="16"/>
                    <w:szCs w:val="16"/>
                  </w:rPr>
                </w:rPrChange>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Change w:id="7319" w:author="Edward Leung" w:date="2017-01-10T12:35:00Z">
                  <w:rPr>
                    <w:color w:val="000000"/>
                    <w:sz w:val="16"/>
                    <w:szCs w:val="16"/>
                  </w:rPr>
                </w:rPrChange>
              </w:rPr>
            </w:pPr>
            <w:r w:rsidRPr="00184A3A">
              <w:rPr>
                <w:color w:val="000000"/>
                <w:sz w:val="16"/>
                <w:szCs w:val="16"/>
                <w:rPrChange w:id="7320" w:author="Edward Leung" w:date="2017-01-10T12:35:00Z">
                  <w:rPr>
                    <w:color w:val="000000"/>
                    <w:sz w:val="16"/>
                    <w:szCs w:val="16"/>
                  </w:rPr>
                </w:rPrChange>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Change w:id="7321" w:author="Edward Leung" w:date="2017-01-10T12:35:00Z">
                  <w:rPr>
                    <w:color w:val="000000"/>
                    <w:sz w:val="16"/>
                    <w:szCs w:val="16"/>
                  </w:rPr>
                </w:rPrChange>
              </w:rPr>
            </w:pPr>
            <w:r w:rsidRPr="00184A3A">
              <w:rPr>
                <w:color w:val="000000"/>
                <w:sz w:val="16"/>
                <w:szCs w:val="16"/>
                <w:rPrChange w:id="7322" w:author="Edward Leung" w:date="2017-01-10T12:35:00Z">
                  <w:rPr>
                    <w:color w:val="000000"/>
                    <w:sz w:val="16"/>
                    <w:szCs w:val="16"/>
                  </w:rPr>
                </w:rPrChange>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Change w:id="7323" w:author="Edward Leung" w:date="2017-01-10T12:35:00Z">
                  <w:rPr>
                    <w:rFonts w:cs="Arial"/>
                    <w:sz w:val="16"/>
                    <w:szCs w:val="16"/>
                  </w:rPr>
                </w:rPrChange>
              </w:rPr>
            </w:pPr>
            <w:r w:rsidRPr="00184A3A">
              <w:rPr>
                <w:sz w:val="16"/>
                <w:szCs w:val="16"/>
                <w:rPrChange w:id="7324" w:author="Edward Leung" w:date="2017-01-10T12:35:00Z">
                  <w:rPr>
                    <w:sz w:val="16"/>
                    <w:szCs w:val="16"/>
                  </w:rPr>
                </w:rPrChange>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Change w:id="7325" w:author="Edward Leung" w:date="2017-01-10T12:35:00Z">
                  <w:rPr>
                    <w:rFonts w:cs="Arial"/>
                    <w:sz w:val="16"/>
                    <w:szCs w:val="16"/>
                  </w:rPr>
                </w:rPrChange>
              </w:rPr>
            </w:pPr>
            <w:r w:rsidRPr="00184A3A">
              <w:rPr>
                <w:rFonts w:cs="Arial"/>
                <w:color w:val="000000"/>
                <w:sz w:val="16"/>
                <w:szCs w:val="16"/>
                <w:rPrChange w:id="7326" w:author="Edward Leung" w:date="2017-01-10T12:35:00Z">
                  <w:rPr>
                    <w:rFonts w:cs="Arial"/>
                    <w:color w:val="000000"/>
                    <w:sz w:val="16"/>
                    <w:szCs w:val="16"/>
                  </w:rPr>
                </w:rPrChange>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Change w:id="7327" w:author="Edward Leung" w:date="2017-01-10T12:35:00Z">
                  <w:rPr>
                    <w:color w:val="000000"/>
                    <w:sz w:val="16"/>
                    <w:szCs w:val="16"/>
                  </w:rPr>
                </w:rPrChange>
              </w:rPr>
            </w:pPr>
            <w:r w:rsidRPr="00184A3A">
              <w:rPr>
                <w:color w:val="000000"/>
                <w:sz w:val="16"/>
                <w:szCs w:val="16"/>
                <w:rPrChange w:id="7328"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Change w:id="7329" w:author="Edward Leung" w:date="2017-01-10T12:35:00Z">
                  <w:rPr>
                    <w:color w:val="000000"/>
                    <w:sz w:val="16"/>
                    <w:szCs w:val="16"/>
                  </w:rPr>
                </w:rPrChange>
              </w:rPr>
            </w:pPr>
            <w:r w:rsidRPr="00184A3A">
              <w:rPr>
                <w:color w:val="000000"/>
                <w:sz w:val="16"/>
                <w:szCs w:val="16"/>
                <w:rPrChange w:id="733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Change w:id="7331"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Change w:id="7332" w:author="Edward Leung" w:date="2017-01-10T12:35:00Z">
                  <w:rPr>
                    <w:color w:val="000000"/>
                    <w:sz w:val="16"/>
                    <w:szCs w:val="16"/>
                  </w:rPr>
                </w:rPrChange>
              </w:rPr>
            </w:pPr>
            <w:r w:rsidRPr="00184A3A">
              <w:rPr>
                <w:color w:val="000000"/>
                <w:sz w:val="16"/>
                <w:szCs w:val="16"/>
                <w:rPrChange w:id="7333" w:author="Edward Leung" w:date="2017-01-10T12:35:00Z">
                  <w:rPr>
                    <w:color w:val="000000"/>
                    <w:sz w:val="16"/>
                    <w:szCs w:val="16"/>
                  </w:rPr>
                </w:rPrChange>
              </w:rPr>
              <w:t xml:space="preserve">&lt;remarks03&gt;   </w:t>
            </w:r>
            <w:r w:rsidRPr="00184A3A">
              <w:rPr>
                <w:color w:val="000000"/>
                <w:sz w:val="16"/>
                <w:szCs w:val="16"/>
                <w:rPrChange w:id="7334" w:author="Edward Leung" w:date="2017-01-10T12:35:00Z">
                  <w:rPr>
                    <w:color w:val="000000"/>
                    <w:sz w:val="16"/>
                    <w:szCs w:val="16"/>
                  </w:rPr>
                </w:rPrChange>
              </w:rPr>
              <w:br/>
            </w:r>
            <w:r w:rsidR="001D733F" w:rsidRPr="00184A3A">
              <w:rPr>
                <w:color w:val="000000"/>
                <w:sz w:val="16"/>
                <w:szCs w:val="16"/>
                <w:rPrChange w:id="7335" w:author="Edward Leung" w:date="2017-01-10T12:35:00Z">
                  <w:rPr>
                    <w:color w:val="000000"/>
                    <w:sz w:val="16"/>
                    <w:szCs w:val="16"/>
                  </w:rPr>
                </w:rPrChange>
              </w:rPr>
              <w:t>&lt;/</w:t>
            </w:r>
            <w:r w:rsidRPr="00184A3A">
              <w:rPr>
                <w:color w:val="000000"/>
                <w:sz w:val="16"/>
                <w:szCs w:val="16"/>
                <w:rPrChange w:id="7336" w:author="Edward Leung" w:date="2017-01-10T12:35:00Z">
                  <w:rPr>
                    <w:color w:val="000000"/>
                    <w:sz w:val="16"/>
                    <w:szCs w:val="16"/>
                  </w:rPr>
                </w:rPrChange>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Change w:id="7337" w:author="Edward Leung" w:date="2017-01-10T12:35:00Z">
                  <w:rPr>
                    <w:color w:val="000000"/>
                    <w:sz w:val="16"/>
                    <w:szCs w:val="16"/>
                  </w:rPr>
                </w:rPrChange>
              </w:rPr>
            </w:pPr>
            <w:r w:rsidRPr="00184A3A">
              <w:rPr>
                <w:color w:val="000000"/>
                <w:sz w:val="16"/>
                <w:szCs w:val="16"/>
                <w:rPrChange w:id="7338" w:author="Edward Leung" w:date="2017-01-10T12:35:00Z">
                  <w:rPr>
                    <w:color w:val="000000"/>
                    <w:sz w:val="16"/>
                    <w:szCs w:val="16"/>
                  </w:rPr>
                </w:rPrChange>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Change w:id="7339" w:author="Edward Leung" w:date="2017-01-10T12:35:00Z">
                  <w:rPr>
                    <w:color w:val="000000"/>
                    <w:sz w:val="16"/>
                    <w:szCs w:val="16"/>
                  </w:rPr>
                </w:rPrChange>
              </w:rPr>
            </w:pPr>
            <w:r w:rsidRPr="00184A3A">
              <w:rPr>
                <w:color w:val="000000"/>
                <w:sz w:val="16"/>
                <w:szCs w:val="16"/>
                <w:rPrChange w:id="7340" w:author="Edward Leung" w:date="2017-01-10T12:35:00Z">
                  <w:rPr>
                    <w:color w:val="000000"/>
                    <w:sz w:val="16"/>
                    <w:szCs w:val="16"/>
                  </w:rPr>
                </w:rPrChange>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Change w:id="7341" w:author="Edward Leung" w:date="2017-01-10T12:35:00Z">
                  <w:rPr>
                    <w:rFonts w:cs="Arial"/>
                    <w:sz w:val="16"/>
                    <w:szCs w:val="16"/>
                  </w:rPr>
                </w:rPrChange>
              </w:rPr>
            </w:pPr>
            <w:r w:rsidRPr="00184A3A">
              <w:rPr>
                <w:sz w:val="16"/>
                <w:szCs w:val="16"/>
                <w:rPrChange w:id="7342" w:author="Edward Leung" w:date="2017-01-10T12:35:00Z">
                  <w:rPr>
                    <w:sz w:val="16"/>
                    <w:szCs w:val="16"/>
                  </w:rPr>
                </w:rPrChange>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Change w:id="7343" w:author="Edward Leung" w:date="2017-01-10T12:35:00Z">
                  <w:rPr>
                    <w:rFonts w:cs="Arial"/>
                    <w:sz w:val="16"/>
                    <w:szCs w:val="16"/>
                  </w:rPr>
                </w:rPrChange>
              </w:rPr>
            </w:pPr>
            <w:r w:rsidRPr="00184A3A">
              <w:rPr>
                <w:rFonts w:cs="Arial"/>
                <w:color w:val="000000"/>
                <w:sz w:val="16"/>
                <w:szCs w:val="16"/>
                <w:rPrChange w:id="7344" w:author="Edward Leung" w:date="2017-01-10T12:35:00Z">
                  <w:rPr>
                    <w:rFonts w:cs="Arial"/>
                    <w:color w:val="000000"/>
                    <w:sz w:val="16"/>
                    <w:szCs w:val="16"/>
                  </w:rPr>
                </w:rPrChange>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Change w:id="7345" w:author="Edward Leung" w:date="2017-01-10T12:35:00Z">
                  <w:rPr>
                    <w:color w:val="000000"/>
                    <w:sz w:val="16"/>
                    <w:szCs w:val="16"/>
                  </w:rPr>
                </w:rPrChange>
              </w:rPr>
            </w:pPr>
            <w:r w:rsidRPr="00184A3A">
              <w:rPr>
                <w:color w:val="000000"/>
                <w:sz w:val="16"/>
                <w:szCs w:val="16"/>
                <w:rPrChange w:id="734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Change w:id="7347" w:author="Edward Leung" w:date="2017-01-10T12:35:00Z">
                  <w:rPr>
                    <w:color w:val="000000"/>
                    <w:sz w:val="16"/>
                    <w:szCs w:val="16"/>
                  </w:rPr>
                </w:rPrChange>
              </w:rPr>
            </w:pPr>
            <w:r w:rsidRPr="00184A3A">
              <w:rPr>
                <w:color w:val="000000"/>
                <w:sz w:val="16"/>
                <w:szCs w:val="16"/>
                <w:rPrChange w:id="734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Change w:id="734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Change w:id="7350" w:author="Edward Leung" w:date="2017-01-10T12:35:00Z">
                  <w:rPr>
                    <w:color w:val="000000"/>
                    <w:sz w:val="16"/>
                    <w:szCs w:val="16"/>
                  </w:rPr>
                </w:rPrChange>
              </w:rPr>
            </w:pPr>
            <w:r w:rsidRPr="00184A3A">
              <w:rPr>
                <w:color w:val="000000"/>
                <w:sz w:val="16"/>
                <w:szCs w:val="16"/>
                <w:rPrChange w:id="7351" w:author="Edward Leung" w:date="2017-01-10T12:35:00Z">
                  <w:rPr>
                    <w:color w:val="000000"/>
                    <w:sz w:val="16"/>
                    <w:szCs w:val="16"/>
                  </w:rPr>
                </w:rPrChange>
              </w:rPr>
              <w:t xml:space="preserve">&lt;dataSource&gt;   </w:t>
            </w:r>
            <w:r w:rsidRPr="00184A3A">
              <w:rPr>
                <w:color w:val="000000"/>
                <w:sz w:val="16"/>
                <w:szCs w:val="16"/>
                <w:rPrChange w:id="7352" w:author="Edward Leung" w:date="2017-01-10T12:35:00Z">
                  <w:rPr>
                    <w:color w:val="000000"/>
                    <w:sz w:val="16"/>
                    <w:szCs w:val="16"/>
                  </w:rPr>
                </w:rPrChange>
              </w:rPr>
              <w:br/>
            </w:r>
            <w:r w:rsidR="001D733F" w:rsidRPr="00184A3A">
              <w:rPr>
                <w:color w:val="000000"/>
                <w:sz w:val="16"/>
                <w:szCs w:val="16"/>
                <w:rPrChange w:id="7353" w:author="Edward Leung" w:date="2017-01-10T12:35:00Z">
                  <w:rPr>
                    <w:color w:val="000000"/>
                    <w:sz w:val="16"/>
                    <w:szCs w:val="16"/>
                  </w:rPr>
                </w:rPrChange>
              </w:rPr>
              <w:t>&lt;/</w:t>
            </w:r>
            <w:r w:rsidRPr="00184A3A">
              <w:rPr>
                <w:color w:val="000000"/>
                <w:sz w:val="16"/>
                <w:szCs w:val="16"/>
                <w:rPrChange w:id="7354" w:author="Edward Leung" w:date="2017-01-10T12:35:00Z">
                  <w:rPr>
                    <w:color w:val="000000"/>
                    <w:sz w:val="16"/>
                    <w:szCs w:val="16"/>
                  </w:rPr>
                </w:rPrChange>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Change w:id="7355" w:author="Edward Leung" w:date="2017-01-10T12:35:00Z">
                  <w:rPr>
                    <w:color w:val="000000"/>
                    <w:sz w:val="16"/>
                    <w:szCs w:val="16"/>
                  </w:rPr>
                </w:rPrChange>
              </w:rPr>
            </w:pPr>
            <w:r w:rsidRPr="00184A3A">
              <w:rPr>
                <w:color w:val="000000"/>
                <w:sz w:val="16"/>
                <w:szCs w:val="16"/>
                <w:rPrChange w:id="7356" w:author="Edward Leung" w:date="2017-01-10T12:35:00Z">
                  <w:rPr>
                    <w:color w:val="000000"/>
                    <w:sz w:val="16"/>
                    <w:szCs w:val="16"/>
                  </w:rPr>
                </w:rPrChange>
              </w:rPr>
              <w:t>{"dataSource":""}</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Change w:id="7357" w:author="Edward Leung" w:date="2017-01-10T12:35:00Z">
                  <w:rPr>
                    <w:color w:val="000000"/>
                    <w:sz w:val="16"/>
                    <w:szCs w:val="16"/>
                  </w:rPr>
                </w:rPrChange>
              </w:rPr>
            </w:pPr>
            <w:r w:rsidRPr="00184A3A">
              <w:rPr>
                <w:color w:val="000000"/>
                <w:sz w:val="16"/>
                <w:szCs w:val="16"/>
                <w:rPrChange w:id="7358" w:author="Edward Leung" w:date="2017-01-10T12:35:00Z">
                  <w:rPr>
                    <w:color w:val="000000"/>
                    <w:sz w:val="16"/>
                    <w:szCs w:val="16"/>
                  </w:rPr>
                </w:rPrChange>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Change w:id="7359" w:author="Edward Leung" w:date="2017-01-10T12:35:00Z">
                  <w:rPr>
                    <w:rFonts w:cs="Arial"/>
                    <w:sz w:val="16"/>
                    <w:szCs w:val="16"/>
                  </w:rPr>
                </w:rPrChange>
              </w:rPr>
            </w:pPr>
            <w:r w:rsidRPr="00184A3A">
              <w:rPr>
                <w:sz w:val="16"/>
                <w:szCs w:val="16"/>
                <w:rPrChange w:id="7360" w:author="Edward Leung" w:date="2017-01-10T12:35:00Z">
                  <w:rPr>
                    <w:sz w:val="16"/>
                    <w:szCs w:val="16"/>
                  </w:rPr>
                </w:rPrChange>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Change w:id="7361" w:author="Edward Leung" w:date="2017-01-10T12:35:00Z">
                  <w:rPr>
                    <w:rFonts w:cs="Arial"/>
                    <w:sz w:val="16"/>
                    <w:szCs w:val="16"/>
                  </w:rPr>
                </w:rPrChange>
              </w:rPr>
            </w:pPr>
            <w:r w:rsidRPr="00184A3A">
              <w:rPr>
                <w:rFonts w:cs="Arial"/>
                <w:color w:val="000000"/>
                <w:sz w:val="16"/>
                <w:szCs w:val="16"/>
                <w:rPrChange w:id="7362" w:author="Edward Leung" w:date="2017-01-10T12:35:00Z">
                  <w:rPr>
                    <w:rFonts w:cs="Arial"/>
                    <w:color w:val="000000"/>
                    <w:sz w:val="16"/>
                    <w:szCs w:val="16"/>
                  </w:rPr>
                </w:rPrChange>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Change w:id="7363" w:author="Edward Leung" w:date="2017-01-10T12:35:00Z">
                  <w:rPr>
                    <w:color w:val="000000"/>
                    <w:sz w:val="16"/>
                    <w:szCs w:val="16"/>
                  </w:rPr>
                </w:rPrChange>
              </w:rPr>
            </w:pPr>
            <w:r w:rsidRPr="00184A3A">
              <w:rPr>
                <w:color w:val="000000"/>
                <w:sz w:val="16"/>
                <w:szCs w:val="16"/>
                <w:rPrChange w:id="736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Change w:id="7365" w:author="Edward Leung" w:date="2017-01-10T12:35:00Z">
                  <w:rPr>
                    <w:color w:val="000000"/>
                    <w:sz w:val="16"/>
                    <w:szCs w:val="16"/>
                  </w:rPr>
                </w:rPrChange>
              </w:rPr>
            </w:pPr>
            <w:r w:rsidRPr="00184A3A">
              <w:rPr>
                <w:color w:val="000000"/>
                <w:sz w:val="16"/>
                <w:szCs w:val="16"/>
                <w:rPrChange w:id="736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Change w:id="736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Change w:id="7368" w:author="Edward Leung" w:date="2017-01-10T12:35:00Z">
                  <w:rPr>
                    <w:color w:val="000000"/>
                    <w:sz w:val="16"/>
                    <w:szCs w:val="16"/>
                  </w:rPr>
                </w:rPrChange>
              </w:rPr>
            </w:pPr>
            <w:r w:rsidRPr="00184A3A">
              <w:rPr>
                <w:color w:val="000000"/>
                <w:sz w:val="16"/>
                <w:szCs w:val="16"/>
                <w:rPrChange w:id="7369" w:author="Edward Leung" w:date="2017-01-10T12:35:00Z">
                  <w:rPr>
                    <w:color w:val="000000"/>
                    <w:sz w:val="16"/>
                    <w:szCs w:val="16"/>
                  </w:rPr>
                </w:rPrChange>
              </w:rPr>
              <w:t xml:space="preserve">&lt;lastUpdateUser&gt;   </w:t>
            </w:r>
            <w:r w:rsidRPr="00184A3A">
              <w:rPr>
                <w:color w:val="000000"/>
                <w:sz w:val="16"/>
                <w:szCs w:val="16"/>
                <w:rPrChange w:id="7370" w:author="Edward Leung" w:date="2017-01-10T12:35:00Z">
                  <w:rPr>
                    <w:color w:val="000000"/>
                    <w:sz w:val="16"/>
                    <w:szCs w:val="16"/>
                  </w:rPr>
                </w:rPrChange>
              </w:rPr>
              <w:br/>
            </w:r>
            <w:r w:rsidR="001D733F" w:rsidRPr="00184A3A">
              <w:rPr>
                <w:color w:val="000000"/>
                <w:sz w:val="16"/>
                <w:szCs w:val="16"/>
                <w:rPrChange w:id="7371" w:author="Edward Leung" w:date="2017-01-10T12:35:00Z">
                  <w:rPr>
                    <w:color w:val="000000"/>
                    <w:sz w:val="16"/>
                    <w:szCs w:val="16"/>
                  </w:rPr>
                </w:rPrChange>
              </w:rPr>
              <w:t>&lt;/</w:t>
            </w:r>
            <w:r w:rsidRPr="00184A3A">
              <w:rPr>
                <w:color w:val="000000"/>
                <w:sz w:val="16"/>
                <w:szCs w:val="16"/>
                <w:rPrChange w:id="7372" w:author="Edward Leung" w:date="2017-01-10T12:35:00Z">
                  <w:rPr>
                    <w:color w:val="000000"/>
                    <w:sz w:val="16"/>
                    <w:szCs w:val="16"/>
                  </w:rPr>
                </w:rPrChange>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Change w:id="7373" w:author="Edward Leung" w:date="2017-01-10T12:35:00Z">
                  <w:rPr>
                    <w:color w:val="000000"/>
                    <w:sz w:val="16"/>
                    <w:szCs w:val="16"/>
                  </w:rPr>
                </w:rPrChange>
              </w:rPr>
            </w:pPr>
            <w:r w:rsidRPr="00184A3A">
              <w:rPr>
                <w:color w:val="000000"/>
                <w:sz w:val="16"/>
                <w:szCs w:val="16"/>
                <w:rPrChange w:id="7374" w:author="Edward Leung" w:date="2017-01-10T12:35:00Z">
                  <w:rPr>
                    <w:color w:val="000000"/>
                    <w:sz w:val="16"/>
                    <w:szCs w:val="16"/>
                  </w:rPr>
                </w:rPrChange>
              </w:rPr>
              <w:t>{"lastUpdateUser":""}</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Change w:id="7375" w:author="Edward Leung" w:date="2017-01-10T12:35:00Z">
                  <w:rPr>
                    <w:color w:val="000000"/>
                    <w:sz w:val="16"/>
                    <w:szCs w:val="16"/>
                  </w:rPr>
                </w:rPrChange>
              </w:rPr>
            </w:pPr>
            <w:r w:rsidRPr="00184A3A">
              <w:rPr>
                <w:color w:val="000000"/>
                <w:sz w:val="16"/>
                <w:szCs w:val="16"/>
                <w:rPrChange w:id="7376" w:author="Edward Leung" w:date="2017-01-10T12:35:00Z">
                  <w:rPr>
                    <w:color w:val="000000"/>
                    <w:sz w:val="16"/>
                    <w:szCs w:val="16"/>
                  </w:rPr>
                </w:rPrChange>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Change w:id="7377" w:author="Edward Leung" w:date="2017-01-10T12:35:00Z">
                  <w:rPr>
                    <w:rFonts w:cs="Arial"/>
                    <w:sz w:val="16"/>
                    <w:szCs w:val="16"/>
                  </w:rPr>
                </w:rPrChange>
              </w:rPr>
            </w:pPr>
            <w:r w:rsidRPr="00184A3A">
              <w:rPr>
                <w:sz w:val="16"/>
                <w:szCs w:val="16"/>
                <w:rPrChange w:id="7378" w:author="Edward Leung" w:date="2017-01-10T12:35:00Z">
                  <w:rPr>
                    <w:sz w:val="16"/>
                    <w:szCs w:val="16"/>
                  </w:rPr>
                </w:rPrChange>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Change w:id="7379" w:author="Edward Leung" w:date="2017-01-10T12:35:00Z">
                  <w:rPr>
                    <w:rFonts w:cs="Arial"/>
                    <w:sz w:val="16"/>
                    <w:szCs w:val="16"/>
                  </w:rPr>
                </w:rPrChange>
              </w:rPr>
            </w:pPr>
            <w:r w:rsidRPr="00184A3A">
              <w:rPr>
                <w:rFonts w:cs="Arial"/>
                <w:color w:val="000000"/>
                <w:sz w:val="16"/>
                <w:szCs w:val="16"/>
                <w:rPrChange w:id="7380" w:author="Edward Leung" w:date="2017-01-10T12:35:00Z">
                  <w:rPr>
                    <w:rFonts w:cs="Arial"/>
                    <w:color w:val="000000"/>
                    <w:sz w:val="16"/>
                    <w:szCs w:val="16"/>
                  </w:rPr>
                </w:rPrChange>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Change w:id="7381" w:author="Edward Leung" w:date="2017-01-10T12:35:00Z">
                  <w:rPr>
                    <w:color w:val="000000"/>
                    <w:sz w:val="16"/>
                    <w:szCs w:val="16"/>
                  </w:rPr>
                </w:rPrChange>
              </w:rPr>
            </w:pPr>
            <w:r w:rsidRPr="00184A3A">
              <w:rPr>
                <w:color w:val="000000"/>
                <w:sz w:val="16"/>
                <w:szCs w:val="16"/>
                <w:rPrChange w:id="738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Change w:id="7383" w:author="Edward Leung" w:date="2017-01-10T12:35:00Z">
                  <w:rPr>
                    <w:color w:val="000000"/>
                    <w:sz w:val="16"/>
                    <w:szCs w:val="16"/>
                  </w:rPr>
                </w:rPrChange>
              </w:rPr>
            </w:pPr>
            <w:r w:rsidRPr="00184A3A">
              <w:rPr>
                <w:color w:val="000000"/>
                <w:sz w:val="16"/>
                <w:szCs w:val="16"/>
                <w:rPrChange w:id="7384"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Change w:id="7385"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Change w:id="7386" w:author="Edward Leung" w:date="2017-01-10T12:35:00Z">
                  <w:rPr>
                    <w:color w:val="000000"/>
                    <w:sz w:val="16"/>
                    <w:szCs w:val="16"/>
                  </w:rPr>
                </w:rPrChange>
              </w:rPr>
            </w:pPr>
            <w:r w:rsidRPr="00184A3A">
              <w:rPr>
                <w:color w:val="000000"/>
                <w:sz w:val="16"/>
                <w:szCs w:val="16"/>
                <w:rPrChange w:id="7387" w:author="Edward Leung" w:date="2017-01-10T12:35:00Z">
                  <w:rPr>
                    <w:color w:val="000000"/>
                    <w:sz w:val="16"/>
                    <w:szCs w:val="16"/>
                  </w:rPr>
                </w:rPrChange>
              </w:rPr>
              <w:t xml:space="preserve">&lt;lastUpdateTime&gt;   </w:t>
            </w:r>
            <w:r w:rsidRPr="00184A3A">
              <w:rPr>
                <w:color w:val="000000"/>
                <w:sz w:val="16"/>
                <w:szCs w:val="16"/>
                <w:rPrChange w:id="7388" w:author="Edward Leung" w:date="2017-01-10T12:35:00Z">
                  <w:rPr>
                    <w:color w:val="000000"/>
                    <w:sz w:val="16"/>
                    <w:szCs w:val="16"/>
                  </w:rPr>
                </w:rPrChange>
              </w:rPr>
              <w:br/>
            </w:r>
            <w:r w:rsidR="001D733F" w:rsidRPr="00184A3A">
              <w:rPr>
                <w:color w:val="000000"/>
                <w:sz w:val="16"/>
                <w:szCs w:val="16"/>
                <w:rPrChange w:id="7389" w:author="Edward Leung" w:date="2017-01-10T12:35:00Z">
                  <w:rPr>
                    <w:color w:val="000000"/>
                    <w:sz w:val="16"/>
                    <w:szCs w:val="16"/>
                  </w:rPr>
                </w:rPrChange>
              </w:rPr>
              <w:t>&lt;/</w:t>
            </w:r>
            <w:r w:rsidRPr="00184A3A">
              <w:rPr>
                <w:color w:val="000000"/>
                <w:sz w:val="16"/>
                <w:szCs w:val="16"/>
                <w:rPrChange w:id="7390" w:author="Edward Leung" w:date="2017-01-10T12:35:00Z">
                  <w:rPr>
                    <w:color w:val="000000"/>
                    <w:sz w:val="16"/>
                    <w:szCs w:val="16"/>
                  </w:rPr>
                </w:rPrChange>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Change w:id="7391" w:author="Edward Leung" w:date="2017-01-10T12:35:00Z">
                  <w:rPr>
                    <w:color w:val="000000"/>
                    <w:sz w:val="16"/>
                    <w:szCs w:val="16"/>
                  </w:rPr>
                </w:rPrChange>
              </w:rPr>
            </w:pPr>
            <w:r w:rsidRPr="00184A3A">
              <w:rPr>
                <w:color w:val="000000"/>
                <w:sz w:val="16"/>
                <w:szCs w:val="16"/>
                <w:rPrChange w:id="7392" w:author="Edward Leung" w:date="2017-01-10T12:35:00Z">
                  <w:rPr>
                    <w:color w:val="000000"/>
                    <w:sz w:val="16"/>
                    <w:szCs w:val="16"/>
                  </w:rPr>
                </w:rPrChange>
              </w:rPr>
              <w:t>{"lastUpdateTime":""}</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Change w:id="7393" w:author="Edward Leung" w:date="2017-01-10T12:35:00Z">
                  <w:rPr>
                    <w:color w:val="000000"/>
                    <w:sz w:val="16"/>
                    <w:szCs w:val="16"/>
                  </w:rPr>
                </w:rPrChange>
              </w:rPr>
            </w:pPr>
            <w:r w:rsidRPr="00184A3A">
              <w:rPr>
                <w:color w:val="000000"/>
                <w:sz w:val="16"/>
                <w:szCs w:val="16"/>
                <w:rPrChange w:id="7394" w:author="Edward Leung" w:date="2017-01-10T12:35:00Z">
                  <w:rPr>
                    <w:color w:val="000000"/>
                    <w:sz w:val="16"/>
                    <w:szCs w:val="16"/>
                  </w:rPr>
                </w:rPrChange>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Change w:id="7395" w:author="Edward Leung" w:date="2017-01-10T12:35:00Z">
                  <w:rPr>
                    <w:rFonts w:cs="Arial"/>
                    <w:sz w:val="16"/>
                    <w:szCs w:val="16"/>
                  </w:rPr>
                </w:rPrChange>
              </w:rPr>
            </w:pPr>
            <w:r w:rsidRPr="00184A3A">
              <w:rPr>
                <w:sz w:val="16"/>
                <w:szCs w:val="16"/>
                <w:rPrChange w:id="7396" w:author="Edward Leung" w:date="2017-01-10T12:35:00Z">
                  <w:rPr>
                    <w:sz w:val="16"/>
                    <w:szCs w:val="16"/>
                  </w:rPr>
                </w:rPrChange>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Change w:id="7397" w:author="Edward Leung" w:date="2017-01-10T12:35:00Z">
                  <w:rPr>
                    <w:rFonts w:cs="Arial"/>
                    <w:sz w:val="16"/>
                    <w:szCs w:val="16"/>
                  </w:rPr>
                </w:rPrChange>
              </w:rPr>
            </w:pPr>
            <w:r w:rsidRPr="00184A3A">
              <w:rPr>
                <w:rFonts w:cs="Arial"/>
                <w:color w:val="000000"/>
                <w:sz w:val="16"/>
                <w:szCs w:val="16"/>
                <w:rPrChange w:id="7398" w:author="Edward Leung" w:date="2017-01-10T12:35:00Z">
                  <w:rPr>
                    <w:rFonts w:cs="Arial"/>
                    <w:color w:val="000000"/>
                    <w:sz w:val="16"/>
                    <w:szCs w:val="16"/>
                  </w:rPr>
                </w:rPrChange>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Change w:id="7399" w:author="Edward Leung" w:date="2017-01-10T12:35:00Z">
                  <w:rPr>
                    <w:color w:val="000000"/>
                    <w:sz w:val="16"/>
                    <w:szCs w:val="16"/>
                  </w:rPr>
                </w:rPrChange>
              </w:rPr>
            </w:pPr>
            <w:r w:rsidRPr="00184A3A">
              <w:rPr>
                <w:color w:val="000000"/>
                <w:sz w:val="16"/>
                <w:szCs w:val="16"/>
                <w:rPrChange w:id="740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Change w:id="7401" w:author="Edward Leung" w:date="2017-01-10T12:35:00Z">
                  <w:rPr>
                    <w:color w:val="000000"/>
                    <w:sz w:val="16"/>
                    <w:szCs w:val="16"/>
                  </w:rPr>
                </w:rPrChange>
              </w:rPr>
            </w:pPr>
            <w:r w:rsidRPr="00184A3A">
              <w:rPr>
                <w:color w:val="000000"/>
                <w:sz w:val="16"/>
                <w:szCs w:val="16"/>
                <w:rPrChange w:id="740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Change w:id="7403"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Change w:id="7404" w:author="Edward Leung" w:date="2017-01-10T12:35:00Z">
                  <w:rPr>
                    <w:color w:val="000000"/>
                    <w:sz w:val="16"/>
                    <w:szCs w:val="16"/>
                  </w:rPr>
                </w:rPrChange>
              </w:rPr>
            </w:pPr>
            <w:r w:rsidRPr="00184A3A">
              <w:rPr>
                <w:color w:val="000000"/>
                <w:sz w:val="16"/>
                <w:szCs w:val="16"/>
                <w:rPrChange w:id="7405" w:author="Edward Leung" w:date="2017-01-10T12:35:00Z">
                  <w:rPr>
                    <w:color w:val="000000"/>
                    <w:sz w:val="16"/>
                    <w:szCs w:val="16"/>
                  </w:rPr>
                </w:rPrChange>
              </w:rPr>
              <w:t xml:space="preserve">&lt;workstationName&gt;   </w:t>
            </w:r>
            <w:r w:rsidRPr="00184A3A">
              <w:rPr>
                <w:color w:val="000000"/>
                <w:sz w:val="16"/>
                <w:szCs w:val="16"/>
                <w:rPrChange w:id="7406" w:author="Edward Leung" w:date="2017-01-10T12:35:00Z">
                  <w:rPr>
                    <w:color w:val="000000"/>
                    <w:sz w:val="16"/>
                    <w:szCs w:val="16"/>
                  </w:rPr>
                </w:rPrChange>
              </w:rPr>
              <w:br/>
            </w:r>
            <w:r w:rsidR="001D733F" w:rsidRPr="00184A3A">
              <w:rPr>
                <w:color w:val="000000"/>
                <w:sz w:val="16"/>
                <w:szCs w:val="16"/>
                <w:rPrChange w:id="7407" w:author="Edward Leung" w:date="2017-01-10T12:35:00Z">
                  <w:rPr>
                    <w:color w:val="000000"/>
                    <w:sz w:val="16"/>
                    <w:szCs w:val="16"/>
                  </w:rPr>
                </w:rPrChange>
              </w:rPr>
              <w:t>&lt;/</w:t>
            </w:r>
            <w:r w:rsidRPr="00184A3A">
              <w:rPr>
                <w:color w:val="000000"/>
                <w:sz w:val="16"/>
                <w:szCs w:val="16"/>
                <w:rPrChange w:id="7408" w:author="Edward Leung" w:date="2017-01-10T12:35:00Z">
                  <w:rPr>
                    <w:color w:val="000000"/>
                    <w:sz w:val="16"/>
                    <w:szCs w:val="16"/>
                  </w:rPr>
                </w:rPrChange>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Change w:id="7409" w:author="Edward Leung" w:date="2017-01-10T12:35:00Z">
                  <w:rPr>
                    <w:color w:val="000000"/>
                    <w:sz w:val="16"/>
                    <w:szCs w:val="16"/>
                  </w:rPr>
                </w:rPrChange>
              </w:rPr>
            </w:pPr>
            <w:r w:rsidRPr="00184A3A">
              <w:rPr>
                <w:color w:val="000000"/>
                <w:sz w:val="16"/>
                <w:szCs w:val="16"/>
                <w:rPrChange w:id="7410" w:author="Edward Leung" w:date="2017-01-10T12:35:00Z">
                  <w:rPr>
                    <w:color w:val="000000"/>
                    <w:sz w:val="16"/>
                    <w:szCs w:val="16"/>
                  </w:rPr>
                </w:rPrChange>
              </w:rPr>
              <w:t>{"workstationName":""}</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Change w:id="7411" w:author="Edward Leung" w:date="2017-01-10T12:35:00Z">
                  <w:rPr>
                    <w:color w:val="000000"/>
                    <w:sz w:val="16"/>
                    <w:szCs w:val="16"/>
                  </w:rPr>
                </w:rPrChange>
              </w:rPr>
            </w:pPr>
            <w:r w:rsidRPr="00184A3A">
              <w:rPr>
                <w:color w:val="000000"/>
                <w:sz w:val="16"/>
                <w:szCs w:val="16"/>
                <w:rPrChange w:id="7412" w:author="Edward Leung" w:date="2017-01-10T12:35:00Z">
                  <w:rPr>
                    <w:color w:val="000000"/>
                    <w:sz w:val="16"/>
                    <w:szCs w:val="16"/>
                  </w:rPr>
                </w:rPrChange>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Change w:id="7413" w:author="Edward Leung" w:date="2017-01-10T12:35:00Z">
                  <w:rPr>
                    <w:rFonts w:cs="Arial"/>
                    <w:sz w:val="16"/>
                    <w:szCs w:val="16"/>
                  </w:rPr>
                </w:rPrChange>
              </w:rPr>
            </w:pPr>
            <w:r w:rsidRPr="00184A3A">
              <w:rPr>
                <w:sz w:val="16"/>
                <w:szCs w:val="16"/>
                <w:rPrChange w:id="7414" w:author="Edward Leung" w:date="2017-01-10T12:35:00Z">
                  <w:rPr>
                    <w:sz w:val="16"/>
                    <w:szCs w:val="16"/>
                  </w:rPr>
                </w:rPrChange>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Change w:id="7415" w:author="Edward Leung" w:date="2017-01-10T12:35:00Z">
                  <w:rPr>
                    <w:rFonts w:cs="Arial"/>
                    <w:sz w:val="16"/>
                    <w:szCs w:val="16"/>
                  </w:rPr>
                </w:rPrChange>
              </w:rPr>
            </w:pPr>
            <w:r w:rsidRPr="00184A3A">
              <w:rPr>
                <w:rFonts w:cs="Arial"/>
                <w:color w:val="000000"/>
                <w:sz w:val="16"/>
                <w:szCs w:val="16"/>
                <w:rPrChange w:id="7416" w:author="Edward Leung" w:date="2017-01-10T12:35:00Z">
                  <w:rPr>
                    <w:rFonts w:cs="Arial"/>
                    <w:color w:val="000000"/>
                    <w:sz w:val="16"/>
                    <w:szCs w:val="16"/>
                  </w:rPr>
                </w:rPrChange>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Change w:id="7417" w:author="Edward Leung" w:date="2017-01-10T12:35:00Z">
                  <w:rPr>
                    <w:color w:val="000000"/>
                    <w:sz w:val="16"/>
                    <w:szCs w:val="16"/>
                  </w:rPr>
                </w:rPrChange>
              </w:rPr>
            </w:pPr>
            <w:r w:rsidRPr="00184A3A">
              <w:rPr>
                <w:color w:val="000000"/>
                <w:sz w:val="16"/>
                <w:szCs w:val="16"/>
                <w:rPrChange w:id="741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Change w:id="7419" w:author="Edward Leung" w:date="2017-01-10T12:35:00Z">
                  <w:rPr>
                    <w:color w:val="000000"/>
                    <w:sz w:val="16"/>
                    <w:szCs w:val="16"/>
                  </w:rPr>
                </w:rPrChange>
              </w:rPr>
            </w:pPr>
            <w:r w:rsidRPr="00184A3A">
              <w:rPr>
                <w:color w:val="000000"/>
                <w:sz w:val="16"/>
                <w:szCs w:val="16"/>
                <w:rPrChange w:id="742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Change w:id="7421"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Change w:id="7422" w:author="Edward Leung" w:date="2017-01-10T12:35:00Z">
                  <w:rPr>
                    <w:color w:val="000000"/>
                    <w:sz w:val="16"/>
                    <w:szCs w:val="16"/>
                  </w:rPr>
                </w:rPrChange>
              </w:rPr>
            </w:pPr>
            <w:r w:rsidRPr="00184A3A">
              <w:rPr>
                <w:color w:val="000000"/>
                <w:sz w:val="16"/>
                <w:szCs w:val="16"/>
                <w:rPrChange w:id="7423" w:author="Edward Leung" w:date="2017-01-10T12:35:00Z">
                  <w:rPr>
                    <w:color w:val="000000"/>
                    <w:sz w:val="16"/>
                    <w:szCs w:val="16"/>
                  </w:rPr>
                </w:rPrChange>
              </w:rPr>
              <w:t xml:space="preserve">&lt;appNmae&gt;   </w:t>
            </w:r>
            <w:r w:rsidRPr="00184A3A">
              <w:rPr>
                <w:color w:val="000000"/>
                <w:sz w:val="16"/>
                <w:szCs w:val="16"/>
                <w:rPrChange w:id="7424" w:author="Edward Leung" w:date="2017-01-10T12:35:00Z">
                  <w:rPr>
                    <w:color w:val="000000"/>
                    <w:sz w:val="16"/>
                    <w:szCs w:val="16"/>
                  </w:rPr>
                </w:rPrChange>
              </w:rPr>
              <w:br/>
            </w:r>
            <w:r w:rsidR="001D733F" w:rsidRPr="00184A3A">
              <w:rPr>
                <w:color w:val="000000"/>
                <w:sz w:val="16"/>
                <w:szCs w:val="16"/>
                <w:rPrChange w:id="7425" w:author="Edward Leung" w:date="2017-01-10T12:35:00Z">
                  <w:rPr>
                    <w:color w:val="000000"/>
                    <w:sz w:val="16"/>
                    <w:szCs w:val="16"/>
                  </w:rPr>
                </w:rPrChange>
              </w:rPr>
              <w:t>&lt;/</w:t>
            </w:r>
            <w:r w:rsidRPr="00184A3A">
              <w:rPr>
                <w:color w:val="000000"/>
                <w:sz w:val="16"/>
                <w:szCs w:val="16"/>
                <w:rPrChange w:id="7426" w:author="Edward Leung" w:date="2017-01-10T12:35:00Z">
                  <w:rPr>
                    <w:color w:val="000000"/>
                    <w:sz w:val="16"/>
                    <w:szCs w:val="16"/>
                  </w:rPr>
                </w:rPrChange>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Change w:id="7427" w:author="Edward Leung" w:date="2017-01-10T12:35:00Z">
                  <w:rPr>
                    <w:color w:val="000000"/>
                    <w:sz w:val="16"/>
                    <w:szCs w:val="16"/>
                  </w:rPr>
                </w:rPrChange>
              </w:rPr>
            </w:pPr>
            <w:r w:rsidRPr="00184A3A">
              <w:rPr>
                <w:color w:val="000000"/>
                <w:sz w:val="16"/>
                <w:szCs w:val="16"/>
                <w:rPrChange w:id="7428" w:author="Edward Leung" w:date="2017-01-10T12:35:00Z">
                  <w:rPr>
                    <w:color w:val="000000"/>
                    <w:sz w:val="16"/>
                    <w:szCs w:val="16"/>
                  </w:rPr>
                </w:rPrChange>
              </w:rPr>
              <w:t>{"appNmae":""}</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Change w:id="7429" w:author="Edward Leung" w:date="2017-01-10T12:35:00Z">
                  <w:rPr>
                    <w:color w:val="000000"/>
                    <w:sz w:val="16"/>
                    <w:szCs w:val="16"/>
                  </w:rPr>
                </w:rPrChange>
              </w:rPr>
            </w:pPr>
            <w:r w:rsidRPr="00184A3A">
              <w:rPr>
                <w:color w:val="000000"/>
                <w:sz w:val="16"/>
                <w:szCs w:val="16"/>
                <w:rPrChange w:id="7430" w:author="Edward Leung" w:date="2017-01-10T12:35:00Z">
                  <w:rPr>
                    <w:color w:val="000000"/>
                    <w:sz w:val="16"/>
                    <w:szCs w:val="16"/>
                  </w:rPr>
                </w:rPrChange>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Change w:id="7431" w:author="Edward Leung" w:date="2017-01-10T12:35:00Z">
                  <w:rPr>
                    <w:rFonts w:cs="Arial"/>
                    <w:sz w:val="16"/>
                    <w:szCs w:val="16"/>
                  </w:rPr>
                </w:rPrChange>
              </w:rPr>
            </w:pPr>
            <w:r w:rsidRPr="00184A3A">
              <w:rPr>
                <w:sz w:val="16"/>
                <w:szCs w:val="16"/>
                <w:rPrChange w:id="7432" w:author="Edward Leung" w:date="2017-01-10T12:35:00Z">
                  <w:rPr>
                    <w:sz w:val="16"/>
                    <w:szCs w:val="16"/>
                  </w:rPr>
                </w:rPrChange>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Change w:id="7433" w:author="Edward Leung" w:date="2017-01-10T12:35:00Z">
                  <w:rPr>
                    <w:rFonts w:cs="Arial"/>
                    <w:sz w:val="16"/>
                    <w:szCs w:val="16"/>
                  </w:rPr>
                </w:rPrChange>
              </w:rPr>
            </w:pPr>
            <w:r w:rsidRPr="00184A3A">
              <w:rPr>
                <w:rFonts w:cs="Arial"/>
                <w:color w:val="000000"/>
                <w:sz w:val="16"/>
                <w:szCs w:val="16"/>
                <w:rPrChange w:id="7434" w:author="Edward Leung" w:date="2017-01-10T12:35:00Z">
                  <w:rPr>
                    <w:rFonts w:cs="Arial"/>
                    <w:color w:val="000000"/>
                    <w:sz w:val="16"/>
                    <w:szCs w:val="16"/>
                  </w:rPr>
                </w:rPrChange>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Change w:id="7435" w:author="Edward Leung" w:date="2017-01-10T12:35:00Z">
                  <w:rPr>
                    <w:color w:val="000000"/>
                    <w:sz w:val="16"/>
                    <w:szCs w:val="16"/>
                  </w:rPr>
                </w:rPrChange>
              </w:rPr>
            </w:pPr>
            <w:r w:rsidRPr="00184A3A">
              <w:rPr>
                <w:color w:val="000000"/>
                <w:sz w:val="16"/>
                <w:szCs w:val="16"/>
                <w:rPrChange w:id="743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Change w:id="7437" w:author="Edward Leung" w:date="2017-01-10T12:35:00Z">
                  <w:rPr>
                    <w:color w:val="000000"/>
                    <w:sz w:val="16"/>
                    <w:szCs w:val="16"/>
                  </w:rPr>
                </w:rPrChange>
              </w:rPr>
            </w:pPr>
            <w:r w:rsidRPr="00184A3A">
              <w:rPr>
                <w:color w:val="000000"/>
                <w:sz w:val="16"/>
                <w:szCs w:val="16"/>
                <w:rPrChange w:id="7438"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Change w:id="7439"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Change w:id="7440" w:author="Edward Leung" w:date="2017-01-10T12:35:00Z">
                  <w:rPr>
                    <w:color w:val="000000"/>
                    <w:sz w:val="16"/>
                    <w:szCs w:val="16"/>
                  </w:rPr>
                </w:rPrChange>
              </w:rPr>
            </w:pPr>
            <w:r w:rsidRPr="00184A3A">
              <w:rPr>
                <w:color w:val="000000"/>
                <w:sz w:val="16"/>
                <w:szCs w:val="16"/>
                <w:rPrChange w:id="7441" w:author="Edward Leung" w:date="2017-01-10T12:35:00Z">
                  <w:rPr>
                    <w:color w:val="000000"/>
                    <w:sz w:val="16"/>
                    <w:szCs w:val="16"/>
                  </w:rPr>
                </w:rPrChange>
              </w:rPr>
              <w:t xml:space="preserve">&lt;runno&gt;   </w:t>
            </w:r>
            <w:r w:rsidRPr="00184A3A">
              <w:rPr>
                <w:color w:val="000000"/>
                <w:sz w:val="16"/>
                <w:szCs w:val="16"/>
                <w:rPrChange w:id="7442" w:author="Edward Leung" w:date="2017-01-10T12:35:00Z">
                  <w:rPr>
                    <w:color w:val="000000"/>
                    <w:sz w:val="16"/>
                    <w:szCs w:val="16"/>
                  </w:rPr>
                </w:rPrChange>
              </w:rPr>
              <w:br/>
            </w:r>
            <w:r w:rsidR="001D733F" w:rsidRPr="00184A3A">
              <w:rPr>
                <w:color w:val="000000"/>
                <w:sz w:val="16"/>
                <w:szCs w:val="16"/>
                <w:rPrChange w:id="7443" w:author="Edward Leung" w:date="2017-01-10T12:35:00Z">
                  <w:rPr>
                    <w:color w:val="000000"/>
                    <w:sz w:val="16"/>
                    <w:szCs w:val="16"/>
                  </w:rPr>
                </w:rPrChange>
              </w:rPr>
              <w:t>&lt;/</w:t>
            </w:r>
            <w:r w:rsidRPr="00184A3A">
              <w:rPr>
                <w:color w:val="000000"/>
                <w:sz w:val="16"/>
                <w:szCs w:val="16"/>
                <w:rPrChange w:id="7444" w:author="Edward Leung" w:date="2017-01-10T12:35:00Z">
                  <w:rPr>
                    <w:color w:val="000000"/>
                    <w:sz w:val="16"/>
                    <w:szCs w:val="16"/>
                  </w:rPr>
                </w:rPrChange>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Change w:id="7445" w:author="Edward Leung" w:date="2017-01-10T12:35:00Z">
                  <w:rPr>
                    <w:color w:val="000000"/>
                    <w:sz w:val="16"/>
                    <w:szCs w:val="16"/>
                  </w:rPr>
                </w:rPrChange>
              </w:rPr>
            </w:pPr>
            <w:r w:rsidRPr="00184A3A">
              <w:rPr>
                <w:color w:val="000000"/>
                <w:sz w:val="16"/>
                <w:szCs w:val="16"/>
                <w:rPrChange w:id="7446" w:author="Edward Leung" w:date="2017-01-10T12:35:00Z">
                  <w:rPr>
                    <w:color w:val="000000"/>
                    <w:sz w:val="16"/>
                    <w:szCs w:val="16"/>
                  </w:rPr>
                </w:rPrChange>
              </w:rPr>
              <w:t>{"runno":""}</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Change w:id="7447" w:author="Edward Leung" w:date="2017-01-10T12:35:00Z">
                  <w:rPr>
                    <w:color w:val="000000"/>
                    <w:sz w:val="16"/>
                    <w:szCs w:val="16"/>
                  </w:rPr>
                </w:rPrChange>
              </w:rPr>
            </w:pPr>
            <w:r w:rsidRPr="00184A3A">
              <w:rPr>
                <w:color w:val="000000"/>
                <w:sz w:val="16"/>
                <w:szCs w:val="16"/>
                <w:rPrChange w:id="7448" w:author="Edward Leung" w:date="2017-01-10T12:35:00Z">
                  <w:rPr>
                    <w:color w:val="000000"/>
                    <w:sz w:val="16"/>
                    <w:szCs w:val="16"/>
                  </w:rPr>
                </w:rPrChange>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Change w:id="7449" w:author="Edward Leung" w:date="2017-01-10T12:35:00Z">
                  <w:rPr>
                    <w:rFonts w:cs="Arial"/>
                    <w:sz w:val="16"/>
                    <w:szCs w:val="16"/>
                  </w:rPr>
                </w:rPrChange>
              </w:rPr>
            </w:pPr>
            <w:r w:rsidRPr="00184A3A">
              <w:rPr>
                <w:sz w:val="16"/>
                <w:szCs w:val="16"/>
                <w:rPrChange w:id="7450" w:author="Edward Leung" w:date="2017-01-10T12:35:00Z">
                  <w:rPr>
                    <w:sz w:val="16"/>
                    <w:szCs w:val="16"/>
                  </w:rPr>
                </w:rPrChange>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Change w:id="7451" w:author="Edward Leung" w:date="2017-01-10T12:35:00Z">
                  <w:rPr>
                    <w:rFonts w:cs="Arial"/>
                    <w:sz w:val="16"/>
                    <w:szCs w:val="16"/>
                  </w:rPr>
                </w:rPrChange>
              </w:rPr>
            </w:pPr>
            <w:r w:rsidRPr="00184A3A">
              <w:rPr>
                <w:rFonts w:cs="Arial"/>
                <w:color w:val="000000"/>
                <w:sz w:val="16"/>
                <w:szCs w:val="16"/>
                <w:rPrChange w:id="7452" w:author="Edward Leung" w:date="2017-01-10T12:35:00Z">
                  <w:rPr>
                    <w:rFonts w:cs="Arial"/>
                    <w:color w:val="000000"/>
                    <w:sz w:val="16"/>
                    <w:szCs w:val="16"/>
                  </w:rPr>
                </w:rPrChange>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Change w:id="7453" w:author="Edward Leung" w:date="2017-01-10T12:35:00Z">
                  <w:rPr>
                    <w:color w:val="000000"/>
                    <w:sz w:val="16"/>
                    <w:szCs w:val="16"/>
                  </w:rPr>
                </w:rPrChange>
              </w:rPr>
            </w:pPr>
            <w:r w:rsidRPr="00184A3A">
              <w:rPr>
                <w:color w:val="000000"/>
                <w:sz w:val="16"/>
                <w:szCs w:val="16"/>
                <w:rPrChange w:id="7454"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Change w:id="7455" w:author="Edward Leung" w:date="2017-01-10T12:35:00Z">
                  <w:rPr>
                    <w:color w:val="000000"/>
                    <w:sz w:val="16"/>
                    <w:szCs w:val="16"/>
                  </w:rPr>
                </w:rPrChange>
              </w:rPr>
            </w:pPr>
            <w:r w:rsidRPr="00184A3A">
              <w:rPr>
                <w:color w:val="000000"/>
                <w:sz w:val="16"/>
                <w:szCs w:val="16"/>
                <w:rPrChange w:id="745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Change w:id="7457" w:author="Edward Leung" w:date="2017-01-10T12:35:00Z">
                  <w:rPr>
                    <w:color w:val="FF0000"/>
                    <w:sz w:val="16"/>
                    <w:szCs w:val="16"/>
                  </w:rPr>
                </w:rPrChange>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Change w:id="7458" w:author="Edward Leung" w:date="2017-01-10T12:35:00Z">
                  <w:rPr>
                    <w:color w:val="000000"/>
                    <w:sz w:val="16"/>
                    <w:szCs w:val="16"/>
                  </w:rPr>
                </w:rPrChange>
              </w:rPr>
            </w:pPr>
            <w:r w:rsidRPr="00184A3A">
              <w:rPr>
                <w:color w:val="000000"/>
                <w:sz w:val="16"/>
                <w:szCs w:val="16"/>
                <w:rPrChange w:id="7459" w:author="Edward Leung" w:date="2017-01-10T12:35:00Z">
                  <w:rPr>
                    <w:color w:val="000000"/>
                    <w:sz w:val="16"/>
                    <w:szCs w:val="16"/>
                  </w:rPr>
                </w:rPrChange>
              </w:rPr>
              <w:t xml:space="preserve">&lt;status&gt;   </w:t>
            </w:r>
            <w:r w:rsidRPr="00184A3A">
              <w:rPr>
                <w:color w:val="000000"/>
                <w:sz w:val="16"/>
                <w:szCs w:val="16"/>
                <w:rPrChange w:id="7460" w:author="Edward Leung" w:date="2017-01-10T12:35:00Z">
                  <w:rPr>
                    <w:color w:val="000000"/>
                    <w:sz w:val="16"/>
                    <w:szCs w:val="16"/>
                  </w:rPr>
                </w:rPrChange>
              </w:rPr>
              <w:br/>
            </w:r>
            <w:r w:rsidR="001D733F" w:rsidRPr="00184A3A">
              <w:rPr>
                <w:color w:val="000000"/>
                <w:sz w:val="16"/>
                <w:szCs w:val="16"/>
                <w:rPrChange w:id="7461" w:author="Edward Leung" w:date="2017-01-10T12:35:00Z">
                  <w:rPr>
                    <w:color w:val="000000"/>
                    <w:sz w:val="16"/>
                    <w:szCs w:val="16"/>
                  </w:rPr>
                </w:rPrChange>
              </w:rPr>
              <w:t>&lt;/</w:t>
            </w:r>
            <w:r w:rsidRPr="00184A3A">
              <w:rPr>
                <w:color w:val="000000"/>
                <w:sz w:val="16"/>
                <w:szCs w:val="16"/>
                <w:rPrChange w:id="7462" w:author="Edward Leung" w:date="2017-01-10T12:35:00Z">
                  <w:rPr>
                    <w:color w:val="000000"/>
                    <w:sz w:val="16"/>
                    <w:szCs w:val="16"/>
                  </w:rPr>
                </w:rPrChange>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Change w:id="7463" w:author="Edward Leung" w:date="2017-01-10T12:35:00Z">
                  <w:rPr>
                    <w:color w:val="000000"/>
                    <w:sz w:val="16"/>
                    <w:szCs w:val="16"/>
                  </w:rPr>
                </w:rPrChange>
              </w:rPr>
            </w:pPr>
            <w:r w:rsidRPr="00184A3A">
              <w:rPr>
                <w:color w:val="000000"/>
                <w:sz w:val="16"/>
                <w:szCs w:val="16"/>
                <w:rPrChange w:id="7464" w:author="Edward Leung" w:date="2017-01-10T12:35:00Z">
                  <w:rPr>
                    <w:color w:val="000000"/>
                    <w:sz w:val="16"/>
                    <w:szCs w:val="16"/>
                  </w:rPr>
                </w:rPrChange>
              </w:rPr>
              <w:t>{"status":""}</w:t>
            </w:r>
          </w:p>
        </w:tc>
      </w:tr>
    </w:tbl>
    <w:p w14:paraId="7AF0C5EA" w14:textId="77777777" w:rsidR="007E4470" w:rsidRPr="00184A3A" w:rsidRDefault="007E4470" w:rsidP="007E4470">
      <w:pPr>
        <w:pStyle w:val="Texte1"/>
        <w:rPr>
          <w:rFonts w:ascii="Palatino Linotype" w:hAnsi="Palatino Linotype"/>
          <w:rPrChange w:id="7465" w:author="Edward Leung" w:date="2017-01-10T12:35:00Z">
            <w:rPr>
              <w:rFonts w:ascii="Palatino Linotype" w:hAnsi="Palatino Linotype"/>
            </w:rPr>
          </w:rPrChange>
        </w:rPr>
      </w:pPr>
      <w:r w:rsidRPr="00184A3A">
        <w:rPr>
          <w:rFonts w:ascii="Palatino Linotype" w:hAnsi="Palatino Linotype"/>
          <w:rPrChange w:id="7466" w:author="Edward Leung" w:date="2017-01-10T12:35:00Z">
            <w:rPr>
              <w:rFonts w:ascii="Palatino Linotype" w:hAnsi="Palatino Linotype"/>
            </w:rPr>
          </w:rPrChange>
        </w:rPr>
        <w:t xml:space="preserve"> </w:t>
      </w:r>
    </w:p>
    <w:p w14:paraId="01E5A776" w14:textId="77777777" w:rsidR="007E4470" w:rsidRPr="00184A3A" w:rsidRDefault="007E4470" w:rsidP="007E4470">
      <w:pPr>
        <w:rPr>
          <w:rPrChange w:id="7467" w:author="Edward Leung" w:date="2017-01-10T12:35:00Z">
            <w:rPr/>
          </w:rPrChange>
        </w:rPr>
      </w:pPr>
      <w:r w:rsidRPr="00184A3A">
        <w:rPr>
          <w:rPrChange w:id="7468" w:author="Edward Leung" w:date="2017-01-10T12:35:00Z">
            <w:rPr/>
          </w:rPrChange>
        </w:rPr>
        <w:br w:type="page"/>
      </w:r>
    </w:p>
    <w:p w14:paraId="6255FA4F" w14:textId="77777777" w:rsidR="007E4470" w:rsidRPr="00184A3A" w:rsidRDefault="007E4470" w:rsidP="007E4470">
      <w:pPr>
        <w:rPr>
          <w:rPrChange w:id="7469" w:author="Edward Leung" w:date="2017-01-10T12:35:00Z">
            <w:rPr/>
          </w:rPrChange>
        </w:rPr>
      </w:pPr>
      <w:r w:rsidRPr="00184A3A">
        <w:rPr>
          <w:rPrChange w:id="7470" w:author="Edward Leung" w:date="2017-01-10T12:35:00Z">
            <w:rPr/>
          </w:rPrChange>
        </w:rPr>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Change w:id="7471" w:author="Edward Leung" w:date="2017-01-10T12:35:00Z">
                  <w:rPr>
                    <w:b/>
                    <w:bCs/>
                    <w:color w:val="FFFFFF"/>
                    <w:sz w:val="16"/>
                    <w:szCs w:val="16"/>
                    <w:lang w:eastAsia="zh-CN"/>
                  </w:rPr>
                </w:rPrChange>
              </w:rPr>
            </w:pPr>
            <w:r w:rsidRPr="00184A3A">
              <w:rPr>
                <w:b/>
                <w:bCs/>
                <w:color w:val="FFFFFF"/>
                <w:sz w:val="16"/>
                <w:szCs w:val="16"/>
                <w:rPrChange w:id="7472" w:author="Edward Leung" w:date="2017-01-10T12:35:00Z">
                  <w:rPr>
                    <w:b/>
                    <w:bCs/>
                    <w:color w:val="FFFFFF"/>
                    <w:sz w:val="16"/>
                    <w:szCs w:val="16"/>
                  </w:rPr>
                </w:rPrChange>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Change w:id="7473" w:author="Edward Leung" w:date="2017-01-10T12:35:00Z">
                  <w:rPr>
                    <w:b/>
                    <w:bCs/>
                    <w:color w:val="FFFFFF"/>
                    <w:sz w:val="16"/>
                    <w:szCs w:val="16"/>
                  </w:rPr>
                </w:rPrChange>
              </w:rPr>
            </w:pPr>
            <w:r w:rsidRPr="00184A3A">
              <w:rPr>
                <w:b/>
                <w:bCs/>
                <w:color w:val="FFFFFF"/>
                <w:sz w:val="16"/>
                <w:szCs w:val="16"/>
                <w:rPrChange w:id="7474" w:author="Edward Leung" w:date="2017-01-10T12:35:00Z">
                  <w:rPr>
                    <w:b/>
                    <w:bCs/>
                    <w:color w:val="FFFFFF"/>
                    <w:sz w:val="16"/>
                    <w:szCs w:val="16"/>
                  </w:rPr>
                </w:rPrChange>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Change w:id="7475" w:author="Edward Leung" w:date="2017-01-10T12:35:00Z">
                  <w:rPr>
                    <w:b/>
                    <w:bCs/>
                    <w:color w:val="FFFFFF"/>
                    <w:sz w:val="16"/>
                    <w:szCs w:val="16"/>
                  </w:rPr>
                </w:rPrChange>
              </w:rPr>
            </w:pPr>
            <w:r w:rsidRPr="00184A3A">
              <w:rPr>
                <w:b/>
                <w:bCs/>
                <w:color w:val="FFFFFF"/>
                <w:sz w:val="16"/>
                <w:szCs w:val="16"/>
                <w:rPrChange w:id="7476"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Change w:id="7477" w:author="Edward Leung" w:date="2017-01-10T12:35:00Z">
                  <w:rPr>
                    <w:b/>
                    <w:bCs/>
                    <w:color w:val="FFFFFF"/>
                    <w:sz w:val="16"/>
                    <w:szCs w:val="16"/>
                  </w:rPr>
                </w:rPrChange>
              </w:rPr>
            </w:pPr>
            <w:r w:rsidRPr="00184A3A">
              <w:rPr>
                <w:b/>
                <w:bCs/>
                <w:color w:val="FFFFFF"/>
                <w:sz w:val="16"/>
                <w:szCs w:val="16"/>
                <w:rPrChange w:id="7478"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Change w:id="7479" w:author="Edward Leung" w:date="2017-01-10T12:35:00Z">
                  <w:rPr>
                    <w:b/>
                    <w:bCs/>
                    <w:color w:val="FFFFFF"/>
                    <w:sz w:val="16"/>
                    <w:szCs w:val="16"/>
                  </w:rPr>
                </w:rPrChange>
              </w:rPr>
            </w:pPr>
            <w:r w:rsidRPr="00184A3A">
              <w:rPr>
                <w:b/>
                <w:bCs/>
                <w:color w:val="FFFFFF"/>
                <w:sz w:val="16"/>
                <w:szCs w:val="16"/>
                <w:rPrChange w:id="7480"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Change w:id="7481" w:author="Edward Leung" w:date="2017-01-10T12:35:00Z">
                  <w:rPr>
                    <w:b/>
                    <w:bCs/>
                    <w:color w:val="FFFFFF"/>
                    <w:sz w:val="16"/>
                    <w:szCs w:val="16"/>
                  </w:rPr>
                </w:rPrChange>
              </w:rPr>
            </w:pPr>
            <w:r w:rsidRPr="00184A3A">
              <w:rPr>
                <w:b/>
                <w:bCs/>
                <w:color w:val="FFFFFF"/>
                <w:sz w:val="16"/>
                <w:szCs w:val="16"/>
                <w:rPrChange w:id="7482"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Change w:id="7483" w:author="Edward Leung" w:date="2017-01-10T12:35:00Z">
                  <w:rPr>
                    <w:b/>
                    <w:bCs/>
                    <w:color w:val="FFFFFF"/>
                    <w:sz w:val="16"/>
                    <w:szCs w:val="16"/>
                  </w:rPr>
                </w:rPrChange>
              </w:rPr>
            </w:pPr>
            <w:r w:rsidRPr="00184A3A">
              <w:rPr>
                <w:b/>
                <w:bCs/>
                <w:color w:val="FFFFFF"/>
                <w:sz w:val="16"/>
                <w:szCs w:val="16"/>
                <w:rPrChange w:id="7484" w:author="Edward Leung" w:date="2017-01-10T12:35:00Z">
                  <w:rPr>
                    <w:b/>
                    <w:bCs/>
                    <w:color w:val="FFFFFF"/>
                    <w:sz w:val="16"/>
                    <w:szCs w:val="16"/>
                  </w:rPr>
                </w:rPrChange>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Change w:id="7485" w:author="Edward Leung" w:date="2017-01-10T12:35:00Z">
                  <w:rPr>
                    <w:rFonts w:eastAsia="SimSun"/>
                    <w:b/>
                    <w:bCs/>
                    <w:color w:val="FFFFFF"/>
                    <w:sz w:val="16"/>
                    <w:szCs w:val="16"/>
                  </w:rPr>
                </w:rPrChange>
              </w:rPr>
            </w:pPr>
            <w:r w:rsidRPr="00184A3A">
              <w:rPr>
                <w:b/>
                <w:bCs/>
                <w:color w:val="FFFFFF"/>
                <w:sz w:val="16"/>
                <w:szCs w:val="16"/>
                <w:rPrChange w:id="7486" w:author="Edward Leung" w:date="2017-01-10T12:35:00Z">
                  <w:rPr>
                    <w:b/>
                    <w:bCs/>
                    <w:color w:val="FFFFFF"/>
                    <w:sz w:val="16"/>
                    <w:szCs w:val="16"/>
                  </w:rPr>
                </w:rPrChange>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Change w:id="7487" w:author="Edward Leung" w:date="2017-01-10T12:35:00Z">
                  <w:rPr>
                    <w:color w:val="000000"/>
                    <w:sz w:val="16"/>
                    <w:szCs w:val="16"/>
                  </w:rPr>
                </w:rPrChange>
              </w:rPr>
            </w:pPr>
            <w:r w:rsidRPr="00184A3A">
              <w:rPr>
                <w:color w:val="000000"/>
                <w:sz w:val="16"/>
                <w:szCs w:val="16"/>
                <w:rPrChange w:id="7488" w:author="Edward Leung" w:date="2017-01-10T12:35:00Z">
                  <w:rPr>
                    <w:color w:val="000000"/>
                    <w:sz w:val="16"/>
                    <w:szCs w:val="16"/>
                  </w:rPr>
                </w:rPrChange>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Change w:id="7489" w:author="Edward Leung" w:date="2017-01-10T12:35:00Z">
                  <w:rPr>
                    <w:color w:val="000000"/>
                    <w:sz w:val="16"/>
                    <w:szCs w:val="16"/>
                  </w:rPr>
                </w:rPrChange>
              </w:rPr>
            </w:pPr>
            <w:r w:rsidRPr="00184A3A">
              <w:rPr>
                <w:color w:val="000000"/>
                <w:sz w:val="16"/>
                <w:szCs w:val="16"/>
                <w:rPrChange w:id="7490" w:author="Edward Leung" w:date="2017-01-10T12:35:00Z">
                  <w:rPr>
                    <w:color w:val="000000"/>
                    <w:sz w:val="16"/>
                    <w:szCs w:val="16"/>
                  </w:rPr>
                </w:rPrChange>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Change w:id="7491" w:author="Edward Leung" w:date="2017-01-10T12:35:00Z">
                  <w:rPr>
                    <w:color w:val="000000"/>
                    <w:sz w:val="16"/>
                    <w:szCs w:val="16"/>
                  </w:rPr>
                </w:rPrChange>
              </w:rPr>
            </w:pPr>
            <w:r w:rsidRPr="00184A3A">
              <w:rPr>
                <w:color w:val="000000"/>
                <w:sz w:val="16"/>
                <w:szCs w:val="16"/>
                <w:rPrChange w:id="7492" w:author="Edward Leung" w:date="2017-01-10T12:35:00Z">
                  <w:rPr>
                    <w:color w:val="000000"/>
                    <w:sz w:val="16"/>
                    <w:szCs w:val="16"/>
                  </w:rPr>
                </w:rPrChange>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Change w:id="7493" w:author="Edward Leung" w:date="2017-01-10T12:35:00Z">
                  <w:rPr>
                    <w:color w:val="000000"/>
                    <w:sz w:val="16"/>
                    <w:szCs w:val="16"/>
                  </w:rPr>
                </w:rPrChange>
              </w:rPr>
            </w:pPr>
            <w:r w:rsidRPr="00184A3A">
              <w:rPr>
                <w:color w:val="000000"/>
                <w:sz w:val="16"/>
                <w:szCs w:val="16"/>
                <w:rPrChange w:id="749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Change w:id="7495" w:author="Edward Leung" w:date="2017-01-10T12:35:00Z">
                  <w:rPr>
                    <w:color w:val="000000"/>
                    <w:sz w:val="16"/>
                    <w:szCs w:val="16"/>
                  </w:rPr>
                </w:rPrChange>
              </w:rPr>
            </w:pPr>
            <w:r w:rsidRPr="00184A3A">
              <w:rPr>
                <w:color w:val="000000"/>
                <w:sz w:val="16"/>
                <w:szCs w:val="16"/>
                <w:rPrChange w:id="749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Change w:id="7497"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Change w:id="7498" w:author="Edward Leung" w:date="2017-01-10T12:35:00Z">
                  <w:rPr>
                    <w:color w:val="000000"/>
                    <w:sz w:val="16"/>
                    <w:szCs w:val="16"/>
                  </w:rPr>
                </w:rPrChange>
              </w:rPr>
            </w:pPr>
            <w:r w:rsidRPr="00184A3A">
              <w:rPr>
                <w:color w:val="000000"/>
                <w:sz w:val="16"/>
                <w:szCs w:val="16"/>
                <w:rPrChange w:id="7499" w:author="Edward Leung" w:date="2017-01-10T12:35:00Z">
                  <w:rPr>
                    <w:color w:val="000000"/>
                    <w:sz w:val="16"/>
                    <w:szCs w:val="16"/>
                  </w:rPr>
                </w:rPrChange>
              </w:rPr>
              <w:t>&lt; branchId</w:t>
            </w:r>
            <w:r w:rsidR="0013302E" w:rsidRPr="00184A3A">
              <w:rPr>
                <w:color w:val="000000"/>
                <w:sz w:val="16"/>
                <w:szCs w:val="16"/>
                <w:rPrChange w:id="7500" w:author="Edward Leung" w:date="2017-01-10T12:35:00Z">
                  <w:rPr>
                    <w:color w:val="000000"/>
                    <w:sz w:val="16"/>
                    <w:szCs w:val="16"/>
                  </w:rPr>
                </w:rPrChange>
              </w:rPr>
              <w:t>&gt;</w:t>
            </w:r>
            <w:r w:rsidRPr="00184A3A">
              <w:rPr>
                <w:color w:val="000000"/>
                <w:sz w:val="16"/>
                <w:szCs w:val="16"/>
                <w:rPrChange w:id="7501" w:author="Edward Leung" w:date="2017-01-10T12:35:00Z">
                  <w:rPr>
                    <w:color w:val="000000"/>
                    <w:sz w:val="16"/>
                    <w:szCs w:val="16"/>
                  </w:rPr>
                </w:rPrChange>
              </w:rPr>
              <w:t>MXM</w:t>
            </w:r>
          </w:p>
          <w:p w14:paraId="33508FFC" w14:textId="7E340755" w:rsidR="007E4470" w:rsidRPr="00184A3A" w:rsidRDefault="0013302E" w:rsidP="0013302E">
            <w:pPr>
              <w:spacing w:after="0"/>
              <w:rPr>
                <w:sz w:val="16"/>
                <w:szCs w:val="16"/>
                <w:rPrChange w:id="7502" w:author="Edward Leung" w:date="2017-01-10T12:35:00Z">
                  <w:rPr>
                    <w:sz w:val="16"/>
                    <w:szCs w:val="16"/>
                  </w:rPr>
                </w:rPrChange>
              </w:rPr>
            </w:pPr>
            <w:r w:rsidRPr="00184A3A">
              <w:rPr>
                <w:color w:val="000000"/>
                <w:sz w:val="16"/>
                <w:szCs w:val="16"/>
                <w:rPrChange w:id="7503" w:author="Edward Leung" w:date="2017-01-10T12:35:00Z">
                  <w:rPr>
                    <w:color w:val="000000"/>
                    <w:sz w:val="16"/>
                    <w:szCs w:val="16"/>
                  </w:rPr>
                </w:rPrChange>
              </w:rPr>
              <w:t>&lt;/</w:t>
            </w:r>
            <w:r w:rsidR="007E4470" w:rsidRPr="00184A3A">
              <w:rPr>
                <w:color w:val="000000"/>
                <w:sz w:val="16"/>
                <w:szCs w:val="16"/>
                <w:rPrChange w:id="7504" w:author="Edward Leung" w:date="2017-01-10T12:35:00Z">
                  <w:rPr>
                    <w:color w:val="000000"/>
                    <w:sz w:val="16"/>
                    <w:szCs w:val="16"/>
                  </w:rPr>
                </w:rPrChange>
              </w:rPr>
              <w:t>branchId</w:t>
            </w:r>
            <w:r w:rsidRPr="00184A3A">
              <w:rPr>
                <w:color w:val="000000"/>
                <w:sz w:val="16"/>
                <w:szCs w:val="16"/>
                <w:rPrChange w:id="7505"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Change w:id="7506" w:author="Edward Leung" w:date="2017-01-10T12:35:00Z">
                  <w:rPr>
                    <w:color w:val="000000"/>
                    <w:sz w:val="16"/>
                    <w:szCs w:val="16"/>
                  </w:rPr>
                </w:rPrChange>
              </w:rPr>
            </w:pPr>
            <w:r w:rsidRPr="00184A3A">
              <w:rPr>
                <w:color w:val="000000"/>
                <w:sz w:val="16"/>
                <w:szCs w:val="16"/>
                <w:rPrChange w:id="7507" w:author="Edward Leung" w:date="2017-01-10T12:35:00Z">
                  <w:rPr>
                    <w:color w:val="000000"/>
                    <w:sz w:val="16"/>
                    <w:szCs w:val="16"/>
                  </w:rPr>
                </w:rPrChange>
              </w:rPr>
              <w:t>{“branchId”:”MXM”}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Change w:id="7508" w:author="Edward Leung" w:date="2017-01-10T12:35:00Z">
                  <w:rPr>
                    <w:color w:val="000000"/>
                    <w:sz w:val="16"/>
                    <w:szCs w:val="16"/>
                  </w:rPr>
                </w:rPrChange>
              </w:rPr>
            </w:pPr>
            <w:r w:rsidRPr="00184A3A">
              <w:rPr>
                <w:color w:val="000000"/>
                <w:sz w:val="16"/>
                <w:szCs w:val="16"/>
                <w:rPrChange w:id="7509" w:author="Edward Leung" w:date="2017-01-10T12:35:00Z">
                  <w:rPr>
                    <w:color w:val="000000"/>
                    <w:sz w:val="16"/>
                    <w:szCs w:val="16"/>
                  </w:rPr>
                </w:rPrChange>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Change w:id="7510" w:author="Edward Leung" w:date="2017-01-10T12:35:00Z">
                  <w:rPr>
                    <w:color w:val="000000"/>
                    <w:sz w:val="16"/>
                    <w:szCs w:val="16"/>
                  </w:rPr>
                </w:rPrChange>
              </w:rPr>
            </w:pPr>
            <w:r w:rsidRPr="00184A3A">
              <w:rPr>
                <w:color w:val="000000"/>
                <w:sz w:val="16"/>
                <w:szCs w:val="16"/>
                <w:rPrChange w:id="7511" w:author="Edward Leung" w:date="2017-01-10T12:35:00Z">
                  <w:rPr>
                    <w:color w:val="000000"/>
                    <w:sz w:val="16"/>
                    <w:szCs w:val="16"/>
                  </w:rPr>
                </w:rPrChange>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Change w:id="7512" w:author="Edward Leung" w:date="2017-01-10T12:35:00Z">
                  <w:rPr>
                    <w:color w:val="000000"/>
                    <w:sz w:val="16"/>
                    <w:szCs w:val="16"/>
                  </w:rPr>
                </w:rPrChange>
              </w:rPr>
            </w:pPr>
            <w:r w:rsidRPr="00184A3A">
              <w:rPr>
                <w:color w:val="000000"/>
                <w:sz w:val="16"/>
                <w:szCs w:val="16"/>
                <w:rPrChange w:id="7513" w:author="Edward Leung" w:date="2017-01-10T12:35:00Z">
                  <w:rPr>
                    <w:color w:val="000000"/>
                    <w:sz w:val="16"/>
                    <w:szCs w:val="16"/>
                  </w:rPr>
                </w:rPrChange>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Change w:id="7514" w:author="Edward Leung" w:date="2017-01-10T12:35:00Z">
                  <w:rPr>
                    <w:color w:val="000000"/>
                    <w:sz w:val="16"/>
                    <w:szCs w:val="16"/>
                  </w:rPr>
                </w:rPrChange>
              </w:rPr>
            </w:pPr>
            <w:r w:rsidRPr="00184A3A">
              <w:rPr>
                <w:color w:val="000000"/>
                <w:sz w:val="16"/>
                <w:szCs w:val="16"/>
                <w:rPrChange w:id="751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Change w:id="7516" w:author="Edward Leung" w:date="2017-01-10T12:35:00Z">
                  <w:rPr>
                    <w:color w:val="000000"/>
                    <w:sz w:val="16"/>
                    <w:szCs w:val="16"/>
                  </w:rPr>
                </w:rPrChange>
              </w:rPr>
            </w:pPr>
            <w:r w:rsidRPr="00184A3A">
              <w:rPr>
                <w:color w:val="000000"/>
                <w:sz w:val="16"/>
                <w:szCs w:val="16"/>
                <w:rPrChange w:id="7517" w:author="Edward Leung" w:date="2017-01-10T12:35:00Z">
                  <w:rPr>
                    <w:color w:val="000000"/>
                    <w:sz w:val="16"/>
                    <w:szCs w:val="16"/>
                  </w:rPr>
                </w:rPrChange>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Change w:id="7518" w:author="Edward Leung" w:date="2017-01-10T12:35:00Z">
                  <w:rPr>
                    <w:sz w:val="16"/>
                    <w:szCs w:val="16"/>
                  </w:rPr>
                </w:rPrChange>
              </w:rPr>
            </w:pPr>
            <w:r w:rsidRPr="00184A3A">
              <w:rPr>
                <w:sz w:val="16"/>
                <w:szCs w:val="16"/>
                <w:rPrChange w:id="7519"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Change w:id="7520" w:author="Edward Leung" w:date="2017-01-10T12:35:00Z">
                  <w:rPr>
                    <w:color w:val="000000"/>
                    <w:sz w:val="16"/>
                    <w:szCs w:val="16"/>
                  </w:rPr>
                </w:rPrChange>
              </w:rPr>
            </w:pPr>
            <w:r w:rsidRPr="00184A3A">
              <w:rPr>
                <w:color w:val="000000"/>
                <w:sz w:val="16"/>
                <w:szCs w:val="16"/>
                <w:rPrChange w:id="7521" w:author="Edward Leung" w:date="2017-01-10T12:35:00Z">
                  <w:rPr>
                    <w:color w:val="000000"/>
                    <w:sz w:val="16"/>
                    <w:szCs w:val="16"/>
                  </w:rPr>
                </w:rPrChange>
              </w:rPr>
              <w:t>&lt; businessDate</w:t>
            </w:r>
            <w:r w:rsidR="0013302E" w:rsidRPr="00184A3A">
              <w:rPr>
                <w:color w:val="000000"/>
                <w:sz w:val="16"/>
                <w:szCs w:val="16"/>
                <w:rPrChange w:id="7522" w:author="Edward Leung" w:date="2017-01-10T12:35:00Z">
                  <w:rPr>
                    <w:color w:val="000000"/>
                    <w:sz w:val="16"/>
                    <w:szCs w:val="16"/>
                  </w:rPr>
                </w:rPrChange>
              </w:rPr>
              <w:t>&gt;</w:t>
            </w:r>
            <w:r w:rsidRPr="00184A3A">
              <w:rPr>
                <w:color w:val="000000"/>
                <w:sz w:val="16"/>
                <w:szCs w:val="16"/>
                <w:rPrChange w:id="7523" w:author="Edward Leung" w:date="2017-01-10T12:35:00Z">
                  <w:rPr>
                    <w:color w:val="000000"/>
                    <w:sz w:val="16"/>
                    <w:szCs w:val="16"/>
                  </w:rPr>
                </w:rPrChange>
              </w:rPr>
              <w:t>2016-01-01</w:t>
            </w:r>
          </w:p>
          <w:p w14:paraId="210149A2" w14:textId="00E83D2B" w:rsidR="007E4470" w:rsidRPr="00184A3A" w:rsidRDefault="0013302E" w:rsidP="0013302E">
            <w:pPr>
              <w:spacing w:after="0"/>
              <w:rPr>
                <w:sz w:val="16"/>
                <w:szCs w:val="16"/>
                <w:rPrChange w:id="7524" w:author="Edward Leung" w:date="2017-01-10T12:35:00Z">
                  <w:rPr>
                    <w:sz w:val="16"/>
                    <w:szCs w:val="16"/>
                  </w:rPr>
                </w:rPrChange>
              </w:rPr>
            </w:pPr>
            <w:r w:rsidRPr="00184A3A">
              <w:rPr>
                <w:color w:val="000000"/>
                <w:sz w:val="16"/>
                <w:szCs w:val="16"/>
                <w:rPrChange w:id="7525" w:author="Edward Leung" w:date="2017-01-10T12:35:00Z">
                  <w:rPr>
                    <w:color w:val="000000"/>
                    <w:sz w:val="16"/>
                    <w:szCs w:val="16"/>
                  </w:rPr>
                </w:rPrChange>
              </w:rPr>
              <w:t>&lt;/</w:t>
            </w:r>
            <w:r w:rsidR="007E4470" w:rsidRPr="00184A3A">
              <w:rPr>
                <w:color w:val="000000"/>
                <w:sz w:val="16"/>
                <w:szCs w:val="16"/>
                <w:rPrChange w:id="7526" w:author="Edward Leung" w:date="2017-01-10T12:35:00Z">
                  <w:rPr>
                    <w:color w:val="000000"/>
                    <w:sz w:val="16"/>
                    <w:szCs w:val="16"/>
                  </w:rPr>
                </w:rPrChange>
              </w:rPr>
              <w:t>businessDate</w:t>
            </w:r>
            <w:r w:rsidRPr="00184A3A">
              <w:rPr>
                <w:color w:val="000000"/>
                <w:sz w:val="16"/>
                <w:szCs w:val="16"/>
                <w:rPrChange w:id="7527"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Change w:id="7528" w:author="Edward Leung" w:date="2017-01-10T12:35:00Z">
                  <w:rPr>
                    <w:color w:val="000000"/>
                    <w:sz w:val="16"/>
                    <w:szCs w:val="16"/>
                  </w:rPr>
                </w:rPrChange>
              </w:rPr>
            </w:pPr>
            <w:r w:rsidRPr="00184A3A">
              <w:rPr>
                <w:color w:val="000000"/>
                <w:sz w:val="16"/>
                <w:szCs w:val="16"/>
                <w:rPrChange w:id="7529" w:author="Edward Leung" w:date="2017-01-10T12:35:00Z">
                  <w:rPr>
                    <w:color w:val="000000"/>
                    <w:sz w:val="16"/>
                    <w:szCs w:val="16"/>
                  </w:rPr>
                </w:rPrChange>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Change w:id="7530" w:author="Edward Leung" w:date="2017-01-10T12:35:00Z">
                  <w:rPr>
                    <w:color w:val="000000"/>
                    <w:sz w:val="16"/>
                    <w:szCs w:val="16"/>
                  </w:rPr>
                </w:rPrChange>
              </w:rPr>
            </w:pPr>
            <w:r w:rsidRPr="00184A3A">
              <w:rPr>
                <w:color w:val="000000"/>
                <w:sz w:val="16"/>
                <w:szCs w:val="16"/>
                <w:rPrChange w:id="7531" w:author="Edward Leung" w:date="2017-01-10T12:35:00Z">
                  <w:rPr>
                    <w:color w:val="000000"/>
                    <w:sz w:val="16"/>
                    <w:szCs w:val="16"/>
                  </w:rPr>
                </w:rPrChange>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Change w:id="7532" w:author="Edward Leung" w:date="2017-01-10T12:35:00Z">
                  <w:rPr>
                    <w:color w:val="000000"/>
                    <w:sz w:val="16"/>
                    <w:szCs w:val="16"/>
                  </w:rPr>
                </w:rPrChange>
              </w:rPr>
            </w:pPr>
            <w:r w:rsidRPr="00184A3A">
              <w:rPr>
                <w:color w:val="000000"/>
                <w:sz w:val="16"/>
                <w:szCs w:val="16"/>
                <w:rPrChange w:id="7533" w:author="Edward Leung" w:date="2017-01-10T12:35:00Z">
                  <w:rPr>
                    <w:color w:val="000000"/>
                    <w:sz w:val="16"/>
                    <w:szCs w:val="16"/>
                  </w:rPr>
                </w:rPrChange>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Change w:id="7534" w:author="Edward Leung" w:date="2017-01-10T12:35:00Z">
                  <w:rPr>
                    <w:rFonts w:cs="Arial"/>
                    <w:sz w:val="16"/>
                    <w:szCs w:val="16"/>
                  </w:rPr>
                </w:rPrChange>
              </w:rPr>
            </w:pPr>
            <w:r w:rsidRPr="00184A3A">
              <w:rPr>
                <w:rFonts w:cs="Arial"/>
                <w:color w:val="000000"/>
                <w:sz w:val="16"/>
                <w:szCs w:val="16"/>
                <w:rPrChange w:id="7535" w:author="Edward Leung" w:date="2017-01-10T12:35:00Z">
                  <w:rPr>
                    <w:rFonts w:cs="Arial"/>
                    <w:color w:val="000000"/>
                    <w:sz w:val="16"/>
                    <w:szCs w:val="16"/>
                  </w:rPr>
                </w:rPrChange>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Change w:id="7536" w:author="Edward Leung" w:date="2017-01-10T12:35:00Z">
                  <w:rPr>
                    <w:color w:val="000000"/>
                    <w:sz w:val="16"/>
                    <w:szCs w:val="16"/>
                  </w:rPr>
                </w:rPrChange>
              </w:rPr>
            </w:pPr>
            <w:r w:rsidRPr="00184A3A">
              <w:rPr>
                <w:color w:val="000000"/>
                <w:sz w:val="16"/>
                <w:szCs w:val="16"/>
                <w:rPrChange w:id="753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Change w:id="7538" w:author="Edward Leung" w:date="2017-01-10T12:35:00Z">
                  <w:rPr>
                    <w:color w:val="000000"/>
                    <w:sz w:val="16"/>
                    <w:szCs w:val="16"/>
                  </w:rPr>
                </w:rPrChange>
              </w:rPr>
            </w:pPr>
            <w:r w:rsidRPr="00184A3A">
              <w:rPr>
                <w:color w:val="000000"/>
                <w:sz w:val="16"/>
                <w:szCs w:val="16"/>
                <w:rPrChange w:id="753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Change w:id="7540" w:author="Edward Leung" w:date="2017-01-10T12:35:00Z">
                  <w:rPr>
                    <w:color w:val="000000"/>
                    <w:sz w:val="16"/>
                    <w:szCs w:val="16"/>
                  </w:rPr>
                </w:rPrChange>
              </w:rPr>
            </w:pPr>
            <w:r w:rsidRPr="00184A3A">
              <w:rPr>
                <w:color w:val="000000"/>
                <w:sz w:val="16"/>
                <w:szCs w:val="16"/>
                <w:rPrChange w:id="7541" w:author="Edward Leung" w:date="2017-01-10T12:35:00Z">
                  <w:rPr>
                    <w:color w:val="000000"/>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Change w:id="7542" w:author="Edward Leung" w:date="2017-01-10T12:35:00Z">
                  <w:rPr>
                    <w:color w:val="000000"/>
                    <w:sz w:val="16"/>
                    <w:szCs w:val="16"/>
                  </w:rPr>
                </w:rPrChange>
              </w:rPr>
            </w:pPr>
            <w:r w:rsidRPr="00184A3A">
              <w:rPr>
                <w:color w:val="000000"/>
                <w:sz w:val="16"/>
                <w:szCs w:val="16"/>
                <w:rPrChange w:id="7543" w:author="Edward Leung" w:date="2017-01-10T12:35:00Z">
                  <w:rPr>
                    <w:color w:val="000000"/>
                    <w:sz w:val="16"/>
                    <w:szCs w:val="16"/>
                  </w:rPr>
                </w:rPrChange>
              </w:rPr>
              <w:t>&lt; orderNo</w:t>
            </w:r>
            <w:r w:rsidR="0013302E" w:rsidRPr="00184A3A">
              <w:rPr>
                <w:color w:val="000000"/>
                <w:sz w:val="16"/>
                <w:szCs w:val="16"/>
                <w:rPrChange w:id="7544" w:author="Edward Leung" w:date="2017-01-10T12:35:00Z">
                  <w:rPr>
                    <w:color w:val="000000"/>
                    <w:sz w:val="16"/>
                    <w:szCs w:val="16"/>
                  </w:rPr>
                </w:rPrChange>
              </w:rPr>
              <w:t>&gt;</w:t>
            </w:r>
            <w:r w:rsidRPr="00184A3A">
              <w:rPr>
                <w:color w:val="000000"/>
                <w:sz w:val="16"/>
                <w:szCs w:val="16"/>
                <w:rPrChange w:id="7545" w:author="Edward Leung" w:date="2017-01-10T12:35:00Z">
                  <w:rPr>
                    <w:color w:val="000000"/>
                    <w:sz w:val="16"/>
                    <w:szCs w:val="16"/>
                  </w:rPr>
                </w:rPrChange>
              </w:rPr>
              <w:t>OR12345</w:t>
            </w:r>
          </w:p>
          <w:p w14:paraId="0BD5410A" w14:textId="5A27063B" w:rsidR="007E4470" w:rsidRPr="00184A3A" w:rsidRDefault="0013302E" w:rsidP="0013302E">
            <w:pPr>
              <w:spacing w:after="0"/>
              <w:rPr>
                <w:color w:val="000000"/>
                <w:sz w:val="16"/>
                <w:szCs w:val="16"/>
                <w:rPrChange w:id="7546" w:author="Edward Leung" w:date="2017-01-10T12:35:00Z">
                  <w:rPr>
                    <w:color w:val="000000"/>
                    <w:sz w:val="16"/>
                    <w:szCs w:val="16"/>
                  </w:rPr>
                </w:rPrChange>
              </w:rPr>
            </w:pPr>
            <w:r w:rsidRPr="00184A3A">
              <w:rPr>
                <w:color w:val="000000"/>
                <w:sz w:val="16"/>
                <w:szCs w:val="16"/>
                <w:rPrChange w:id="7547" w:author="Edward Leung" w:date="2017-01-10T12:35:00Z">
                  <w:rPr>
                    <w:color w:val="000000"/>
                    <w:sz w:val="16"/>
                    <w:szCs w:val="16"/>
                  </w:rPr>
                </w:rPrChange>
              </w:rPr>
              <w:t>&lt;/</w:t>
            </w:r>
            <w:r w:rsidR="007E4470" w:rsidRPr="00184A3A">
              <w:rPr>
                <w:color w:val="000000"/>
                <w:sz w:val="16"/>
                <w:szCs w:val="16"/>
                <w:rPrChange w:id="7548" w:author="Edward Leung" w:date="2017-01-10T12:35:00Z">
                  <w:rPr>
                    <w:color w:val="000000"/>
                    <w:sz w:val="16"/>
                    <w:szCs w:val="16"/>
                  </w:rPr>
                </w:rPrChange>
              </w:rPr>
              <w:t>orderNo</w:t>
            </w:r>
            <w:r w:rsidRPr="00184A3A">
              <w:rPr>
                <w:color w:val="000000"/>
                <w:sz w:val="16"/>
                <w:szCs w:val="16"/>
                <w:rPrChange w:id="7549"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Change w:id="7550" w:author="Edward Leung" w:date="2017-01-10T12:35:00Z">
                  <w:rPr>
                    <w:color w:val="000000"/>
                    <w:sz w:val="16"/>
                    <w:szCs w:val="16"/>
                  </w:rPr>
                </w:rPrChange>
              </w:rPr>
            </w:pPr>
            <w:r w:rsidRPr="00184A3A">
              <w:rPr>
                <w:color w:val="000000"/>
                <w:sz w:val="16"/>
                <w:szCs w:val="16"/>
                <w:rPrChange w:id="7551" w:author="Edward Leung" w:date="2017-01-10T12:35:00Z">
                  <w:rPr>
                    <w:color w:val="000000"/>
                    <w:sz w:val="16"/>
                    <w:szCs w:val="16"/>
                  </w:rPr>
                </w:rPrChange>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Change w:id="7552" w:author="Edward Leung" w:date="2017-01-10T12:35:00Z">
                  <w:rPr>
                    <w:color w:val="000000"/>
                    <w:sz w:val="16"/>
                    <w:szCs w:val="16"/>
                  </w:rPr>
                </w:rPrChange>
              </w:rPr>
            </w:pPr>
            <w:r w:rsidRPr="00184A3A">
              <w:rPr>
                <w:color w:val="000000"/>
                <w:sz w:val="16"/>
                <w:szCs w:val="16"/>
                <w:rPrChange w:id="7553" w:author="Edward Leung" w:date="2017-01-10T12:35:00Z">
                  <w:rPr>
                    <w:color w:val="000000"/>
                    <w:sz w:val="16"/>
                    <w:szCs w:val="16"/>
                  </w:rPr>
                </w:rPrChange>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Change w:id="7554" w:author="Edward Leung" w:date="2017-01-10T12:35:00Z">
                  <w:rPr>
                    <w:color w:val="000000"/>
                    <w:sz w:val="16"/>
                    <w:szCs w:val="16"/>
                  </w:rPr>
                </w:rPrChange>
              </w:rPr>
            </w:pPr>
            <w:r w:rsidRPr="00184A3A">
              <w:rPr>
                <w:color w:val="000000"/>
                <w:sz w:val="16"/>
                <w:szCs w:val="16"/>
                <w:rPrChange w:id="7555" w:author="Edward Leung" w:date="2017-01-10T12:35:00Z">
                  <w:rPr>
                    <w:color w:val="000000"/>
                    <w:sz w:val="16"/>
                    <w:szCs w:val="16"/>
                  </w:rPr>
                </w:rPrChange>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Change w:id="7556" w:author="Edward Leung" w:date="2017-01-10T12:35:00Z">
                  <w:rPr>
                    <w:rFonts w:cs="Arial"/>
                    <w:sz w:val="16"/>
                    <w:szCs w:val="16"/>
                  </w:rPr>
                </w:rPrChange>
              </w:rPr>
            </w:pPr>
            <w:r w:rsidRPr="00184A3A">
              <w:rPr>
                <w:rFonts w:cs="Arial"/>
                <w:color w:val="000000"/>
                <w:sz w:val="16"/>
                <w:szCs w:val="16"/>
                <w:rPrChange w:id="7557" w:author="Edward Leung" w:date="2017-01-10T12:35:00Z">
                  <w:rPr>
                    <w:rFonts w:cs="Arial"/>
                    <w:color w:val="000000"/>
                    <w:sz w:val="16"/>
                    <w:szCs w:val="16"/>
                  </w:rPr>
                </w:rPrChange>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Change w:id="7558" w:author="Edward Leung" w:date="2017-01-10T12:35:00Z">
                  <w:rPr>
                    <w:color w:val="000000"/>
                    <w:sz w:val="16"/>
                    <w:szCs w:val="16"/>
                  </w:rPr>
                </w:rPrChange>
              </w:rPr>
            </w:pPr>
            <w:r w:rsidRPr="00184A3A">
              <w:rPr>
                <w:color w:val="000000"/>
                <w:sz w:val="16"/>
                <w:szCs w:val="16"/>
                <w:rPrChange w:id="755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Change w:id="7560" w:author="Edward Leung" w:date="2017-01-10T12:35:00Z">
                  <w:rPr>
                    <w:color w:val="000000"/>
                    <w:sz w:val="16"/>
                    <w:szCs w:val="16"/>
                  </w:rPr>
                </w:rPrChange>
              </w:rPr>
            </w:pPr>
            <w:r w:rsidRPr="00184A3A">
              <w:rPr>
                <w:color w:val="000000"/>
                <w:sz w:val="16"/>
                <w:szCs w:val="16"/>
                <w:rPrChange w:id="7561"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Change w:id="7562" w:author="Edward Leung" w:date="2017-01-10T12:35:00Z">
                  <w:rPr>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Change w:id="7563" w:author="Edward Leung" w:date="2017-01-10T12:35:00Z">
                  <w:rPr>
                    <w:sz w:val="16"/>
                    <w:szCs w:val="16"/>
                  </w:rPr>
                </w:rPrChange>
              </w:rPr>
            </w:pPr>
            <w:r w:rsidRPr="00184A3A">
              <w:rPr>
                <w:sz w:val="16"/>
                <w:szCs w:val="16"/>
                <w:rPrChange w:id="7564" w:author="Edward Leung" w:date="2017-01-10T12:35:00Z">
                  <w:rPr>
                    <w:sz w:val="16"/>
                    <w:szCs w:val="16"/>
                  </w:rPr>
                </w:rPrChange>
              </w:rPr>
              <w:t>&lt;</w:t>
            </w:r>
            <w:r w:rsidRPr="00184A3A">
              <w:rPr>
                <w:color w:val="000000"/>
                <w:sz w:val="16"/>
                <w:szCs w:val="16"/>
                <w:rPrChange w:id="7565" w:author="Edward Leung" w:date="2017-01-10T12:35:00Z">
                  <w:rPr>
                    <w:color w:val="000000"/>
                    <w:sz w:val="16"/>
                    <w:szCs w:val="16"/>
                  </w:rPr>
                </w:rPrChange>
              </w:rPr>
              <w:t xml:space="preserve"> orderSequence</w:t>
            </w:r>
            <w:r w:rsidR="0013302E" w:rsidRPr="00184A3A">
              <w:rPr>
                <w:sz w:val="16"/>
                <w:szCs w:val="16"/>
                <w:rPrChange w:id="7566" w:author="Edward Leung" w:date="2017-01-10T12:35:00Z">
                  <w:rPr>
                    <w:sz w:val="16"/>
                    <w:szCs w:val="16"/>
                  </w:rPr>
                </w:rPrChange>
              </w:rPr>
              <w:t>&gt;</w:t>
            </w:r>
            <w:r w:rsidRPr="00184A3A">
              <w:rPr>
                <w:sz w:val="16"/>
                <w:szCs w:val="16"/>
                <w:rPrChange w:id="7567" w:author="Edward Leung" w:date="2017-01-10T12:35:00Z">
                  <w:rPr>
                    <w:sz w:val="16"/>
                    <w:szCs w:val="16"/>
                  </w:rPr>
                </w:rPrChange>
              </w:rPr>
              <w:t>1</w:t>
            </w:r>
          </w:p>
          <w:p w14:paraId="0CAE0404" w14:textId="2074EE09" w:rsidR="007E4470" w:rsidRPr="00184A3A" w:rsidRDefault="0013302E" w:rsidP="0013302E">
            <w:pPr>
              <w:spacing w:after="0"/>
              <w:rPr>
                <w:sz w:val="16"/>
                <w:szCs w:val="16"/>
                <w:rPrChange w:id="7568" w:author="Edward Leung" w:date="2017-01-10T12:35:00Z">
                  <w:rPr>
                    <w:sz w:val="16"/>
                    <w:szCs w:val="16"/>
                  </w:rPr>
                </w:rPrChange>
              </w:rPr>
            </w:pPr>
            <w:r w:rsidRPr="00184A3A">
              <w:rPr>
                <w:sz w:val="16"/>
                <w:szCs w:val="16"/>
                <w:rPrChange w:id="7569" w:author="Edward Leung" w:date="2017-01-10T12:35:00Z">
                  <w:rPr>
                    <w:sz w:val="16"/>
                    <w:szCs w:val="16"/>
                  </w:rPr>
                </w:rPrChange>
              </w:rPr>
              <w:t>&lt;/</w:t>
            </w:r>
            <w:r w:rsidR="007E4470" w:rsidRPr="00184A3A">
              <w:rPr>
                <w:color w:val="000000"/>
                <w:sz w:val="16"/>
                <w:szCs w:val="16"/>
                <w:rPrChange w:id="7570" w:author="Edward Leung" w:date="2017-01-10T12:35:00Z">
                  <w:rPr>
                    <w:color w:val="000000"/>
                    <w:sz w:val="16"/>
                    <w:szCs w:val="16"/>
                  </w:rPr>
                </w:rPrChange>
              </w:rPr>
              <w:t>orderSequence</w:t>
            </w:r>
            <w:r w:rsidRPr="00184A3A">
              <w:rPr>
                <w:sz w:val="16"/>
                <w:szCs w:val="16"/>
                <w:rPrChange w:id="7571" w:author="Edward Leung" w:date="2017-01-10T12:35:00Z">
                  <w:rPr>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Change w:id="7572" w:author="Edward Leung" w:date="2017-01-10T12:35:00Z">
                  <w:rPr>
                    <w:sz w:val="16"/>
                    <w:szCs w:val="16"/>
                  </w:rPr>
                </w:rPrChange>
              </w:rPr>
            </w:pPr>
            <w:r w:rsidRPr="00184A3A">
              <w:rPr>
                <w:color w:val="000000"/>
                <w:sz w:val="16"/>
                <w:szCs w:val="16"/>
                <w:rPrChange w:id="7573" w:author="Edward Leung" w:date="2017-01-10T12:35:00Z">
                  <w:rPr>
                    <w:color w:val="000000"/>
                    <w:sz w:val="16"/>
                    <w:szCs w:val="16"/>
                  </w:rPr>
                </w:rPrChange>
              </w:rPr>
              <w:t>{“orderSequence”:”</w:t>
            </w:r>
            <w:r w:rsidRPr="00184A3A">
              <w:rPr>
                <w:sz w:val="16"/>
                <w:szCs w:val="16"/>
                <w:rPrChange w:id="7574" w:author="Edward Leung" w:date="2017-01-10T12:35:00Z">
                  <w:rPr>
                    <w:sz w:val="16"/>
                    <w:szCs w:val="16"/>
                  </w:rPr>
                </w:rPrChange>
              </w:rPr>
              <w:t>1</w:t>
            </w:r>
            <w:r w:rsidRPr="00184A3A">
              <w:rPr>
                <w:color w:val="000000"/>
                <w:sz w:val="16"/>
                <w:szCs w:val="16"/>
                <w:rPrChange w:id="7575" w:author="Edward Leung" w:date="2017-01-10T12:35:00Z">
                  <w:rPr>
                    <w:color w:val="000000"/>
                    <w:sz w:val="16"/>
                    <w:szCs w:val="16"/>
                  </w:rPr>
                </w:rPrChange>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Change w:id="7576" w:author="Edward Leung" w:date="2017-01-10T12:35:00Z">
                  <w:rPr>
                    <w:color w:val="000000"/>
                    <w:sz w:val="16"/>
                    <w:szCs w:val="16"/>
                  </w:rPr>
                </w:rPrChange>
              </w:rPr>
            </w:pPr>
            <w:r w:rsidRPr="00184A3A">
              <w:rPr>
                <w:color w:val="000000"/>
                <w:sz w:val="16"/>
                <w:szCs w:val="16"/>
                <w:rPrChange w:id="7577" w:author="Edward Leung" w:date="2017-01-10T12:35:00Z">
                  <w:rPr>
                    <w:color w:val="000000"/>
                    <w:sz w:val="16"/>
                    <w:szCs w:val="16"/>
                  </w:rPr>
                </w:rPrChange>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Change w:id="7578" w:author="Edward Leung" w:date="2017-01-10T12:35:00Z">
                  <w:rPr>
                    <w:color w:val="000000"/>
                    <w:sz w:val="16"/>
                    <w:szCs w:val="16"/>
                  </w:rPr>
                </w:rPrChange>
              </w:rPr>
            </w:pPr>
            <w:r w:rsidRPr="00184A3A">
              <w:rPr>
                <w:color w:val="000000"/>
                <w:sz w:val="16"/>
                <w:szCs w:val="16"/>
                <w:rPrChange w:id="7579" w:author="Edward Leung" w:date="2017-01-10T12:35:00Z">
                  <w:rPr>
                    <w:color w:val="000000"/>
                    <w:sz w:val="16"/>
                    <w:szCs w:val="16"/>
                  </w:rPr>
                </w:rPrChange>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Change w:id="7580" w:author="Edward Leung" w:date="2017-01-10T12:35:00Z">
                  <w:rPr>
                    <w:rFonts w:cs="Arial"/>
                    <w:sz w:val="16"/>
                    <w:szCs w:val="16"/>
                  </w:rPr>
                </w:rPrChange>
              </w:rPr>
            </w:pPr>
            <w:r w:rsidRPr="00184A3A">
              <w:rPr>
                <w:rFonts w:cs="Arial"/>
                <w:color w:val="000000"/>
                <w:sz w:val="16"/>
                <w:szCs w:val="16"/>
                <w:rPrChange w:id="7581" w:author="Edward Leung" w:date="2017-01-10T12:35:00Z">
                  <w:rPr>
                    <w:rFonts w:cs="Arial"/>
                    <w:color w:val="000000"/>
                    <w:sz w:val="16"/>
                    <w:szCs w:val="16"/>
                  </w:rPr>
                </w:rPrChange>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Change w:id="7582" w:author="Edward Leung" w:date="2017-01-10T12:35:00Z">
                  <w:rPr>
                    <w:color w:val="000000"/>
                    <w:sz w:val="16"/>
                    <w:szCs w:val="16"/>
                  </w:rPr>
                </w:rPrChange>
              </w:rPr>
            </w:pPr>
            <w:r w:rsidRPr="00184A3A">
              <w:rPr>
                <w:color w:val="000000"/>
                <w:sz w:val="16"/>
                <w:szCs w:val="16"/>
                <w:rPrChange w:id="7583"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Change w:id="7584" w:author="Edward Leung" w:date="2017-01-10T12:35:00Z">
                  <w:rPr>
                    <w:color w:val="000000"/>
                    <w:sz w:val="16"/>
                    <w:szCs w:val="16"/>
                  </w:rPr>
                </w:rPrChange>
              </w:rPr>
            </w:pPr>
            <w:r w:rsidRPr="00184A3A">
              <w:rPr>
                <w:color w:val="000000"/>
                <w:sz w:val="16"/>
                <w:szCs w:val="16"/>
                <w:rPrChange w:id="758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Change w:id="758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Change w:id="7587" w:author="Edward Leung" w:date="2017-01-10T12:35:00Z">
                  <w:rPr>
                    <w:color w:val="000000"/>
                    <w:sz w:val="16"/>
                    <w:szCs w:val="16"/>
                  </w:rPr>
                </w:rPrChange>
              </w:rPr>
            </w:pPr>
            <w:r w:rsidRPr="00184A3A">
              <w:rPr>
                <w:color w:val="000000"/>
                <w:sz w:val="16"/>
                <w:szCs w:val="16"/>
                <w:rPrChange w:id="7588" w:author="Edward Leung" w:date="2017-01-10T12:35:00Z">
                  <w:rPr>
                    <w:color w:val="000000"/>
                    <w:sz w:val="16"/>
                    <w:szCs w:val="16"/>
                  </w:rPr>
                </w:rPrChange>
              </w:rPr>
              <w:t xml:space="preserve">&lt;eventNo&gt;   </w:t>
            </w:r>
            <w:r w:rsidRPr="00184A3A">
              <w:rPr>
                <w:color w:val="000000"/>
                <w:sz w:val="16"/>
                <w:szCs w:val="16"/>
                <w:rPrChange w:id="7589" w:author="Edward Leung" w:date="2017-01-10T12:35:00Z">
                  <w:rPr>
                    <w:color w:val="000000"/>
                    <w:sz w:val="16"/>
                    <w:szCs w:val="16"/>
                  </w:rPr>
                </w:rPrChange>
              </w:rPr>
              <w:br/>
            </w:r>
            <w:r w:rsidR="001D733F" w:rsidRPr="00184A3A">
              <w:rPr>
                <w:color w:val="000000"/>
                <w:sz w:val="16"/>
                <w:szCs w:val="16"/>
                <w:rPrChange w:id="7590" w:author="Edward Leung" w:date="2017-01-10T12:35:00Z">
                  <w:rPr>
                    <w:color w:val="000000"/>
                    <w:sz w:val="16"/>
                    <w:szCs w:val="16"/>
                  </w:rPr>
                </w:rPrChange>
              </w:rPr>
              <w:t>&lt;/</w:t>
            </w:r>
            <w:r w:rsidRPr="00184A3A">
              <w:rPr>
                <w:color w:val="000000"/>
                <w:sz w:val="16"/>
                <w:szCs w:val="16"/>
                <w:rPrChange w:id="7591" w:author="Edward Leung" w:date="2017-01-10T12:35:00Z">
                  <w:rPr>
                    <w:color w:val="000000"/>
                    <w:sz w:val="16"/>
                    <w:szCs w:val="16"/>
                  </w:rPr>
                </w:rPrChange>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Change w:id="7592" w:author="Edward Leung" w:date="2017-01-10T12:35:00Z">
                  <w:rPr>
                    <w:color w:val="000000"/>
                    <w:sz w:val="16"/>
                    <w:szCs w:val="16"/>
                  </w:rPr>
                </w:rPrChange>
              </w:rPr>
            </w:pPr>
            <w:r w:rsidRPr="00184A3A">
              <w:rPr>
                <w:color w:val="000000"/>
                <w:sz w:val="16"/>
                <w:szCs w:val="16"/>
                <w:rPrChange w:id="7593" w:author="Edward Leung" w:date="2017-01-10T12:35:00Z">
                  <w:rPr>
                    <w:color w:val="000000"/>
                    <w:sz w:val="16"/>
                    <w:szCs w:val="16"/>
                  </w:rPr>
                </w:rPrChange>
              </w:rPr>
              <w:t>{"eventNo":""}</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Change w:id="7594" w:author="Edward Leung" w:date="2017-01-10T12:35:00Z">
                  <w:rPr>
                    <w:rFonts w:eastAsia="SimSun"/>
                    <w:color w:val="000000"/>
                    <w:sz w:val="16"/>
                    <w:szCs w:val="16"/>
                  </w:rPr>
                </w:rPrChange>
              </w:rPr>
            </w:pPr>
            <w:r w:rsidRPr="00184A3A">
              <w:rPr>
                <w:color w:val="000000"/>
                <w:sz w:val="16"/>
                <w:szCs w:val="16"/>
                <w:rPrChange w:id="7595" w:author="Edward Leung" w:date="2017-01-10T12:35:00Z">
                  <w:rPr>
                    <w:color w:val="000000"/>
                    <w:sz w:val="16"/>
                    <w:szCs w:val="16"/>
                  </w:rPr>
                </w:rPrChange>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Change w:id="7596" w:author="Edward Leung" w:date="2017-01-10T12:35:00Z">
                  <w:rPr>
                    <w:rFonts w:cs="Arial"/>
                    <w:sz w:val="16"/>
                    <w:szCs w:val="16"/>
                  </w:rPr>
                </w:rPrChange>
              </w:rPr>
            </w:pPr>
            <w:r w:rsidRPr="00184A3A">
              <w:rPr>
                <w:rFonts w:cs="Arial"/>
                <w:sz w:val="16"/>
                <w:szCs w:val="16"/>
                <w:rPrChange w:id="7597" w:author="Edward Leung" w:date="2017-01-10T12:35:00Z">
                  <w:rPr>
                    <w:rFonts w:cs="Arial"/>
                    <w:sz w:val="16"/>
                    <w:szCs w:val="16"/>
                  </w:rPr>
                </w:rPrChange>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Change w:id="7598" w:author="Edward Leung" w:date="2017-01-10T12:35:00Z">
                  <w:rPr>
                    <w:rFonts w:cs="Arial"/>
                    <w:sz w:val="16"/>
                    <w:szCs w:val="16"/>
                  </w:rPr>
                </w:rPrChange>
              </w:rPr>
            </w:pPr>
            <w:r w:rsidRPr="00184A3A">
              <w:rPr>
                <w:rFonts w:cs="Arial"/>
                <w:color w:val="000000"/>
                <w:sz w:val="16"/>
                <w:szCs w:val="16"/>
                <w:rPrChange w:id="7599" w:author="Edward Leung" w:date="2017-01-10T12:35:00Z">
                  <w:rPr>
                    <w:rFonts w:cs="Arial"/>
                    <w:color w:val="000000"/>
                    <w:sz w:val="16"/>
                    <w:szCs w:val="16"/>
                  </w:rPr>
                </w:rPrChange>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Change w:id="7600" w:author="Edward Leung" w:date="2017-01-10T12:35:00Z">
                  <w:rPr>
                    <w:color w:val="000000"/>
                    <w:sz w:val="16"/>
                    <w:szCs w:val="16"/>
                  </w:rPr>
                </w:rPrChange>
              </w:rPr>
            </w:pPr>
            <w:r w:rsidRPr="00184A3A">
              <w:rPr>
                <w:color w:val="000000"/>
                <w:sz w:val="16"/>
                <w:szCs w:val="16"/>
                <w:rPrChange w:id="760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Change w:id="7602" w:author="Edward Leung" w:date="2017-01-10T12:35:00Z">
                  <w:rPr>
                    <w:color w:val="000000"/>
                    <w:sz w:val="16"/>
                    <w:szCs w:val="16"/>
                  </w:rPr>
                </w:rPrChange>
              </w:rPr>
            </w:pPr>
            <w:r w:rsidRPr="00184A3A">
              <w:rPr>
                <w:color w:val="000000"/>
                <w:sz w:val="16"/>
                <w:szCs w:val="16"/>
                <w:rPrChange w:id="7603"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Change w:id="760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Change w:id="7605" w:author="Edward Leung" w:date="2017-01-10T12:35:00Z">
                  <w:rPr>
                    <w:color w:val="000000"/>
                    <w:sz w:val="16"/>
                    <w:szCs w:val="16"/>
                  </w:rPr>
                </w:rPrChange>
              </w:rPr>
            </w:pPr>
            <w:r w:rsidRPr="00184A3A">
              <w:rPr>
                <w:color w:val="000000"/>
                <w:sz w:val="16"/>
                <w:szCs w:val="16"/>
                <w:rPrChange w:id="7606" w:author="Edward Leung" w:date="2017-01-10T12:35:00Z">
                  <w:rPr>
                    <w:color w:val="000000"/>
                    <w:sz w:val="16"/>
                    <w:szCs w:val="16"/>
                  </w:rPr>
                </w:rPrChange>
              </w:rPr>
              <w:t xml:space="preserve">&lt;itemSequence&gt;   </w:t>
            </w:r>
            <w:r w:rsidRPr="00184A3A">
              <w:rPr>
                <w:color w:val="000000"/>
                <w:sz w:val="16"/>
                <w:szCs w:val="16"/>
                <w:rPrChange w:id="7607" w:author="Edward Leung" w:date="2017-01-10T12:35:00Z">
                  <w:rPr>
                    <w:color w:val="000000"/>
                    <w:sz w:val="16"/>
                    <w:szCs w:val="16"/>
                  </w:rPr>
                </w:rPrChange>
              </w:rPr>
              <w:br/>
            </w:r>
            <w:r w:rsidR="001D733F" w:rsidRPr="00184A3A">
              <w:rPr>
                <w:color w:val="000000"/>
                <w:sz w:val="16"/>
                <w:szCs w:val="16"/>
                <w:rPrChange w:id="7608" w:author="Edward Leung" w:date="2017-01-10T12:35:00Z">
                  <w:rPr>
                    <w:color w:val="000000"/>
                    <w:sz w:val="16"/>
                    <w:szCs w:val="16"/>
                  </w:rPr>
                </w:rPrChange>
              </w:rPr>
              <w:t>&lt;/</w:t>
            </w:r>
            <w:r w:rsidRPr="00184A3A">
              <w:rPr>
                <w:color w:val="000000"/>
                <w:sz w:val="16"/>
                <w:szCs w:val="16"/>
                <w:rPrChange w:id="7609" w:author="Edward Leung" w:date="2017-01-10T12:35:00Z">
                  <w:rPr>
                    <w:color w:val="000000"/>
                    <w:sz w:val="16"/>
                    <w:szCs w:val="16"/>
                  </w:rPr>
                </w:rPrChange>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Change w:id="7610" w:author="Edward Leung" w:date="2017-01-10T12:35:00Z">
                  <w:rPr>
                    <w:color w:val="000000"/>
                    <w:sz w:val="16"/>
                    <w:szCs w:val="16"/>
                  </w:rPr>
                </w:rPrChange>
              </w:rPr>
            </w:pPr>
            <w:r w:rsidRPr="00184A3A">
              <w:rPr>
                <w:color w:val="000000"/>
                <w:sz w:val="16"/>
                <w:szCs w:val="16"/>
                <w:rPrChange w:id="7611" w:author="Edward Leung" w:date="2017-01-10T12:35:00Z">
                  <w:rPr>
                    <w:color w:val="000000"/>
                    <w:sz w:val="16"/>
                    <w:szCs w:val="16"/>
                  </w:rPr>
                </w:rPrChange>
              </w:rPr>
              <w:t>{"itemSequence":""}</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Change w:id="7612" w:author="Edward Leung" w:date="2017-01-10T12:35:00Z">
                  <w:rPr>
                    <w:color w:val="000000"/>
                    <w:sz w:val="16"/>
                    <w:szCs w:val="16"/>
                  </w:rPr>
                </w:rPrChange>
              </w:rPr>
            </w:pPr>
            <w:r w:rsidRPr="00184A3A">
              <w:rPr>
                <w:color w:val="000000"/>
                <w:sz w:val="16"/>
                <w:szCs w:val="16"/>
                <w:rPrChange w:id="7613" w:author="Edward Leung" w:date="2017-01-10T12:35:00Z">
                  <w:rPr>
                    <w:color w:val="000000"/>
                    <w:sz w:val="16"/>
                    <w:szCs w:val="16"/>
                  </w:rPr>
                </w:rPrChange>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Change w:id="7614" w:author="Edward Leung" w:date="2017-01-10T12:35:00Z">
                  <w:rPr>
                    <w:rFonts w:cs="Arial"/>
                    <w:sz w:val="16"/>
                    <w:szCs w:val="16"/>
                  </w:rPr>
                </w:rPrChange>
              </w:rPr>
            </w:pPr>
            <w:r w:rsidRPr="00184A3A">
              <w:rPr>
                <w:sz w:val="16"/>
                <w:szCs w:val="16"/>
                <w:rPrChange w:id="7615" w:author="Edward Leung" w:date="2017-01-10T12:35:00Z">
                  <w:rPr>
                    <w:sz w:val="16"/>
                    <w:szCs w:val="16"/>
                  </w:rPr>
                </w:rPrChange>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Change w:id="7616" w:author="Edward Leung" w:date="2017-01-10T12:35:00Z">
                  <w:rPr>
                    <w:rFonts w:cs="Arial"/>
                    <w:sz w:val="16"/>
                    <w:szCs w:val="16"/>
                  </w:rPr>
                </w:rPrChange>
              </w:rPr>
            </w:pPr>
            <w:r w:rsidRPr="00184A3A">
              <w:rPr>
                <w:rFonts w:cs="Arial"/>
                <w:color w:val="000000"/>
                <w:sz w:val="16"/>
                <w:szCs w:val="16"/>
                <w:rPrChange w:id="7617" w:author="Edward Leung" w:date="2017-01-10T12:35:00Z">
                  <w:rPr>
                    <w:rFonts w:cs="Arial"/>
                    <w:color w:val="000000"/>
                    <w:sz w:val="16"/>
                    <w:szCs w:val="16"/>
                  </w:rPr>
                </w:rPrChange>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Change w:id="7618" w:author="Edward Leung" w:date="2017-01-10T12:35:00Z">
                  <w:rPr>
                    <w:color w:val="000000"/>
                    <w:sz w:val="16"/>
                    <w:szCs w:val="16"/>
                  </w:rPr>
                </w:rPrChange>
              </w:rPr>
            </w:pPr>
            <w:r w:rsidRPr="00184A3A">
              <w:rPr>
                <w:color w:val="000000"/>
                <w:sz w:val="16"/>
                <w:szCs w:val="16"/>
                <w:rPrChange w:id="761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Change w:id="7620" w:author="Edward Leung" w:date="2017-01-10T12:35:00Z">
                  <w:rPr>
                    <w:color w:val="000000"/>
                    <w:sz w:val="16"/>
                    <w:szCs w:val="16"/>
                  </w:rPr>
                </w:rPrChange>
              </w:rPr>
            </w:pPr>
            <w:r w:rsidRPr="00184A3A">
              <w:rPr>
                <w:color w:val="000000"/>
                <w:sz w:val="16"/>
                <w:szCs w:val="16"/>
                <w:rPrChange w:id="7621"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Change w:id="762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Change w:id="7623" w:author="Edward Leung" w:date="2017-01-10T12:35:00Z">
                  <w:rPr>
                    <w:color w:val="000000"/>
                    <w:sz w:val="16"/>
                    <w:szCs w:val="16"/>
                  </w:rPr>
                </w:rPrChange>
              </w:rPr>
            </w:pPr>
            <w:r w:rsidRPr="00184A3A">
              <w:rPr>
                <w:color w:val="000000"/>
                <w:sz w:val="16"/>
                <w:szCs w:val="16"/>
                <w:rPrChange w:id="7624" w:author="Edward Leung" w:date="2017-01-10T12:35:00Z">
                  <w:rPr>
                    <w:color w:val="000000"/>
                    <w:sz w:val="16"/>
                    <w:szCs w:val="16"/>
                  </w:rPr>
                </w:rPrChange>
              </w:rPr>
              <w:t xml:space="preserve">&lt;subitemSequence&gt;   </w:t>
            </w:r>
            <w:r w:rsidRPr="00184A3A">
              <w:rPr>
                <w:color w:val="000000"/>
                <w:sz w:val="16"/>
                <w:szCs w:val="16"/>
                <w:rPrChange w:id="7625" w:author="Edward Leung" w:date="2017-01-10T12:35:00Z">
                  <w:rPr>
                    <w:color w:val="000000"/>
                    <w:sz w:val="16"/>
                    <w:szCs w:val="16"/>
                  </w:rPr>
                </w:rPrChange>
              </w:rPr>
              <w:br/>
            </w:r>
            <w:r w:rsidR="001D733F" w:rsidRPr="00184A3A">
              <w:rPr>
                <w:color w:val="000000"/>
                <w:sz w:val="16"/>
                <w:szCs w:val="16"/>
                <w:rPrChange w:id="7626" w:author="Edward Leung" w:date="2017-01-10T12:35:00Z">
                  <w:rPr>
                    <w:color w:val="000000"/>
                    <w:sz w:val="16"/>
                    <w:szCs w:val="16"/>
                  </w:rPr>
                </w:rPrChange>
              </w:rPr>
              <w:t>&lt;/</w:t>
            </w:r>
            <w:r w:rsidRPr="00184A3A">
              <w:rPr>
                <w:color w:val="000000"/>
                <w:sz w:val="16"/>
                <w:szCs w:val="16"/>
                <w:rPrChange w:id="7627" w:author="Edward Leung" w:date="2017-01-10T12:35:00Z">
                  <w:rPr>
                    <w:color w:val="000000"/>
                    <w:sz w:val="16"/>
                    <w:szCs w:val="16"/>
                  </w:rPr>
                </w:rPrChange>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Change w:id="7628" w:author="Edward Leung" w:date="2017-01-10T12:35:00Z">
                  <w:rPr>
                    <w:color w:val="000000"/>
                    <w:sz w:val="16"/>
                    <w:szCs w:val="16"/>
                  </w:rPr>
                </w:rPrChange>
              </w:rPr>
            </w:pPr>
            <w:r w:rsidRPr="00184A3A">
              <w:rPr>
                <w:color w:val="000000"/>
                <w:sz w:val="16"/>
                <w:szCs w:val="16"/>
                <w:rPrChange w:id="7629" w:author="Edward Leung" w:date="2017-01-10T12:35:00Z">
                  <w:rPr>
                    <w:color w:val="000000"/>
                    <w:sz w:val="16"/>
                    <w:szCs w:val="16"/>
                  </w:rPr>
                </w:rPrChange>
              </w:rPr>
              <w:t>{"subitemSequence":""}</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Change w:id="7630" w:author="Edward Leung" w:date="2017-01-10T12:35:00Z">
                  <w:rPr>
                    <w:color w:val="000000"/>
                    <w:sz w:val="16"/>
                    <w:szCs w:val="16"/>
                  </w:rPr>
                </w:rPrChange>
              </w:rPr>
            </w:pPr>
            <w:r w:rsidRPr="00184A3A">
              <w:rPr>
                <w:color w:val="000000"/>
                <w:sz w:val="16"/>
                <w:szCs w:val="16"/>
                <w:rPrChange w:id="7631" w:author="Edward Leung" w:date="2017-01-10T12:35:00Z">
                  <w:rPr>
                    <w:color w:val="000000"/>
                    <w:sz w:val="16"/>
                    <w:szCs w:val="16"/>
                  </w:rPr>
                </w:rPrChange>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Change w:id="7632" w:author="Edward Leung" w:date="2017-01-10T12:35:00Z">
                  <w:rPr>
                    <w:rFonts w:cs="Arial"/>
                    <w:sz w:val="16"/>
                    <w:szCs w:val="16"/>
                  </w:rPr>
                </w:rPrChange>
              </w:rPr>
            </w:pPr>
            <w:r w:rsidRPr="00184A3A">
              <w:rPr>
                <w:sz w:val="16"/>
                <w:szCs w:val="16"/>
                <w:rPrChange w:id="7633" w:author="Edward Leung" w:date="2017-01-10T12:35:00Z">
                  <w:rPr>
                    <w:sz w:val="16"/>
                    <w:szCs w:val="16"/>
                  </w:rPr>
                </w:rPrChange>
              </w:rPr>
              <w:t>item</w:t>
            </w:r>
            <w:r w:rsidR="00ED5E32" w:rsidRPr="00184A3A">
              <w:rPr>
                <w:sz w:val="16"/>
                <w:szCs w:val="16"/>
                <w:rPrChange w:id="7634" w:author="Edward Leung" w:date="2017-01-10T12:35:00Z">
                  <w:rPr>
                    <w:sz w:val="16"/>
                    <w:szCs w:val="16"/>
                  </w:rPr>
                </w:rPrChange>
              </w:rPr>
              <w:t>n</w:t>
            </w:r>
            <w:r w:rsidRPr="00184A3A">
              <w:rPr>
                <w:sz w:val="16"/>
                <w:szCs w:val="16"/>
                <w:rPrChange w:id="7635" w:author="Edward Leung" w:date="2017-01-10T12:35:00Z">
                  <w:rPr>
                    <w:sz w:val="16"/>
                    <w:szCs w:val="16"/>
                  </w:rPr>
                </w:rPrChange>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Change w:id="7636" w:author="Edward Leung" w:date="2017-01-10T12:35:00Z">
                  <w:rPr>
                    <w:rFonts w:cs="Arial"/>
                    <w:sz w:val="16"/>
                    <w:szCs w:val="16"/>
                  </w:rPr>
                </w:rPrChange>
              </w:rPr>
            </w:pPr>
            <w:r w:rsidRPr="00184A3A">
              <w:rPr>
                <w:rFonts w:cs="Arial"/>
                <w:color w:val="000000"/>
                <w:sz w:val="16"/>
                <w:szCs w:val="16"/>
                <w:rPrChange w:id="7637" w:author="Edward Leung" w:date="2017-01-10T12:35:00Z">
                  <w:rPr>
                    <w:rFonts w:cs="Arial"/>
                    <w:color w:val="000000"/>
                    <w:sz w:val="16"/>
                    <w:szCs w:val="16"/>
                  </w:rPr>
                </w:rPrChange>
              </w:rPr>
              <w:t xml:space="preserve">Item </w:t>
            </w:r>
            <w:r w:rsidR="00ED5E32" w:rsidRPr="00184A3A">
              <w:rPr>
                <w:rFonts w:cs="Arial"/>
                <w:color w:val="000000"/>
                <w:sz w:val="16"/>
                <w:szCs w:val="16"/>
                <w:rPrChange w:id="7638" w:author="Edward Leung" w:date="2017-01-10T12:35:00Z">
                  <w:rPr>
                    <w:rFonts w:cs="Arial"/>
                    <w:color w:val="000000"/>
                    <w:sz w:val="16"/>
                    <w:szCs w:val="16"/>
                  </w:rPr>
                </w:rPrChange>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Change w:id="7639" w:author="Edward Leung" w:date="2017-01-10T12:35:00Z">
                  <w:rPr>
                    <w:color w:val="000000"/>
                    <w:sz w:val="16"/>
                    <w:szCs w:val="16"/>
                  </w:rPr>
                </w:rPrChange>
              </w:rPr>
            </w:pPr>
            <w:r w:rsidRPr="00184A3A">
              <w:rPr>
                <w:color w:val="000000"/>
                <w:sz w:val="16"/>
                <w:szCs w:val="16"/>
                <w:rPrChange w:id="764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Change w:id="7641" w:author="Edward Leung" w:date="2017-01-10T12:35:00Z">
                  <w:rPr>
                    <w:color w:val="000000"/>
                    <w:sz w:val="16"/>
                    <w:szCs w:val="16"/>
                  </w:rPr>
                </w:rPrChange>
              </w:rPr>
            </w:pPr>
            <w:r w:rsidRPr="00184A3A">
              <w:rPr>
                <w:color w:val="000000"/>
                <w:sz w:val="16"/>
                <w:szCs w:val="16"/>
                <w:rPrChange w:id="7642"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Change w:id="7643"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Change w:id="7644" w:author="Edward Leung" w:date="2017-01-10T12:35:00Z">
                  <w:rPr>
                    <w:color w:val="000000"/>
                    <w:sz w:val="16"/>
                    <w:szCs w:val="16"/>
                  </w:rPr>
                </w:rPrChange>
              </w:rPr>
            </w:pPr>
            <w:r w:rsidRPr="00184A3A">
              <w:rPr>
                <w:color w:val="000000"/>
                <w:sz w:val="16"/>
                <w:szCs w:val="16"/>
                <w:rPrChange w:id="7645" w:author="Edward Leung" w:date="2017-01-10T12:35:00Z">
                  <w:rPr>
                    <w:color w:val="000000"/>
                    <w:sz w:val="16"/>
                    <w:szCs w:val="16"/>
                  </w:rPr>
                </w:rPrChange>
              </w:rPr>
              <w:t xml:space="preserve">&lt;itemno&gt;   </w:t>
            </w:r>
            <w:r w:rsidRPr="00184A3A">
              <w:rPr>
                <w:color w:val="000000"/>
                <w:sz w:val="16"/>
                <w:szCs w:val="16"/>
                <w:rPrChange w:id="7646" w:author="Edward Leung" w:date="2017-01-10T12:35:00Z">
                  <w:rPr>
                    <w:color w:val="000000"/>
                    <w:sz w:val="16"/>
                    <w:szCs w:val="16"/>
                  </w:rPr>
                </w:rPrChange>
              </w:rPr>
              <w:br/>
            </w:r>
            <w:r w:rsidR="001D733F" w:rsidRPr="00184A3A">
              <w:rPr>
                <w:color w:val="000000"/>
                <w:sz w:val="16"/>
                <w:szCs w:val="16"/>
                <w:rPrChange w:id="7647" w:author="Edward Leung" w:date="2017-01-10T12:35:00Z">
                  <w:rPr>
                    <w:color w:val="000000"/>
                    <w:sz w:val="16"/>
                    <w:szCs w:val="16"/>
                  </w:rPr>
                </w:rPrChange>
              </w:rPr>
              <w:t>&lt;/</w:t>
            </w:r>
            <w:r w:rsidRPr="00184A3A">
              <w:rPr>
                <w:color w:val="000000"/>
                <w:sz w:val="16"/>
                <w:szCs w:val="16"/>
                <w:rPrChange w:id="7648" w:author="Edward Leung" w:date="2017-01-10T12:35:00Z">
                  <w:rPr>
                    <w:color w:val="000000"/>
                    <w:sz w:val="16"/>
                    <w:szCs w:val="16"/>
                  </w:rPr>
                </w:rPrChange>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Change w:id="7649" w:author="Edward Leung" w:date="2017-01-10T12:35:00Z">
                  <w:rPr>
                    <w:color w:val="000000"/>
                    <w:sz w:val="16"/>
                    <w:szCs w:val="16"/>
                  </w:rPr>
                </w:rPrChange>
              </w:rPr>
            </w:pPr>
            <w:r w:rsidRPr="00184A3A">
              <w:rPr>
                <w:color w:val="000000"/>
                <w:sz w:val="16"/>
                <w:szCs w:val="16"/>
                <w:rPrChange w:id="7650" w:author="Edward Leung" w:date="2017-01-10T12:35:00Z">
                  <w:rPr>
                    <w:color w:val="000000"/>
                    <w:sz w:val="16"/>
                    <w:szCs w:val="16"/>
                  </w:rPr>
                </w:rPrChange>
              </w:rPr>
              <w:t>{"itemno":""}</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Change w:id="7651" w:author="Edward Leung" w:date="2017-01-10T12:35:00Z">
                  <w:rPr>
                    <w:color w:val="000000"/>
                    <w:sz w:val="16"/>
                    <w:szCs w:val="16"/>
                  </w:rPr>
                </w:rPrChange>
              </w:rPr>
            </w:pPr>
            <w:r w:rsidRPr="00184A3A">
              <w:rPr>
                <w:color w:val="000000"/>
                <w:sz w:val="16"/>
                <w:szCs w:val="16"/>
                <w:rPrChange w:id="7652" w:author="Edward Leung" w:date="2017-01-10T12:35:00Z">
                  <w:rPr>
                    <w:color w:val="000000"/>
                    <w:sz w:val="16"/>
                    <w:szCs w:val="16"/>
                  </w:rPr>
                </w:rPrChange>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Change w:id="7653" w:author="Edward Leung" w:date="2017-01-10T12:35:00Z">
                  <w:rPr>
                    <w:rFonts w:cs="Arial"/>
                    <w:sz w:val="16"/>
                    <w:szCs w:val="16"/>
                  </w:rPr>
                </w:rPrChange>
              </w:rPr>
            </w:pPr>
            <w:r w:rsidRPr="00184A3A">
              <w:rPr>
                <w:rFonts w:cs="Arial"/>
                <w:color w:val="000000"/>
                <w:sz w:val="16"/>
                <w:szCs w:val="16"/>
                <w:rPrChange w:id="7654" w:author="Edward Leung" w:date="2017-01-10T12:35:00Z">
                  <w:rPr>
                    <w:rFonts w:cs="Arial"/>
                    <w:color w:val="000000"/>
                    <w:sz w:val="16"/>
                    <w:szCs w:val="16"/>
                  </w:rPr>
                </w:rPrChange>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Change w:id="7655" w:author="Edward Leung" w:date="2017-01-10T12:35:00Z">
                  <w:rPr>
                    <w:rFonts w:cs="Arial"/>
                    <w:sz w:val="16"/>
                    <w:szCs w:val="16"/>
                  </w:rPr>
                </w:rPrChange>
              </w:rPr>
            </w:pPr>
            <w:r w:rsidRPr="00184A3A">
              <w:rPr>
                <w:rFonts w:cs="Arial"/>
                <w:color w:val="000000"/>
                <w:sz w:val="16"/>
                <w:szCs w:val="16"/>
                <w:rPrChange w:id="7656" w:author="Edward Leung" w:date="2017-01-10T12:35:00Z">
                  <w:rPr>
                    <w:rFonts w:cs="Arial"/>
                    <w:color w:val="000000"/>
                    <w:sz w:val="16"/>
                    <w:szCs w:val="16"/>
                  </w:rPr>
                </w:rPrChange>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Change w:id="7657" w:author="Edward Leung" w:date="2017-01-10T12:35:00Z">
                  <w:rPr>
                    <w:color w:val="000000"/>
                    <w:sz w:val="16"/>
                    <w:szCs w:val="16"/>
                  </w:rPr>
                </w:rPrChange>
              </w:rPr>
            </w:pPr>
            <w:r w:rsidRPr="00184A3A">
              <w:rPr>
                <w:color w:val="000000"/>
                <w:sz w:val="16"/>
                <w:szCs w:val="16"/>
                <w:rPrChange w:id="765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Change w:id="7659" w:author="Edward Leung" w:date="2017-01-10T12:35:00Z">
                  <w:rPr>
                    <w:color w:val="000000"/>
                    <w:sz w:val="16"/>
                    <w:szCs w:val="16"/>
                  </w:rPr>
                </w:rPrChange>
              </w:rPr>
            </w:pPr>
            <w:r w:rsidRPr="00184A3A">
              <w:rPr>
                <w:color w:val="000000"/>
                <w:sz w:val="16"/>
                <w:szCs w:val="16"/>
                <w:rPrChange w:id="766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184A3A" w:rsidRDefault="007E4470" w:rsidP="0013302E">
            <w:pPr>
              <w:spacing w:after="0"/>
              <w:rPr>
                <w:color w:val="FF0000"/>
                <w:sz w:val="16"/>
                <w:szCs w:val="16"/>
                <w:rPrChange w:id="7661"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Change w:id="7662" w:author="Edward Leung" w:date="2017-01-10T12:35:00Z">
                  <w:rPr>
                    <w:color w:val="000000"/>
                    <w:sz w:val="16"/>
                    <w:szCs w:val="16"/>
                  </w:rPr>
                </w:rPrChange>
              </w:rPr>
            </w:pPr>
            <w:r w:rsidRPr="00184A3A">
              <w:rPr>
                <w:color w:val="000000"/>
                <w:sz w:val="16"/>
                <w:szCs w:val="16"/>
                <w:rPrChange w:id="7663" w:author="Edward Leung" w:date="2017-01-10T12:35:00Z">
                  <w:rPr>
                    <w:color w:val="000000"/>
                    <w:sz w:val="16"/>
                    <w:szCs w:val="16"/>
                  </w:rPr>
                </w:rPrChange>
              </w:rPr>
              <w:t xml:space="preserve">&lt;category&gt;   </w:t>
            </w:r>
            <w:r w:rsidRPr="00184A3A">
              <w:rPr>
                <w:color w:val="000000"/>
                <w:sz w:val="16"/>
                <w:szCs w:val="16"/>
                <w:rPrChange w:id="7664" w:author="Edward Leung" w:date="2017-01-10T12:35:00Z">
                  <w:rPr>
                    <w:color w:val="000000"/>
                    <w:sz w:val="16"/>
                    <w:szCs w:val="16"/>
                  </w:rPr>
                </w:rPrChange>
              </w:rPr>
              <w:br/>
            </w:r>
            <w:r w:rsidR="001D733F" w:rsidRPr="00184A3A">
              <w:rPr>
                <w:color w:val="000000"/>
                <w:sz w:val="16"/>
                <w:szCs w:val="16"/>
                <w:rPrChange w:id="7665" w:author="Edward Leung" w:date="2017-01-10T12:35:00Z">
                  <w:rPr>
                    <w:color w:val="000000"/>
                    <w:sz w:val="16"/>
                    <w:szCs w:val="16"/>
                  </w:rPr>
                </w:rPrChange>
              </w:rPr>
              <w:t>&lt;/</w:t>
            </w:r>
            <w:r w:rsidRPr="00184A3A">
              <w:rPr>
                <w:color w:val="000000"/>
                <w:sz w:val="16"/>
                <w:szCs w:val="16"/>
                <w:rPrChange w:id="7666" w:author="Edward Leung" w:date="2017-01-10T12:35:00Z">
                  <w:rPr>
                    <w:color w:val="000000"/>
                    <w:sz w:val="16"/>
                    <w:szCs w:val="16"/>
                  </w:rPr>
                </w:rPrChange>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Change w:id="7667" w:author="Edward Leung" w:date="2017-01-10T12:35:00Z">
                  <w:rPr>
                    <w:color w:val="000000"/>
                    <w:sz w:val="16"/>
                    <w:szCs w:val="16"/>
                  </w:rPr>
                </w:rPrChange>
              </w:rPr>
            </w:pPr>
            <w:r w:rsidRPr="00184A3A">
              <w:rPr>
                <w:color w:val="000000"/>
                <w:sz w:val="16"/>
                <w:szCs w:val="16"/>
                <w:rPrChange w:id="7668" w:author="Edward Leung" w:date="2017-01-10T12:35:00Z">
                  <w:rPr>
                    <w:color w:val="000000"/>
                    <w:sz w:val="16"/>
                    <w:szCs w:val="16"/>
                  </w:rPr>
                </w:rPrChange>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Change w:id="7669" w:author="Edward Leung" w:date="2017-01-10T12:35:00Z">
                  <w:rPr>
                    <w:color w:val="000000"/>
                    <w:sz w:val="16"/>
                    <w:szCs w:val="16"/>
                  </w:rPr>
                </w:rPrChange>
              </w:rPr>
            </w:pPr>
            <w:r w:rsidRPr="00184A3A">
              <w:rPr>
                <w:color w:val="000000"/>
                <w:sz w:val="16"/>
                <w:szCs w:val="16"/>
                <w:rPrChange w:id="7670" w:author="Edward Leung" w:date="2017-01-10T12:35:00Z">
                  <w:rPr>
                    <w:color w:val="000000"/>
                    <w:sz w:val="16"/>
                    <w:szCs w:val="16"/>
                  </w:rPr>
                </w:rPrChange>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Change w:id="7671" w:author="Edward Leung" w:date="2017-01-10T12:35:00Z">
                  <w:rPr>
                    <w:rFonts w:cs="Arial"/>
                    <w:sz w:val="16"/>
                    <w:szCs w:val="16"/>
                  </w:rPr>
                </w:rPrChange>
              </w:rPr>
            </w:pPr>
            <w:r w:rsidRPr="00184A3A">
              <w:rPr>
                <w:sz w:val="16"/>
                <w:szCs w:val="16"/>
                <w:rPrChange w:id="7672" w:author="Edward Leung" w:date="2017-01-10T12:35:00Z">
                  <w:rPr>
                    <w:sz w:val="16"/>
                    <w:szCs w:val="16"/>
                  </w:rPr>
                </w:rPrChange>
              </w:rPr>
              <w:t>item</w:t>
            </w:r>
            <w:r w:rsidRPr="00184A3A">
              <w:rPr>
                <w:rFonts w:cs="Arial"/>
                <w:color w:val="000000"/>
                <w:sz w:val="16"/>
                <w:szCs w:val="16"/>
                <w:rPrChange w:id="7673" w:author="Edward Leung" w:date="2017-01-10T12:35:00Z">
                  <w:rPr>
                    <w:rFonts w:cs="Arial"/>
                    <w:color w:val="000000"/>
                    <w:sz w:val="16"/>
                    <w:szCs w:val="16"/>
                  </w:rPr>
                </w:rPrChange>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Change w:id="7674" w:author="Edward Leung" w:date="2017-01-10T12:35:00Z">
                  <w:rPr>
                    <w:rFonts w:cs="Arial"/>
                    <w:sz w:val="16"/>
                    <w:szCs w:val="16"/>
                  </w:rPr>
                </w:rPrChange>
              </w:rPr>
            </w:pPr>
            <w:r w:rsidRPr="00184A3A">
              <w:rPr>
                <w:rFonts w:cs="Arial"/>
                <w:color w:val="000000"/>
                <w:sz w:val="16"/>
                <w:szCs w:val="16"/>
                <w:rPrChange w:id="7675" w:author="Edward Leung" w:date="2017-01-10T12:35:00Z">
                  <w:rPr>
                    <w:rFonts w:cs="Arial"/>
                    <w:color w:val="000000"/>
                    <w:sz w:val="16"/>
                    <w:szCs w:val="16"/>
                  </w:rPr>
                </w:rPrChange>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Change w:id="7676" w:author="Edward Leung" w:date="2017-01-10T12:35:00Z">
                  <w:rPr>
                    <w:color w:val="000000"/>
                    <w:sz w:val="16"/>
                    <w:szCs w:val="16"/>
                  </w:rPr>
                </w:rPrChange>
              </w:rPr>
            </w:pPr>
            <w:r w:rsidRPr="00184A3A">
              <w:rPr>
                <w:color w:val="000000"/>
                <w:sz w:val="16"/>
                <w:szCs w:val="16"/>
                <w:rPrChange w:id="767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Change w:id="7678" w:author="Edward Leung" w:date="2017-01-10T12:35:00Z">
                  <w:rPr>
                    <w:color w:val="000000"/>
                    <w:sz w:val="16"/>
                    <w:szCs w:val="16"/>
                  </w:rPr>
                </w:rPrChange>
              </w:rPr>
            </w:pPr>
            <w:r w:rsidRPr="00184A3A">
              <w:rPr>
                <w:color w:val="000000"/>
                <w:sz w:val="16"/>
                <w:szCs w:val="16"/>
                <w:rPrChange w:id="767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184A3A" w:rsidRDefault="007E4470" w:rsidP="0013302E">
            <w:pPr>
              <w:spacing w:after="0"/>
              <w:rPr>
                <w:color w:val="FF0000"/>
                <w:sz w:val="16"/>
                <w:szCs w:val="16"/>
                <w:rPrChange w:id="7680"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Change w:id="7681" w:author="Edward Leung" w:date="2017-01-10T12:35:00Z">
                  <w:rPr>
                    <w:color w:val="000000"/>
                    <w:sz w:val="16"/>
                    <w:szCs w:val="16"/>
                  </w:rPr>
                </w:rPrChange>
              </w:rPr>
            </w:pPr>
            <w:r w:rsidRPr="00184A3A">
              <w:rPr>
                <w:color w:val="000000"/>
                <w:sz w:val="16"/>
                <w:szCs w:val="16"/>
                <w:rPrChange w:id="7682" w:author="Edward Leung" w:date="2017-01-10T12:35:00Z">
                  <w:rPr>
                    <w:color w:val="000000"/>
                    <w:sz w:val="16"/>
                    <w:szCs w:val="16"/>
                  </w:rPr>
                </w:rPrChange>
              </w:rPr>
              <w:t xml:space="preserve">&lt;itemDescription&gt;   </w:t>
            </w:r>
            <w:r w:rsidRPr="00184A3A">
              <w:rPr>
                <w:color w:val="000000"/>
                <w:sz w:val="16"/>
                <w:szCs w:val="16"/>
                <w:rPrChange w:id="7683" w:author="Edward Leung" w:date="2017-01-10T12:35:00Z">
                  <w:rPr>
                    <w:color w:val="000000"/>
                    <w:sz w:val="16"/>
                    <w:szCs w:val="16"/>
                  </w:rPr>
                </w:rPrChange>
              </w:rPr>
              <w:br/>
            </w:r>
            <w:r w:rsidR="001D733F" w:rsidRPr="00184A3A">
              <w:rPr>
                <w:color w:val="000000"/>
                <w:sz w:val="16"/>
                <w:szCs w:val="16"/>
                <w:rPrChange w:id="7684" w:author="Edward Leung" w:date="2017-01-10T12:35:00Z">
                  <w:rPr>
                    <w:color w:val="000000"/>
                    <w:sz w:val="16"/>
                    <w:szCs w:val="16"/>
                  </w:rPr>
                </w:rPrChange>
              </w:rPr>
              <w:t>&lt;/</w:t>
            </w:r>
            <w:r w:rsidRPr="00184A3A">
              <w:rPr>
                <w:color w:val="000000"/>
                <w:sz w:val="16"/>
                <w:szCs w:val="16"/>
                <w:rPrChange w:id="7685" w:author="Edward Leung" w:date="2017-01-10T12:35:00Z">
                  <w:rPr>
                    <w:color w:val="000000"/>
                    <w:sz w:val="16"/>
                    <w:szCs w:val="16"/>
                  </w:rPr>
                </w:rPrChange>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Change w:id="7686" w:author="Edward Leung" w:date="2017-01-10T12:35:00Z">
                  <w:rPr>
                    <w:color w:val="000000"/>
                    <w:sz w:val="16"/>
                    <w:szCs w:val="16"/>
                  </w:rPr>
                </w:rPrChange>
              </w:rPr>
            </w:pPr>
            <w:r w:rsidRPr="00184A3A">
              <w:rPr>
                <w:color w:val="000000"/>
                <w:sz w:val="16"/>
                <w:szCs w:val="16"/>
                <w:rPrChange w:id="7687" w:author="Edward Leung" w:date="2017-01-10T12:35:00Z">
                  <w:rPr>
                    <w:color w:val="000000"/>
                    <w:sz w:val="16"/>
                    <w:szCs w:val="16"/>
                  </w:rPr>
                </w:rPrChange>
              </w:rPr>
              <w:t>{"itemDescription":""}</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Change w:id="7688" w:author="Edward Leung" w:date="2017-01-10T12:35:00Z">
                  <w:rPr>
                    <w:color w:val="000000"/>
                    <w:sz w:val="16"/>
                    <w:szCs w:val="16"/>
                  </w:rPr>
                </w:rPrChange>
              </w:rPr>
            </w:pPr>
            <w:r w:rsidRPr="00184A3A">
              <w:rPr>
                <w:color w:val="000000"/>
                <w:sz w:val="16"/>
                <w:szCs w:val="16"/>
                <w:rPrChange w:id="7689" w:author="Edward Leung" w:date="2017-01-10T12:35:00Z">
                  <w:rPr>
                    <w:color w:val="000000"/>
                    <w:sz w:val="16"/>
                    <w:szCs w:val="16"/>
                  </w:rPr>
                </w:rPrChange>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Change w:id="7690" w:author="Edward Leung" w:date="2017-01-10T12:35:00Z">
                  <w:rPr>
                    <w:rFonts w:cs="Arial"/>
                    <w:sz w:val="16"/>
                    <w:szCs w:val="16"/>
                  </w:rPr>
                </w:rPrChange>
              </w:rPr>
            </w:pPr>
            <w:r w:rsidRPr="00184A3A">
              <w:rPr>
                <w:sz w:val="16"/>
                <w:szCs w:val="16"/>
                <w:rPrChange w:id="7691" w:author="Edward Leung" w:date="2017-01-10T12:35:00Z">
                  <w:rPr>
                    <w:sz w:val="16"/>
                    <w:szCs w:val="16"/>
                  </w:rPr>
                </w:rPrChange>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Change w:id="7692" w:author="Edward Leung" w:date="2017-01-10T12:35:00Z">
                  <w:rPr>
                    <w:rFonts w:cs="Arial"/>
                    <w:sz w:val="16"/>
                    <w:szCs w:val="16"/>
                  </w:rPr>
                </w:rPrChange>
              </w:rPr>
            </w:pPr>
            <w:r w:rsidRPr="00184A3A">
              <w:rPr>
                <w:rFonts w:cs="Arial"/>
                <w:color w:val="000000"/>
                <w:sz w:val="16"/>
                <w:szCs w:val="16"/>
                <w:rPrChange w:id="7693" w:author="Edward Leung" w:date="2017-01-10T12:35:00Z">
                  <w:rPr>
                    <w:rFonts w:cs="Arial"/>
                    <w:color w:val="000000"/>
                    <w:sz w:val="16"/>
                    <w:szCs w:val="16"/>
                  </w:rPr>
                </w:rPrChange>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Change w:id="7694" w:author="Edward Leung" w:date="2017-01-10T12:35:00Z">
                  <w:rPr>
                    <w:color w:val="000000"/>
                    <w:sz w:val="16"/>
                    <w:szCs w:val="16"/>
                  </w:rPr>
                </w:rPrChange>
              </w:rPr>
            </w:pPr>
            <w:r w:rsidRPr="00184A3A">
              <w:rPr>
                <w:color w:val="000000"/>
                <w:sz w:val="16"/>
                <w:szCs w:val="16"/>
                <w:rPrChange w:id="769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Change w:id="7696" w:author="Edward Leung" w:date="2017-01-10T12:35:00Z">
                  <w:rPr>
                    <w:color w:val="000000"/>
                    <w:sz w:val="16"/>
                    <w:szCs w:val="16"/>
                  </w:rPr>
                </w:rPrChange>
              </w:rPr>
            </w:pPr>
            <w:r w:rsidRPr="00184A3A">
              <w:rPr>
                <w:color w:val="000000"/>
                <w:sz w:val="16"/>
                <w:szCs w:val="16"/>
                <w:rPrChange w:id="7697"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Change w:id="7698" w:author="Edward Leung" w:date="2017-01-10T12:35:00Z">
                  <w:rPr>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Change w:id="7699" w:author="Edward Leung" w:date="2017-01-10T12:35:00Z">
                  <w:rPr>
                    <w:color w:val="000000"/>
                    <w:sz w:val="16"/>
                    <w:szCs w:val="16"/>
                  </w:rPr>
                </w:rPrChange>
              </w:rPr>
            </w:pPr>
            <w:r w:rsidRPr="00184A3A">
              <w:rPr>
                <w:color w:val="000000"/>
                <w:sz w:val="16"/>
                <w:szCs w:val="16"/>
                <w:rPrChange w:id="7700" w:author="Edward Leung" w:date="2017-01-10T12:35:00Z">
                  <w:rPr>
                    <w:color w:val="000000"/>
                    <w:sz w:val="16"/>
                    <w:szCs w:val="16"/>
                  </w:rPr>
                </w:rPrChange>
              </w:rPr>
              <w:t xml:space="preserve">&lt;listPrice&gt;   </w:t>
            </w:r>
            <w:r w:rsidRPr="00184A3A">
              <w:rPr>
                <w:color w:val="000000"/>
                <w:sz w:val="16"/>
                <w:szCs w:val="16"/>
                <w:rPrChange w:id="7701" w:author="Edward Leung" w:date="2017-01-10T12:35:00Z">
                  <w:rPr>
                    <w:color w:val="000000"/>
                    <w:sz w:val="16"/>
                    <w:szCs w:val="16"/>
                  </w:rPr>
                </w:rPrChange>
              </w:rPr>
              <w:br/>
            </w:r>
            <w:r w:rsidR="001D733F" w:rsidRPr="00184A3A">
              <w:rPr>
                <w:color w:val="000000"/>
                <w:sz w:val="16"/>
                <w:szCs w:val="16"/>
                <w:rPrChange w:id="7702" w:author="Edward Leung" w:date="2017-01-10T12:35:00Z">
                  <w:rPr>
                    <w:color w:val="000000"/>
                    <w:sz w:val="16"/>
                    <w:szCs w:val="16"/>
                  </w:rPr>
                </w:rPrChange>
              </w:rPr>
              <w:t>&lt;/</w:t>
            </w:r>
            <w:r w:rsidRPr="00184A3A">
              <w:rPr>
                <w:color w:val="000000"/>
                <w:sz w:val="16"/>
                <w:szCs w:val="16"/>
                <w:rPrChange w:id="7703" w:author="Edward Leung" w:date="2017-01-10T12:35:00Z">
                  <w:rPr>
                    <w:color w:val="000000"/>
                    <w:sz w:val="16"/>
                    <w:szCs w:val="16"/>
                  </w:rPr>
                </w:rPrChange>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Change w:id="7704" w:author="Edward Leung" w:date="2017-01-10T12:35:00Z">
                  <w:rPr>
                    <w:color w:val="000000"/>
                    <w:sz w:val="16"/>
                    <w:szCs w:val="16"/>
                  </w:rPr>
                </w:rPrChange>
              </w:rPr>
            </w:pPr>
            <w:r w:rsidRPr="00184A3A">
              <w:rPr>
                <w:color w:val="000000"/>
                <w:sz w:val="16"/>
                <w:szCs w:val="16"/>
                <w:rPrChange w:id="7705" w:author="Edward Leung" w:date="2017-01-10T12:35:00Z">
                  <w:rPr>
                    <w:color w:val="000000"/>
                    <w:sz w:val="16"/>
                    <w:szCs w:val="16"/>
                  </w:rPr>
                </w:rPrChange>
              </w:rPr>
              <w:t>{"listPrice":""}</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Change w:id="7706" w:author="Edward Leung" w:date="2017-01-10T12:35:00Z">
                  <w:rPr>
                    <w:color w:val="000000"/>
                    <w:sz w:val="16"/>
                    <w:szCs w:val="16"/>
                  </w:rPr>
                </w:rPrChange>
              </w:rPr>
            </w:pPr>
            <w:r w:rsidRPr="00184A3A">
              <w:rPr>
                <w:color w:val="000000"/>
                <w:sz w:val="16"/>
                <w:szCs w:val="16"/>
                <w:rPrChange w:id="7707" w:author="Edward Leung" w:date="2017-01-10T12:35:00Z">
                  <w:rPr>
                    <w:color w:val="000000"/>
                    <w:sz w:val="16"/>
                    <w:szCs w:val="16"/>
                  </w:rPr>
                </w:rPrChange>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Change w:id="7708" w:author="Edward Leung" w:date="2017-01-10T12:35:00Z">
                  <w:rPr>
                    <w:rFonts w:cs="Arial"/>
                    <w:sz w:val="16"/>
                    <w:szCs w:val="16"/>
                  </w:rPr>
                </w:rPrChange>
              </w:rPr>
            </w:pPr>
            <w:r w:rsidRPr="00184A3A">
              <w:rPr>
                <w:sz w:val="16"/>
                <w:szCs w:val="16"/>
                <w:rPrChange w:id="7709" w:author="Edward Leung" w:date="2017-01-10T12:35:00Z">
                  <w:rPr>
                    <w:sz w:val="16"/>
                    <w:szCs w:val="16"/>
                  </w:rPr>
                </w:rPrChange>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Change w:id="7710" w:author="Edward Leung" w:date="2017-01-10T12:35:00Z">
                  <w:rPr>
                    <w:rFonts w:cs="Arial"/>
                    <w:sz w:val="16"/>
                    <w:szCs w:val="16"/>
                  </w:rPr>
                </w:rPrChange>
              </w:rPr>
            </w:pPr>
            <w:r w:rsidRPr="00184A3A">
              <w:rPr>
                <w:rFonts w:cs="Arial"/>
                <w:color w:val="000000"/>
                <w:sz w:val="16"/>
                <w:szCs w:val="16"/>
                <w:rPrChange w:id="7711" w:author="Edward Leung" w:date="2017-01-10T12:35:00Z">
                  <w:rPr>
                    <w:rFonts w:cs="Arial"/>
                    <w:color w:val="000000"/>
                    <w:sz w:val="16"/>
                    <w:szCs w:val="16"/>
                  </w:rPr>
                </w:rPrChange>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Change w:id="7712" w:author="Edward Leung" w:date="2017-01-10T12:35:00Z">
                  <w:rPr>
                    <w:color w:val="000000"/>
                    <w:sz w:val="16"/>
                    <w:szCs w:val="16"/>
                  </w:rPr>
                </w:rPrChange>
              </w:rPr>
            </w:pPr>
            <w:r w:rsidRPr="00184A3A">
              <w:rPr>
                <w:color w:val="000000"/>
                <w:sz w:val="16"/>
                <w:szCs w:val="16"/>
                <w:rPrChange w:id="771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Change w:id="7714" w:author="Edward Leung" w:date="2017-01-10T12:35:00Z">
                  <w:rPr>
                    <w:color w:val="000000"/>
                    <w:sz w:val="16"/>
                    <w:szCs w:val="16"/>
                  </w:rPr>
                </w:rPrChange>
              </w:rPr>
            </w:pPr>
            <w:r w:rsidRPr="00184A3A">
              <w:rPr>
                <w:color w:val="000000"/>
                <w:sz w:val="16"/>
                <w:szCs w:val="16"/>
                <w:rPrChange w:id="7715"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Change w:id="7716" w:author="Edward Leung" w:date="2017-01-10T12:35:00Z">
                  <w:rPr>
                    <w:color w:val="00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Change w:id="7717" w:author="Edward Leung" w:date="2017-01-10T12:35:00Z">
                  <w:rPr>
                    <w:color w:val="000000"/>
                    <w:sz w:val="16"/>
                    <w:szCs w:val="16"/>
                  </w:rPr>
                </w:rPrChange>
              </w:rPr>
            </w:pPr>
            <w:r w:rsidRPr="00184A3A">
              <w:rPr>
                <w:color w:val="000000"/>
                <w:sz w:val="16"/>
                <w:szCs w:val="16"/>
                <w:rPrChange w:id="7718" w:author="Edward Leung" w:date="2017-01-10T12:35:00Z">
                  <w:rPr>
                    <w:color w:val="000000"/>
                    <w:sz w:val="16"/>
                    <w:szCs w:val="16"/>
                  </w:rPr>
                </w:rPrChange>
              </w:rPr>
              <w:t xml:space="preserve">&lt;price&gt;   </w:t>
            </w:r>
            <w:r w:rsidRPr="00184A3A">
              <w:rPr>
                <w:color w:val="000000"/>
                <w:sz w:val="16"/>
                <w:szCs w:val="16"/>
                <w:rPrChange w:id="7719" w:author="Edward Leung" w:date="2017-01-10T12:35:00Z">
                  <w:rPr>
                    <w:color w:val="000000"/>
                    <w:sz w:val="16"/>
                    <w:szCs w:val="16"/>
                  </w:rPr>
                </w:rPrChange>
              </w:rPr>
              <w:br/>
            </w:r>
            <w:r w:rsidR="001D733F" w:rsidRPr="00184A3A">
              <w:rPr>
                <w:color w:val="000000"/>
                <w:sz w:val="16"/>
                <w:szCs w:val="16"/>
                <w:rPrChange w:id="7720" w:author="Edward Leung" w:date="2017-01-10T12:35:00Z">
                  <w:rPr>
                    <w:color w:val="000000"/>
                    <w:sz w:val="16"/>
                    <w:szCs w:val="16"/>
                  </w:rPr>
                </w:rPrChange>
              </w:rPr>
              <w:t>&lt;/</w:t>
            </w:r>
            <w:r w:rsidRPr="00184A3A">
              <w:rPr>
                <w:color w:val="000000"/>
                <w:sz w:val="16"/>
                <w:szCs w:val="16"/>
                <w:rPrChange w:id="7721" w:author="Edward Leung" w:date="2017-01-10T12:35:00Z">
                  <w:rPr>
                    <w:color w:val="000000"/>
                    <w:sz w:val="16"/>
                    <w:szCs w:val="16"/>
                  </w:rPr>
                </w:rPrChange>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Change w:id="7722" w:author="Edward Leung" w:date="2017-01-10T12:35:00Z">
                  <w:rPr>
                    <w:color w:val="000000"/>
                    <w:sz w:val="16"/>
                    <w:szCs w:val="16"/>
                  </w:rPr>
                </w:rPrChange>
              </w:rPr>
            </w:pPr>
            <w:r w:rsidRPr="00184A3A">
              <w:rPr>
                <w:color w:val="000000"/>
                <w:sz w:val="16"/>
                <w:szCs w:val="16"/>
                <w:rPrChange w:id="7723" w:author="Edward Leung" w:date="2017-01-10T12:35:00Z">
                  <w:rPr>
                    <w:color w:val="000000"/>
                    <w:sz w:val="16"/>
                    <w:szCs w:val="16"/>
                  </w:rPr>
                </w:rPrChange>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Change w:id="7724" w:author="Edward Leung" w:date="2017-01-10T12:35:00Z">
                  <w:rPr>
                    <w:color w:val="000000"/>
                    <w:sz w:val="16"/>
                    <w:szCs w:val="16"/>
                  </w:rPr>
                </w:rPrChange>
              </w:rPr>
            </w:pPr>
            <w:r w:rsidRPr="00184A3A">
              <w:rPr>
                <w:color w:val="000000"/>
                <w:sz w:val="16"/>
                <w:szCs w:val="16"/>
                <w:rPrChange w:id="7725" w:author="Edward Leung" w:date="2017-01-10T12:35:00Z">
                  <w:rPr>
                    <w:color w:val="000000"/>
                    <w:sz w:val="16"/>
                    <w:szCs w:val="16"/>
                  </w:rPr>
                </w:rPrChange>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Change w:id="7726" w:author="Edward Leung" w:date="2017-01-10T12:35:00Z">
                  <w:rPr>
                    <w:rFonts w:cs="Arial"/>
                    <w:sz w:val="16"/>
                    <w:szCs w:val="16"/>
                  </w:rPr>
                </w:rPrChange>
              </w:rPr>
            </w:pPr>
            <w:r w:rsidRPr="00184A3A">
              <w:rPr>
                <w:sz w:val="16"/>
                <w:szCs w:val="16"/>
                <w:rPrChange w:id="7727" w:author="Edward Leung" w:date="2017-01-10T12:35:00Z">
                  <w:rPr>
                    <w:sz w:val="16"/>
                    <w:szCs w:val="16"/>
                  </w:rPr>
                </w:rPrChange>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Change w:id="7728" w:author="Edward Leung" w:date="2017-01-10T12:35:00Z">
                  <w:rPr>
                    <w:rFonts w:cs="Arial"/>
                    <w:sz w:val="16"/>
                    <w:szCs w:val="16"/>
                  </w:rPr>
                </w:rPrChange>
              </w:rPr>
            </w:pPr>
            <w:r w:rsidRPr="00184A3A">
              <w:rPr>
                <w:rFonts w:cs="Arial"/>
                <w:color w:val="000000"/>
                <w:sz w:val="16"/>
                <w:szCs w:val="16"/>
                <w:rPrChange w:id="7729" w:author="Edward Leung" w:date="2017-01-10T12:35:00Z">
                  <w:rPr>
                    <w:rFonts w:cs="Arial"/>
                    <w:color w:val="000000"/>
                    <w:sz w:val="16"/>
                    <w:szCs w:val="16"/>
                  </w:rPr>
                </w:rPrChange>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Change w:id="7730" w:author="Edward Leung" w:date="2017-01-10T12:35:00Z">
                  <w:rPr>
                    <w:rFonts w:eastAsia="SimSun"/>
                    <w:sz w:val="16"/>
                    <w:szCs w:val="16"/>
                  </w:rPr>
                </w:rPrChange>
              </w:rPr>
            </w:pPr>
            <w:r w:rsidRPr="00184A3A">
              <w:rPr>
                <w:color w:val="000000"/>
                <w:sz w:val="16"/>
                <w:szCs w:val="16"/>
                <w:rPrChange w:id="773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Change w:id="7732" w:author="Edward Leung" w:date="2017-01-10T12:35:00Z">
                  <w:rPr>
                    <w:color w:val="000000"/>
                    <w:sz w:val="16"/>
                    <w:szCs w:val="16"/>
                  </w:rPr>
                </w:rPrChange>
              </w:rPr>
            </w:pPr>
            <w:r w:rsidRPr="00184A3A">
              <w:rPr>
                <w:color w:val="000000"/>
                <w:sz w:val="16"/>
                <w:szCs w:val="16"/>
                <w:rPrChange w:id="7733"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Change w:id="773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Change w:id="7735" w:author="Edward Leung" w:date="2017-01-10T12:35:00Z">
                  <w:rPr>
                    <w:color w:val="000000"/>
                    <w:sz w:val="16"/>
                    <w:szCs w:val="16"/>
                  </w:rPr>
                </w:rPrChange>
              </w:rPr>
            </w:pPr>
            <w:r w:rsidRPr="00184A3A">
              <w:rPr>
                <w:color w:val="000000"/>
                <w:sz w:val="16"/>
                <w:szCs w:val="16"/>
                <w:rPrChange w:id="7736" w:author="Edward Leung" w:date="2017-01-10T12:35:00Z">
                  <w:rPr>
                    <w:color w:val="000000"/>
                    <w:sz w:val="16"/>
                    <w:szCs w:val="16"/>
                  </w:rPr>
                </w:rPrChange>
              </w:rPr>
              <w:t xml:space="preserve">&lt;qty&gt;   </w:t>
            </w:r>
            <w:r w:rsidRPr="00184A3A">
              <w:rPr>
                <w:color w:val="000000"/>
                <w:sz w:val="16"/>
                <w:szCs w:val="16"/>
                <w:rPrChange w:id="7737" w:author="Edward Leung" w:date="2017-01-10T12:35:00Z">
                  <w:rPr>
                    <w:color w:val="000000"/>
                    <w:sz w:val="16"/>
                    <w:szCs w:val="16"/>
                  </w:rPr>
                </w:rPrChange>
              </w:rPr>
              <w:br/>
            </w:r>
            <w:r w:rsidR="001D733F" w:rsidRPr="00184A3A">
              <w:rPr>
                <w:color w:val="000000"/>
                <w:sz w:val="16"/>
                <w:szCs w:val="16"/>
                <w:rPrChange w:id="7738" w:author="Edward Leung" w:date="2017-01-10T12:35:00Z">
                  <w:rPr>
                    <w:color w:val="000000"/>
                    <w:sz w:val="16"/>
                    <w:szCs w:val="16"/>
                  </w:rPr>
                </w:rPrChange>
              </w:rPr>
              <w:t>&lt;/</w:t>
            </w:r>
            <w:r w:rsidRPr="00184A3A">
              <w:rPr>
                <w:color w:val="000000"/>
                <w:sz w:val="16"/>
                <w:szCs w:val="16"/>
                <w:rPrChange w:id="7739" w:author="Edward Leung" w:date="2017-01-10T12:35:00Z">
                  <w:rPr>
                    <w:color w:val="000000"/>
                    <w:sz w:val="16"/>
                    <w:szCs w:val="16"/>
                  </w:rPr>
                </w:rPrChange>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Change w:id="7740" w:author="Edward Leung" w:date="2017-01-10T12:35:00Z">
                  <w:rPr>
                    <w:color w:val="000000"/>
                    <w:sz w:val="16"/>
                    <w:szCs w:val="16"/>
                  </w:rPr>
                </w:rPrChange>
              </w:rPr>
            </w:pPr>
            <w:r w:rsidRPr="00184A3A">
              <w:rPr>
                <w:color w:val="000000"/>
                <w:sz w:val="16"/>
                <w:szCs w:val="16"/>
                <w:rPrChange w:id="7741" w:author="Edward Leung" w:date="2017-01-10T12:35:00Z">
                  <w:rPr>
                    <w:color w:val="000000"/>
                    <w:sz w:val="16"/>
                    <w:szCs w:val="16"/>
                  </w:rPr>
                </w:rPrChange>
              </w:rPr>
              <w:t>{"qty":""}</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Change w:id="7742" w:author="Edward Leung" w:date="2017-01-10T12:35:00Z">
                  <w:rPr>
                    <w:color w:val="000000"/>
                    <w:sz w:val="16"/>
                    <w:szCs w:val="16"/>
                  </w:rPr>
                </w:rPrChange>
              </w:rPr>
            </w:pPr>
            <w:r w:rsidRPr="00184A3A">
              <w:rPr>
                <w:color w:val="000000"/>
                <w:sz w:val="16"/>
                <w:szCs w:val="16"/>
                <w:rPrChange w:id="7743" w:author="Edward Leung" w:date="2017-01-10T12:35:00Z">
                  <w:rPr>
                    <w:color w:val="000000"/>
                    <w:sz w:val="16"/>
                    <w:szCs w:val="16"/>
                  </w:rPr>
                </w:rPrChange>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Change w:id="7744" w:author="Edward Leung" w:date="2017-01-10T12:35:00Z">
                  <w:rPr>
                    <w:rFonts w:cs="Arial"/>
                    <w:sz w:val="16"/>
                    <w:szCs w:val="16"/>
                  </w:rPr>
                </w:rPrChange>
              </w:rPr>
            </w:pPr>
            <w:r w:rsidRPr="00184A3A">
              <w:rPr>
                <w:sz w:val="16"/>
                <w:szCs w:val="16"/>
                <w:rPrChange w:id="7745" w:author="Edward Leung" w:date="2017-01-10T12:35:00Z">
                  <w:rPr>
                    <w:sz w:val="16"/>
                    <w:szCs w:val="16"/>
                  </w:rPr>
                </w:rPrChange>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Change w:id="7746" w:author="Edward Leung" w:date="2017-01-10T12:35:00Z">
                  <w:rPr>
                    <w:rFonts w:cs="Arial"/>
                    <w:sz w:val="16"/>
                    <w:szCs w:val="16"/>
                  </w:rPr>
                </w:rPrChange>
              </w:rPr>
            </w:pPr>
            <w:r w:rsidRPr="00184A3A">
              <w:rPr>
                <w:rFonts w:cs="Arial"/>
                <w:color w:val="000000"/>
                <w:sz w:val="16"/>
                <w:szCs w:val="16"/>
                <w:rPrChange w:id="7747" w:author="Edward Leung" w:date="2017-01-10T12:35:00Z">
                  <w:rPr>
                    <w:rFonts w:cs="Arial"/>
                    <w:color w:val="000000"/>
                    <w:sz w:val="16"/>
                    <w:szCs w:val="16"/>
                  </w:rPr>
                </w:rPrChange>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Change w:id="7748" w:author="Edward Leung" w:date="2017-01-10T12:35:00Z">
                  <w:rPr>
                    <w:rFonts w:eastAsia="SimSun"/>
                    <w:sz w:val="16"/>
                    <w:szCs w:val="16"/>
                  </w:rPr>
                </w:rPrChange>
              </w:rPr>
            </w:pPr>
            <w:r w:rsidRPr="00184A3A">
              <w:rPr>
                <w:color w:val="000000"/>
                <w:sz w:val="16"/>
                <w:szCs w:val="16"/>
                <w:rPrChange w:id="774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Change w:id="7750" w:author="Edward Leung" w:date="2017-01-10T12:35:00Z">
                  <w:rPr>
                    <w:color w:val="000000"/>
                    <w:sz w:val="16"/>
                    <w:szCs w:val="16"/>
                  </w:rPr>
                </w:rPrChange>
              </w:rPr>
            </w:pPr>
            <w:r w:rsidRPr="00184A3A">
              <w:rPr>
                <w:color w:val="000000"/>
                <w:sz w:val="16"/>
                <w:szCs w:val="16"/>
                <w:rPrChange w:id="7751"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Change w:id="775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Change w:id="7753" w:author="Edward Leung" w:date="2017-01-10T12:35:00Z">
                  <w:rPr>
                    <w:color w:val="000000"/>
                    <w:sz w:val="16"/>
                    <w:szCs w:val="16"/>
                  </w:rPr>
                </w:rPrChange>
              </w:rPr>
            </w:pPr>
            <w:r w:rsidRPr="00184A3A">
              <w:rPr>
                <w:color w:val="000000"/>
                <w:sz w:val="16"/>
                <w:szCs w:val="16"/>
                <w:rPrChange w:id="7754" w:author="Edward Leung" w:date="2017-01-10T12:35:00Z">
                  <w:rPr>
                    <w:color w:val="000000"/>
                    <w:sz w:val="16"/>
                    <w:szCs w:val="16"/>
                  </w:rPr>
                </w:rPrChange>
              </w:rPr>
              <w:t xml:space="preserve">&lt;itemTot&gt;   </w:t>
            </w:r>
            <w:r w:rsidRPr="00184A3A">
              <w:rPr>
                <w:color w:val="000000"/>
                <w:sz w:val="16"/>
                <w:szCs w:val="16"/>
                <w:rPrChange w:id="7755" w:author="Edward Leung" w:date="2017-01-10T12:35:00Z">
                  <w:rPr>
                    <w:color w:val="000000"/>
                    <w:sz w:val="16"/>
                    <w:szCs w:val="16"/>
                  </w:rPr>
                </w:rPrChange>
              </w:rPr>
              <w:br/>
            </w:r>
            <w:r w:rsidR="001D733F" w:rsidRPr="00184A3A">
              <w:rPr>
                <w:color w:val="000000"/>
                <w:sz w:val="16"/>
                <w:szCs w:val="16"/>
                <w:rPrChange w:id="7756" w:author="Edward Leung" w:date="2017-01-10T12:35:00Z">
                  <w:rPr>
                    <w:color w:val="000000"/>
                    <w:sz w:val="16"/>
                    <w:szCs w:val="16"/>
                  </w:rPr>
                </w:rPrChange>
              </w:rPr>
              <w:t>&lt;/</w:t>
            </w:r>
            <w:r w:rsidRPr="00184A3A">
              <w:rPr>
                <w:color w:val="000000"/>
                <w:sz w:val="16"/>
                <w:szCs w:val="16"/>
                <w:rPrChange w:id="7757" w:author="Edward Leung" w:date="2017-01-10T12:35:00Z">
                  <w:rPr>
                    <w:color w:val="000000"/>
                    <w:sz w:val="16"/>
                    <w:szCs w:val="16"/>
                  </w:rPr>
                </w:rPrChange>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Change w:id="7758" w:author="Edward Leung" w:date="2017-01-10T12:35:00Z">
                  <w:rPr>
                    <w:color w:val="000000"/>
                    <w:sz w:val="16"/>
                    <w:szCs w:val="16"/>
                  </w:rPr>
                </w:rPrChange>
              </w:rPr>
            </w:pPr>
            <w:r w:rsidRPr="00184A3A">
              <w:rPr>
                <w:color w:val="000000"/>
                <w:sz w:val="16"/>
                <w:szCs w:val="16"/>
                <w:rPrChange w:id="7759" w:author="Edward Leung" w:date="2017-01-10T12:35:00Z">
                  <w:rPr>
                    <w:color w:val="000000"/>
                    <w:sz w:val="16"/>
                    <w:szCs w:val="16"/>
                  </w:rPr>
                </w:rPrChange>
              </w:rPr>
              <w:t>{"itemTot":""}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Change w:id="7760" w:author="Edward Leung" w:date="2017-01-10T12:35:00Z">
                  <w:rPr>
                    <w:color w:val="000000"/>
                    <w:sz w:val="16"/>
                    <w:szCs w:val="16"/>
                  </w:rPr>
                </w:rPrChange>
              </w:rPr>
            </w:pPr>
            <w:r w:rsidRPr="00184A3A">
              <w:rPr>
                <w:color w:val="000000"/>
                <w:sz w:val="16"/>
                <w:szCs w:val="16"/>
                <w:rPrChange w:id="7761" w:author="Edward Leung" w:date="2017-01-10T12:35:00Z">
                  <w:rPr>
                    <w:color w:val="000000"/>
                    <w:sz w:val="16"/>
                    <w:szCs w:val="16"/>
                  </w:rPr>
                </w:rPrChange>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Change w:id="7762" w:author="Edward Leung" w:date="2017-01-10T12:35:00Z">
                  <w:rPr>
                    <w:rFonts w:cs="Arial"/>
                    <w:sz w:val="16"/>
                    <w:szCs w:val="16"/>
                  </w:rPr>
                </w:rPrChange>
              </w:rPr>
            </w:pPr>
            <w:r w:rsidRPr="00184A3A">
              <w:rPr>
                <w:sz w:val="16"/>
                <w:szCs w:val="16"/>
                <w:rPrChange w:id="7763" w:author="Edward Leung" w:date="2017-01-10T12:35:00Z">
                  <w:rPr>
                    <w:sz w:val="16"/>
                    <w:szCs w:val="16"/>
                  </w:rPr>
                </w:rPrChange>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Change w:id="7764" w:author="Edward Leung" w:date="2017-01-10T12:35:00Z">
                  <w:rPr>
                    <w:rFonts w:cs="Arial"/>
                    <w:sz w:val="16"/>
                    <w:szCs w:val="16"/>
                  </w:rPr>
                </w:rPrChange>
              </w:rPr>
            </w:pPr>
            <w:r w:rsidRPr="00184A3A">
              <w:rPr>
                <w:rFonts w:cs="Arial"/>
                <w:color w:val="000000"/>
                <w:sz w:val="16"/>
                <w:szCs w:val="16"/>
                <w:rPrChange w:id="7765" w:author="Edward Leung" w:date="2017-01-10T12:35:00Z">
                  <w:rPr>
                    <w:rFonts w:cs="Arial"/>
                    <w:color w:val="000000"/>
                    <w:sz w:val="16"/>
                    <w:szCs w:val="16"/>
                  </w:rPr>
                </w:rPrChange>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Change w:id="7766" w:author="Edward Leung" w:date="2017-01-10T12:35:00Z">
                  <w:rPr>
                    <w:rFonts w:eastAsia="SimSun"/>
                    <w:sz w:val="16"/>
                    <w:szCs w:val="16"/>
                  </w:rPr>
                </w:rPrChange>
              </w:rPr>
            </w:pPr>
            <w:r w:rsidRPr="00184A3A">
              <w:rPr>
                <w:color w:val="000000"/>
                <w:sz w:val="16"/>
                <w:szCs w:val="16"/>
                <w:rPrChange w:id="776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Change w:id="7768" w:author="Edward Leung" w:date="2017-01-10T12:35:00Z">
                  <w:rPr>
                    <w:color w:val="000000"/>
                    <w:sz w:val="16"/>
                    <w:szCs w:val="16"/>
                  </w:rPr>
                </w:rPrChange>
              </w:rPr>
            </w:pPr>
            <w:r w:rsidRPr="00184A3A">
              <w:rPr>
                <w:color w:val="000000"/>
                <w:sz w:val="16"/>
                <w:szCs w:val="16"/>
                <w:rPrChange w:id="776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Change w:id="777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Change w:id="7771" w:author="Edward Leung" w:date="2017-01-10T12:35:00Z">
                  <w:rPr>
                    <w:color w:val="000000"/>
                    <w:sz w:val="16"/>
                    <w:szCs w:val="16"/>
                  </w:rPr>
                </w:rPrChange>
              </w:rPr>
            </w:pPr>
            <w:r w:rsidRPr="00184A3A">
              <w:rPr>
                <w:color w:val="000000"/>
                <w:sz w:val="16"/>
                <w:szCs w:val="16"/>
                <w:rPrChange w:id="7772" w:author="Edward Leung" w:date="2017-01-10T12:35:00Z">
                  <w:rPr>
                    <w:color w:val="000000"/>
                    <w:sz w:val="16"/>
                    <w:szCs w:val="16"/>
                  </w:rPr>
                </w:rPrChange>
              </w:rPr>
              <w:t xml:space="preserve">&lt;servFlag&gt;   </w:t>
            </w:r>
            <w:r w:rsidRPr="00184A3A">
              <w:rPr>
                <w:color w:val="000000"/>
                <w:sz w:val="16"/>
                <w:szCs w:val="16"/>
                <w:rPrChange w:id="7773" w:author="Edward Leung" w:date="2017-01-10T12:35:00Z">
                  <w:rPr>
                    <w:color w:val="000000"/>
                    <w:sz w:val="16"/>
                    <w:szCs w:val="16"/>
                  </w:rPr>
                </w:rPrChange>
              </w:rPr>
              <w:br/>
            </w:r>
            <w:r w:rsidR="001D733F" w:rsidRPr="00184A3A">
              <w:rPr>
                <w:color w:val="000000"/>
                <w:sz w:val="16"/>
                <w:szCs w:val="16"/>
                <w:rPrChange w:id="7774" w:author="Edward Leung" w:date="2017-01-10T12:35:00Z">
                  <w:rPr>
                    <w:color w:val="000000"/>
                    <w:sz w:val="16"/>
                    <w:szCs w:val="16"/>
                  </w:rPr>
                </w:rPrChange>
              </w:rPr>
              <w:t>&lt;/</w:t>
            </w:r>
            <w:r w:rsidRPr="00184A3A">
              <w:rPr>
                <w:color w:val="000000"/>
                <w:sz w:val="16"/>
                <w:szCs w:val="16"/>
                <w:rPrChange w:id="7775" w:author="Edward Leung" w:date="2017-01-10T12:35:00Z">
                  <w:rPr>
                    <w:color w:val="000000"/>
                    <w:sz w:val="16"/>
                    <w:szCs w:val="16"/>
                  </w:rPr>
                </w:rPrChange>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Change w:id="7776" w:author="Edward Leung" w:date="2017-01-10T12:35:00Z">
                  <w:rPr>
                    <w:color w:val="000000"/>
                    <w:sz w:val="16"/>
                    <w:szCs w:val="16"/>
                  </w:rPr>
                </w:rPrChange>
              </w:rPr>
            </w:pPr>
            <w:r w:rsidRPr="00184A3A">
              <w:rPr>
                <w:color w:val="000000"/>
                <w:sz w:val="16"/>
                <w:szCs w:val="16"/>
                <w:rPrChange w:id="7777" w:author="Edward Leung" w:date="2017-01-10T12:35:00Z">
                  <w:rPr>
                    <w:color w:val="000000"/>
                    <w:sz w:val="16"/>
                    <w:szCs w:val="16"/>
                  </w:rPr>
                </w:rPrChange>
              </w:rPr>
              <w:t>{"servFlag":""}</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Change w:id="7778" w:author="Edward Leung" w:date="2017-01-10T12:35:00Z">
                  <w:rPr>
                    <w:color w:val="000000"/>
                    <w:sz w:val="16"/>
                    <w:szCs w:val="16"/>
                  </w:rPr>
                </w:rPrChange>
              </w:rPr>
            </w:pPr>
            <w:r w:rsidRPr="00184A3A">
              <w:rPr>
                <w:color w:val="000000"/>
                <w:sz w:val="16"/>
                <w:szCs w:val="16"/>
                <w:rPrChange w:id="7779" w:author="Edward Leung" w:date="2017-01-10T12:35:00Z">
                  <w:rPr>
                    <w:color w:val="000000"/>
                    <w:sz w:val="16"/>
                    <w:szCs w:val="16"/>
                  </w:rPr>
                </w:rPrChange>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Change w:id="7780" w:author="Edward Leung" w:date="2017-01-10T12:35:00Z">
                  <w:rPr>
                    <w:rFonts w:cs="Arial"/>
                    <w:sz w:val="16"/>
                    <w:szCs w:val="16"/>
                  </w:rPr>
                </w:rPrChange>
              </w:rPr>
            </w:pPr>
            <w:r w:rsidRPr="00184A3A">
              <w:rPr>
                <w:sz w:val="16"/>
                <w:szCs w:val="16"/>
                <w:rPrChange w:id="7781" w:author="Edward Leung" w:date="2017-01-10T12:35:00Z">
                  <w:rPr>
                    <w:sz w:val="16"/>
                    <w:szCs w:val="16"/>
                  </w:rPr>
                </w:rPrChange>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Change w:id="7782" w:author="Edward Leung" w:date="2017-01-10T12:35:00Z">
                  <w:rPr>
                    <w:rFonts w:cs="Arial"/>
                    <w:sz w:val="16"/>
                    <w:szCs w:val="16"/>
                  </w:rPr>
                </w:rPrChange>
              </w:rPr>
            </w:pPr>
            <w:r w:rsidRPr="00184A3A">
              <w:rPr>
                <w:rFonts w:cs="Arial"/>
                <w:color w:val="000000"/>
                <w:sz w:val="16"/>
                <w:szCs w:val="16"/>
                <w:rPrChange w:id="7783" w:author="Edward Leung" w:date="2017-01-10T12:35:00Z">
                  <w:rPr>
                    <w:rFonts w:cs="Arial"/>
                    <w:color w:val="000000"/>
                    <w:sz w:val="16"/>
                    <w:szCs w:val="16"/>
                  </w:rPr>
                </w:rPrChange>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Change w:id="7784" w:author="Edward Leung" w:date="2017-01-10T12:35:00Z">
                  <w:rPr>
                    <w:rFonts w:eastAsia="SimSun"/>
                    <w:sz w:val="16"/>
                    <w:szCs w:val="16"/>
                  </w:rPr>
                </w:rPrChange>
              </w:rPr>
            </w:pPr>
            <w:r w:rsidRPr="00184A3A">
              <w:rPr>
                <w:color w:val="000000"/>
                <w:sz w:val="16"/>
                <w:szCs w:val="16"/>
                <w:rPrChange w:id="7785"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Change w:id="7786" w:author="Edward Leung" w:date="2017-01-10T12:35:00Z">
                  <w:rPr>
                    <w:color w:val="000000"/>
                    <w:sz w:val="16"/>
                    <w:szCs w:val="16"/>
                  </w:rPr>
                </w:rPrChange>
              </w:rPr>
            </w:pPr>
            <w:r w:rsidRPr="00184A3A">
              <w:rPr>
                <w:color w:val="000000"/>
                <w:sz w:val="16"/>
                <w:szCs w:val="16"/>
                <w:rPrChange w:id="778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Change w:id="778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Change w:id="7789" w:author="Edward Leung" w:date="2017-01-10T12:35:00Z">
                  <w:rPr>
                    <w:color w:val="000000"/>
                    <w:sz w:val="16"/>
                    <w:szCs w:val="16"/>
                  </w:rPr>
                </w:rPrChange>
              </w:rPr>
            </w:pPr>
            <w:r w:rsidRPr="00184A3A">
              <w:rPr>
                <w:color w:val="000000"/>
                <w:sz w:val="16"/>
                <w:szCs w:val="16"/>
                <w:rPrChange w:id="7790" w:author="Edward Leung" w:date="2017-01-10T12:35:00Z">
                  <w:rPr>
                    <w:color w:val="000000"/>
                    <w:sz w:val="16"/>
                    <w:szCs w:val="16"/>
                  </w:rPr>
                </w:rPrChange>
              </w:rPr>
              <w:t xml:space="preserve">&lt;setmenu&gt;   </w:t>
            </w:r>
            <w:r w:rsidRPr="00184A3A">
              <w:rPr>
                <w:color w:val="000000"/>
                <w:sz w:val="16"/>
                <w:szCs w:val="16"/>
                <w:rPrChange w:id="7791" w:author="Edward Leung" w:date="2017-01-10T12:35:00Z">
                  <w:rPr>
                    <w:color w:val="000000"/>
                    <w:sz w:val="16"/>
                    <w:szCs w:val="16"/>
                  </w:rPr>
                </w:rPrChange>
              </w:rPr>
              <w:br/>
            </w:r>
            <w:r w:rsidR="001D733F" w:rsidRPr="00184A3A">
              <w:rPr>
                <w:color w:val="000000"/>
                <w:sz w:val="16"/>
                <w:szCs w:val="16"/>
                <w:rPrChange w:id="7792" w:author="Edward Leung" w:date="2017-01-10T12:35:00Z">
                  <w:rPr>
                    <w:color w:val="000000"/>
                    <w:sz w:val="16"/>
                    <w:szCs w:val="16"/>
                  </w:rPr>
                </w:rPrChange>
              </w:rPr>
              <w:t>&lt;/</w:t>
            </w:r>
            <w:r w:rsidRPr="00184A3A">
              <w:rPr>
                <w:color w:val="000000"/>
                <w:sz w:val="16"/>
                <w:szCs w:val="16"/>
                <w:rPrChange w:id="7793" w:author="Edward Leung" w:date="2017-01-10T12:35:00Z">
                  <w:rPr>
                    <w:color w:val="000000"/>
                    <w:sz w:val="16"/>
                    <w:szCs w:val="16"/>
                  </w:rPr>
                </w:rPrChange>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Change w:id="7794" w:author="Edward Leung" w:date="2017-01-10T12:35:00Z">
                  <w:rPr>
                    <w:color w:val="000000"/>
                    <w:sz w:val="16"/>
                    <w:szCs w:val="16"/>
                  </w:rPr>
                </w:rPrChange>
              </w:rPr>
            </w:pPr>
            <w:r w:rsidRPr="00184A3A">
              <w:rPr>
                <w:color w:val="000000"/>
                <w:sz w:val="16"/>
                <w:szCs w:val="16"/>
                <w:rPrChange w:id="7795" w:author="Edward Leung" w:date="2017-01-10T12:35:00Z">
                  <w:rPr>
                    <w:color w:val="000000"/>
                    <w:sz w:val="16"/>
                    <w:szCs w:val="16"/>
                  </w:rPr>
                </w:rPrChange>
              </w:rPr>
              <w:t>{"setmenu":""}</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Change w:id="7796" w:author="Edward Leung" w:date="2017-01-10T12:35:00Z">
                  <w:rPr>
                    <w:color w:val="000000"/>
                    <w:sz w:val="16"/>
                    <w:szCs w:val="16"/>
                  </w:rPr>
                </w:rPrChange>
              </w:rPr>
            </w:pPr>
            <w:r w:rsidRPr="00184A3A">
              <w:rPr>
                <w:color w:val="000000"/>
                <w:sz w:val="16"/>
                <w:szCs w:val="16"/>
                <w:rPrChange w:id="7797" w:author="Edward Leung" w:date="2017-01-10T12:35:00Z">
                  <w:rPr>
                    <w:color w:val="000000"/>
                    <w:sz w:val="16"/>
                    <w:szCs w:val="16"/>
                  </w:rPr>
                </w:rPrChange>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Change w:id="7798" w:author="Edward Leung" w:date="2017-01-10T12:35:00Z">
                  <w:rPr>
                    <w:rFonts w:cs="Arial"/>
                    <w:sz w:val="16"/>
                    <w:szCs w:val="16"/>
                  </w:rPr>
                </w:rPrChange>
              </w:rPr>
            </w:pPr>
            <w:r w:rsidRPr="00184A3A">
              <w:rPr>
                <w:sz w:val="16"/>
                <w:szCs w:val="16"/>
                <w:rPrChange w:id="7799" w:author="Edward Leung" w:date="2017-01-10T12:35:00Z">
                  <w:rPr>
                    <w:sz w:val="16"/>
                    <w:szCs w:val="16"/>
                  </w:rPr>
                </w:rPrChange>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Change w:id="7800" w:author="Edward Leung" w:date="2017-01-10T12:35:00Z">
                  <w:rPr>
                    <w:rFonts w:cs="Arial"/>
                    <w:sz w:val="16"/>
                    <w:szCs w:val="16"/>
                  </w:rPr>
                </w:rPrChange>
              </w:rPr>
            </w:pPr>
            <w:r w:rsidRPr="00184A3A">
              <w:rPr>
                <w:rFonts w:cs="Arial"/>
                <w:color w:val="000000"/>
                <w:sz w:val="16"/>
                <w:szCs w:val="16"/>
                <w:rPrChange w:id="7801" w:author="Edward Leung" w:date="2017-01-10T12:35:00Z">
                  <w:rPr>
                    <w:rFonts w:cs="Arial"/>
                    <w:color w:val="000000"/>
                    <w:sz w:val="16"/>
                    <w:szCs w:val="16"/>
                  </w:rPr>
                </w:rPrChange>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Change w:id="7802" w:author="Edward Leung" w:date="2017-01-10T12:35:00Z">
                  <w:rPr>
                    <w:color w:val="000000"/>
                    <w:sz w:val="16"/>
                    <w:szCs w:val="16"/>
                  </w:rPr>
                </w:rPrChange>
              </w:rPr>
            </w:pPr>
            <w:r w:rsidRPr="00184A3A">
              <w:rPr>
                <w:color w:val="000000"/>
                <w:sz w:val="16"/>
                <w:szCs w:val="16"/>
                <w:rPrChange w:id="780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Change w:id="7804" w:author="Edward Leung" w:date="2017-01-10T12:35:00Z">
                  <w:rPr>
                    <w:color w:val="000000"/>
                    <w:sz w:val="16"/>
                    <w:szCs w:val="16"/>
                  </w:rPr>
                </w:rPrChange>
              </w:rPr>
            </w:pPr>
            <w:r w:rsidRPr="00184A3A">
              <w:rPr>
                <w:color w:val="000000"/>
                <w:sz w:val="16"/>
                <w:szCs w:val="16"/>
                <w:rPrChange w:id="780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Change w:id="780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Change w:id="7807" w:author="Edward Leung" w:date="2017-01-10T12:35:00Z">
                  <w:rPr>
                    <w:color w:val="000000"/>
                    <w:sz w:val="16"/>
                    <w:szCs w:val="16"/>
                  </w:rPr>
                </w:rPrChange>
              </w:rPr>
            </w:pPr>
            <w:r w:rsidRPr="00184A3A">
              <w:rPr>
                <w:color w:val="000000"/>
                <w:sz w:val="16"/>
                <w:szCs w:val="16"/>
                <w:rPrChange w:id="7808" w:author="Edward Leung" w:date="2017-01-10T12:35:00Z">
                  <w:rPr>
                    <w:color w:val="000000"/>
                    <w:sz w:val="16"/>
                    <w:szCs w:val="16"/>
                  </w:rPr>
                </w:rPrChange>
              </w:rPr>
              <w:t xml:space="preserve">&lt;setFlag&gt;  </w:t>
            </w:r>
            <w:r w:rsidRPr="00184A3A">
              <w:rPr>
                <w:color w:val="000000"/>
                <w:sz w:val="16"/>
                <w:szCs w:val="16"/>
                <w:rPrChange w:id="7809" w:author="Edward Leung" w:date="2017-01-10T12:35:00Z">
                  <w:rPr>
                    <w:color w:val="000000"/>
                    <w:sz w:val="16"/>
                    <w:szCs w:val="16"/>
                  </w:rPr>
                </w:rPrChange>
              </w:rPr>
              <w:br/>
            </w:r>
            <w:r w:rsidR="001D733F" w:rsidRPr="00184A3A">
              <w:rPr>
                <w:color w:val="000000"/>
                <w:sz w:val="16"/>
                <w:szCs w:val="16"/>
                <w:rPrChange w:id="7810" w:author="Edward Leung" w:date="2017-01-10T12:35:00Z">
                  <w:rPr>
                    <w:color w:val="000000"/>
                    <w:sz w:val="16"/>
                    <w:szCs w:val="16"/>
                  </w:rPr>
                </w:rPrChange>
              </w:rPr>
              <w:t>&lt;/</w:t>
            </w:r>
            <w:r w:rsidRPr="00184A3A">
              <w:rPr>
                <w:color w:val="000000"/>
                <w:sz w:val="16"/>
                <w:szCs w:val="16"/>
                <w:rPrChange w:id="7811" w:author="Edward Leung" w:date="2017-01-10T12:35:00Z">
                  <w:rPr>
                    <w:color w:val="000000"/>
                    <w:sz w:val="16"/>
                    <w:szCs w:val="16"/>
                  </w:rPr>
                </w:rPrChange>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Change w:id="7812" w:author="Edward Leung" w:date="2017-01-10T12:35:00Z">
                  <w:rPr>
                    <w:color w:val="000000"/>
                    <w:sz w:val="16"/>
                    <w:szCs w:val="16"/>
                  </w:rPr>
                </w:rPrChange>
              </w:rPr>
            </w:pPr>
            <w:r w:rsidRPr="00184A3A">
              <w:rPr>
                <w:color w:val="000000"/>
                <w:sz w:val="16"/>
                <w:szCs w:val="16"/>
                <w:rPrChange w:id="7813" w:author="Edward Leung" w:date="2017-01-10T12:35:00Z">
                  <w:rPr>
                    <w:color w:val="000000"/>
                    <w:sz w:val="16"/>
                    <w:szCs w:val="16"/>
                  </w:rPr>
                </w:rPrChange>
              </w:rPr>
              <w:t>{"setFlag":""}</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Change w:id="7814" w:author="Edward Leung" w:date="2017-01-10T12:35:00Z">
                  <w:rPr>
                    <w:color w:val="000000"/>
                    <w:sz w:val="16"/>
                    <w:szCs w:val="16"/>
                  </w:rPr>
                </w:rPrChange>
              </w:rPr>
            </w:pPr>
            <w:r w:rsidRPr="00184A3A">
              <w:rPr>
                <w:color w:val="000000"/>
                <w:sz w:val="16"/>
                <w:szCs w:val="16"/>
                <w:rPrChange w:id="7815" w:author="Edward Leung" w:date="2017-01-10T12:35:00Z">
                  <w:rPr>
                    <w:color w:val="000000"/>
                    <w:sz w:val="16"/>
                    <w:szCs w:val="16"/>
                  </w:rPr>
                </w:rPrChange>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Change w:id="7816" w:author="Edward Leung" w:date="2017-01-10T12:35:00Z">
                  <w:rPr>
                    <w:rFonts w:cs="Arial"/>
                    <w:sz w:val="16"/>
                    <w:szCs w:val="16"/>
                  </w:rPr>
                </w:rPrChange>
              </w:rPr>
            </w:pPr>
            <w:r w:rsidRPr="00184A3A">
              <w:rPr>
                <w:sz w:val="16"/>
                <w:szCs w:val="16"/>
                <w:rPrChange w:id="7817" w:author="Edward Leung" w:date="2017-01-10T12:35:00Z">
                  <w:rPr>
                    <w:sz w:val="16"/>
                    <w:szCs w:val="16"/>
                  </w:rPr>
                </w:rPrChange>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Change w:id="7818" w:author="Edward Leung" w:date="2017-01-10T12:35:00Z">
                  <w:rPr>
                    <w:rFonts w:cs="Arial"/>
                    <w:sz w:val="16"/>
                    <w:szCs w:val="16"/>
                  </w:rPr>
                </w:rPrChange>
              </w:rPr>
            </w:pPr>
            <w:r w:rsidRPr="00184A3A">
              <w:rPr>
                <w:rFonts w:cs="Arial"/>
                <w:color w:val="000000"/>
                <w:sz w:val="16"/>
                <w:szCs w:val="16"/>
                <w:rPrChange w:id="7819" w:author="Edward Leung" w:date="2017-01-10T12:35:00Z">
                  <w:rPr>
                    <w:rFonts w:cs="Arial"/>
                    <w:color w:val="000000"/>
                    <w:sz w:val="16"/>
                    <w:szCs w:val="16"/>
                  </w:rPr>
                </w:rPrChange>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Change w:id="7820" w:author="Edward Leung" w:date="2017-01-10T12:35:00Z">
                  <w:rPr>
                    <w:color w:val="000000"/>
                    <w:sz w:val="16"/>
                    <w:szCs w:val="16"/>
                  </w:rPr>
                </w:rPrChange>
              </w:rPr>
            </w:pPr>
            <w:r w:rsidRPr="00184A3A">
              <w:rPr>
                <w:color w:val="000000"/>
                <w:sz w:val="16"/>
                <w:szCs w:val="16"/>
                <w:rPrChange w:id="782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Change w:id="7822" w:author="Edward Leung" w:date="2017-01-10T12:35:00Z">
                  <w:rPr>
                    <w:color w:val="000000"/>
                    <w:sz w:val="16"/>
                    <w:szCs w:val="16"/>
                  </w:rPr>
                </w:rPrChange>
              </w:rPr>
            </w:pPr>
            <w:r w:rsidRPr="00184A3A">
              <w:rPr>
                <w:color w:val="000000"/>
                <w:sz w:val="16"/>
                <w:szCs w:val="16"/>
                <w:rPrChange w:id="782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Change w:id="7824" w:author="Edward Leung" w:date="2017-01-10T12:35:00Z">
                  <w:rPr>
                    <w:rFonts w:eastAsia="SimSun"/>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Change w:id="7825" w:author="Edward Leung" w:date="2017-01-10T12:35:00Z">
                  <w:rPr>
                    <w:color w:val="000000"/>
                    <w:sz w:val="16"/>
                    <w:szCs w:val="16"/>
                  </w:rPr>
                </w:rPrChange>
              </w:rPr>
            </w:pPr>
            <w:r w:rsidRPr="00184A3A">
              <w:rPr>
                <w:color w:val="000000"/>
                <w:sz w:val="16"/>
                <w:szCs w:val="16"/>
                <w:rPrChange w:id="7826" w:author="Edward Leung" w:date="2017-01-10T12:35:00Z">
                  <w:rPr>
                    <w:color w:val="000000"/>
                    <w:sz w:val="16"/>
                    <w:szCs w:val="16"/>
                  </w:rPr>
                </w:rPrChange>
              </w:rPr>
              <w:t xml:space="preserve">&lt;discCode&gt;   </w:t>
            </w:r>
            <w:r w:rsidRPr="00184A3A">
              <w:rPr>
                <w:color w:val="000000"/>
                <w:sz w:val="16"/>
                <w:szCs w:val="16"/>
                <w:rPrChange w:id="7827" w:author="Edward Leung" w:date="2017-01-10T12:35:00Z">
                  <w:rPr>
                    <w:color w:val="000000"/>
                    <w:sz w:val="16"/>
                    <w:szCs w:val="16"/>
                  </w:rPr>
                </w:rPrChange>
              </w:rPr>
              <w:br/>
            </w:r>
            <w:r w:rsidR="001D733F" w:rsidRPr="00184A3A">
              <w:rPr>
                <w:color w:val="000000"/>
                <w:sz w:val="16"/>
                <w:szCs w:val="16"/>
                <w:rPrChange w:id="7828" w:author="Edward Leung" w:date="2017-01-10T12:35:00Z">
                  <w:rPr>
                    <w:color w:val="000000"/>
                    <w:sz w:val="16"/>
                    <w:szCs w:val="16"/>
                  </w:rPr>
                </w:rPrChange>
              </w:rPr>
              <w:t>&lt;/</w:t>
            </w:r>
            <w:r w:rsidRPr="00184A3A">
              <w:rPr>
                <w:color w:val="000000"/>
                <w:sz w:val="16"/>
                <w:szCs w:val="16"/>
                <w:rPrChange w:id="7829" w:author="Edward Leung" w:date="2017-01-10T12:35:00Z">
                  <w:rPr>
                    <w:color w:val="000000"/>
                    <w:sz w:val="16"/>
                    <w:szCs w:val="16"/>
                  </w:rPr>
                </w:rPrChange>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Change w:id="7830" w:author="Edward Leung" w:date="2017-01-10T12:35:00Z">
                  <w:rPr>
                    <w:color w:val="000000"/>
                    <w:sz w:val="16"/>
                    <w:szCs w:val="16"/>
                  </w:rPr>
                </w:rPrChange>
              </w:rPr>
            </w:pPr>
            <w:r w:rsidRPr="00184A3A">
              <w:rPr>
                <w:color w:val="000000"/>
                <w:sz w:val="16"/>
                <w:szCs w:val="16"/>
                <w:rPrChange w:id="7831" w:author="Edward Leung" w:date="2017-01-10T12:35:00Z">
                  <w:rPr>
                    <w:color w:val="000000"/>
                    <w:sz w:val="16"/>
                    <w:szCs w:val="16"/>
                  </w:rPr>
                </w:rPrChange>
              </w:rPr>
              <w:t>{"discCode":""}</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Change w:id="7832" w:author="Edward Leung" w:date="2017-01-10T12:35:00Z">
                  <w:rPr>
                    <w:rFonts w:eastAsia="SimSun"/>
                    <w:color w:val="000000"/>
                    <w:sz w:val="16"/>
                    <w:szCs w:val="16"/>
                  </w:rPr>
                </w:rPrChange>
              </w:rPr>
            </w:pPr>
            <w:r w:rsidRPr="00184A3A">
              <w:rPr>
                <w:color w:val="000000"/>
                <w:sz w:val="16"/>
                <w:szCs w:val="16"/>
                <w:rPrChange w:id="7833" w:author="Edward Leung" w:date="2017-01-10T12:35:00Z">
                  <w:rPr>
                    <w:color w:val="000000"/>
                    <w:sz w:val="16"/>
                    <w:szCs w:val="16"/>
                  </w:rPr>
                </w:rPrChange>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Change w:id="7834" w:author="Edward Leung" w:date="2017-01-10T12:35:00Z">
                  <w:rPr>
                    <w:rFonts w:cs="Arial"/>
                    <w:sz w:val="16"/>
                    <w:szCs w:val="16"/>
                  </w:rPr>
                </w:rPrChange>
              </w:rPr>
            </w:pPr>
            <w:r w:rsidRPr="00184A3A">
              <w:rPr>
                <w:sz w:val="16"/>
                <w:szCs w:val="16"/>
                <w:rPrChange w:id="7835" w:author="Edward Leung" w:date="2017-01-10T12:35:00Z">
                  <w:rPr>
                    <w:sz w:val="16"/>
                    <w:szCs w:val="16"/>
                  </w:rPr>
                </w:rPrChange>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Change w:id="7836" w:author="Edward Leung" w:date="2017-01-10T12:35:00Z">
                  <w:rPr>
                    <w:rFonts w:cs="Arial"/>
                    <w:sz w:val="16"/>
                    <w:szCs w:val="16"/>
                  </w:rPr>
                </w:rPrChange>
              </w:rPr>
            </w:pPr>
            <w:r w:rsidRPr="00184A3A">
              <w:rPr>
                <w:rFonts w:cs="Arial"/>
                <w:color w:val="000000"/>
                <w:sz w:val="16"/>
                <w:szCs w:val="16"/>
                <w:rPrChange w:id="7837" w:author="Edward Leung" w:date="2017-01-10T12:35:00Z">
                  <w:rPr>
                    <w:rFonts w:cs="Arial"/>
                    <w:color w:val="000000"/>
                    <w:sz w:val="16"/>
                    <w:szCs w:val="16"/>
                  </w:rPr>
                </w:rPrChange>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Change w:id="7838" w:author="Edward Leung" w:date="2017-01-10T12:35:00Z">
                  <w:rPr>
                    <w:color w:val="000000"/>
                    <w:sz w:val="16"/>
                    <w:szCs w:val="16"/>
                  </w:rPr>
                </w:rPrChange>
              </w:rPr>
            </w:pPr>
            <w:r w:rsidRPr="00184A3A">
              <w:rPr>
                <w:color w:val="000000"/>
                <w:sz w:val="16"/>
                <w:szCs w:val="16"/>
                <w:rPrChange w:id="783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Change w:id="7840" w:author="Edward Leung" w:date="2017-01-10T12:35:00Z">
                  <w:rPr>
                    <w:color w:val="000000"/>
                    <w:sz w:val="16"/>
                    <w:szCs w:val="16"/>
                  </w:rPr>
                </w:rPrChange>
              </w:rPr>
            </w:pPr>
            <w:r w:rsidRPr="00184A3A">
              <w:rPr>
                <w:color w:val="000000"/>
                <w:sz w:val="16"/>
                <w:szCs w:val="16"/>
                <w:rPrChange w:id="7841"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Change w:id="784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Change w:id="7843" w:author="Edward Leung" w:date="2017-01-10T12:35:00Z">
                  <w:rPr>
                    <w:color w:val="000000"/>
                    <w:sz w:val="16"/>
                    <w:szCs w:val="16"/>
                  </w:rPr>
                </w:rPrChange>
              </w:rPr>
            </w:pPr>
            <w:r w:rsidRPr="00184A3A">
              <w:rPr>
                <w:color w:val="000000"/>
                <w:sz w:val="16"/>
                <w:szCs w:val="16"/>
                <w:rPrChange w:id="7844" w:author="Edward Leung" w:date="2017-01-10T12:35:00Z">
                  <w:rPr>
                    <w:color w:val="000000"/>
                    <w:sz w:val="16"/>
                    <w:szCs w:val="16"/>
                  </w:rPr>
                </w:rPrChange>
              </w:rPr>
              <w:t xml:space="preserve">&lt;discRatio&gt;   </w:t>
            </w:r>
            <w:r w:rsidRPr="00184A3A">
              <w:rPr>
                <w:color w:val="000000"/>
                <w:sz w:val="16"/>
                <w:szCs w:val="16"/>
                <w:rPrChange w:id="7845" w:author="Edward Leung" w:date="2017-01-10T12:35:00Z">
                  <w:rPr>
                    <w:color w:val="000000"/>
                    <w:sz w:val="16"/>
                    <w:szCs w:val="16"/>
                  </w:rPr>
                </w:rPrChange>
              </w:rPr>
              <w:br/>
            </w:r>
            <w:r w:rsidR="001D733F" w:rsidRPr="00184A3A">
              <w:rPr>
                <w:color w:val="000000"/>
                <w:sz w:val="16"/>
                <w:szCs w:val="16"/>
                <w:rPrChange w:id="7846" w:author="Edward Leung" w:date="2017-01-10T12:35:00Z">
                  <w:rPr>
                    <w:color w:val="000000"/>
                    <w:sz w:val="16"/>
                    <w:szCs w:val="16"/>
                  </w:rPr>
                </w:rPrChange>
              </w:rPr>
              <w:t>&lt;/</w:t>
            </w:r>
            <w:r w:rsidRPr="00184A3A">
              <w:rPr>
                <w:color w:val="000000"/>
                <w:sz w:val="16"/>
                <w:szCs w:val="16"/>
                <w:rPrChange w:id="7847" w:author="Edward Leung" w:date="2017-01-10T12:35:00Z">
                  <w:rPr>
                    <w:color w:val="000000"/>
                    <w:sz w:val="16"/>
                    <w:szCs w:val="16"/>
                  </w:rPr>
                </w:rPrChange>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Change w:id="7848" w:author="Edward Leung" w:date="2017-01-10T12:35:00Z">
                  <w:rPr>
                    <w:color w:val="000000"/>
                    <w:sz w:val="16"/>
                    <w:szCs w:val="16"/>
                  </w:rPr>
                </w:rPrChange>
              </w:rPr>
            </w:pPr>
            <w:r w:rsidRPr="00184A3A">
              <w:rPr>
                <w:color w:val="000000"/>
                <w:sz w:val="16"/>
                <w:szCs w:val="16"/>
                <w:rPrChange w:id="7849" w:author="Edward Leung" w:date="2017-01-10T12:35:00Z">
                  <w:rPr>
                    <w:color w:val="000000"/>
                    <w:sz w:val="16"/>
                    <w:szCs w:val="16"/>
                  </w:rPr>
                </w:rPrChange>
              </w:rPr>
              <w:t>{"discRatio":""}</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Change w:id="7850" w:author="Edward Leung" w:date="2017-01-10T12:35:00Z">
                  <w:rPr>
                    <w:color w:val="000000"/>
                    <w:sz w:val="16"/>
                    <w:szCs w:val="16"/>
                  </w:rPr>
                </w:rPrChange>
              </w:rPr>
            </w:pPr>
            <w:r w:rsidRPr="00184A3A">
              <w:rPr>
                <w:color w:val="000000"/>
                <w:sz w:val="16"/>
                <w:szCs w:val="16"/>
                <w:rPrChange w:id="7851" w:author="Edward Leung" w:date="2017-01-10T12:35:00Z">
                  <w:rPr>
                    <w:color w:val="000000"/>
                    <w:sz w:val="16"/>
                    <w:szCs w:val="16"/>
                  </w:rPr>
                </w:rPrChange>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Change w:id="7852" w:author="Edward Leung" w:date="2017-01-10T12:35:00Z">
                  <w:rPr>
                    <w:rFonts w:cs="Arial"/>
                    <w:sz w:val="16"/>
                    <w:szCs w:val="16"/>
                  </w:rPr>
                </w:rPrChange>
              </w:rPr>
            </w:pPr>
            <w:r w:rsidRPr="00184A3A">
              <w:rPr>
                <w:sz w:val="16"/>
                <w:szCs w:val="16"/>
                <w:rPrChange w:id="7853" w:author="Edward Leung" w:date="2017-01-10T12:35:00Z">
                  <w:rPr>
                    <w:sz w:val="16"/>
                    <w:szCs w:val="16"/>
                  </w:rPr>
                </w:rPrChange>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Change w:id="7854" w:author="Edward Leung" w:date="2017-01-10T12:35:00Z">
                  <w:rPr>
                    <w:rFonts w:cs="Arial"/>
                    <w:sz w:val="16"/>
                    <w:szCs w:val="16"/>
                  </w:rPr>
                </w:rPrChange>
              </w:rPr>
            </w:pPr>
            <w:r w:rsidRPr="00184A3A">
              <w:rPr>
                <w:rFonts w:cs="Arial"/>
                <w:color w:val="000000"/>
                <w:sz w:val="16"/>
                <w:szCs w:val="16"/>
                <w:rPrChange w:id="7855" w:author="Edward Leung" w:date="2017-01-10T12:35:00Z">
                  <w:rPr>
                    <w:rFonts w:cs="Arial"/>
                    <w:color w:val="000000"/>
                    <w:sz w:val="16"/>
                    <w:szCs w:val="16"/>
                  </w:rPr>
                </w:rPrChange>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Change w:id="7856" w:author="Edward Leung" w:date="2017-01-10T12:35:00Z">
                  <w:rPr>
                    <w:color w:val="000000"/>
                    <w:sz w:val="16"/>
                    <w:szCs w:val="16"/>
                  </w:rPr>
                </w:rPrChange>
              </w:rPr>
            </w:pPr>
            <w:r w:rsidRPr="00184A3A">
              <w:rPr>
                <w:color w:val="000000"/>
                <w:sz w:val="16"/>
                <w:szCs w:val="16"/>
                <w:rPrChange w:id="785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Change w:id="7858" w:author="Edward Leung" w:date="2017-01-10T12:35:00Z">
                  <w:rPr>
                    <w:color w:val="000000"/>
                    <w:sz w:val="16"/>
                    <w:szCs w:val="16"/>
                  </w:rPr>
                </w:rPrChange>
              </w:rPr>
            </w:pPr>
            <w:r w:rsidRPr="00184A3A">
              <w:rPr>
                <w:color w:val="000000"/>
                <w:sz w:val="16"/>
                <w:szCs w:val="16"/>
                <w:rPrChange w:id="7859"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Change w:id="786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Change w:id="7861" w:author="Edward Leung" w:date="2017-01-10T12:35:00Z">
                  <w:rPr>
                    <w:color w:val="000000"/>
                    <w:sz w:val="16"/>
                    <w:szCs w:val="16"/>
                  </w:rPr>
                </w:rPrChange>
              </w:rPr>
            </w:pPr>
            <w:r w:rsidRPr="00184A3A">
              <w:rPr>
                <w:color w:val="000000"/>
                <w:sz w:val="16"/>
                <w:szCs w:val="16"/>
                <w:rPrChange w:id="7862" w:author="Edward Leung" w:date="2017-01-10T12:35:00Z">
                  <w:rPr>
                    <w:color w:val="000000"/>
                    <w:sz w:val="16"/>
                    <w:szCs w:val="16"/>
                  </w:rPr>
                </w:rPrChange>
              </w:rPr>
              <w:t xml:space="preserve">&lt;discAmt&gt;   </w:t>
            </w:r>
            <w:r w:rsidRPr="00184A3A">
              <w:rPr>
                <w:color w:val="000000"/>
                <w:sz w:val="16"/>
                <w:szCs w:val="16"/>
                <w:rPrChange w:id="7863" w:author="Edward Leung" w:date="2017-01-10T12:35:00Z">
                  <w:rPr>
                    <w:color w:val="000000"/>
                    <w:sz w:val="16"/>
                    <w:szCs w:val="16"/>
                  </w:rPr>
                </w:rPrChange>
              </w:rPr>
              <w:br/>
            </w:r>
            <w:r w:rsidR="001D733F" w:rsidRPr="00184A3A">
              <w:rPr>
                <w:color w:val="000000"/>
                <w:sz w:val="16"/>
                <w:szCs w:val="16"/>
                <w:rPrChange w:id="7864" w:author="Edward Leung" w:date="2017-01-10T12:35:00Z">
                  <w:rPr>
                    <w:color w:val="000000"/>
                    <w:sz w:val="16"/>
                    <w:szCs w:val="16"/>
                  </w:rPr>
                </w:rPrChange>
              </w:rPr>
              <w:t>&lt;/</w:t>
            </w:r>
            <w:r w:rsidRPr="00184A3A">
              <w:rPr>
                <w:color w:val="000000"/>
                <w:sz w:val="16"/>
                <w:szCs w:val="16"/>
                <w:rPrChange w:id="7865" w:author="Edward Leung" w:date="2017-01-10T12:35:00Z">
                  <w:rPr>
                    <w:color w:val="000000"/>
                    <w:sz w:val="16"/>
                    <w:szCs w:val="16"/>
                  </w:rPr>
                </w:rPrChange>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Change w:id="7866" w:author="Edward Leung" w:date="2017-01-10T12:35:00Z">
                  <w:rPr>
                    <w:color w:val="000000"/>
                    <w:sz w:val="16"/>
                    <w:szCs w:val="16"/>
                  </w:rPr>
                </w:rPrChange>
              </w:rPr>
            </w:pPr>
            <w:r w:rsidRPr="00184A3A">
              <w:rPr>
                <w:color w:val="000000"/>
                <w:sz w:val="16"/>
                <w:szCs w:val="16"/>
                <w:rPrChange w:id="7867" w:author="Edward Leung" w:date="2017-01-10T12:35:00Z">
                  <w:rPr>
                    <w:color w:val="000000"/>
                    <w:sz w:val="16"/>
                    <w:szCs w:val="16"/>
                  </w:rPr>
                </w:rPrChange>
              </w:rPr>
              <w:t>{"discAmt":""}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Change w:id="7868" w:author="Edward Leung" w:date="2017-01-10T12:35:00Z">
                  <w:rPr>
                    <w:color w:val="000000"/>
                    <w:sz w:val="16"/>
                    <w:szCs w:val="16"/>
                  </w:rPr>
                </w:rPrChange>
              </w:rPr>
            </w:pPr>
            <w:r w:rsidRPr="00184A3A">
              <w:rPr>
                <w:color w:val="000000"/>
                <w:sz w:val="16"/>
                <w:szCs w:val="16"/>
                <w:rPrChange w:id="7869" w:author="Edward Leung" w:date="2017-01-10T12:35:00Z">
                  <w:rPr>
                    <w:color w:val="000000"/>
                    <w:sz w:val="16"/>
                    <w:szCs w:val="16"/>
                  </w:rPr>
                </w:rPrChange>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Change w:id="7870" w:author="Edward Leung" w:date="2017-01-10T12:35:00Z">
                  <w:rPr>
                    <w:rFonts w:cs="Arial"/>
                    <w:sz w:val="16"/>
                    <w:szCs w:val="16"/>
                  </w:rPr>
                </w:rPrChange>
              </w:rPr>
            </w:pPr>
            <w:r w:rsidRPr="00184A3A">
              <w:rPr>
                <w:rFonts w:cs="Arial"/>
                <w:color w:val="000000"/>
                <w:sz w:val="16"/>
                <w:szCs w:val="16"/>
                <w:rPrChange w:id="7871" w:author="Edward Leung" w:date="2017-01-10T12:35:00Z">
                  <w:rPr>
                    <w:rFonts w:cs="Arial"/>
                    <w:color w:val="000000"/>
                    <w:sz w:val="16"/>
                    <w:szCs w:val="16"/>
                  </w:rPr>
                </w:rPrChange>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Change w:id="7872" w:author="Edward Leung" w:date="2017-01-10T12:35:00Z">
                  <w:rPr>
                    <w:rFonts w:cs="Arial"/>
                    <w:sz w:val="16"/>
                    <w:szCs w:val="16"/>
                  </w:rPr>
                </w:rPrChange>
              </w:rPr>
            </w:pPr>
            <w:r w:rsidRPr="00184A3A">
              <w:rPr>
                <w:rFonts w:cs="Arial"/>
                <w:color w:val="000000"/>
                <w:sz w:val="16"/>
                <w:szCs w:val="16"/>
                <w:rPrChange w:id="7873" w:author="Edward Leung" w:date="2017-01-10T12:35:00Z">
                  <w:rPr>
                    <w:rFonts w:cs="Arial"/>
                    <w:color w:val="000000"/>
                    <w:sz w:val="16"/>
                    <w:szCs w:val="16"/>
                  </w:rPr>
                </w:rPrChange>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Change w:id="7874" w:author="Edward Leung" w:date="2017-01-10T12:35:00Z">
                  <w:rPr>
                    <w:color w:val="000000"/>
                    <w:sz w:val="16"/>
                    <w:szCs w:val="16"/>
                  </w:rPr>
                </w:rPrChange>
              </w:rPr>
            </w:pPr>
            <w:r w:rsidRPr="00184A3A">
              <w:rPr>
                <w:color w:val="000000"/>
                <w:sz w:val="16"/>
                <w:szCs w:val="16"/>
                <w:rPrChange w:id="787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Change w:id="7876" w:author="Edward Leung" w:date="2017-01-10T12:35:00Z">
                  <w:rPr>
                    <w:color w:val="000000"/>
                    <w:sz w:val="16"/>
                    <w:szCs w:val="16"/>
                  </w:rPr>
                </w:rPrChange>
              </w:rPr>
            </w:pPr>
            <w:r w:rsidRPr="00184A3A">
              <w:rPr>
                <w:color w:val="000000"/>
                <w:sz w:val="16"/>
                <w:szCs w:val="16"/>
                <w:rPrChange w:id="7877"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Change w:id="787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Change w:id="7879" w:author="Edward Leung" w:date="2017-01-10T12:35:00Z">
                  <w:rPr>
                    <w:color w:val="000000"/>
                    <w:sz w:val="16"/>
                    <w:szCs w:val="16"/>
                  </w:rPr>
                </w:rPrChange>
              </w:rPr>
            </w:pPr>
            <w:r w:rsidRPr="00184A3A">
              <w:rPr>
                <w:color w:val="000000"/>
                <w:sz w:val="16"/>
                <w:szCs w:val="16"/>
                <w:rPrChange w:id="7880" w:author="Edward Leung" w:date="2017-01-10T12:35:00Z">
                  <w:rPr>
                    <w:color w:val="000000"/>
                    <w:sz w:val="16"/>
                    <w:szCs w:val="16"/>
                  </w:rPr>
                </w:rPrChange>
              </w:rPr>
              <w:t xml:space="preserve">&lt;modifiedAmt&gt;   </w:t>
            </w:r>
            <w:r w:rsidRPr="00184A3A">
              <w:rPr>
                <w:color w:val="000000"/>
                <w:sz w:val="16"/>
                <w:szCs w:val="16"/>
                <w:rPrChange w:id="7881" w:author="Edward Leung" w:date="2017-01-10T12:35:00Z">
                  <w:rPr>
                    <w:color w:val="000000"/>
                    <w:sz w:val="16"/>
                    <w:szCs w:val="16"/>
                  </w:rPr>
                </w:rPrChange>
              </w:rPr>
              <w:br/>
            </w:r>
            <w:r w:rsidR="001D733F" w:rsidRPr="00184A3A">
              <w:rPr>
                <w:color w:val="000000"/>
                <w:sz w:val="16"/>
                <w:szCs w:val="16"/>
                <w:rPrChange w:id="7882" w:author="Edward Leung" w:date="2017-01-10T12:35:00Z">
                  <w:rPr>
                    <w:color w:val="000000"/>
                    <w:sz w:val="16"/>
                    <w:szCs w:val="16"/>
                  </w:rPr>
                </w:rPrChange>
              </w:rPr>
              <w:t>&lt;/</w:t>
            </w:r>
            <w:r w:rsidRPr="00184A3A">
              <w:rPr>
                <w:color w:val="000000"/>
                <w:sz w:val="16"/>
                <w:szCs w:val="16"/>
                <w:rPrChange w:id="7883" w:author="Edward Leung" w:date="2017-01-10T12:35:00Z">
                  <w:rPr>
                    <w:color w:val="000000"/>
                    <w:sz w:val="16"/>
                    <w:szCs w:val="16"/>
                  </w:rPr>
                </w:rPrChange>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Change w:id="7884" w:author="Edward Leung" w:date="2017-01-10T12:35:00Z">
                  <w:rPr>
                    <w:color w:val="000000"/>
                    <w:sz w:val="16"/>
                    <w:szCs w:val="16"/>
                  </w:rPr>
                </w:rPrChange>
              </w:rPr>
            </w:pPr>
            <w:r w:rsidRPr="00184A3A">
              <w:rPr>
                <w:color w:val="000000"/>
                <w:sz w:val="16"/>
                <w:szCs w:val="16"/>
                <w:rPrChange w:id="7885" w:author="Edward Leung" w:date="2017-01-10T12:35:00Z">
                  <w:rPr>
                    <w:color w:val="000000"/>
                    <w:sz w:val="16"/>
                    <w:szCs w:val="16"/>
                  </w:rPr>
                </w:rPrChange>
              </w:rPr>
              <w:t>{"modifiedAmt":""}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Change w:id="7886" w:author="Edward Leung" w:date="2017-01-10T12:35:00Z">
                  <w:rPr>
                    <w:color w:val="000000"/>
                    <w:sz w:val="16"/>
                    <w:szCs w:val="16"/>
                  </w:rPr>
                </w:rPrChange>
              </w:rPr>
            </w:pPr>
            <w:r w:rsidRPr="00184A3A">
              <w:rPr>
                <w:color w:val="000000"/>
                <w:sz w:val="16"/>
                <w:szCs w:val="16"/>
                <w:rPrChange w:id="7887" w:author="Edward Leung" w:date="2017-01-10T12:35:00Z">
                  <w:rPr>
                    <w:color w:val="000000"/>
                    <w:sz w:val="16"/>
                    <w:szCs w:val="16"/>
                  </w:rPr>
                </w:rPrChange>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Change w:id="7888" w:author="Edward Leung" w:date="2017-01-10T12:35:00Z">
                  <w:rPr>
                    <w:rFonts w:cs="Arial"/>
                    <w:sz w:val="16"/>
                    <w:szCs w:val="16"/>
                  </w:rPr>
                </w:rPrChange>
              </w:rPr>
            </w:pPr>
            <w:r w:rsidRPr="00184A3A">
              <w:rPr>
                <w:rFonts w:cs="Arial"/>
                <w:sz w:val="16"/>
                <w:szCs w:val="16"/>
                <w:rPrChange w:id="7889" w:author="Edward Leung" w:date="2017-01-10T12:35:00Z">
                  <w:rPr>
                    <w:rFonts w:cs="Arial"/>
                    <w:sz w:val="16"/>
                    <w:szCs w:val="16"/>
                  </w:rPr>
                </w:rPrChange>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Change w:id="7890" w:author="Edward Leung" w:date="2017-01-10T12:35:00Z">
                  <w:rPr>
                    <w:rFonts w:cs="Arial"/>
                    <w:sz w:val="16"/>
                    <w:szCs w:val="16"/>
                  </w:rPr>
                </w:rPrChange>
              </w:rPr>
            </w:pPr>
            <w:r w:rsidRPr="00184A3A">
              <w:rPr>
                <w:rFonts w:cs="Arial"/>
                <w:color w:val="000000"/>
                <w:sz w:val="16"/>
                <w:szCs w:val="16"/>
                <w:rPrChange w:id="7891" w:author="Edward Leung" w:date="2017-01-10T12:35:00Z">
                  <w:rPr>
                    <w:rFonts w:cs="Arial"/>
                    <w:color w:val="000000"/>
                    <w:sz w:val="16"/>
                    <w:szCs w:val="16"/>
                  </w:rPr>
                </w:rPrChange>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Change w:id="7892" w:author="Edward Leung" w:date="2017-01-10T12:35:00Z">
                  <w:rPr>
                    <w:color w:val="000000"/>
                    <w:sz w:val="16"/>
                    <w:szCs w:val="16"/>
                  </w:rPr>
                </w:rPrChange>
              </w:rPr>
            </w:pPr>
            <w:r w:rsidRPr="00184A3A">
              <w:rPr>
                <w:color w:val="000000"/>
                <w:sz w:val="16"/>
                <w:szCs w:val="16"/>
                <w:rPrChange w:id="789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Change w:id="7894" w:author="Edward Leung" w:date="2017-01-10T12:35:00Z">
                  <w:rPr>
                    <w:color w:val="000000"/>
                    <w:sz w:val="16"/>
                    <w:szCs w:val="16"/>
                  </w:rPr>
                </w:rPrChange>
              </w:rPr>
            </w:pPr>
            <w:r w:rsidRPr="00184A3A">
              <w:rPr>
                <w:color w:val="000000"/>
                <w:sz w:val="16"/>
                <w:szCs w:val="16"/>
                <w:rPrChange w:id="7895"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Change w:id="789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Change w:id="7897" w:author="Edward Leung" w:date="2017-01-10T12:35:00Z">
                  <w:rPr>
                    <w:color w:val="000000"/>
                    <w:sz w:val="16"/>
                    <w:szCs w:val="16"/>
                  </w:rPr>
                </w:rPrChange>
              </w:rPr>
            </w:pPr>
            <w:r w:rsidRPr="00184A3A">
              <w:rPr>
                <w:color w:val="000000"/>
                <w:sz w:val="16"/>
                <w:szCs w:val="16"/>
                <w:rPrChange w:id="7898" w:author="Edward Leung" w:date="2017-01-10T12:35:00Z">
                  <w:rPr>
                    <w:color w:val="000000"/>
                    <w:sz w:val="16"/>
                    <w:szCs w:val="16"/>
                  </w:rPr>
                </w:rPrChange>
              </w:rPr>
              <w:t xml:space="preserve">&lt;cost&gt;   </w:t>
            </w:r>
            <w:r w:rsidRPr="00184A3A">
              <w:rPr>
                <w:color w:val="000000"/>
                <w:sz w:val="16"/>
                <w:szCs w:val="16"/>
                <w:rPrChange w:id="7899" w:author="Edward Leung" w:date="2017-01-10T12:35:00Z">
                  <w:rPr>
                    <w:color w:val="000000"/>
                    <w:sz w:val="16"/>
                    <w:szCs w:val="16"/>
                  </w:rPr>
                </w:rPrChange>
              </w:rPr>
              <w:br/>
            </w:r>
            <w:r w:rsidR="001D733F" w:rsidRPr="00184A3A">
              <w:rPr>
                <w:color w:val="000000"/>
                <w:sz w:val="16"/>
                <w:szCs w:val="16"/>
                <w:rPrChange w:id="7900" w:author="Edward Leung" w:date="2017-01-10T12:35:00Z">
                  <w:rPr>
                    <w:color w:val="000000"/>
                    <w:sz w:val="16"/>
                    <w:szCs w:val="16"/>
                  </w:rPr>
                </w:rPrChange>
              </w:rPr>
              <w:t>&lt;/</w:t>
            </w:r>
            <w:r w:rsidRPr="00184A3A">
              <w:rPr>
                <w:color w:val="000000"/>
                <w:sz w:val="16"/>
                <w:szCs w:val="16"/>
                <w:rPrChange w:id="7901" w:author="Edward Leung" w:date="2017-01-10T12:35:00Z">
                  <w:rPr>
                    <w:color w:val="000000"/>
                    <w:sz w:val="16"/>
                    <w:szCs w:val="16"/>
                  </w:rPr>
                </w:rPrChange>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Change w:id="7902" w:author="Edward Leung" w:date="2017-01-10T12:35:00Z">
                  <w:rPr>
                    <w:color w:val="000000"/>
                    <w:sz w:val="16"/>
                    <w:szCs w:val="16"/>
                  </w:rPr>
                </w:rPrChange>
              </w:rPr>
            </w:pPr>
            <w:r w:rsidRPr="00184A3A">
              <w:rPr>
                <w:color w:val="000000"/>
                <w:sz w:val="16"/>
                <w:szCs w:val="16"/>
                <w:rPrChange w:id="7903" w:author="Edward Leung" w:date="2017-01-10T12:35:00Z">
                  <w:rPr>
                    <w:color w:val="000000"/>
                    <w:sz w:val="16"/>
                    <w:szCs w:val="16"/>
                  </w:rPr>
                </w:rPrChange>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Change w:id="7904" w:author="Edward Leung" w:date="2017-01-10T12:35:00Z">
                  <w:rPr>
                    <w:color w:val="000000"/>
                    <w:sz w:val="16"/>
                    <w:szCs w:val="16"/>
                  </w:rPr>
                </w:rPrChange>
              </w:rPr>
            </w:pPr>
            <w:r w:rsidRPr="00184A3A">
              <w:rPr>
                <w:color w:val="000000"/>
                <w:sz w:val="16"/>
                <w:szCs w:val="16"/>
                <w:rPrChange w:id="7905" w:author="Edward Leung" w:date="2017-01-10T12:35:00Z">
                  <w:rPr>
                    <w:color w:val="000000"/>
                    <w:sz w:val="16"/>
                    <w:szCs w:val="16"/>
                  </w:rPr>
                </w:rPrChange>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Change w:id="7906" w:author="Edward Leung" w:date="2017-01-10T12:35:00Z">
                  <w:rPr>
                    <w:rFonts w:cs="Arial"/>
                    <w:sz w:val="16"/>
                    <w:szCs w:val="16"/>
                  </w:rPr>
                </w:rPrChange>
              </w:rPr>
            </w:pPr>
            <w:r w:rsidRPr="00184A3A">
              <w:rPr>
                <w:sz w:val="16"/>
                <w:szCs w:val="16"/>
                <w:rPrChange w:id="7907" w:author="Edward Leung" w:date="2017-01-10T12:35:00Z">
                  <w:rPr>
                    <w:sz w:val="16"/>
                    <w:szCs w:val="16"/>
                  </w:rPr>
                </w:rPrChange>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Change w:id="7908" w:author="Edward Leung" w:date="2017-01-10T12:35:00Z">
                  <w:rPr>
                    <w:rFonts w:cs="Arial"/>
                    <w:sz w:val="16"/>
                    <w:szCs w:val="16"/>
                  </w:rPr>
                </w:rPrChange>
              </w:rPr>
            </w:pPr>
            <w:r w:rsidRPr="00184A3A">
              <w:rPr>
                <w:rFonts w:cs="Arial"/>
                <w:color w:val="000000"/>
                <w:sz w:val="16"/>
                <w:szCs w:val="16"/>
                <w:rPrChange w:id="7909" w:author="Edward Leung" w:date="2017-01-10T12:35:00Z">
                  <w:rPr>
                    <w:rFonts w:cs="Arial"/>
                    <w:color w:val="000000"/>
                    <w:sz w:val="16"/>
                    <w:szCs w:val="16"/>
                  </w:rPr>
                </w:rPrChange>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Change w:id="7910" w:author="Edward Leung" w:date="2017-01-10T12:35:00Z">
                  <w:rPr>
                    <w:color w:val="000000"/>
                    <w:sz w:val="16"/>
                    <w:szCs w:val="16"/>
                  </w:rPr>
                </w:rPrChange>
              </w:rPr>
            </w:pPr>
            <w:r w:rsidRPr="00184A3A">
              <w:rPr>
                <w:color w:val="000000"/>
                <w:sz w:val="16"/>
                <w:szCs w:val="16"/>
                <w:rPrChange w:id="791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Change w:id="7912" w:author="Edward Leung" w:date="2017-01-10T12:35:00Z">
                  <w:rPr>
                    <w:color w:val="000000"/>
                    <w:sz w:val="16"/>
                    <w:szCs w:val="16"/>
                  </w:rPr>
                </w:rPrChange>
              </w:rPr>
            </w:pPr>
            <w:r w:rsidRPr="00184A3A">
              <w:rPr>
                <w:color w:val="000000"/>
                <w:sz w:val="16"/>
                <w:szCs w:val="16"/>
                <w:rPrChange w:id="791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Change w:id="791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Change w:id="7915" w:author="Edward Leung" w:date="2017-01-10T12:35:00Z">
                  <w:rPr>
                    <w:color w:val="000000"/>
                    <w:sz w:val="16"/>
                    <w:szCs w:val="16"/>
                  </w:rPr>
                </w:rPrChange>
              </w:rPr>
            </w:pPr>
            <w:r w:rsidRPr="00184A3A">
              <w:rPr>
                <w:color w:val="000000"/>
                <w:sz w:val="16"/>
                <w:szCs w:val="16"/>
                <w:rPrChange w:id="7916" w:author="Edward Leung" w:date="2017-01-10T12:35:00Z">
                  <w:rPr>
                    <w:color w:val="000000"/>
                    <w:sz w:val="16"/>
                    <w:szCs w:val="16"/>
                  </w:rPr>
                </w:rPrChange>
              </w:rPr>
              <w:t xml:space="preserve">&lt;taxCode&gt;   </w:t>
            </w:r>
            <w:r w:rsidRPr="00184A3A">
              <w:rPr>
                <w:color w:val="000000"/>
                <w:sz w:val="16"/>
                <w:szCs w:val="16"/>
                <w:rPrChange w:id="7917" w:author="Edward Leung" w:date="2017-01-10T12:35:00Z">
                  <w:rPr>
                    <w:color w:val="000000"/>
                    <w:sz w:val="16"/>
                    <w:szCs w:val="16"/>
                  </w:rPr>
                </w:rPrChange>
              </w:rPr>
              <w:br/>
            </w:r>
            <w:r w:rsidR="001D733F" w:rsidRPr="00184A3A">
              <w:rPr>
                <w:color w:val="000000"/>
                <w:sz w:val="16"/>
                <w:szCs w:val="16"/>
                <w:rPrChange w:id="7918" w:author="Edward Leung" w:date="2017-01-10T12:35:00Z">
                  <w:rPr>
                    <w:color w:val="000000"/>
                    <w:sz w:val="16"/>
                    <w:szCs w:val="16"/>
                  </w:rPr>
                </w:rPrChange>
              </w:rPr>
              <w:t>&lt;/</w:t>
            </w:r>
            <w:r w:rsidRPr="00184A3A">
              <w:rPr>
                <w:color w:val="000000"/>
                <w:sz w:val="16"/>
                <w:szCs w:val="16"/>
                <w:rPrChange w:id="7919" w:author="Edward Leung" w:date="2017-01-10T12:35:00Z">
                  <w:rPr>
                    <w:color w:val="000000"/>
                    <w:sz w:val="16"/>
                    <w:szCs w:val="16"/>
                  </w:rPr>
                </w:rPrChange>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Change w:id="7920" w:author="Edward Leung" w:date="2017-01-10T12:35:00Z">
                  <w:rPr>
                    <w:color w:val="000000"/>
                    <w:sz w:val="16"/>
                    <w:szCs w:val="16"/>
                  </w:rPr>
                </w:rPrChange>
              </w:rPr>
            </w:pPr>
            <w:r w:rsidRPr="00184A3A">
              <w:rPr>
                <w:color w:val="000000"/>
                <w:sz w:val="16"/>
                <w:szCs w:val="16"/>
                <w:rPrChange w:id="7921" w:author="Edward Leung" w:date="2017-01-10T12:35:00Z">
                  <w:rPr>
                    <w:color w:val="000000"/>
                    <w:sz w:val="16"/>
                    <w:szCs w:val="16"/>
                  </w:rPr>
                </w:rPrChange>
              </w:rPr>
              <w:t>{"taxCode":""}</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Change w:id="7922" w:author="Edward Leung" w:date="2017-01-10T12:35:00Z">
                  <w:rPr>
                    <w:color w:val="000000"/>
                    <w:sz w:val="16"/>
                    <w:szCs w:val="16"/>
                  </w:rPr>
                </w:rPrChange>
              </w:rPr>
            </w:pPr>
            <w:r w:rsidRPr="00184A3A">
              <w:rPr>
                <w:color w:val="000000"/>
                <w:sz w:val="16"/>
                <w:szCs w:val="16"/>
                <w:rPrChange w:id="7923" w:author="Edward Leung" w:date="2017-01-10T12:35:00Z">
                  <w:rPr>
                    <w:color w:val="000000"/>
                    <w:sz w:val="16"/>
                    <w:szCs w:val="16"/>
                  </w:rPr>
                </w:rPrChange>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Change w:id="7924" w:author="Edward Leung" w:date="2017-01-10T12:35:00Z">
                  <w:rPr>
                    <w:rFonts w:cs="Arial"/>
                    <w:sz w:val="16"/>
                    <w:szCs w:val="16"/>
                  </w:rPr>
                </w:rPrChange>
              </w:rPr>
            </w:pPr>
            <w:r w:rsidRPr="00184A3A">
              <w:rPr>
                <w:sz w:val="16"/>
                <w:szCs w:val="16"/>
                <w:rPrChange w:id="7925" w:author="Edward Leung" w:date="2017-01-10T12:35:00Z">
                  <w:rPr>
                    <w:sz w:val="16"/>
                    <w:szCs w:val="16"/>
                  </w:rPr>
                </w:rPrChange>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Change w:id="7926" w:author="Edward Leung" w:date="2017-01-10T12:35:00Z">
                  <w:rPr>
                    <w:rFonts w:cs="Arial"/>
                    <w:sz w:val="16"/>
                    <w:szCs w:val="16"/>
                  </w:rPr>
                </w:rPrChange>
              </w:rPr>
            </w:pPr>
            <w:r w:rsidRPr="00184A3A">
              <w:rPr>
                <w:rFonts w:cs="Arial"/>
                <w:color w:val="000000"/>
                <w:sz w:val="16"/>
                <w:szCs w:val="16"/>
                <w:rPrChange w:id="7927" w:author="Edward Leung" w:date="2017-01-10T12:35:00Z">
                  <w:rPr>
                    <w:rFonts w:cs="Arial"/>
                    <w:color w:val="000000"/>
                    <w:sz w:val="16"/>
                    <w:szCs w:val="16"/>
                  </w:rPr>
                </w:rPrChange>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Change w:id="7928" w:author="Edward Leung" w:date="2017-01-10T12:35:00Z">
                  <w:rPr>
                    <w:color w:val="000000"/>
                    <w:sz w:val="16"/>
                    <w:szCs w:val="16"/>
                  </w:rPr>
                </w:rPrChange>
              </w:rPr>
            </w:pPr>
            <w:r w:rsidRPr="00184A3A">
              <w:rPr>
                <w:color w:val="000000"/>
                <w:sz w:val="16"/>
                <w:szCs w:val="16"/>
                <w:rPrChange w:id="792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Change w:id="7930" w:author="Edward Leung" w:date="2017-01-10T12:35:00Z">
                  <w:rPr>
                    <w:color w:val="000000"/>
                    <w:sz w:val="16"/>
                    <w:szCs w:val="16"/>
                  </w:rPr>
                </w:rPrChange>
              </w:rPr>
            </w:pPr>
            <w:r w:rsidRPr="00184A3A">
              <w:rPr>
                <w:color w:val="000000"/>
                <w:sz w:val="16"/>
                <w:szCs w:val="16"/>
                <w:rPrChange w:id="7931"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Change w:id="793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Change w:id="7933" w:author="Edward Leung" w:date="2017-01-10T12:35:00Z">
                  <w:rPr>
                    <w:color w:val="000000"/>
                    <w:sz w:val="16"/>
                    <w:szCs w:val="16"/>
                  </w:rPr>
                </w:rPrChange>
              </w:rPr>
            </w:pPr>
            <w:r w:rsidRPr="00184A3A">
              <w:rPr>
                <w:color w:val="000000"/>
                <w:sz w:val="16"/>
                <w:szCs w:val="16"/>
                <w:rPrChange w:id="7934" w:author="Edward Leung" w:date="2017-01-10T12:35:00Z">
                  <w:rPr>
                    <w:color w:val="000000"/>
                    <w:sz w:val="16"/>
                    <w:szCs w:val="16"/>
                  </w:rPr>
                </w:rPrChange>
              </w:rPr>
              <w:t xml:space="preserve">&lt;taxAmt&gt;   </w:t>
            </w:r>
            <w:r w:rsidRPr="00184A3A">
              <w:rPr>
                <w:color w:val="000000"/>
                <w:sz w:val="16"/>
                <w:szCs w:val="16"/>
                <w:rPrChange w:id="7935" w:author="Edward Leung" w:date="2017-01-10T12:35:00Z">
                  <w:rPr>
                    <w:color w:val="000000"/>
                    <w:sz w:val="16"/>
                    <w:szCs w:val="16"/>
                  </w:rPr>
                </w:rPrChange>
              </w:rPr>
              <w:br/>
            </w:r>
            <w:r w:rsidR="001D733F" w:rsidRPr="00184A3A">
              <w:rPr>
                <w:color w:val="000000"/>
                <w:sz w:val="16"/>
                <w:szCs w:val="16"/>
                <w:rPrChange w:id="7936" w:author="Edward Leung" w:date="2017-01-10T12:35:00Z">
                  <w:rPr>
                    <w:color w:val="000000"/>
                    <w:sz w:val="16"/>
                    <w:szCs w:val="16"/>
                  </w:rPr>
                </w:rPrChange>
              </w:rPr>
              <w:t>&lt;/</w:t>
            </w:r>
            <w:r w:rsidRPr="00184A3A">
              <w:rPr>
                <w:color w:val="000000"/>
                <w:sz w:val="16"/>
                <w:szCs w:val="16"/>
                <w:rPrChange w:id="7937" w:author="Edward Leung" w:date="2017-01-10T12:35:00Z">
                  <w:rPr>
                    <w:color w:val="000000"/>
                    <w:sz w:val="16"/>
                    <w:szCs w:val="16"/>
                  </w:rPr>
                </w:rPrChange>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Change w:id="7938" w:author="Edward Leung" w:date="2017-01-10T12:35:00Z">
                  <w:rPr>
                    <w:color w:val="000000"/>
                    <w:sz w:val="16"/>
                    <w:szCs w:val="16"/>
                  </w:rPr>
                </w:rPrChange>
              </w:rPr>
            </w:pPr>
            <w:r w:rsidRPr="00184A3A">
              <w:rPr>
                <w:color w:val="000000"/>
                <w:sz w:val="16"/>
                <w:szCs w:val="16"/>
                <w:rPrChange w:id="7939" w:author="Edward Leung" w:date="2017-01-10T12:35:00Z">
                  <w:rPr>
                    <w:color w:val="000000"/>
                    <w:sz w:val="16"/>
                    <w:szCs w:val="16"/>
                  </w:rPr>
                </w:rPrChange>
              </w:rPr>
              <w:t>{"taxAmt":""}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Change w:id="7940" w:author="Edward Leung" w:date="2017-01-10T12:35:00Z">
                  <w:rPr>
                    <w:color w:val="000000"/>
                    <w:sz w:val="16"/>
                    <w:szCs w:val="16"/>
                  </w:rPr>
                </w:rPrChange>
              </w:rPr>
            </w:pPr>
            <w:r w:rsidRPr="00184A3A">
              <w:rPr>
                <w:color w:val="000000"/>
                <w:sz w:val="16"/>
                <w:szCs w:val="16"/>
                <w:rPrChange w:id="7941" w:author="Edward Leung" w:date="2017-01-10T12:35:00Z">
                  <w:rPr>
                    <w:color w:val="000000"/>
                    <w:sz w:val="16"/>
                    <w:szCs w:val="16"/>
                  </w:rPr>
                </w:rPrChange>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Change w:id="7942" w:author="Edward Leung" w:date="2017-01-10T12:35:00Z">
                  <w:rPr>
                    <w:rFonts w:cs="Arial"/>
                    <w:sz w:val="16"/>
                    <w:szCs w:val="16"/>
                  </w:rPr>
                </w:rPrChange>
              </w:rPr>
            </w:pPr>
            <w:r w:rsidRPr="00184A3A">
              <w:rPr>
                <w:sz w:val="16"/>
                <w:szCs w:val="16"/>
                <w:rPrChange w:id="7943" w:author="Edward Leung" w:date="2017-01-10T12:35:00Z">
                  <w:rPr>
                    <w:sz w:val="16"/>
                    <w:szCs w:val="16"/>
                  </w:rPr>
                </w:rPrChange>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Change w:id="7944" w:author="Edward Leung" w:date="2017-01-10T12:35:00Z">
                  <w:rPr>
                    <w:rFonts w:cs="Arial"/>
                    <w:sz w:val="16"/>
                    <w:szCs w:val="16"/>
                  </w:rPr>
                </w:rPrChange>
              </w:rPr>
            </w:pPr>
            <w:r w:rsidRPr="00184A3A">
              <w:rPr>
                <w:rFonts w:cs="Arial"/>
                <w:color w:val="000000"/>
                <w:sz w:val="16"/>
                <w:szCs w:val="16"/>
                <w:rPrChange w:id="7945" w:author="Edward Leung" w:date="2017-01-10T12:35:00Z">
                  <w:rPr>
                    <w:rFonts w:cs="Arial"/>
                    <w:color w:val="000000"/>
                    <w:sz w:val="16"/>
                    <w:szCs w:val="16"/>
                  </w:rPr>
                </w:rPrChange>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Change w:id="7946" w:author="Edward Leung" w:date="2017-01-10T12:35:00Z">
                  <w:rPr>
                    <w:color w:val="000000"/>
                    <w:sz w:val="16"/>
                    <w:szCs w:val="16"/>
                  </w:rPr>
                </w:rPrChange>
              </w:rPr>
            </w:pPr>
            <w:r w:rsidRPr="00184A3A">
              <w:rPr>
                <w:color w:val="000000"/>
                <w:sz w:val="16"/>
                <w:szCs w:val="16"/>
                <w:rPrChange w:id="794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Change w:id="7948" w:author="Edward Leung" w:date="2017-01-10T12:35:00Z">
                  <w:rPr>
                    <w:color w:val="000000"/>
                    <w:sz w:val="16"/>
                    <w:szCs w:val="16"/>
                  </w:rPr>
                </w:rPrChange>
              </w:rPr>
            </w:pPr>
            <w:r w:rsidRPr="00184A3A">
              <w:rPr>
                <w:color w:val="000000"/>
                <w:sz w:val="16"/>
                <w:szCs w:val="16"/>
                <w:rPrChange w:id="794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Change w:id="795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Change w:id="7951" w:author="Edward Leung" w:date="2017-01-10T12:35:00Z">
                  <w:rPr>
                    <w:color w:val="000000"/>
                    <w:sz w:val="16"/>
                    <w:szCs w:val="16"/>
                  </w:rPr>
                </w:rPrChange>
              </w:rPr>
            </w:pPr>
            <w:r w:rsidRPr="00184A3A">
              <w:rPr>
                <w:color w:val="000000"/>
                <w:sz w:val="16"/>
                <w:szCs w:val="16"/>
                <w:rPrChange w:id="7952" w:author="Edward Leung" w:date="2017-01-10T12:35:00Z">
                  <w:rPr>
                    <w:color w:val="000000"/>
                    <w:sz w:val="16"/>
                    <w:szCs w:val="16"/>
                  </w:rPr>
                </w:rPrChange>
              </w:rPr>
              <w:t xml:space="preserve">&lt;orderType&gt;   </w:t>
            </w:r>
            <w:r w:rsidRPr="00184A3A">
              <w:rPr>
                <w:color w:val="000000"/>
                <w:sz w:val="16"/>
                <w:szCs w:val="16"/>
                <w:rPrChange w:id="7953" w:author="Edward Leung" w:date="2017-01-10T12:35:00Z">
                  <w:rPr>
                    <w:color w:val="000000"/>
                    <w:sz w:val="16"/>
                    <w:szCs w:val="16"/>
                  </w:rPr>
                </w:rPrChange>
              </w:rPr>
              <w:br/>
            </w:r>
            <w:r w:rsidR="001D733F" w:rsidRPr="00184A3A">
              <w:rPr>
                <w:color w:val="000000"/>
                <w:sz w:val="16"/>
                <w:szCs w:val="16"/>
                <w:rPrChange w:id="7954" w:author="Edward Leung" w:date="2017-01-10T12:35:00Z">
                  <w:rPr>
                    <w:color w:val="000000"/>
                    <w:sz w:val="16"/>
                    <w:szCs w:val="16"/>
                  </w:rPr>
                </w:rPrChange>
              </w:rPr>
              <w:t>&lt;/</w:t>
            </w:r>
            <w:r w:rsidRPr="00184A3A">
              <w:rPr>
                <w:color w:val="000000"/>
                <w:sz w:val="16"/>
                <w:szCs w:val="16"/>
                <w:rPrChange w:id="7955" w:author="Edward Leung" w:date="2017-01-10T12:35:00Z">
                  <w:rPr>
                    <w:color w:val="000000"/>
                    <w:sz w:val="16"/>
                    <w:szCs w:val="16"/>
                  </w:rPr>
                </w:rPrChange>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Change w:id="7956" w:author="Edward Leung" w:date="2017-01-10T12:35:00Z">
                  <w:rPr>
                    <w:color w:val="000000"/>
                    <w:sz w:val="16"/>
                    <w:szCs w:val="16"/>
                  </w:rPr>
                </w:rPrChange>
              </w:rPr>
            </w:pPr>
            <w:r w:rsidRPr="00184A3A">
              <w:rPr>
                <w:color w:val="000000"/>
                <w:sz w:val="16"/>
                <w:szCs w:val="16"/>
                <w:rPrChange w:id="7957" w:author="Edward Leung" w:date="2017-01-10T12:35:00Z">
                  <w:rPr>
                    <w:color w:val="000000"/>
                    <w:sz w:val="16"/>
                    <w:szCs w:val="16"/>
                  </w:rPr>
                </w:rPrChange>
              </w:rPr>
              <w:t>{"orderType":""}</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Change w:id="7958" w:author="Edward Leung" w:date="2017-01-10T12:35:00Z">
                  <w:rPr>
                    <w:color w:val="000000"/>
                    <w:sz w:val="16"/>
                    <w:szCs w:val="16"/>
                  </w:rPr>
                </w:rPrChange>
              </w:rPr>
            </w:pPr>
            <w:r w:rsidRPr="00184A3A">
              <w:rPr>
                <w:color w:val="000000"/>
                <w:sz w:val="16"/>
                <w:szCs w:val="16"/>
                <w:rPrChange w:id="7959" w:author="Edward Leung" w:date="2017-01-10T12:35:00Z">
                  <w:rPr>
                    <w:color w:val="000000"/>
                    <w:sz w:val="16"/>
                    <w:szCs w:val="16"/>
                  </w:rPr>
                </w:rPrChange>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Change w:id="7960" w:author="Edward Leung" w:date="2017-01-10T12:35:00Z">
                  <w:rPr>
                    <w:rFonts w:cs="Arial"/>
                    <w:sz w:val="16"/>
                    <w:szCs w:val="16"/>
                  </w:rPr>
                </w:rPrChange>
              </w:rPr>
            </w:pPr>
            <w:r w:rsidRPr="00184A3A">
              <w:rPr>
                <w:sz w:val="16"/>
                <w:szCs w:val="16"/>
                <w:rPrChange w:id="7961" w:author="Edward Leung" w:date="2017-01-10T12:35:00Z">
                  <w:rPr>
                    <w:sz w:val="16"/>
                    <w:szCs w:val="16"/>
                  </w:rPr>
                </w:rPrChange>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Change w:id="7962" w:author="Edward Leung" w:date="2017-01-10T12:35:00Z">
                  <w:rPr>
                    <w:rFonts w:cs="Arial"/>
                    <w:sz w:val="16"/>
                    <w:szCs w:val="16"/>
                  </w:rPr>
                </w:rPrChange>
              </w:rPr>
            </w:pPr>
            <w:r w:rsidRPr="00184A3A">
              <w:rPr>
                <w:rFonts w:cs="Arial"/>
                <w:color w:val="000000"/>
                <w:sz w:val="16"/>
                <w:szCs w:val="16"/>
                <w:rPrChange w:id="7963" w:author="Edward Leung" w:date="2017-01-10T12:35:00Z">
                  <w:rPr>
                    <w:rFonts w:cs="Arial"/>
                    <w:color w:val="000000"/>
                    <w:sz w:val="16"/>
                    <w:szCs w:val="16"/>
                  </w:rPr>
                </w:rPrChange>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Change w:id="7964" w:author="Edward Leung" w:date="2017-01-10T12:35:00Z">
                  <w:rPr>
                    <w:color w:val="000000"/>
                    <w:sz w:val="16"/>
                    <w:szCs w:val="16"/>
                  </w:rPr>
                </w:rPrChange>
              </w:rPr>
            </w:pPr>
            <w:r w:rsidRPr="00184A3A">
              <w:rPr>
                <w:color w:val="000000"/>
                <w:sz w:val="16"/>
                <w:szCs w:val="16"/>
                <w:rPrChange w:id="796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Change w:id="7966" w:author="Edward Leung" w:date="2017-01-10T12:35:00Z">
                  <w:rPr>
                    <w:color w:val="000000"/>
                    <w:sz w:val="16"/>
                    <w:szCs w:val="16"/>
                  </w:rPr>
                </w:rPrChange>
              </w:rPr>
            </w:pPr>
            <w:r w:rsidRPr="00184A3A">
              <w:rPr>
                <w:color w:val="000000"/>
                <w:sz w:val="16"/>
                <w:szCs w:val="16"/>
                <w:rPrChange w:id="796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Change w:id="796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Change w:id="7969" w:author="Edward Leung" w:date="2017-01-10T12:35:00Z">
                  <w:rPr>
                    <w:color w:val="000000"/>
                    <w:sz w:val="16"/>
                    <w:szCs w:val="16"/>
                  </w:rPr>
                </w:rPrChange>
              </w:rPr>
            </w:pPr>
            <w:r w:rsidRPr="00184A3A">
              <w:rPr>
                <w:color w:val="000000"/>
                <w:sz w:val="16"/>
                <w:szCs w:val="16"/>
                <w:rPrChange w:id="7970" w:author="Edward Leung" w:date="2017-01-10T12:35:00Z">
                  <w:rPr>
                    <w:color w:val="000000"/>
                    <w:sz w:val="16"/>
                    <w:szCs w:val="16"/>
                  </w:rPr>
                </w:rPrChange>
              </w:rPr>
              <w:t xml:space="preserve">&lt;transType&gt;   </w:t>
            </w:r>
            <w:r w:rsidRPr="00184A3A">
              <w:rPr>
                <w:color w:val="000000"/>
                <w:sz w:val="16"/>
                <w:szCs w:val="16"/>
                <w:rPrChange w:id="7971" w:author="Edward Leung" w:date="2017-01-10T12:35:00Z">
                  <w:rPr>
                    <w:color w:val="000000"/>
                    <w:sz w:val="16"/>
                    <w:szCs w:val="16"/>
                  </w:rPr>
                </w:rPrChange>
              </w:rPr>
              <w:br/>
            </w:r>
            <w:r w:rsidR="001D733F" w:rsidRPr="00184A3A">
              <w:rPr>
                <w:color w:val="000000"/>
                <w:sz w:val="16"/>
                <w:szCs w:val="16"/>
                <w:rPrChange w:id="7972" w:author="Edward Leung" w:date="2017-01-10T12:35:00Z">
                  <w:rPr>
                    <w:color w:val="000000"/>
                    <w:sz w:val="16"/>
                    <w:szCs w:val="16"/>
                  </w:rPr>
                </w:rPrChange>
              </w:rPr>
              <w:t>&lt;/</w:t>
            </w:r>
            <w:r w:rsidRPr="00184A3A">
              <w:rPr>
                <w:color w:val="000000"/>
                <w:sz w:val="16"/>
                <w:szCs w:val="16"/>
                <w:rPrChange w:id="7973" w:author="Edward Leung" w:date="2017-01-10T12:35:00Z">
                  <w:rPr>
                    <w:color w:val="000000"/>
                    <w:sz w:val="16"/>
                    <w:szCs w:val="16"/>
                  </w:rPr>
                </w:rPrChange>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Change w:id="7974" w:author="Edward Leung" w:date="2017-01-10T12:35:00Z">
                  <w:rPr>
                    <w:color w:val="000000"/>
                    <w:sz w:val="16"/>
                    <w:szCs w:val="16"/>
                  </w:rPr>
                </w:rPrChange>
              </w:rPr>
            </w:pPr>
            <w:r w:rsidRPr="00184A3A">
              <w:rPr>
                <w:color w:val="000000"/>
                <w:sz w:val="16"/>
                <w:szCs w:val="16"/>
                <w:rPrChange w:id="7975" w:author="Edward Leung" w:date="2017-01-10T12:35:00Z">
                  <w:rPr>
                    <w:color w:val="000000"/>
                    <w:sz w:val="16"/>
                    <w:szCs w:val="16"/>
                  </w:rPr>
                </w:rPrChange>
              </w:rPr>
              <w:t>{"transType":""}</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Change w:id="7976" w:author="Edward Leung" w:date="2017-01-10T12:35:00Z">
                  <w:rPr>
                    <w:color w:val="000000"/>
                    <w:sz w:val="16"/>
                    <w:szCs w:val="16"/>
                  </w:rPr>
                </w:rPrChange>
              </w:rPr>
            </w:pPr>
            <w:r w:rsidRPr="00184A3A">
              <w:rPr>
                <w:color w:val="000000"/>
                <w:sz w:val="16"/>
                <w:szCs w:val="16"/>
                <w:rPrChange w:id="7977" w:author="Edward Leung" w:date="2017-01-10T12:35:00Z">
                  <w:rPr>
                    <w:color w:val="000000"/>
                    <w:sz w:val="16"/>
                    <w:szCs w:val="16"/>
                  </w:rPr>
                </w:rPrChange>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Change w:id="7978" w:author="Edward Leung" w:date="2017-01-10T12:35:00Z">
                  <w:rPr>
                    <w:rFonts w:cs="Arial"/>
                    <w:sz w:val="16"/>
                    <w:szCs w:val="16"/>
                  </w:rPr>
                </w:rPrChange>
              </w:rPr>
            </w:pPr>
            <w:r w:rsidRPr="00184A3A">
              <w:rPr>
                <w:sz w:val="16"/>
                <w:szCs w:val="16"/>
                <w:rPrChange w:id="7979" w:author="Edward Leung" w:date="2017-01-10T12:35:00Z">
                  <w:rPr>
                    <w:sz w:val="16"/>
                    <w:szCs w:val="16"/>
                  </w:rPr>
                </w:rPrChange>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Change w:id="7980" w:author="Edward Leung" w:date="2017-01-10T12:35:00Z">
                  <w:rPr>
                    <w:rFonts w:cs="Arial"/>
                    <w:sz w:val="16"/>
                    <w:szCs w:val="16"/>
                  </w:rPr>
                </w:rPrChange>
              </w:rPr>
            </w:pPr>
            <w:r w:rsidRPr="00184A3A">
              <w:rPr>
                <w:rFonts w:cs="Arial"/>
                <w:color w:val="000000"/>
                <w:sz w:val="16"/>
                <w:szCs w:val="16"/>
                <w:rPrChange w:id="7981" w:author="Edward Leung" w:date="2017-01-10T12:35:00Z">
                  <w:rPr>
                    <w:rFonts w:cs="Arial"/>
                    <w:color w:val="000000"/>
                    <w:sz w:val="16"/>
                    <w:szCs w:val="16"/>
                  </w:rPr>
                </w:rPrChange>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Change w:id="7982" w:author="Edward Leung" w:date="2017-01-10T12:35:00Z">
                  <w:rPr>
                    <w:color w:val="000000"/>
                    <w:sz w:val="16"/>
                    <w:szCs w:val="16"/>
                  </w:rPr>
                </w:rPrChange>
              </w:rPr>
            </w:pPr>
            <w:r w:rsidRPr="00184A3A">
              <w:rPr>
                <w:color w:val="000000"/>
                <w:sz w:val="16"/>
                <w:szCs w:val="16"/>
                <w:rPrChange w:id="798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Change w:id="7984" w:author="Edward Leung" w:date="2017-01-10T12:35:00Z">
                  <w:rPr>
                    <w:color w:val="000000"/>
                    <w:sz w:val="16"/>
                    <w:szCs w:val="16"/>
                  </w:rPr>
                </w:rPrChange>
              </w:rPr>
            </w:pPr>
            <w:r w:rsidRPr="00184A3A">
              <w:rPr>
                <w:color w:val="000000"/>
                <w:sz w:val="16"/>
                <w:szCs w:val="16"/>
                <w:rPrChange w:id="798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Change w:id="798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Change w:id="7987" w:author="Edward Leung" w:date="2017-01-10T12:35:00Z">
                  <w:rPr>
                    <w:color w:val="000000"/>
                    <w:sz w:val="16"/>
                    <w:szCs w:val="16"/>
                  </w:rPr>
                </w:rPrChange>
              </w:rPr>
            </w:pPr>
            <w:r w:rsidRPr="00184A3A">
              <w:rPr>
                <w:color w:val="000000"/>
                <w:sz w:val="16"/>
                <w:szCs w:val="16"/>
                <w:rPrChange w:id="7988" w:author="Edward Leung" w:date="2017-01-10T12:35:00Z">
                  <w:rPr>
                    <w:color w:val="000000"/>
                    <w:sz w:val="16"/>
                    <w:szCs w:val="16"/>
                  </w:rPr>
                </w:rPrChange>
              </w:rPr>
              <w:t xml:space="preserve">&lt;tillNo&gt;   </w:t>
            </w:r>
            <w:r w:rsidRPr="00184A3A">
              <w:rPr>
                <w:color w:val="000000"/>
                <w:sz w:val="16"/>
                <w:szCs w:val="16"/>
                <w:rPrChange w:id="7989" w:author="Edward Leung" w:date="2017-01-10T12:35:00Z">
                  <w:rPr>
                    <w:color w:val="000000"/>
                    <w:sz w:val="16"/>
                    <w:szCs w:val="16"/>
                  </w:rPr>
                </w:rPrChange>
              </w:rPr>
              <w:br/>
            </w:r>
            <w:r w:rsidR="001D733F" w:rsidRPr="00184A3A">
              <w:rPr>
                <w:color w:val="000000"/>
                <w:sz w:val="16"/>
                <w:szCs w:val="16"/>
                <w:rPrChange w:id="7990" w:author="Edward Leung" w:date="2017-01-10T12:35:00Z">
                  <w:rPr>
                    <w:color w:val="000000"/>
                    <w:sz w:val="16"/>
                    <w:szCs w:val="16"/>
                  </w:rPr>
                </w:rPrChange>
              </w:rPr>
              <w:t>&lt;/</w:t>
            </w:r>
            <w:r w:rsidRPr="00184A3A">
              <w:rPr>
                <w:color w:val="000000"/>
                <w:sz w:val="16"/>
                <w:szCs w:val="16"/>
                <w:rPrChange w:id="7991" w:author="Edward Leung" w:date="2017-01-10T12:35:00Z">
                  <w:rPr>
                    <w:color w:val="000000"/>
                    <w:sz w:val="16"/>
                    <w:szCs w:val="16"/>
                  </w:rPr>
                </w:rPrChange>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Change w:id="7992" w:author="Edward Leung" w:date="2017-01-10T12:35:00Z">
                  <w:rPr>
                    <w:color w:val="000000"/>
                    <w:sz w:val="16"/>
                    <w:szCs w:val="16"/>
                  </w:rPr>
                </w:rPrChange>
              </w:rPr>
            </w:pPr>
            <w:r w:rsidRPr="00184A3A">
              <w:rPr>
                <w:color w:val="000000"/>
                <w:sz w:val="16"/>
                <w:szCs w:val="16"/>
                <w:rPrChange w:id="7993" w:author="Edward Leung" w:date="2017-01-10T12:35:00Z">
                  <w:rPr>
                    <w:color w:val="000000"/>
                    <w:sz w:val="16"/>
                    <w:szCs w:val="16"/>
                  </w:rPr>
                </w:rPrChange>
              </w:rPr>
              <w:t>{"tillNo":""}</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Change w:id="7994" w:author="Edward Leung" w:date="2017-01-10T12:35:00Z">
                  <w:rPr>
                    <w:color w:val="000000"/>
                    <w:sz w:val="16"/>
                    <w:szCs w:val="16"/>
                  </w:rPr>
                </w:rPrChange>
              </w:rPr>
            </w:pPr>
            <w:r w:rsidRPr="00184A3A">
              <w:rPr>
                <w:color w:val="000000"/>
                <w:sz w:val="16"/>
                <w:szCs w:val="16"/>
                <w:rPrChange w:id="7995" w:author="Edward Leung" w:date="2017-01-10T12:35:00Z">
                  <w:rPr>
                    <w:color w:val="000000"/>
                    <w:sz w:val="16"/>
                    <w:szCs w:val="16"/>
                  </w:rPr>
                </w:rPrChange>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Change w:id="7996" w:author="Edward Leung" w:date="2017-01-10T12:35:00Z">
                  <w:rPr>
                    <w:rFonts w:cs="Arial"/>
                    <w:sz w:val="16"/>
                    <w:szCs w:val="16"/>
                  </w:rPr>
                </w:rPrChange>
              </w:rPr>
            </w:pPr>
            <w:r w:rsidRPr="00184A3A">
              <w:rPr>
                <w:sz w:val="16"/>
                <w:szCs w:val="16"/>
                <w:rPrChange w:id="7997" w:author="Edward Leung" w:date="2017-01-10T12:35:00Z">
                  <w:rPr>
                    <w:sz w:val="16"/>
                    <w:szCs w:val="16"/>
                  </w:rPr>
                </w:rPrChange>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Change w:id="7998" w:author="Edward Leung" w:date="2017-01-10T12:35:00Z">
                  <w:rPr>
                    <w:rFonts w:cs="Arial"/>
                    <w:sz w:val="16"/>
                    <w:szCs w:val="16"/>
                  </w:rPr>
                </w:rPrChange>
              </w:rPr>
            </w:pPr>
            <w:r w:rsidRPr="00184A3A">
              <w:rPr>
                <w:rFonts w:cs="Arial"/>
                <w:color w:val="000000"/>
                <w:sz w:val="16"/>
                <w:szCs w:val="16"/>
                <w:rPrChange w:id="7999" w:author="Edward Leung" w:date="2017-01-10T12:35:00Z">
                  <w:rPr>
                    <w:rFonts w:cs="Arial"/>
                    <w:color w:val="000000"/>
                    <w:sz w:val="16"/>
                    <w:szCs w:val="16"/>
                  </w:rPr>
                </w:rPrChange>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Change w:id="8000" w:author="Edward Leung" w:date="2017-01-10T12:35:00Z">
                  <w:rPr>
                    <w:color w:val="000000"/>
                    <w:sz w:val="16"/>
                    <w:szCs w:val="16"/>
                  </w:rPr>
                </w:rPrChange>
              </w:rPr>
            </w:pPr>
            <w:r w:rsidRPr="00184A3A">
              <w:rPr>
                <w:color w:val="000000"/>
                <w:sz w:val="16"/>
                <w:szCs w:val="16"/>
                <w:rPrChange w:id="800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Change w:id="8002" w:author="Edward Leung" w:date="2017-01-10T12:35:00Z">
                  <w:rPr>
                    <w:color w:val="000000"/>
                    <w:sz w:val="16"/>
                    <w:szCs w:val="16"/>
                  </w:rPr>
                </w:rPrChange>
              </w:rPr>
            </w:pPr>
            <w:r w:rsidRPr="00184A3A">
              <w:rPr>
                <w:color w:val="000000"/>
                <w:sz w:val="16"/>
                <w:szCs w:val="16"/>
                <w:rPrChange w:id="8003"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Change w:id="800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Change w:id="8005" w:author="Edward Leung" w:date="2017-01-10T12:35:00Z">
                  <w:rPr>
                    <w:color w:val="000000"/>
                    <w:sz w:val="16"/>
                    <w:szCs w:val="16"/>
                  </w:rPr>
                </w:rPrChange>
              </w:rPr>
            </w:pPr>
            <w:r w:rsidRPr="00184A3A">
              <w:rPr>
                <w:color w:val="000000"/>
                <w:sz w:val="16"/>
                <w:szCs w:val="16"/>
                <w:rPrChange w:id="8006" w:author="Edward Leung" w:date="2017-01-10T12:35:00Z">
                  <w:rPr>
                    <w:color w:val="000000"/>
                    <w:sz w:val="16"/>
                    <w:szCs w:val="16"/>
                  </w:rPr>
                </w:rPrChange>
              </w:rPr>
              <w:t xml:space="preserve">&lt;inputDateTime&gt;   </w:t>
            </w:r>
            <w:r w:rsidRPr="00184A3A">
              <w:rPr>
                <w:color w:val="000000"/>
                <w:sz w:val="16"/>
                <w:szCs w:val="16"/>
                <w:rPrChange w:id="8007" w:author="Edward Leung" w:date="2017-01-10T12:35:00Z">
                  <w:rPr>
                    <w:color w:val="000000"/>
                    <w:sz w:val="16"/>
                    <w:szCs w:val="16"/>
                  </w:rPr>
                </w:rPrChange>
              </w:rPr>
              <w:br/>
            </w:r>
            <w:r w:rsidR="001D733F" w:rsidRPr="00184A3A">
              <w:rPr>
                <w:color w:val="000000"/>
                <w:sz w:val="16"/>
                <w:szCs w:val="16"/>
                <w:rPrChange w:id="8008" w:author="Edward Leung" w:date="2017-01-10T12:35:00Z">
                  <w:rPr>
                    <w:color w:val="000000"/>
                    <w:sz w:val="16"/>
                    <w:szCs w:val="16"/>
                  </w:rPr>
                </w:rPrChange>
              </w:rPr>
              <w:t>&lt;/</w:t>
            </w:r>
            <w:r w:rsidRPr="00184A3A">
              <w:rPr>
                <w:color w:val="000000"/>
                <w:sz w:val="16"/>
                <w:szCs w:val="16"/>
                <w:rPrChange w:id="8009" w:author="Edward Leung" w:date="2017-01-10T12:35:00Z">
                  <w:rPr>
                    <w:color w:val="000000"/>
                    <w:sz w:val="16"/>
                    <w:szCs w:val="16"/>
                  </w:rPr>
                </w:rPrChange>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Change w:id="8010" w:author="Edward Leung" w:date="2017-01-10T12:35:00Z">
                  <w:rPr>
                    <w:color w:val="000000"/>
                    <w:sz w:val="16"/>
                    <w:szCs w:val="16"/>
                  </w:rPr>
                </w:rPrChange>
              </w:rPr>
            </w:pPr>
            <w:r w:rsidRPr="00184A3A">
              <w:rPr>
                <w:color w:val="000000"/>
                <w:sz w:val="16"/>
                <w:szCs w:val="16"/>
                <w:rPrChange w:id="8011" w:author="Edward Leung" w:date="2017-01-10T12:35:00Z">
                  <w:rPr>
                    <w:color w:val="000000"/>
                    <w:sz w:val="16"/>
                    <w:szCs w:val="16"/>
                  </w:rPr>
                </w:rPrChange>
              </w:rPr>
              <w:t>{"inputDateTime":""}</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Change w:id="8012" w:author="Edward Leung" w:date="2017-01-10T12:35:00Z">
                  <w:rPr>
                    <w:color w:val="000000"/>
                    <w:sz w:val="16"/>
                    <w:szCs w:val="16"/>
                  </w:rPr>
                </w:rPrChange>
              </w:rPr>
            </w:pPr>
            <w:r w:rsidRPr="00184A3A">
              <w:rPr>
                <w:color w:val="000000"/>
                <w:sz w:val="16"/>
                <w:szCs w:val="16"/>
                <w:rPrChange w:id="8013" w:author="Edward Leung" w:date="2017-01-10T12:35:00Z">
                  <w:rPr>
                    <w:color w:val="000000"/>
                    <w:sz w:val="16"/>
                    <w:szCs w:val="16"/>
                  </w:rPr>
                </w:rPrChange>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Change w:id="8014" w:author="Edward Leung" w:date="2017-01-10T12:35:00Z">
                  <w:rPr>
                    <w:rFonts w:cs="Arial"/>
                    <w:sz w:val="16"/>
                    <w:szCs w:val="16"/>
                  </w:rPr>
                </w:rPrChange>
              </w:rPr>
            </w:pPr>
            <w:r w:rsidRPr="00184A3A">
              <w:rPr>
                <w:sz w:val="16"/>
                <w:szCs w:val="16"/>
                <w:rPrChange w:id="8015" w:author="Edward Leung" w:date="2017-01-10T12:35:00Z">
                  <w:rPr>
                    <w:sz w:val="16"/>
                    <w:szCs w:val="16"/>
                  </w:rPr>
                </w:rPrChange>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Change w:id="8016" w:author="Edward Leung" w:date="2017-01-10T12:35:00Z">
                  <w:rPr>
                    <w:rFonts w:cs="Arial"/>
                    <w:sz w:val="16"/>
                    <w:szCs w:val="16"/>
                  </w:rPr>
                </w:rPrChange>
              </w:rPr>
            </w:pPr>
            <w:r w:rsidRPr="00184A3A">
              <w:rPr>
                <w:rFonts w:cs="Arial"/>
                <w:color w:val="000000"/>
                <w:sz w:val="16"/>
                <w:szCs w:val="16"/>
                <w:rPrChange w:id="8017" w:author="Edward Leung" w:date="2017-01-10T12:35:00Z">
                  <w:rPr>
                    <w:rFonts w:cs="Arial"/>
                    <w:color w:val="000000"/>
                    <w:sz w:val="16"/>
                    <w:szCs w:val="16"/>
                  </w:rPr>
                </w:rPrChange>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Change w:id="8018" w:author="Edward Leung" w:date="2017-01-10T12:35:00Z">
                  <w:rPr>
                    <w:color w:val="000000"/>
                    <w:sz w:val="16"/>
                    <w:szCs w:val="16"/>
                  </w:rPr>
                </w:rPrChange>
              </w:rPr>
            </w:pPr>
            <w:r w:rsidRPr="00184A3A">
              <w:rPr>
                <w:color w:val="000000"/>
                <w:sz w:val="16"/>
                <w:szCs w:val="16"/>
                <w:rPrChange w:id="801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Change w:id="8020" w:author="Edward Leung" w:date="2017-01-10T12:35:00Z">
                  <w:rPr>
                    <w:color w:val="000000"/>
                    <w:sz w:val="16"/>
                    <w:szCs w:val="16"/>
                  </w:rPr>
                </w:rPrChange>
              </w:rPr>
            </w:pPr>
            <w:r w:rsidRPr="00184A3A">
              <w:rPr>
                <w:color w:val="000000"/>
                <w:sz w:val="16"/>
                <w:szCs w:val="16"/>
                <w:rPrChange w:id="802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Change w:id="802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Change w:id="8023" w:author="Edward Leung" w:date="2017-01-10T12:35:00Z">
                  <w:rPr>
                    <w:color w:val="000000"/>
                    <w:sz w:val="16"/>
                    <w:szCs w:val="16"/>
                  </w:rPr>
                </w:rPrChange>
              </w:rPr>
            </w:pPr>
            <w:r w:rsidRPr="00184A3A">
              <w:rPr>
                <w:color w:val="000000"/>
                <w:sz w:val="16"/>
                <w:szCs w:val="16"/>
                <w:rPrChange w:id="8024" w:author="Edward Leung" w:date="2017-01-10T12:35:00Z">
                  <w:rPr>
                    <w:color w:val="000000"/>
                    <w:sz w:val="16"/>
                    <w:szCs w:val="16"/>
                  </w:rPr>
                </w:rPrChange>
              </w:rPr>
              <w:t xml:space="preserve">&lt;inputId&gt;   </w:t>
            </w:r>
            <w:r w:rsidRPr="00184A3A">
              <w:rPr>
                <w:color w:val="000000"/>
                <w:sz w:val="16"/>
                <w:szCs w:val="16"/>
                <w:rPrChange w:id="8025" w:author="Edward Leung" w:date="2017-01-10T12:35:00Z">
                  <w:rPr>
                    <w:color w:val="000000"/>
                    <w:sz w:val="16"/>
                    <w:szCs w:val="16"/>
                  </w:rPr>
                </w:rPrChange>
              </w:rPr>
              <w:br/>
            </w:r>
            <w:r w:rsidR="001D733F" w:rsidRPr="00184A3A">
              <w:rPr>
                <w:color w:val="000000"/>
                <w:sz w:val="16"/>
                <w:szCs w:val="16"/>
                <w:rPrChange w:id="8026" w:author="Edward Leung" w:date="2017-01-10T12:35:00Z">
                  <w:rPr>
                    <w:color w:val="000000"/>
                    <w:sz w:val="16"/>
                    <w:szCs w:val="16"/>
                  </w:rPr>
                </w:rPrChange>
              </w:rPr>
              <w:t>&lt;/</w:t>
            </w:r>
            <w:r w:rsidRPr="00184A3A">
              <w:rPr>
                <w:color w:val="000000"/>
                <w:sz w:val="16"/>
                <w:szCs w:val="16"/>
                <w:rPrChange w:id="8027" w:author="Edward Leung" w:date="2017-01-10T12:35:00Z">
                  <w:rPr>
                    <w:color w:val="000000"/>
                    <w:sz w:val="16"/>
                    <w:szCs w:val="16"/>
                  </w:rPr>
                </w:rPrChange>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Change w:id="8028" w:author="Edward Leung" w:date="2017-01-10T12:35:00Z">
                  <w:rPr>
                    <w:color w:val="000000"/>
                    <w:sz w:val="16"/>
                    <w:szCs w:val="16"/>
                  </w:rPr>
                </w:rPrChange>
              </w:rPr>
            </w:pPr>
            <w:r w:rsidRPr="00184A3A">
              <w:rPr>
                <w:color w:val="000000"/>
                <w:sz w:val="16"/>
                <w:szCs w:val="16"/>
                <w:rPrChange w:id="8029" w:author="Edward Leung" w:date="2017-01-10T12:35:00Z">
                  <w:rPr>
                    <w:color w:val="000000"/>
                    <w:sz w:val="16"/>
                    <w:szCs w:val="16"/>
                  </w:rPr>
                </w:rPrChange>
              </w:rPr>
              <w:t>{"inputId":""}</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Change w:id="8030" w:author="Edward Leung" w:date="2017-01-10T12:35:00Z">
                  <w:rPr>
                    <w:color w:val="000000"/>
                    <w:sz w:val="16"/>
                    <w:szCs w:val="16"/>
                  </w:rPr>
                </w:rPrChange>
              </w:rPr>
            </w:pPr>
            <w:r w:rsidRPr="00184A3A">
              <w:rPr>
                <w:color w:val="000000"/>
                <w:sz w:val="16"/>
                <w:szCs w:val="16"/>
                <w:rPrChange w:id="8031" w:author="Edward Leung" w:date="2017-01-10T12:35:00Z">
                  <w:rPr>
                    <w:color w:val="000000"/>
                    <w:sz w:val="16"/>
                    <w:szCs w:val="16"/>
                  </w:rPr>
                </w:rPrChange>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Change w:id="8032" w:author="Edward Leung" w:date="2017-01-10T12:35:00Z">
                  <w:rPr>
                    <w:rFonts w:cs="Arial"/>
                    <w:sz w:val="16"/>
                    <w:szCs w:val="16"/>
                  </w:rPr>
                </w:rPrChange>
              </w:rPr>
            </w:pPr>
            <w:r w:rsidRPr="00184A3A">
              <w:rPr>
                <w:sz w:val="16"/>
                <w:szCs w:val="16"/>
                <w:rPrChange w:id="8033" w:author="Edward Leung" w:date="2017-01-10T12:35:00Z">
                  <w:rPr>
                    <w:sz w:val="16"/>
                    <w:szCs w:val="16"/>
                  </w:rPr>
                </w:rPrChange>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Change w:id="8034" w:author="Edward Leung" w:date="2017-01-10T12:35:00Z">
                  <w:rPr>
                    <w:rFonts w:cs="Arial"/>
                    <w:sz w:val="16"/>
                    <w:szCs w:val="16"/>
                  </w:rPr>
                </w:rPrChange>
              </w:rPr>
            </w:pPr>
            <w:r w:rsidRPr="00184A3A">
              <w:rPr>
                <w:rFonts w:cs="Arial"/>
                <w:color w:val="000000"/>
                <w:sz w:val="16"/>
                <w:szCs w:val="16"/>
                <w:rPrChange w:id="8035" w:author="Edward Leung" w:date="2017-01-10T12:35:00Z">
                  <w:rPr>
                    <w:rFonts w:cs="Arial"/>
                    <w:color w:val="000000"/>
                    <w:sz w:val="16"/>
                    <w:szCs w:val="16"/>
                  </w:rPr>
                </w:rPrChange>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Change w:id="8036" w:author="Edward Leung" w:date="2017-01-10T12:35:00Z">
                  <w:rPr>
                    <w:color w:val="000000"/>
                    <w:sz w:val="16"/>
                    <w:szCs w:val="16"/>
                  </w:rPr>
                </w:rPrChange>
              </w:rPr>
            </w:pPr>
            <w:r w:rsidRPr="00184A3A">
              <w:rPr>
                <w:color w:val="000000"/>
                <w:sz w:val="16"/>
                <w:szCs w:val="16"/>
                <w:rPrChange w:id="803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Change w:id="8038" w:author="Edward Leung" w:date="2017-01-10T12:35:00Z">
                  <w:rPr>
                    <w:color w:val="000000"/>
                    <w:sz w:val="16"/>
                    <w:szCs w:val="16"/>
                  </w:rPr>
                </w:rPrChange>
              </w:rPr>
            </w:pPr>
            <w:r w:rsidRPr="00184A3A">
              <w:rPr>
                <w:color w:val="000000"/>
                <w:sz w:val="16"/>
                <w:szCs w:val="16"/>
                <w:rPrChange w:id="803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Change w:id="804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Change w:id="8041" w:author="Edward Leung" w:date="2017-01-10T12:35:00Z">
                  <w:rPr>
                    <w:color w:val="000000"/>
                    <w:sz w:val="16"/>
                    <w:szCs w:val="16"/>
                  </w:rPr>
                </w:rPrChange>
              </w:rPr>
            </w:pPr>
            <w:r w:rsidRPr="00184A3A">
              <w:rPr>
                <w:color w:val="000000"/>
                <w:sz w:val="16"/>
                <w:szCs w:val="16"/>
                <w:rPrChange w:id="8042" w:author="Edward Leung" w:date="2017-01-10T12:35:00Z">
                  <w:rPr>
                    <w:color w:val="000000"/>
                    <w:sz w:val="16"/>
                    <w:szCs w:val="16"/>
                  </w:rPr>
                </w:rPrChange>
              </w:rPr>
              <w:t xml:space="preserve">&lt;voidFlag&gt;   </w:t>
            </w:r>
            <w:r w:rsidRPr="00184A3A">
              <w:rPr>
                <w:color w:val="000000"/>
                <w:sz w:val="16"/>
                <w:szCs w:val="16"/>
                <w:rPrChange w:id="8043" w:author="Edward Leung" w:date="2017-01-10T12:35:00Z">
                  <w:rPr>
                    <w:color w:val="000000"/>
                    <w:sz w:val="16"/>
                    <w:szCs w:val="16"/>
                  </w:rPr>
                </w:rPrChange>
              </w:rPr>
              <w:br/>
            </w:r>
            <w:r w:rsidR="001D733F" w:rsidRPr="00184A3A">
              <w:rPr>
                <w:color w:val="000000"/>
                <w:sz w:val="16"/>
                <w:szCs w:val="16"/>
                <w:rPrChange w:id="8044" w:author="Edward Leung" w:date="2017-01-10T12:35:00Z">
                  <w:rPr>
                    <w:color w:val="000000"/>
                    <w:sz w:val="16"/>
                    <w:szCs w:val="16"/>
                  </w:rPr>
                </w:rPrChange>
              </w:rPr>
              <w:t>&lt;/</w:t>
            </w:r>
            <w:r w:rsidRPr="00184A3A">
              <w:rPr>
                <w:color w:val="000000"/>
                <w:sz w:val="16"/>
                <w:szCs w:val="16"/>
                <w:rPrChange w:id="8045" w:author="Edward Leung" w:date="2017-01-10T12:35:00Z">
                  <w:rPr>
                    <w:color w:val="000000"/>
                    <w:sz w:val="16"/>
                    <w:szCs w:val="16"/>
                  </w:rPr>
                </w:rPrChange>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Change w:id="8046" w:author="Edward Leung" w:date="2017-01-10T12:35:00Z">
                  <w:rPr>
                    <w:color w:val="000000"/>
                    <w:sz w:val="16"/>
                    <w:szCs w:val="16"/>
                  </w:rPr>
                </w:rPrChange>
              </w:rPr>
            </w:pPr>
            <w:r w:rsidRPr="00184A3A">
              <w:rPr>
                <w:color w:val="000000"/>
                <w:sz w:val="16"/>
                <w:szCs w:val="16"/>
                <w:rPrChange w:id="8047" w:author="Edward Leung" w:date="2017-01-10T12:35:00Z">
                  <w:rPr>
                    <w:color w:val="000000"/>
                    <w:sz w:val="16"/>
                    <w:szCs w:val="16"/>
                  </w:rPr>
                </w:rPrChange>
              </w:rPr>
              <w:t>{"voidFlag":""}</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Change w:id="8048" w:author="Edward Leung" w:date="2017-01-10T12:35:00Z">
                  <w:rPr>
                    <w:color w:val="000000"/>
                    <w:sz w:val="16"/>
                    <w:szCs w:val="16"/>
                  </w:rPr>
                </w:rPrChange>
              </w:rPr>
            </w:pPr>
            <w:r w:rsidRPr="00184A3A">
              <w:rPr>
                <w:color w:val="000000"/>
                <w:sz w:val="16"/>
                <w:szCs w:val="16"/>
                <w:rPrChange w:id="8049" w:author="Edward Leung" w:date="2017-01-10T12:35:00Z">
                  <w:rPr>
                    <w:color w:val="000000"/>
                    <w:sz w:val="16"/>
                    <w:szCs w:val="16"/>
                  </w:rPr>
                </w:rPrChange>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Change w:id="8050" w:author="Edward Leung" w:date="2017-01-10T12:35:00Z">
                  <w:rPr>
                    <w:rFonts w:cs="Arial"/>
                    <w:sz w:val="16"/>
                    <w:szCs w:val="16"/>
                  </w:rPr>
                </w:rPrChange>
              </w:rPr>
            </w:pPr>
            <w:r w:rsidRPr="00184A3A">
              <w:rPr>
                <w:sz w:val="16"/>
                <w:szCs w:val="16"/>
                <w:rPrChange w:id="8051" w:author="Edward Leung" w:date="2017-01-10T12:35:00Z">
                  <w:rPr>
                    <w:sz w:val="16"/>
                    <w:szCs w:val="16"/>
                  </w:rPr>
                </w:rPrChange>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Change w:id="8052" w:author="Edward Leung" w:date="2017-01-10T12:35:00Z">
                  <w:rPr>
                    <w:rFonts w:cs="Arial"/>
                    <w:sz w:val="16"/>
                    <w:szCs w:val="16"/>
                  </w:rPr>
                </w:rPrChange>
              </w:rPr>
            </w:pPr>
            <w:r w:rsidRPr="00184A3A">
              <w:rPr>
                <w:rFonts w:cs="Arial"/>
                <w:color w:val="000000"/>
                <w:sz w:val="16"/>
                <w:szCs w:val="16"/>
                <w:rPrChange w:id="8053" w:author="Edward Leung" w:date="2017-01-10T12:35:00Z">
                  <w:rPr>
                    <w:rFonts w:cs="Arial"/>
                    <w:color w:val="000000"/>
                    <w:sz w:val="16"/>
                    <w:szCs w:val="16"/>
                  </w:rPr>
                </w:rPrChange>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Change w:id="8054" w:author="Edward Leung" w:date="2017-01-10T12:35:00Z">
                  <w:rPr>
                    <w:color w:val="000000"/>
                    <w:sz w:val="16"/>
                    <w:szCs w:val="16"/>
                  </w:rPr>
                </w:rPrChange>
              </w:rPr>
            </w:pPr>
            <w:r w:rsidRPr="00184A3A">
              <w:rPr>
                <w:color w:val="000000"/>
                <w:sz w:val="16"/>
                <w:szCs w:val="16"/>
                <w:rPrChange w:id="805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Change w:id="8056" w:author="Edward Leung" w:date="2017-01-10T12:35:00Z">
                  <w:rPr>
                    <w:color w:val="000000"/>
                    <w:sz w:val="16"/>
                    <w:szCs w:val="16"/>
                  </w:rPr>
                </w:rPrChange>
              </w:rPr>
            </w:pPr>
            <w:r w:rsidRPr="00184A3A">
              <w:rPr>
                <w:color w:val="000000"/>
                <w:sz w:val="16"/>
                <w:szCs w:val="16"/>
                <w:rPrChange w:id="8057"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Change w:id="805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Change w:id="8059" w:author="Edward Leung" w:date="2017-01-10T12:35:00Z">
                  <w:rPr>
                    <w:color w:val="000000"/>
                    <w:sz w:val="16"/>
                    <w:szCs w:val="16"/>
                  </w:rPr>
                </w:rPrChange>
              </w:rPr>
            </w:pPr>
            <w:r w:rsidRPr="00184A3A">
              <w:rPr>
                <w:color w:val="000000"/>
                <w:sz w:val="16"/>
                <w:szCs w:val="16"/>
                <w:rPrChange w:id="8060" w:author="Edward Leung" w:date="2017-01-10T12:35:00Z">
                  <w:rPr>
                    <w:color w:val="000000"/>
                    <w:sz w:val="16"/>
                    <w:szCs w:val="16"/>
                  </w:rPr>
                </w:rPrChange>
              </w:rPr>
              <w:t xml:space="preserve">&lt;voidDateTime&gt;   </w:t>
            </w:r>
            <w:r w:rsidRPr="00184A3A">
              <w:rPr>
                <w:color w:val="000000"/>
                <w:sz w:val="16"/>
                <w:szCs w:val="16"/>
                <w:rPrChange w:id="8061" w:author="Edward Leung" w:date="2017-01-10T12:35:00Z">
                  <w:rPr>
                    <w:color w:val="000000"/>
                    <w:sz w:val="16"/>
                    <w:szCs w:val="16"/>
                  </w:rPr>
                </w:rPrChange>
              </w:rPr>
              <w:br/>
            </w:r>
            <w:r w:rsidR="001D733F" w:rsidRPr="00184A3A">
              <w:rPr>
                <w:color w:val="000000"/>
                <w:sz w:val="16"/>
                <w:szCs w:val="16"/>
                <w:rPrChange w:id="8062" w:author="Edward Leung" w:date="2017-01-10T12:35:00Z">
                  <w:rPr>
                    <w:color w:val="000000"/>
                    <w:sz w:val="16"/>
                    <w:szCs w:val="16"/>
                  </w:rPr>
                </w:rPrChange>
              </w:rPr>
              <w:t>&lt;/</w:t>
            </w:r>
            <w:r w:rsidRPr="00184A3A">
              <w:rPr>
                <w:color w:val="000000"/>
                <w:sz w:val="16"/>
                <w:szCs w:val="16"/>
                <w:rPrChange w:id="8063" w:author="Edward Leung" w:date="2017-01-10T12:35:00Z">
                  <w:rPr>
                    <w:color w:val="000000"/>
                    <w:sz w:val="16"/>
                    <w:szCs w:val="16"/>
                  </w:rPr>
                </w:rPrChange>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Change w:id="8064" w:author="Edward Leung" w:date="2017-01-10T12:35:00Z">
                  <w:rPr>
                    <w:color w:val="000000"/>
                    <w:sz w:val="16"/>
                    <w:szCs w:val="16"/>
                  </w:rPr>
                </w:rPrChange>
              </w:rPr>
            </w:pPr>
            <w:r w:rsidRPr="00184A3A">
              <w:rPr>
                <w:color w:val="000000"/>
                <w:sz w:val="16"/>
                <w:szCs w:val="16"/>
                <w:rPrChange w:id="8065" w:author="Edward Leung" w:date="2017-01-10T12:35:00Z">
                  <w:rPr>
                    <w:color w:val="000000"/>
                    <w:sz w:val="16"/>
                    <w:szCs w:val="16"/>
                  </w:rPr>
                </w:rPrChange>
              </w:rPr>
              <w:t>{"voidDateTime":""}</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Change w:id="8066" w:author="Edward Leung" w:date="2017-01-10T12:35:00Z">
                  <w:rPr>
                    <w:color w:val="000000"/>
                    <w:sz w:val="16"/>
                    <w:szCs w:val="16"/>
                  </w:rPr>
                </w:rPrChange>
              </w:rPr>
            </w:pPr>
            <w:r w:rsidRPr="00184A3A">
              <w:rPr>
                <w:color w:val="000000"/>
                <w:sz w:val="16"/>
                <w:szCs w:val="16"/>
                <w:rPrChange w:id="8067" w:author="Edward Leung" w:date="2017-01-10T12:35:00Z">
                  <w:rPr>
                    <w:color w:val="000000"/>
                    <w:sz w:val="16"/>
                    <w:szCs w:val="16"/>
                  </w:rPr>
                </w:rPrChange>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Change w:id="8068" w:author="Edward Leung" w:date="2017-01-10T12:35:00Z">
                  <w:rPr>
                    <w:rFonts w:cs="Arial"/>
                    <w:sz w:val="16"/>
                    <w:szCs w:val="16"/>
                  </w:rPr>
                </w:rPrChange>
              </w:rPr>
            </w:pPr>
            <w:r w:rsidRPr="00184A3A">
              <w:rPr>
                <w:sz w:val="16"/>
                <w:szCs w:val="16"/>
                <w:rPrChange w:id="8069" w:author="Edward Leung" w:date="2017-01-10T12:35:00Z">
                  <w:rPr>
                    <w:sz w:val="16"/>
                    <w:szCs w:val="16"/>
                  </w:rPr>
                </w:rPrChange>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Change w:id="8070" w:author="Edward Leung" w:date="2017-01-10T12:35:00Z">
                  <w:rPr>
                    <w:rFonts w:cs="Arial"/>
                    <w:sz w:val="16"/>
                    <w:szCs w:val="16"/>
                  </w:rPr>
                </w:rPrChange>
              </w:rPr>
            </w:pPr>
            <w:r w:rsidRPr="00184A3A">
              <w:rPr>
                <w:rFonts w:cs="Arial"/>
                <w:color w:val="000000"/>
                <w:sz w:val="16"/>
                <w:szCs w:val="16"/>
                <w:rPrChange w:id="8071" w:author="Edward Leung" w:date="2017-01-10T12:35:00Z">
                  <w:rPr>
                    <w:rFonts w:cs="Arial"/>
                    <w:color w:val="000000"/>
                    <w:sz w:val="16"/>
                    <w:szCs w:val="16"/>
                  </w:rPr>
                </w:rPrChange>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Change w:id="8072" w:author="Edward Leung" w:date="2017-01-10T12:35:00Z">
                  <w:rPr>
                    <w:color w:val="000000"/>
                    <w:sz w:val="16"/>
                    <w:szCs w:val="16"/>
                  </w:rPr>
                </w:rPrChange>
              </w:rPr>
            </w:pPr>
            <w:r w:rsidRPr="00184A3A">
              <w:rPr>
                <w:color w:val="000000"/>
                <w:sz w:val="16"/>
                <w:szCs w:val="16"/>
                <w:rPrChange w:id="807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Change w:id="8074" w:author="Edward Leung" w:date="2017-01-10T12:35:00Z">
                  <w:rPr>
                    <w:color w:val="000000"/>
                    <w:sz w:val="16"/>
                    <w:szCs w:val="16"/>
                  </w:rPr>
                </w:rPrChange>
              </w:rPr>
            </w:pPr>
            <w:r w:rsidRPr="00184A3A">
              <w:rPr>
                <w:color w:val="000000"/>
                <w:sz w:val="16"/>
                <w:szCs w:val="16"/>
                <w:rPrChange w:id="807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Change w:id="807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Change w:id="8077" w:author="Edward Leung" w:date="2017-01-10T12:35:00Z">
                  <w:rPr>
                    <w:color w:val="000000"/>
                    <w:sz w:val="16"/>
                    <w:szCs w:val="16"/>
                  </w:rPr>
                </w:rPrChange>
              </w:rPr>
            </w:pPr>
            <w:r w:rsidRPr="00184A3A">
              <w:rPr>
                <w:color w:val="000000"/>
                <w:sz w:val="16"/>
                <w:szCs w:val="16"/>
                <w:rPrChange w:id="8078" w:author="Edward Leung" w:date="2017-01-10T12:35:00Z">
                  <w:rPr>
                    <w:color w:val="000000"/>
                    <w:sz w:val="16"/>
                    <w:szCs w:val="16"/>
                  </w:rPr>
                </w:rPrChange>
              </w:rPr>
              <w:t xml:space="preserve">&lt;voidId&gt;   </w:t>
            </w:r>
            <w:r w:rsidRPr="00184A3A">
              <w:rPr>
                <w:color w:val="000000"/>
                <w:sz w:val="16"/>
                <w:szCs w:val="16"/>
                <w:rPrChange w:id="8079" w:author="Edward Leung" w:date="2017-01-10T12:35:00Z">
                  <w:rPr>
                    <w:color w:val="000000"/>
                    <w:sz w:val="16"/>
                    <w:szCs w:val="16"/>
                  </w:rPr>
                </w:rPrChange>
              </w:rPr>
              <w:br/>
            </w:r>
            <w:r w:rsidR="001D733F" w:rsidRPr="00184A3A">
              <w:rPr>
                <w:color w:val="000000"/>
                <w:sz w:val="16"/>
                <w:szCs w:val="16"/>
                <w:rPrChange w:id="8080" w:author="Edward Leung" w:date="2017-01-10T12:35:00Z">
                  <w:rPr>
                    <w:color w:val="000000"/>
                    <w:sz w:val="16"/>
                    <w:szCs w:val="16"/>
                  </w:rPr>
                </w:rPrChange>
              </w:rPr>
              <w:t>&lt;/</w:t>
            </w:r>
            <w:r w:rsidRPr="00184A3A">
              <w:rPr>
                <w:color w:val="000000"/>
                <w:sz w:val="16"/>
                <w:szCs w:val="16"/>
                <w:rPrChange w:id="8081" w:author="Edward Leung" w:date="2017-01-10T12:35:00Z">
                  <w:rPr>
                    <w:color w:val="000000"/>
                    <w:sz w:val="16"/>
                    <w:szCs w:val="16"/>
                  </w:rPr>
                </w:rPrChange>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Change w:id="8082" w:author="Edward Leung" w:date="2017-01-10T12:35:00Z">
                  <w:rPr>
                    <w:color w:val="000000"/>
                    <w:sz w:val="16"/>
                    <w:szCs w:val="16"/>
                  </w:rPr>
                </w:rPrChange>
              </w:rPr>
            </w:pPr>
            <w:r w:rsidRPr="00184A3A">
              <w:rPr>
                <w:color w:val="000000"/>
                <w:sz w:val="16"/>
                <w:szCs w:val="16"/>
                <w:rPrChange w:id="8083" w:author="Edward Leung" w:date="2017-01-10T12:35:00Z">
                  <w:rPr>
                    <w:color w:val="000000"/>
                    <w:sz w:val="16"/>
                    <w:szCs w:val="16"/>
                  </w:rPr>
                </w:rPrChange>
              </w:rPr>
              <w:t>{"voidId":""}</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Change w:id="8084" w:author="Edward Leung" w:date="2017-01-10T12:35:00Z">
                  <w:rPr>
                    <w:color w:val="000000"/>
                    <w:sz w:val="16"/>
                    <w:szCs w:val="16"/>
                  </w:rPr>
                </w:rPrChange>
              </w:rPr>
            </w:pPr>
            <w:r w:rsidRPr="00184A3A">
              <w:rPr>
                <w:color w:val="000000"/>
                <w:sz w:val="16"/>
                <w:szCs w:val="16"/>
                <w:rPrChange w:id="8085" w:author="Edward Leung" w:date="2017-01-10T12:35:00Z">
                  <w:rPr>
                    <w:color w:val="000000"/>
                    <w:sz w:val="16"/>
                    <w:szCs w:val="16"/>
                  </w:rPr>
                </w:rPrChange>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Change w:id="8086" w:author="Edward Leung" w:date="2017-01-10T12:35:00Z">
                  <w:rPr>
                    <w:rFonts w:cs="Arial"/>
                    <w:sz w:val="16"/>
                    <w:szCs w:val="16"/>
                  </w:rPr>
                </w:rPrChange>
              </w:rPr>
            </w:pPr>
            <w:r w:rsidRPr="00184A3A">
              <w:rPr>
                <w:sz w:val="16"/>
                <w:szCs w:val="16"/>
                <w:rPrChange w:id="8087" w:author="Edward Leung" w:date="2017-01-10T12:35:00Z">
                  <w:rPr>
                    <w:sz w:val="16"/>
                    <w:szCs w:val="16"/>
                  </w:rPr>
                </w:rPrChange>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Change w:id="8088" w:author="Edward Leung" w:date="2017-01-10T12:35:00Z">
                  <w:rPr>
                    <w:rFonts w:cs="Arial"/>
                    <w:sz w:val="16"/>
                    <w:szCs w:val="16"/>
                  </w:rPr>
                </w:rPrChange>
              </w:rPr>
            </w:pPr>
            <w:r w:rsidRPr="00184A3A">
              <w:rPr>
                <w:rFonts w:cs="Arial"/>
                <w:color w:val="000000"/>
                <w:sz w:val="16"/>
                <w:szCs w:val="16"/>
                <w:rPrChange w:id="8089" w:author="Edward Leung" w:date="2017-01-10T12:35:00Z">
                  <w:rPr>
                    <w:rFonts w:cs="Arial"/>
                    <w:color w:val="000000"/>
                    <w:sz w:val="16"/>
                    <w:szCs w:val="16"/>
                  </w:rPr>
                </w:rPrChange>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Change w:id="8090" w:author="Edward Leung" w:date="2017-01-10T12:35:00Z">
                  <w:rPr>
                    <w:color w:val="000000"/>
                    <w:sz w:val="16"/>
                    <w:szCs w:val="16"/>
                  </w:rPr>
                </w:rPrChange>
              </w:rPr>
            </w:pPr>
            <w:r w:rsidRPr="00184A3A">
              <w:rPr>
                <w:color w:val="000000"/>
                <w:sz w:val="16"/>
                <w:szCs w:val="16"/>
                <w:rPrChange w:id="809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Change w:id="8092" w:author="Edward Leung" w:date="2017-01-10T12:35:00Z">
                  <w:rPr>
                    <w:color w:val="000000"/>
                    <w:sz w:val="16"/>
                    <w:szCs w:val="16"/>
                  </w:rPr>
                </w:rPrChange>
              </w:rPr>
            </w:pPr>
            <w:r w:rsidRPr="00184A3A">
              <w:rPr>
                <w:color w:val="000000"/>
                <w:sz w:val="16"/>
                <w:szCs w:val="16"/>
                <w:rPrChange w:id="809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Change w:id="809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Change w:id="8095" w:author="Edward Leung" w:date="2017-01-10T12:35:00Z">
                  <w:rPr>
                    <w:color w:val="000000"/>
                    <w:sz w:val="16"/>
                    <w:szCs w:val="16"/>
                  </w:rPr>
                </w:rPrChange>
              </w:rPr>
            </w:pPr>
            <w:r w:rsidRPr="00184A3A">
              <w:rPr>
                <w:color w:val="000000"/>
                <w:sz w:val="16"/>
                <w:szCs w:val="16"/>
                <w:rPrChange w:id="8096" w:author="Edward Leung" w:date="2017-01-10T12:35:00Z">
                  <w:rPr>
                    <w:color w:val="000000"/>
                    <w:sz w:val="16"/>
                    <w:szCs w:val="16"/>
                  </w:rPr>
                </w:rPrChange>
              </w:rPr>
              <w:t xml:space="preserve">&lt;reasonCode&gt;   </w:t>
            </w:r>
            <w:r w:rsidRPr="00184A3A">
              <w:rPr>
                <w:color w:val="000000"/>
                <w:sz w:val="16"/>
                <w:szCs w:val="16"/>
                <w:rPrChange w:id="8097" w:author="Edward Leung" w:date="2017-01-10T12:35:00Z">
                  <w:rPr>
                    <w:color w:val="000000"/>
                    <w:sz w:val="16"/>
                    <w:szCs w:val="16"/>
                  </w:rPr>
                </w:rPrChange>
              </w:rPr>
              <w:br/>
            </w:r>
            <w:r w:rsidR="001D733F" w:rsidRPr="00184A3A">
              <w:rPr>
                <w:color w:val="000000"/>
                <w:sz w:val="16"/>
                <w:szCs w:val="16"/>
                <w:rPrChange w:id="8098" w:author="Edward Leung" w:date="2017-01-10T12:35:00Z">
                  <w:rPr>
                    <w:color w:val="000000"/>
                    <w:sz w:val="16"/>
                    <w:szCs w:val="16"/>
                  </w:rPr>
                </w:rPrChange>
              </w:rPr>
              <w:t>&lt;/</w:t>
            </w:r>
            <w:r w:rsidRPr="00184A3A">
              <w:rPr>
                <w:color w:val="000000"/>
                <w:sz w:val="16"/>
                <w:szCs w:val="16"/>
                <w:rPrChange w:id="8099" w:author="Edward Leung" w:date="2017-01-10T12:35:00Z">
                  <w:rPr>
                    <w:color w:val="000000"/>
                    <w:sz w:val="16"/>
                    <w:szCs w:val="16"/>
                  </w:rPr>
                </w:rPrChange>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Change w:id="8100" w:author="Edward Leung" w:date="2017-01-10T12:35:00Z">
                  <w:rPr>
                    <w:color w:val="000000"/>
                    <w:sz w:val="16"/>
                    <w:szCs w:val="16"/>
                  </w:rPr>
                </w:rPrChange>
              </w:rPr>
            </w:pPr>
            <w:r w:rsidRPr="00184A3A">
              <w:rPr>
                <w:color w:val="000000"/>
                <w:sz w:val="16"/>
                <w:szCs w:val="16"/>
                <w:rPrChange w:id="8101" w:author="Edward Leung" w:date="2017-01-10T12:35:00Z">
                  <w:rPr>
                    <w:color w:val="000000"/>
                    <w:sz w:val="16"/>
                    <w:szCs w:val="16"/>
                  </w:rPr>
                </w:rPrChange>
              </w:rPr>
              <w:t>{"reasonCode":""}</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Change w:id="8102" w:author="Edward Leung" w:date="2017-01-10T12:35:00Z">
                  <w:rPr>
                    <w:color w:val="000000"/>
                    <w:sz w:val="16"/>
                    <w:szCs w:val="16"/>
                  </w:rPr>
                </w:rPrChange>
              </w:rPr>
            </w:pPr>
            <w:r w:rsidRPr="00184A3A">
              <w:rPr>
                <w:color w:val="000000"/>
                <w:sz w:val="16"/>
                <w:szCs w:val="16"/>
                <w:rPrChange w:id="8103" w:author="Edward Leung" w:date="2017-01-10T12:35:00Z">
                  <w:rPr>
                    <w:color w:val="000000"/>
                    <w:sz w:val="16"/>
                    <w:szCs w:val="16"/>
                  </w:rPr>
                </w:rPrChange>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Change w:id="8104" w:author="Edward Leung" w:date="2017-01-10T12:35:00Z">
                  <w:rPr>
                    <w:rFonts w:cs="Arial"/>
                    <w:sz w:val="16"/>
                    <w:szCs w:val="16"/>
                  </w:rPr>
                </w:rPrChange>
              </w:rPr>
            </w:pPr>
            <w:r w:rsidRPr="00184A3A">
              <w:rPr>
                <w:sz w:val="16"/>
                <w:szCs w:val="16"/>
                <w:rPrChange w:id="8105" w:author="Edward Leung" w:date="2017-01-10T12:35:00Z">
                  <w:rPr>
                    <w:sz w:val="16"/>
                    <w:szCs w:val="16"/>
                  </w:rPr>
                </w:rPrChange>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Change w:id="8106" w:author="Edward Leung" w:date="2017-01-10T12:35:00Z">
                  <w:rPr>
                    <w:rFonts w:cs="Arial"/>
                    <w:sz w:val="16"/>
                    <w:szCs w:val="16"/>
                  </w:rPr>
                </w:rPrChange>
              </w:rPr>
            </w:pPr>
            <w:r w:rsidRPr="00184A3A">
              <w:rPr>
                <w:rFonts w:cs="Arial"/>
                <w:color w:val="000000"/>
                <w:sz w:val="16"/>
                <w:szCs w:val="16"/>
                <w:rPrChange w:id="8107" w:author="Edward Leung" w:date="2017-01-10T12:35:00Z">
                  <w:rPr>
                    <w:rFonts w:cs="Arial"/>
                    <w:color w:val="000000"/>
                    <w:sz w:val="16"/>
                    <w:szCs w:val="16"/>
                  </w:rPr>
                </w:rPrChange>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Change w:id="8108" w:author="Edward Leung" w:date="2017-01-10T12:35:00Z">
                  <w:rPr>
                    <w:color w:val="000000"/>
                    <w:sz w:val="16"/>
                    <w:szCs w:val="16"/>
                  </w:rPr>
                </w:rPrChange>
              </w:rPr>
            </w:pPr>
            <w:r w:rsidRPr="00184A3A">
              <w:rPr>
                <w:color w:val="000000"/>
                <w:sz w:val="16"/>
                <w:szCs w:val="16"/>
                <w:rPrChange w:id="8109"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Change w:id="8110" w:author="Edward Leung" w:date="2017-01-10T12:35:00Z">
                  <w:rPr>
                    <w:color w:val="000000"/>
                    <w:sz w:val="16"/>
                    <w:szCs w:val="16"/>
                  </w:rPr>
                </w:rPrChange>
              </w:rPr>
            </w:pPr>
            <w:r w:rsidRPr="00184A3A">
              <w:rPr>
                <w:color w:val="000000"/>
                <w:sz w:val="16"/>
                <w:szCs w:val="16"/>
                <w:rPrChange w:id="811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Change w:id="811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Change w:id="8113" w:author="Edward Leung" w:date="2017-01-10T12:35:00Z">
                  <w:rPr>
                    <w:color w:val="000000"/>
                    <w:sz w:val="16"/>
                    <w:szCs w:val="16"/>
                  </w:rPr>
                </w:rPrChange>
              </w:rPr>
            </w:pPr>
            <w:r w:rsidRPr="00184A3A">
              <w:rPr>
                <w:color w:val="000000"/>
                <w:sz w:val="16"/>
                <w:szCs w:val="16"/>
                <w:rPrChange w:id="8114" w:author="Edward Leung" w:date="2017-01-10T12:35:00Z">
                  <w:rPr>
                    <w:color w:val="000000"/>
                    <w:sz w:val="16"/>
                    <w:szCs w:val="16"/>
                  </w:rPr>
                </w:rPrChange>
              </w:rPr>
              <w:t xml:space="preserve">&lt;remarks01&gt;   </w:t>
            </w:r>
            <w:r w:rsidRPr="00184A3A">
              <w:rPr>
                <w:color w:val="000000"/>
                <w:sz w:val="16"/>
                <w:szCs w:val="16"/>
                <w:rPrChange w:id="8115" w:author="Edward Leung" w:date="2017-01-10T12:35:00Z">
                  <w:rPr>
                    <w:color w:val="000000"/>
                    <w:sz w:val="16"/>
                    <w:szCs w:val="16"/>
                  </w:rPr>
                </w:rPrChange>
              </w:rPr>
              <w:br/>
            </w:r>
            <w:r w:rsidR="001D733F" w:rsidRPr="00184A3A">
              <w:rPr>
                <w:color w:val="000000"/>
                <w:sz w:val="16"/>
                <w:szCs w:val="16"/>
                <w:rPrChange w:id="8116" w:author="Edward Leung" w:date="2017-01-10T12:35:00Z">
                  <w:rPr>
                    <w:color w:val="000000"/>
                    <w:sz w:val="16"/>
                    <w:szCs w:val="16"/>
                  </w:rPr>
                </w:rPrChange>
              </w:rPr>
              <w:t>&lt;/</w:t>
            </w:r>
            <w:r w:rsidRPr="00184A3A">
              <w:rPr>
                <w:color w:val="000000"/>
                <w:sz w:val="16"/>
                <w:szCs w:val="16"/>
                <w:rPrChange w:id="8117" w:author="Edward Leung" w:date="2017-01-10T12:35:00Z">
                  <w:rPr>
                    <w:color w:val="000000"/>
                    <w:sz w:val="16"/>
                    <w:szCs w:val="16"/>
                  </w:rPr>
                </w:rPrChange>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Change w:id="8118" w:author="Edward Leung" w:date="2017-01-10T12:35:00Z">
                  <w:rPr>
                    <w:color w:val="000000"/>
                    <w:sz w:val="16"/>
                    <w:szCs w:val="16"/>
                  </w:rPr>
                </w:rPrChange>
              </w:rPr>
            </w:pPr>
            <w:r w:rsidRPr="00184A3A">
              <w:rPr>
                <w:color w:val="000000"/>
                <w:sz w:val="16"/>
                <w:szCs w:val="16"/>
                <w:rPrChange w:id="8119" w:author="Edward Leung" w:date="2017-01-10T12:35:00Z">
                  <w:rPr>
                    <w:color w:val="000000"/>
                    <w:sz w:val="16"/>
                    <w:szCs w:val="16"/>
                  </w:rPr>
                </w:rPrChange>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Change w:id="8120" w:author="Edward Leung" w:date="2017-01-10T12:35:00Z">
                  <w:rPr>
                    <w:color w:val="000000"/>
                    <w:sz w:val="16"/>
                    <w:szCs w:val="16"/>
                  </w:rPr>
                </w:rPrChange>
              </w:rPr>
            </w:pPr>
            <w:r w:rsidRPr="00184A3A">
              <w:rPr>
                <w:color w:val="000000"/>
                <w:sz w:val="16"/>
                <w:szCs w:val="16"/>
                <w:rPrChange w:id="8121" w:author="Edward Leung" w:date="2017-01-10T12:35:00Z">
                  <w:rPr>
                    <w:color w:val="000000"/>
                    <w:sz w:val="16"/>
                    <w:szCs w:val="16"/>
                  </w:rPr>
                </w:rPrChange>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Change w:id="8122" w:author="Edward Leung" w:date="2017-01-10T12:35:00Z">
                  <w:rPr>
                    <w:rFonts w:cs="Arial"/>
                    <w:sz w:val="16"/>
                    <w:szCs w:val="16"/>
                  </w:rPr>
                </w:rPrChange>
              </w:rPr>
            </w:pPr>
            <w:r w:rsidRPr="00184A3A">
              <w:rPr>
                <w:sz w:val="16"/>
                <w:szCs w:val="16"/>
                <w:rPrChange w:id="8123" w:author="Edward Leung" w:date="2017-01-10T12:35:00Z">
                  <w:rPr>
                    <w:sz w:val="16"/>
                    <w:szCs w:val="16"/>
                  </w:rPr>
                </w:rPrChange>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Change w:id="8124" w:author="Edward Leung" w:date="2017-01-10T12:35:00Z">
                  <w:rPr>
                    <w:rFonts w:cs="Arial"/>
                    <w:sz w:val="16"/>
                    <w:szCs w:val="16"/>
                  </w:rPr>
                </w:rPrChange>
              </w:rPr>
            </w:pPr>
            <w:r w:rsidRPr="00184A3A">
              <w:rPr>
                <w:rFonts w:cs="Arial"/>
                <w:color w:val="000000"/>
                <w:sz w:val="16"/>
                <w:szCs w:val="16"/>
                <w:rPrChange w:id="8125" w:author="Edward Leung" w:date="2017-01-10T12:35:00Z">
                  <w:rPr>
                    <w:rFonts w:cs="Arial"/>
                    <w:color w:val="000000"/>
                    <w:sz w:val="16"/>
                    <w:szCs w:val="16"/>
                  </w:rPr>
                </w:rPrChange>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Change w:id="8126" w:author="Edward Leung" w:date="2017-01-10T12:35:00Z">
                  <w:rPr>
                    <w:color w:val="000000"/>
                    <w:sz w:val="16"/>
                    <w:szCs w:val="16"/>
                  </w:rPr>
                </w:rPrChange>
              </w:rPr>
            </w:pPr>
            <w:r w:rsidRPr="00184A3A">
              <w:rPr>
                <w:color w:val="000000"/>
                <w:sz w:val="16"/>
                <w:szCs w:val="16"/>
                <w:rPrChange w:id="8127"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Change w:id="8128" w:author="Edward Leung" w:date="2017-01-10T12:35:00Z">
                  <w:rPr>
                    <w:color w:val="000000"/>
                    <w:sz w:val="16"/>
                    <w:szCs w:val="16"/>
                  </w:rPr>
                </w:rPrChange>
              </w:rPr>
            </w:pPr>
            <w:r w:rsidRPr="00184A3A">
              <w:rPr>
                <w:color w:val="000000"/>
                <w:sz w:val="16"/>
                <w:szCs w:val="16"/>
                <w:rPrChange w:id="812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Change w:id="813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Change w:id="8131" w:author="Edward Leung" w:date="2017-01-10T12:35:00Z">
                  <w:rPr>
                    <w:color w:val="000000"/>
                    <w:sz w:val="16"/>
                    <w:szCs w:val="16"/>
                  </w:rPr>
                </w:rPrChange>
              </w:rPr>
            </w:pPr>
            <w:r w:rsidRPr="00184A3A">
              <w:rPr>
                <w:color w:val="000000"/>
                <w:sz w:val="16"/>
                <w:szCs w:val="16"/>
                <w:rPrChange w:id="8132" w:author="Edward Leung" w:date="2017-01-10T12:35:00Z">
                  <w:rPr>
                    <w:color w:val="000000"/>
                    <w:sz w:val="16"/>
                    <w:szCs w:val="16"/>
                  </w:rPr>
                </w:rPrChange>
              </w:rPr>
              <w:t xml:space="preserve">&lt;remarks02&gt;   </w:t>
            </w:r>
            <w:r w:rsidRPr="00184A3A">
              <w:rPr>
                <w:color w:val="000000"/>
                <w:sz w:val="16"/>
                <w:szCs w:val="16"/>
                <w:rPrChange w:id="8133" w:author="Edward Leung" w:date="2017-01-10T12:35:00Z">
                  <w:rPr>
                    <w:color w:val="000000"/>
                    <w:sz w:val="16"/>
                    <w:szCs w:val="16"/>
                  </w:rPr>
                </w:rPrChange>
              </w:rPr>
              <w:br/>
            </w:r>
            <w:r w:rsidR="001D733F" w:rsidRPr="00184A3A">
              <w:rPr>
                <w:color w:val="000000"/>
                <w:sz w:val="16"/>
                <w:szCs w:val="16"/>
                <w:rPrChange w:id="8134" w:author="Edward Leung" w:date="2017-01-10T12:35:00Z">
                  <w:rPr>
                    <w:color w:val="000000"/>
                    <w:sz w:val="16"/>
                    <w:szCs w:val="16"/>
                  </w:rPr>
                </w:rPrChange>
              </w:rPr>
              <w:t>&lt;/</w:t>
            </w:r>
            <w:r w:rsidRPr="00184A3A">
              <w:rPr>
                <w:color w:val="000000"/>
                <w:sz w:val="16"/>
                <w:szCs w:val="16"/>
                <w:rPrChange w:id="8135" w:author="Edward Leung" w:date="2017-01-10T12:35:00Z">
                  <w:rPr>
                    <w:color w:val="000000"/>
                    <w:sz w:val="16"/>
                    <w:szCs w:val="16"/>
                  </w:rPr>
                </w:rPrChange>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Change w:id="8136" w:author="Edward Leung" w:date="2017-01-10T12:35:00Z">
                  <w:rPr>
                    <w:color w:val="000000"/>
                    <w:sz w:val="16"/>
                    <w:szCs w:val="16"/>
                  </w:rPr>
                </w:rPrChange>
              </w:rPr>
            </w:pPr>
            <w:r w:rsidRPr="00184A3A">
              <w:rPr>
                <w:color w:val="000000"/>
                <w:sz w:val="16"/>
                <w:szCs w:val="16"/>
                <w:rPrChange w:id="8137" w:author="Edward Leung" w:date="2017-01-10T12:35:00Z">
                  <w:rPr>
                    <w:color w:val="000000"/>
                    <w:sz w:val="16"/>
                    <w:szCs w:val="16"/>
                  </w:rPr>
                </w:rPrChange>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Change w:id="8138" w:author="Edward Leung" w:date="2017-01-10T12:35:00Z">
                  <w:rPr>
                    <w:color w:val="000000"/>
                    <w:sz w:val="16"/>
                    <w:szCs w:val="16"/>
                  </w:rPr>
                </w:rPrChange>
              </w:rPr>
            </w:pPr>
            <w:r w:rsidRPr="00184A3A">
              <w:rPr>
                <w:color w:val="000000"/>
                <w:sz w:val="16"/>
                <w:szCs w:val="16"/>
                <w:rPrChange w:id="8139" w:author="Edward Leung" w:date="2017-01-10T12:35:00Z">
                  <w:rPr>
                    <w:color w:val="000000"/>
                    <w:sz w:val="16"/>
                    <w:szCs w:val="16"/>
                  </w:rPr>
                </w:rPrChange>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Change w:id="8140" w:author="Edward Leung" w:date="2017-01-10T12:35:00Z">
                  <w:rPr>
                    <w:rFonts w:cs="Arial"/>
                    <w:sz w:val="16"/>
                    <w:szCs w:val="16"/>
                  </w:rPr>
                </w:rPrChange>
              </w:rPr>
            </w:pPr>
            <w:r w:rsidRPr="00184A3A">
              <w:rPr>
                <w:sz w:val="16"/>
                <w:szCs w:val="16"/>
                <w:rPrChange w:id="8141" w:author="Edward Leung" w:date="2017-01-10T12:35:00Z">
                  <w:rPr>
                    <w:sz w:val="16"/>
                    <w:szCs w:val="16"/>
                  </w:rPr>
                </w:rPrChange>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Change w:id="8142" w:author="Edward Leung" w:date="2017-01-10T12:35:00Z">
                  <w:rPr>
                    <w:rFonts w:cs="Arial"/>
                    <w:sz w:val="16"/>
                    <w:szCs w:val="16"/>
                  </w:rPr>
                </w:rPrChange>
              </w:rPr>
            </w:pPr>
            <w:r w:rsidRPr="00184A3A">
              <w:rPr>
                <w:rFonts w:cs="Arial"/>
                <w:color w:val="000000"/>
                <w:sz w:val="16"/>
                <w:szCs w:val="16"/>
                <w:rPrChange w:id="8143" w:author="Edward Leung" w:date="2017-01-10T12:35:00Z">
                  <w:rPr>
                    <w:rFonts w:cs="Arial"/>
                    <w:color w:val="000000"/>
                    <w:sz w:val="16"/>
                    <w:szCs w:val="16"/>
                  </w:rPr>
                </w:rPrChange>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Change w:id="8144" w:author="Edward Leung" w:date="2017-01-10T12:35:00Z">
                  <w:rPr>
                    <w:color w:val="000000"/>
                    <w:sz w:val="16"/>
                    <w:szCs w:val="16"/>
                  </w:rPr>
                </w:rPrChange>
              </w:rPr>
            </w:pPr>
            <w:r w:rsidRPr="00184A3A">
              <w:rPr>
                <w:color w:val="000000"/>
                <w:sz w:val="16"/>
                <w:szCs w:val="16"/>
                <w:rPrChange w:id="8145"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Change w:id="8146" w:author="Edward Leung" w:date="2017-01-10T12:35:00Z">
                  <w:rPr>
                    <w:color w:val="000000"/>
                    <w:sz w:val="16"/>
                    <w:szCs w:val="16"/>
                  </w:rPr>
                </w:rPrChange>
              </w:rPr>
            </w:pPr>
            <w:r w:rsidRPr="00184A3A">
              <w:rPr>
                <w:color w:val="000000"/>
                <w:sz w:val="16"/>
                <w:szCs w:val="16"/>
                <w:rPrChange w:id="814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Change w:id="814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Change w:id="8149" w:author="Edward Leung" w:date="2017-01-10T12:35:00Z">
                  <w:rPr>
                    <w:color w:val="000000"/>
                    <w:sz w:val="16"/>
                    <w:szCs w:val="16"/>
                  </w:rPr>
                </w:rPrChange>
              </w:rPr>
            </w:pPr>
            <w:r w:rsidRPr="00184A3A">
              <w:rPr>
                <w:color w:val="000000"/>
                <w:sz w:val="16"/>
                <w:szCs w:val="16"/>
                <w:rPrChange w:id="8150" w:author="Edward Leung" w:date="2017-01-10T12:35:00Z">
                  <w:rPr>
                    <w:color w:val="000000"/>
                    <w:sz w:val="16"/>
                    <w:szCs w:val="16"/>
                  </w:rPr>
                </w:rPrChange>
              </w:rPr>
              <w:t xml:space="preserve">&lt;remarks03&gt;   </w:t>
            </w:r>
            <w:r w:rsidRPr="00184A3A">
              <w:rPr>
                <w:color w:val="000000"/>
                <w:sz w:val="16"/>
                <w:szCs w:val="16"/>
                <w:rPrChange w:id="8151" w:author="Edward Leung" w:date="2017-01-10T12:35:00Z">
                  <w:rPr>
                    <w:color w:val="000000"/>
                    <w:sz w:val="16"/>
                    <w:szCs w:val="16"/>
                  </w:rPr>
                </w:rPrChange>
              </w:rPr>
              <w:br/>
            </w:r>
            <w:r w:rsidR="001D733F" w:rsidRPr="00184A3A">
              <w:rPr>
                <w:color w:val="000000"/>
                <w:sz w:val="16"/>
                <w:szCs w:val="16"/>
                <w:rPrChange w:id="8152" w:author="Edward Leung" w:date="2017-01-10T12:35:00Z">
                  <w:rPr>
                    <w:color w:val="000000"/>
                    <w:sz w:val="16"/>
                    <w:szCs w:val="16"/>
                  </w:rPr>
                </w:rPrChange>
              </w:rPr>
              <w:t>&lt;/</w:t>
            </w:r>
            <w:r w:rsidRPr="00184A3A">
              <w:rPr>
                <w:color w:val="000000"/>
                <w:sz w:val="16"/>
                <w:szCs w:val="16"/>
                <w:rPrChange w:id="8153" w:author="Edward Leung" w:date="2017-01-10T12:35:00Z">
                  <w:rPr>
                    <w:color w:val="000000"/>
                    <w:sz w:val="16"/>
                    <w:szCs w:val="16"/>
                  </w:rPr>
                </w:rPrChange>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Change w:id="8154" w:author="Edward Leung" w:date="2017-01-10T12:35:00Z">
                  <w:rPr>
                    <w:color w:val="000000"/>
                    <w:sz w:val="16"/>
                    <w:szCs w:val="16"/>
                  </w:rPr>
                </w:rPrChange>
              </w:rPr>
            </w:pPr>
            <w:r w:rsidRPr="00184A3A">
              <w:rPr>
                <w:color w:val="000000"/>
                <w:sz w:val="16"/>
                <w:szCs w:val="16"/>
                <w:rPrChange w:id="8155" w:author="Edward Leung" w:date="2017-01-10T12:35:00Z">
                  <w:rPr>
                    <w:color w:val="000000"/>
                    <w:sz w:val="16"/>
                    <w:szCs w:val="16"/>
                  </w:rPr>
                </w:rPrChange>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Change w:id="8156" w:author="Edward Leung" w:date="2017-01-10T12:35:00Z">
                  <w:rPr>
                    <w:color w:val="000000"/>
                    <w:sz w:val="16"/>
                    <w:szCs w:val="16"/>
                  </w:rPr>
                </w:rPrChange>
              </w:rPr>
            </w:pPr>
            <w:r w:rsidRPr="00184A3A">
              <w:rPr>
                <w:color w:val="000000"/>
                <w:sz w:val="16"/>
                <w:szCs w:val="16"/>
                <w:rPrChange w:id="8157" w:author="Edward Leung" w:date="2017-01-10T12:35:00Z">
                  <w:rPr>
                    <w:color w:val="000000"/>
                    <w:sz w:val="16"/>
                    <w:szCs w:val="16"/>
                  </w:rPr>
                </w:rPrChange>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Change w:id="8158" w:author="Edward Leung" w:date="2017-01-10T12:35:00Z">
                  <w:rPr>
                    <w:rFonts w:cs="Arial"/>
                    <w:sz w:val="16"/>
                    <w:szCs w:val="16"/>
                  </w:rPr>
                </w:rPrChange>
              </w:rPr>
            </w:pPr>
            <w:r w:rsidRPr="00184A3A">
              <w:rPr>
                <w:sz w:val="16"/>
                <w:szCs w:val="16"/>
                <w:rPrChange w:id="8159" w:author="Edward Leung" w:date="2017-01-10T12:35:00Z">
                  <w:rPr>
                    <w:sz w:val="16"/>
                    <w:szCs w:val="16"/>
                  </w:rPr>
                </w:rPrChange>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Change w:id="8160" w:author="Edward Leung" w:date="2017-01-10T12:35:00Z">
                  <w:rPr>
                    <w:rFonts w:cs="Arial"/>
                    <w:sz w:val="16"/>
                    <w:szCs w:val="16"/>
                  </w:rPr>
                </w:rPrChange>
              </w:rPr>
            </w:pPr>
            <w:r w:rsidRPr="00184A3A">
              <w:rPr>
                <w:rFonts w:cs="Arial"/>
                <w:color w:val="000000"/>
                <w:sz w:val="16"/>
                <w:szCs w:val="16"/>
                <w:rPrChange w:id="8161" w:author="Edward Leung" w:date="2017-01-10T12:35:00Z">
                  <w:rPr>
                    <w:rFonts w:cs="Arial"/>
                    <w:color w:val="000000"/>
                    <w:sz w:val="16"/>
                    <w:szCs w:val="16"/>
                  </w:rPr>
                </w:rPrChange>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Change w:id="8162" w:author="Edward Leung" w:date="2017-01-10T12:35:00Z">
                  <w:rPr>
                    <w:color w:val="000000"/>
                    <w:sz w:val="16"/>
                    <w:szCs w:val="16"/>
                  </w:rPr>
                </w:rPrChange>
              </w:rPr>
            </w:pPr>
            <w:r w:rsidRPr="00184A3A">
              <w:rPr>
                <w:color w:val="000000"/>
                <w:sz w:val="16"/>
                <w:szCs w:val="16"/>
                <w:rPrChange w:id="816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Change w:id="8164" w:author="Edward Leung" w:date="2017-01-10T12:35:00Z">
                  <w:rPr>
                    <w:color w:val="000000"/>
                    <w:sz w:val="16"/>
                    <w:szCs w:val="16"/>
                  </w:rPr>
                </w:rPrChange>
              </w:rPr>
            </w:pPr>
            <w:r w:rsidRPr="00184A3A">
              <w:rPr>
                <w:color w:val="000000"/>
                <w:sz w:val="16"/>
                <w:szCs w:val="16"/>
                <w:rPrChange w:id="816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Change w:id="816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Change w:id="8167" w:author="Edward Leung" w:date="2017-01-10T12:35:00Z">
                  <w:rPr>
                    <w:color w:val="000000"/>
                    <w:sz w:val="16"/>
                    <w:szCs w:val="16"/>
                  </w:rPr>
                </w:rPrChange>
              </w:rPr>
            </w:pPr>
            <w:r w:rsidRPr="00184A3A">
              <w:rPr>
                <w:color w:val="000000"/>
                <w:sz w:val="16"/>
                <w:szCs w:val="16"/>
                <w:rPrChange w:id="8168" w:author="Edward Leung" w:date="2017-01-10T12:35:00Z">
                  <w:rPr>
                    <w:color w:val="000000"/>
                    <w:sz w:val="16"/>
                    <w:szCs w:val="16"/>
                  </w:rPr>
                </w:rPrChange>
              </w:rPr>
              <w:t xml:space="preserve">&lt;dataSource&gt;   </w:t>
            </w:r>
            <w:r w:rsidRPr="00184A3A">
              <w:rPr>
                <w:color w:val="000000"/>
                <w:sz w:val="16"/>
                <w:szCs w:val="16"/>
                <w:rPrChange w:id="8169" w:author="Edward Leung" w:date="2017-01-10T12:35:00Z">
                  <w:rPr>
                    <w:color w:val="000000"/>
                    <w:sz w:val="16"/>
                    <w:szCs w:val="16"/>
                  </w:rPr>
                </w:rPrChange>
              </w:rPr>
              <w:br/>
            </w:r>
            <w:r w:rsidR="001D733F" w:rsidRPr="00184A3A">
              <w:rPr>
                <w:color w:val="000000"/>
                <w:sz w:val="16"/>
                <w:szCs w:val="16"/>
                <w:rPrChange w:id="8170" w:author="Edward Leung" w:date="2017-01-10T12:35:00Z">
                  <w:rPr>
                    <w:color w:val="000000"/>
                    <w:sz w:val="16"/>
                    <w:szCs w:val="16"/>
                  </w:rPr>
                </w:rPrChange>
              </w:rPr>
              <w:t>&lt;/</w:t>
            </w:r>
            <w:r w:rsidRPr="00184A3A">
              <w:rPr>
                <w:color w:val="000000"/>
                <w:sz w:val="16"/>
                <w:szCs w:val="16"/>
                <w:rPrChange w:id="8171" w:author="Edward Leung" w:date="2017-01-10T12:35:00Z">
                  <w:rPr>
                    <w:color w:val="000000"/>
                    <w:sz w:val="16"/>
                    <w:szCs w:val="16"/>
                  </w:rPr>
                </w:rPrChange>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Change w:id="8172" w:author="Edward Leung" w:date="2017-01-10T12:35:00Z">
                  <w:rPr>
                    <w:color w:val="000000"/>
                    <w:sz w:val="16"/>
                    <w:szCs w:val="16"/>
                  </w:rPr>
                </w:rPrChange>
              </w:rPr>
            </w:pPr>
            <w:r w:rsidRPr="00184A3A">
              <w:rPr>
                <w:color w:val="000000"/>
                <w:sz w:val="16"/>
                <w:szCs w:val="16"/>
                <w:rPrChange w:id="8173" w:author="Edward Leung" w:date="2017-01-10T12:35:00Z">
                  <w:rPr>
                    <w:color w:val="000000"/>
                    <w:sz w:val="16"/>
                    <w:szCs w:val="16"/>
                  </w:rPr>
                </w:rPrChange>
              </w:rPr>
              <w:t>{"dataSource":""}</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Change w:id="8174" w:author="Edward Leung" w:date="2017-01-10T12:35:00Z">
                  <w:rPr>
                    <w:color w:val="000000"/>
                    <w:sz w:val="16"/>
                    <w:szCs w:val="16"/>
                  </w:rPr>
                </w:rPrChange>
              </w:rPr>
            </w:pPr>
            <w:r w:rsidRPr="00184A3A">
              <w:rPr>
                <w:color w:val="000000"/>
                <w:sz w:val="16"/>
                <w:szCs w:val="16"/>
                <w:rPrChange w:id="8175" w:author="Edward Leung" w:date="2017-01-10T12:35:00Z">
                  <w:rPr>
                    <w:color w:val="000000"/>
                    <w:sz w:val="16"/>
                    <w:szCs w:val="16"/>
                  </w:rPr>
                </w:rPrChange>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Change w:id="8176" w:author="Edward Leung" w:date="2017-01-10T12:35:00Z">
                  <w:rPr>
                    <w:rFonts w:cs="Arial"/>
                    <w:sz w:val="16"/>
                    <w:szCs w:val="16"/>
                  </w:rPr>
                </w:rPrChange>
              </w:rPr>
            </w:pPr>
            <w:r w:rsidRPr="00184A3A">
              <w:rPr>
                <w:sz w:val="16"/>
                <w:szCs w:val="16"/>
                <w:rPrChange w:id="8177" w:author="Edward Leung" w:date="2017-01-10T12:35:00Z">
                  <w:rPr>
                    <w:sz w:val="16"/>
                    <w:szCs w:val="16"/>
                  </w:rPr>
                </w:rPrChange>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77777777" w:rsidR="007E4470" w:rsidRPr="00184A3A" w:rsidRDefault="007E4470" w:rsidP="007E4470">
            <w:pPr>
              <w:spacing w:before="60" w:after="60"/>
              <w:ind w:left="-11"/>
              <w:rPr>
                <w:rFonts w:cs="Arial"/>
                <w:sz w:val="16"/>
                <w:szCs w:val="16"/>
                <w:rPrChange w:id="8178" w:author="Edward Leung" w:date="2017-01-10T12:35:00Z">
                  <w:rPr>
                    <w:rFonts w:cs="Arial"/>
                    <w:sz w:val="16"/>
                    <w:szCs w:val="16"/>
                  </w:rPr>
                </w:rPrChange>
              </w:rPr>
            </w:pPr>
            <w:r w:rsidRPr="00184A3A">
              <w:rPr>
                <w:rFonts w:cs="Arial"/>
                <w:color w:val="000000"/>
                <w:sz w:val="16"/>
                <w:szCs w:val="16"/>
                <w:rPrChange w:id="8179" w:author="Edward Leung" w:date="2017-01-10T12:35:00Z">
                  <w:rPr>
                    <w:rFonts w:cs="Arial"/>
                    <w:color w:val="000000"/>
                    <w:sz w:val="16"/>
                    <w:szCs w:val="16"/>
                  </w:rPr>
                </w:rPrChange>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Change w:id="8180" w:author="Edward Leung" w:date="2017-01-10T12:35:00Z">
                  <w:rPr>
                    <w:color w:val="000000"/>
                    <w:sz w:val="16"/>
                    <w:szCs w:val="16"/>
                  </w:rPr>
                </w:rPrChange>
              </w:rPr>
            </w:pPr>
            <w:r w:rsidRPr="00184A3A">
              <w:rPr>
                <w:color w:val="000000"/>
                <w:sz w:val="16"/>
                <w:szCs w:val="16"/>
                <w:rPrChange w:id="818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Change w:id="8182" w:author="Edward Leung" w:date="2017-01-10T12:35:00Z">
                  <w:rPr>
                    <w:color w:val="000000"/>
                    <w:sz w:val="16"/>
                    <w:szCs w:val="16"/>
                  </w:rPr>
                </w:rPrChange>
              </w:rPr>
            </w:pPr>
            <w:r w:rsidRPr="00184A3A">
              <w:rPr>
                <w:color w:val="000000"/>
                <w:sz w:val="16"/>
                <w:szCs w:val="16"/>
                <w:rPrChange w:id="8183"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Change w:id="818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Change w:id="8185" w:author="Edward Leung" w:date="2017-01-10T12:35:00Z">
                  <w:rPr>
                    <w:color w:val="000000"/>
                    <w:sz w:val="16"/>
                    <w:szCs w:val="16"/>
                  </w:rPr>
                </w:rPrChange>
              </w:rPr>
            </w:pPr>
            <w:r w:rsidRPr="00184A3A">
              <w:rPr>
                <w:color w:val="000000"/>
                <w:sz w:val="16"/>
                <w:szCs w:val="16"/>
                <w:rPrChange w:id="8186" w:author="Edward Leung" w:date="2017-01-10T12:35:00Z">
                  <w:rPr>
                    <w:color w:val="000000"/>
                    <w:sz w:val="16"/>
                    <w:szCs w:val="16"/>
                  </w:rPr>
                </w:rPrChange>
              </w:rPr>
              <w:t xml:space="preserve">&lt;lastUpdateUser&gt;   </w:t>
            </w:r>
            <w:r w:rsidRPr="00184A3A">
              <w:rPr>
                <w:color w:val="000000"/>
                <w:sz w:val="16"/>
                <w:szCs w:val="16"/>
                <w:rPrChange w:id="8187" w:author="Edward Leung" w:date="2017-01-10T12:35:00Z">
                  <w:rPr>
                    <w:color w:val="000000"/>
                    <w:sz w:val="16"/>
                    <w:szCs w:val="16"/>
                  </w:rPr>
                </w:rPrChange>
              </w:rPr>
              <w:br/>
            </w:r>
            <w:r w:rsidR="001D733F" w:rsidRPr="00184A3A">
              <w:rPr>
                <w:color w:val="000000"/>
                <w:sz w:val="16"/>
                <w:szCs w:val="16"/>
                <w:rPrChange w:id="8188" w:author="Edward Leung" w:date="2017-01-10T12:35:00Z">
                  <w:rPr>
                    <w:color w:val="000000"/>
                    <w:sz w:val="16"/>
                    <w:szCs w:val="16"/>
                  </w:rPr>
                </w:rPrChange>
              </w:rPr>
              <w:t>&lt;/</w:t>
            </w:r>
            <w:r w:rsidRPr="00184A3A">
              <w:rPr>
                <w:color w:val="000000"/>
                <w:sz w:val="16"/>
                <w:szCs w:val="16"/>
                <w:rPrChange w:id="8189" w:author="Edward Leung" w:date="2017-01-10T12:35:00Z">
                  <w:rPr>
                    <w:color w:val="000000"/>
                    <w:sz w:val="16"/>
                    <w:szCs w:val="16"/>
                  </w:rPr>
                </w:rPrChange>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Change w:id="8190" w:author="Edward Leung" w:date="2017-01-10T12:35:00Z">
                  <w:rPr>
                    <w:color w:val="000000"/>
                    <w:sz w:val="16"/>
                    <w:szCs w:val="16"/>
                  </w:rPr>
                </w:rPrChange>
              </w:rPr>
            </w:pPr>
            <w:r w:rsidRPr="00184A3A">
              <w:rPr>
                <w:color w:val="000000"/>
                <w:sz w:val="16"/>
                <w:szCs w:val="16"/>
                <w:rPrChange w:id="8191" w:author="Edward Leung" w:date="2017-01-10T12:35:00Z">
                  <w:rPr>
                    <w:color w:val="000000"/>
                    <w:sz w:val="16"/>
                    <w:szCs w:val="16"/>
                  </w:rPr>
                </w:rPrChange>
              </w:rPr>
              <w:t>{"lastUpdateUser":""}</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Change w:id="8192" w:author="Edward Leung" w:date="2017-01-10T12:35:00Z">
                  <w:rPr>
                    <w:color w:val="000000"/>
                    <w:sz w:val="16"/>
                    <w:szCs w:val="16"/>
                  </w:rPr>
                </w:rPrChange>
              </w:rPr>
            </w:pPr>
            <w:r w:rsidRPr="00184A3A">
              <w:rPr>
                <w:color w:val="000000"/>
                <w:sz w:val="16"/>
                <w:szCs w:val="16"/>
                <w:rPrChange w:id="8193" w:author="Edward Leung" w:date="2017-01-10T12:35:00Z">
                  <w:rPr>
                    <w:color w:val="000000"/>
                    <w:sz w:val="16"/>
                    <w:szCs w:val="16"/>
                  </w:rPr>
                </w:rPrChange>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Change w:id="8194" w:author="Edward Leung" w:date="2017-01-10T12:35:00Z">
                  <w:rPr>
                    <w:rFonts w:cs="Arial"/>
                    <w:sz w:val="16"/>
                    <w:szCs w:val="16"/>
                  </w:rPr>
                </w:rPrChange>
              </w:rPr>
            </w:pPr>
            <w:r w:rsidRPr="00184A3A">
              <w:rPr>
                <w:sz w:val="16"/>
                <w:szCs w:val="16"/>
                <w:rPrChange w:id="8195" w:author="Edward Leung" w:date="2017-01-10T12:35:00Z">
                  <w:rPr>
                    <w:sz w:val="16"/>
                    <w:szCs w:val="16"/>
                  </w:rPr>
                </w:rPrChange>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Change w:id="8196" w:author="Edward Leung" w:date="2017-01-10T12:35:00Z">
                  <w:rPr>
                    <w:rFonts w:cs="Arial"/>
                    <w:sz w:val="16"/>
                    <w:szCs w:val="16"/>
                  </w:rPr>
                </w:rPrChange>
              </w:rPr>
            </w:pPr>
            <w:r w:rsidRPr="00184A3A">
              <w:rPr>
                <w:rFonts w:cs="Arial"/>
                <w:color w:val="000000"/>
                <w:sz w:val="16"/>
                <w:szCs w:val="16"/>
                <w:rPrChange w:id="8197" w:author="Edward Leung" w:date="2017-01-10T12:35:00Z">
                  <w:rPr>
                    <w:rFonts w:cs="Arial"/>
                    <w:color w:val="000000"/>
                    <w:sz w:val="16"/>
                    <w:szCs w:val="16"/>
                  </w:rPr>
                </w:rPrChange>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Change w:id="8198" w:author="Edward Leung" w:date="2017-01-10T12:35:00Z">
                  <w:rPr>
                    <w:color w:val="000000"/>
                    <w:sz w:val="16"/>
                    <w:szCs w:val="16"/>
                  </w:rPr>
                </w:rPrChange>
              </w:rPr>
            </w:pPr>
            <w:r w:rsidRPr="00184A3A">
              <w:rPr>
                <w:color w:val="000000"/>
                <w:sz w:val="16"/>
                <w:szCs w:val="16"/>
                <w:rPrChange w:id="819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Change w:id="8200" w:author="Edward Leung" w:date="2017-01-10T12:35:00Z">
                  <w:rPr>
                    <w:color w:val="000000"/>
                    <w:sz w:val="16"/>
                    <w:szCs w:val="16"/>
                  </w:rPr>
                </w:rPrChange>
              </w:rPr>
            </w:pPr>
            <w:r w:rsidRPr="00184A3A">
              <w:rPr>
                <w:color w:val="000000"/>
                <w:sz w:val="16"/>
                <w:szCs w:val="16"/>
                <w:rPrChange w:id="820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Change w:id="820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Change w:id="8203" w:author="Edward Leung" w:date="2017-01-10T12:35:00Z">
                  <w:rPr>
                    <w:color w:val="000000"/>
                    <w:sz w:val="16"/>
                    <w:szCs w:val="16"/>
                  </w:rPr>
                </w:rPrChange>
              </w:rPr>
            </w:pPr>
            <w:r w:rsidRPr="00184A3A">
              <w:rPr>
                <w:color w:val="000000"/>
                <w:sz w:val="16"/>
                <w:szCs w:val="16"/>
                <w:rPrChange w:id="8204" w:author="Edward Leung" w:date="2017-01-10T12:35:00Z">
                  <w:rPr>
                    <w:color w:val="000000"/>
                    <w:sz w:val="16"/>
                    <w:szCs w:val="16"/>
                  </w:rPr>
                </w:rPrChange>
              </w:rPr>
              <w:t xml:space="preserve">&lt;lastUpdateTime&gt;   </w:t>
            </w:r>
            <w:r w:rsidRPr="00184A3A">
              <w:rPr>
                <w:color w:val="000000"/>
                <w:sz w:val="16"/>
                <w:szCs w:val="16"/>
                <w:rPrChange w:id="8205" w:author="Edward Leung" w:date="2017-01-10T12:35:00Z">
                  <w:rPr>
                    <w:color w:val="000000"/>
                    <w:sz w:val="16"/>
                    <w:szCs w:val="16"/>
                  </w:rPr>
                </w:rPrChange>
              </w:rPr>
              <w:br/>
            </w:r>
            <w:r w:rsidR="001D733F" w:rsidRPr="00184A3A">
              <w:rPr>
                <w:color w:val="000000"/>
                <w:sz w:val="16"/>
                <w:szCs w:val="16"/>
                <w:rPrChange w:id="8206" w:author="Edward Leung" w:date="2017-01-10T12:35:00Z">
                  <w:rPr>
                    <w:color w:val="000000"/>
                    <w:sz w:val="16"/>
                    <w:szCs w:val="16"/>
                  </w:rPr>
                </w:rPrChange>
              </w:rPr>
              <w:t>&lt;/</w:t>
            </w:r>
            <w:r w:rsidRPr="00184A3A">
              <w:rPr>
                <w:color w:val="000000"/>
                <w:sz w:val="16"/>
                <w:szCs w:val="16"/>
                <w:rPrChange w:id="8207" w:author="Edward Leung" w:date="2017-01-10T12:35:00Z">
                  <w:rPr>
                    <w:color w:val="000000"/>
                    <w:sz w:val="16"/>
                    <w:szCs w:val="16"/>
                  </w:rPr>
                </w:rPrChange>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Change w:id="8208" w:author="Edward Leung" w:date="2017-01-10T12:35:00Z">
                  <w:rPr>
                    <w:color w:val="000000"/>
                    <w:sz w:val="16"/>
                    <w:szCs w:val="16"/>
                  </w:rPr>
                </w:rPrChange>
              </w:rPr>
            </w:pPr>
            <w:r w:rsidRPr="00184A3A">
              <w:rPr>
                <w:color w:val="000000"/>
                <w:sz w:val="16"/>
                <w:szCs w:val="16"/>
                <w:rPrChange w:id="8209" w:author="Edward Leung" w:date="2017-01-10T12:35:00Z">
                  <w:rPr>
                    <w:color w:val="000000"/>
                    <w:sz w:val="16"/>
                    <w:szCs w:val="16"/>
                  </w:rPr>
                </w:rPrChange>
              </w:rPr>
              <w:t>{"lastUpdateTime":""}</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Change w:id="8210" w:author="Edward Leung" w:date="2017-01-10T12:35:00Z">
                  <w:rPr>
                    <w:color w:val="000000"/>
                    <w:sz w:val="16"/>
                    <w:szCs w:val="16"/>
                  </w:rPr>
                </w:rPrChange>
              </w:rPr>
            </w:pPr>
            <w:r w:rsidRPr="00184A3A">
              <w:rPr>
                <w:color w:val="000000"/>
                <w:sz w:val="16"/>
                <w:szCs w:val="16"/>
                <w:rPrChange w:id="8211" w:author="Edward Leung" w:date="2017-01-10T12:35:00Z">
                  <w:rPr>
                    <w:color w:val="000000"/>
                    <w:sz w:val="16"/>
                    <w:szCs w:val="16"/>
                  </w:rPr>
                </w:rPrChange>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Change w:id="8212" w:author="Edward Leung" w:date="2017-01-10T12:35:00Z">
                  <w:rPr>
                    <w:rFonts w:cs="Arial"/>
                    <w:sz w:val="16"/>
                    <w:szCs w:val="16"/>
                  </w:rPr>
                </w:rPrChange>
              </w:rPr>
            </w:pPr>
            <w:r w:rsidRPr="00184A3A">
              <w:rPr>
                <w:sz w:val="16"/>
                <w:szCs w:val="16"/>
                <w:rPrChange w:id="8213" w:author="Edward Leung" w:date="2017-01-10T12:35:00Z">
                  <w:rPr>
                    <w:sz w:val="16"/>
                    <w:szCs w:val="16"/>
                  </w:rPr>
                </w:rPrChange>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Change w:id="8214" w:author="Edward Leung" w:date="2017-01-10T12:35:00Z">
                  <w:rPr>
                    <w:rFonts w:cs="Arial"/>
                    <w:sz w:val="16"/>
                    <w:szCs w:val="16"/>
                  </w:rPr>
                </w:rPrChange>
              </w:rPr>
            </w:pPr>
            <w:r w:rsidRPr="00184A3A">
              <w:rPr>
                <w:rFonts w:cs="Arial"/>
                <w:color w:val="000000"/>
                <w:sz w:val="16"/>
                <w:szCs w:val="16"/>
                <w:rPrChange w:id="8215" w:author="Edward Leung" w:date="2017-01-10T12:35:00Z">
                  <w:rPr>
                    <w:rFonts w:cs="Arial"/>
                    <w:color w:val="000000"/>
                    <w:sz w:val="16"/>
                    <w:szCs w:val="16"/>
                  </w:rPr>
                </w:rPrChange>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Change w:id="8216" w:author="Edward Leung" w:date="2017-01-10T12:35:00Z">
                  <w:rPr>
                    <w:color w:val="000000"/>
                    <w:sz w:val="16"/>
                    <w:szCs w:val="16"/>
                  </w:rPr>
                </w:rPrChange>
              </w:rPr>
            </w:pPr>
            <w:r w:rsidRPr="00184A3A">
              <w:rPr>
                <w:color w:val="000000"/>
                <w:sz w:val="16"/>
                <w:szCs w:val="16"/>
                <w:rPrChange w:id="821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Change w:id="8218" w:author="Edward Leung" w:date="2017-01-10T12:35:00Z">
                  <w:rPr>
                    <w:color w:val="000000"/>
                    <w:sz w:val="16"/>
                    <w:szCs w:val="16"/>
                  </w:rPr>
                </w:rPrChange>
              </w:rPr>
            </w:pPr>
            <w:r w:rsidRPr="00184A3A">
              <w:rPr>
                <w:color w:val="000000"/>
                <w:sz w:val="16"/>
                <w:szCs w:val="16"/>
                <w:rPrChange w:id="821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Change w:id="822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Change w:id="8221" w:author="Edward Leung" w:date="2017-01-10T12:35:00Z">
                  <w:rPr>
                    <w:color w:val="000000"/>
                    <w:sz w:val="16"/>
                    <w:szCs w:val="16"/>
                  </w:rPr>
                </w:rPrChange>
              </w:rPr>
            </w:pPr>
            <w:r w:rsidRPr="00184A3A">
              <w:rPr>
                <w:color w:val="000000"/>
                <w:sz w:val="16"/>
                <w:szCs w:val="16"/>
                <w:rPrChange w:id="8222" w:author="Edward Leung" w:date="2017-01-10T12:35:00Z">
                  <w:rPr>
                    <w:color w:val="000000"/>
                    <w:sz w:val="16"/>
                    <w:szCs w:val="16"/>
                  </w:rPr>
                </w:rPrChange>
              </w:rPr>
              <w:t xml:space="preserve">&lt;workstationName&gt;   </w:t>
            </w:r>
            <w:r w:rsidRPr="00184A3A">
              <w:rPr>
                <w:color w:val="000000"/>
                <w:sz w:val="16"/>
                <w:szCs w:val="16"/>
                <w:rPrChange w:id="8223" w:author="Edward Leung" w:date="2017-01-10T12:35:00Z">
                  <w:rPr>
                    <w:color w:val="000000"/>
                    <w:sz w:val="16"/>
                    <w:szCs w:val="16"/>
                  </w:rPr>
                </w:rPrChange>
              </w:rPr>
              <w:br/>
            </w:r>
            <w:r w:rsidR="001D733F" w:rsidRPr="00184A3A">
              <w:rPr>
                <w:color w:val="000000"/>
                <w:sz w:val="16"/>
                <w:szCs w:val="16"/>
                <w:rPrChange w:id="8224" w:author="Edward Leung" w:date="2017-01-10T12:35:00Z">
                  <w:rPr>
                    <w:color w:val="000000"/>
                    <w:sz w:val="16"/>
                    <w:szCs w:val="16"/>
                  </w:rPr>
                </w:rPrChange>
              </w:rPr>
              <w:t>&lt;/</w:t>
            </w:r>
            <w:r w:rsidRPr="00184A3A">
              <w:rPr>
                <w:color w:val="000000"/>
                <w:sz w:val="16"/>
                <w:szCs w:val="16"/>
                <w:rPrChange w:id="8225" w:author="Edward Leung" w:date="2017-01-10T12:35:00Z">
                  <w:rPr>
                    <w:color w:val="000000"/>
                    <w:sz w:val="16"/>
                    <w:szCs w:val="16"/>
                  </w:rPr>
                </w:rPrChange>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Change w:id="8226" w:author="Edward Leung" w:date="2017-01-10T12:35:00Z">
                  <w:rPr>
                    <w:color w:val="000000"/>
                    <w:sz w:val="16"/>
                    <w:szCs w:val="16"/>
                  </w:rPr>
                </w:rPrChange>
              </w:rPr>
            </w:pPr>
            <w:r w:rsidRPr="00184A3A">
              <w:rPr>
                <w:color w:val="000000"/>
                <w:sz w:val="16"/>
                <w:szCs w:val="16"/>
                <w:rPrChange w:id="8227" w:author="Edward Leung" w:date="2017-01-10T12:35:00Z">
                  <w:rPr>
                    <w:color w:val="000000"/>
                    <w:sz w:val="16"/>
                    <w:szCs w:val="16"/>
                  </w:rPr>
                </w:rPrChange>
              </w:rPr>
              <w:t>{"workstationName":""}</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Change w:id="8228" w:author="Edward Leung" w:date="2017-01-10T12:35:00Z">
                  <w:rPr>
                    <w:color w:val="000000"/>
                    <w:sz w:val="16"/>
                    <w:szCs w:val="16"/>
                  </w:rPr>
                </w:rPrChange>
              </w:rPr>
            </w:pPr>
            <w:r w:rsidRPr="00184A3A">
              <w:rPr>
                <w:color w:val="000000"/>
                <w:sz w:val="16"/>
                <w:szCs w:val="16"/>
                <w:rPrChange w:id="8229" w:author="Edward Leung" w:date="2017-01-10T12:35:00Z">
                  <w:rPr>
                    <w:color w:val="000000"/>
                    <w:sz w:val="16"/>
                    <w:szCs w:val="16"/>
                  </w:rPr>
                </w:rPrChange>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Change w:id="8230" w:author="Edward Leung" w:date="2017-01-10T12:35:00Z">
                  <w:rPr>
                    <w:rFonts w:cs="Arial"/>
                    <w:sz w:val="16"/>
                    <w:szCs w:val="16"/>
                  </w:rPr>
                </w:rPrChange>
              </w:rPr>
            </w:pPr>
            <w:r w:rsidRPr="00184A3A">
              <w:rPr>
                <w:sz w:val="16"/>
                <w:szCs w:val="16"/>
                <w:rPrChange w:id="8231" w:author="Edward Leung" w:date="2017-01-10T12:35:00Z">
                  <w:rPr>
                    <w:sz w:val="16"/>
                    <w:szCs w:val="16"/>
                  </w:rPr>
                </w:rPrChange>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Change w:id="8232" w:author="Edward Leung" w:date="2017-01-10T12:35:00Z">
                  <w:rPr>
                    <w:rFonts w:cs="Arial"/>
                    <w:sz w:val="16"/>
                    <w:szCs w:val="16"/>
                  </w:rPr>
                </w:rPrChange>
              </w:rPr>
            </w:pPr>
            <w:r w:rsidRPr="00184A3A">
              <w:rPr>
                <w:rFonts w:cs="Arial"/>
                <w:color w:val="000000"/>
                <w:sz w:val="16"/>
                <w:szCs w:val="16"/>
                <w:rPrChange w:id="8233" w:author="Edward Leung" w:date="2017-01-10T12:35:00Z">
                  <w:rPr>
                    <w:rFonts w:cs="Arial"/>
                    <w:color w:val="000000"/>
                    <w:sz w:val="16"/>
                    <w:szCs w:val="16"/>
                  </w:rPr>
                </w:rPrChange>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Change w:id="8234" w:author="Edward Leung" w:date="2017-01-10T12:35:00Z">
                  <w:rPr>
                    <w:color w:val="000000"/>
                    <w:sz w:val="16"/>
                    <w:szCs w:val="16"/>
                  </w:rPr>
                </w:rPrChange>
              </w:rPr>
            </w:pPr>
            <w:r w:rsidRPr="00184A3A">
              <w:rPr>
                <w:color w:val="000000"/>
                <w:sz w:val="16"/>
                <w:szCs w:val="16"/>
                <w:rPrChange w:id="823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Change w:id="8236" w:author="Edward Leung" w:date="2017-01-10T12:35:00Z">
                  <w:rPr>
                    <w:color w:val="000000"/>
                    <w:sz w:val="16"/>
                    <w:szCs w:val="16"/>
                  </w:rPr>
                </w:rPrChange>
              </w:rPr>
            </w:pPr>
            <w:r w:rsidRPr="00184A3A">
              <w:rPr>
                <w:color w:val="000000"/>
                <w:sz w:val="16"/>
                <w:szCs w:val="16"/>
                <w:rPrChange w:id="823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Change w:id="823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Change w:id="8239" w:author="Edward Leung" w:date="2017-01-10T12:35:00Z">
                  <w:rPr>
                    <w:color w:val="000000"/>
                    <w:sz w:val="16"/>
                    <w:szCs w:val="16"/>
                  </w:rPr>
                </w:rPrChange>
              </w:rPr>
            </w:pPr>
            <w:r w:rsidRPr="00184A3A">
              <w:rPr>
                <w:color w:val="000000"/>
                <w:sz w:val="16"/>
                <w:szCs w:val="16"/>
                <w:rPrChange w:id="8240" w:author="Edward Leung" w:date="2017-01-10T12:35:00Z">
                  <w:rPr>
                    <w:color w:val="000000"/>
                    <w:sz w:val="16"/>
                    <w:szCs w:val="16"/>
                  </w:rPr>
                </w:rPrChange>
              </w:rPr>
              <w:t xml:space="preserve">&lt;appNmae&gt;   </w:t>
            </w:r>
            <w:r w:rsidRPr="00184A3A">
              <w:rPr>
                <w:color w:val="000000"/>
                <w:sz w:val="16"/>
                <w:szCs w:val="16"/>
                <w:rPrChange w:id="8241" w:author="Edward Leung" w:date="2017-01-10T12:35:00Z">
                  <w:rPr>
                    <w:color w:val="000000"/>
                    <w:sz w:val="16"/>
                    <w:szCs w:val="16"/>
                  </w:rPr>
                </w:rPrChange>
              </w:rPr>
              <w:br/>
            </w:r>
            <w:r w:rsidR="001D733F" w:rsidRPr="00184A3A">
              <w:rPr>
                <w:color w:val="000000"/>
                <w:sz w:val="16"/>
                <w:szCs w:val="16"/>
                <w:rPrChange w:id="8242" w:author="Edward Leung" w:date="2017-01-10T12:35:00Z">
                  <w:rPr>
                    <w:color w:val="000000"/>
                    <w:sz w:val="16"/>
                    <w:szCs w:val="16"/>
                  </w:rPr>
                </w:rPrChange>
              </w:rPr>
              <w:t>&lt;/</w:t>
            </w:r>
            <w:r w:rsidRPr="00184A3A">
              <w:rPr>
                <w:color w:val="000000"/>
                <w:sz w:val="16"/>
                <w:szCs w:val="16"/>
                <w:rPrChange w:id="8243" w:author="Edward Leung" w:date="2017-01-10T12:35:00Z">
                  <w:rPr>
                    <w:color w:val="000000"/>
                    <w:sz w:val="16"/>
                    <w:szCs w:val="16"/>
                  </w:rPr>
                </w:rPrChange>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Change w:id="8244" w:author="Edward Leung" w:date="2017-01-10T12:35:00Z">
                  <w:rPr>
                    <w:color w:val="000000"/>
                    <w:sz w:val="16"/>
                    <w:szCs w:val="16"/>
                  </w:rPr>
                </w:rPrChange>
              </w:rPr>
            </w:pPr>
            <w:r w:rsidRPr="00184A3A">
              <w:rPr>
                <w:color w:val="000000"/>
                <w:sz w:val="16"/>
                <w:szCs w:val="16"/>
                <w:rPrChange w:id="8245" w:author="Edward Leung" w:date="2017-01-10T12:35:00Z">
                  <w:rPr>
                    <w:color w:val="000000"/>
                    <w:sz w:val="16"/>
                    <w:szCs w:val="16"/>
                  </w:rPr>
                </w:rPrChange>
              </w:rPr>
              <w:t>{"appNmae":""}</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Change w:id="8246" w:author="Edward Leung" w:date="2017-01-10T12:35:00Z">
                  <w:rPr>
                    <w:color w:val="000000"/>
                    <w:sz w:val="16"/>
                    <w:szCs w:val="16"/>
                  </w:rPr>
                </w:rPrChange>
              </w:rPr>
            </w:pPr>
            <w:r w:rsidRPr="00184A3A">
              <w:rPr>
                <w:color w:val="000000"/>
                <w:sz w:val="16"/>
                <w:szCs w:val="16"/>
                <w:rPrChange w:id="8247" w:author="Edward Leung" w:date="2017-01-10T12:35:00Z">
                  <w:rPr>
                    <w:color w:val="000000"/>
                    <w:sz w:val="16"/>
                    <w:szCs w:val="16"/>
                  </w:rPr>
                </w:rPrChange>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Change w:id="8248" w:author="Edward Leung" w:date="2017-01-10T12:35:00Z">
                  <w:rPr>
                    <w:rFonts w:cs="Arial"/>
                    <w:sz w:val="16"/>
                    <w:szCs w:val="16"/>
                  </w:rPr>
                </w:rPrChange>
              </w:rPr>
            </w:pPr>
            <w:r w:rsidRPr="00184A3A">
              <w:rPr>
                <w:sz w:val="16"/>
                <w:szCs w:val="16"/>
                <w:rPrChange w:id="8249" w:author="Edward Leung" w:date="2017-01-10T12:35:00Z">
                  <w:rPr>
                    <w:sz w:val="16"/>
                    <w:szCs w:val="16"/>
                  </w:rPr>
                </w:rPrChange>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Change w:id="8250" w:author="Edward Leung" w:date="2017-01-10T12:35:00Z">
                  <w:rPr>
                    <w:rFonts w:cs="Arial"/>
                    <w:sz w:val="16"/>
                    <w:szCs w:val="16"/>
                  </w:rPr>
                </w:rPrChange>
              </w:rPr>
            </w:pPr>
            <w:r w:rsidRPr="00184A3A">
              <w:rPr>
                <w:rFonts w:cs="Arial"/>
                <w:color w:val="000000"/>
                <w:sz w:val="16"/>
                <w:szCs w:val="16"/>
                <w:rPrChange w:id="8251" w:author="Edward Leung" w:date="2017-01-10T12:35:00Z">
                  <w:rPr>
                    <w:rFonts w:cs="Arial"/>
                    <w:color w:val="000000"/>
                    <w:sz w:val="16"/>
                    <w:szCs w:val="16"/>
                  </w:rPr>
                </w:rPrChange>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Change w:id="8252" w:author="Edward Leung" w:date="2017-01-10T12:35:00Z">
                  <w:rPr>
                    <w:color w:val="000000"/>
                    <w:sz w:val="16"/>
                    <w:szCs w:val="16"/>
                  </w:rPr>
                </w:rPrChange>
              </w:rPr>
            </w:pPr>
            <w:r w:rsidRPr="00184A3A">
              <w:rPr>
                <w:color w:val="000000"/>
                <w:sz w:val="16"/>
                <w:szCs w:val="16"/>
                <w:rPrChange w:id="825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Change w:id="8254" w:author="Edward Leung" w:date="2017-01-10T12:35:00Z">
                  <w:rPr>
                    <w:color w:val="000000"/>
                    <w:sz w:val="16"/>
                    <w:szCs w:val="16"/>
                  </w:rPr>
                </w:rPrChange>
              </w:rPr>
            </w:pPr>
            <w:r w:rsidRPr="00184A3A">
              <w:rPr>
                <w:color w:val="000000"/>
                <w:sz w:val="16"/>
                <w:szCs w:val="16"/>
                <w:rPrChange w:id="8255" w:author="Edward Leung" w:date="2017-01-10T12:35:00Z">
                  <w:rPr>
                    <w:color w:val="000000"/>
                    <w:sz w:val="16"/>
                    <w:szCs w:val="16"/>
                  </w:rPr>
                </w:rPrChange>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Change w:id="825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Change w:id="8257" w:author="Edward Leung" w:date="2017-01-10T12:35:00Z">
                  <w:rPr>
                    <w:color w:val="000000"/>
                    <w:sz w:val="16"/>
                    <w:szCs w:val="16"/>
                  </w:rPr>
                </w:rPrChange>
              </w:rPr>
            </w:pPr>
            <w:r w:rsidRPr="00184A3A">
              <w:rPr>
                <w:color w:val="000000"/>
                <w:sz w:val="16"/>
                <w:szCs w:val="16"/>
                <w:rPrChange w:id="8258" w:author="Edward Leung" w:date="2017-01-10T12:35:00Z">
                  <w:rPr>
                    <w:color w:val="000000"/>
                    <w:sz w:val="16"/>
                    <w:szCs w:val="16"/>
                  </w:rPr>
                </w:rPrChange>
              </w:rPr>
              <w:t xml:space="preserve">&lt;runno&gt;   </w:t>
            </w:r>
            <w:r w:rsidRPr="00184A3A">
              <w:rPr>
                <w:color w:val="000000"/>
                <w:sz w:val="16"/>
                <w:szCs w:val="16"/>
                <w:rPrChange w:id="8259" w:author="Edward Leung" w:date="2017-01-10T12:35:00Z">
                  <w:rPr>
                    <w:color w:val="000000"/>
                    <w:sz w:val="16"/>
                    <w:szCs w:val="16"/>
                  </w:rPr>
                </w:rPrChange>
              </w:rPr>
              <w:br/>
            </w:r>
            <w:r w:rsidR="001D733F" w:rsidRPr="00184A3A">
              <w:rPr>
                <w:color w:val="000000"/>
                <w:sz w:val="16"/>
                <w:szCs w:val="16"/>
                <w:rPrChange w:id="8260" w:author="Edward Leung" w:date="2017-01-10T12:35:00Z">
                  <w:rPr>
                    <w:color w:val="000000"/>
                    <w:sz w:val="16"/>
                    <w:szCs w:val="16"/>
                  </w:rPr>
                </w:rPrChange>
              </w:rPr>
              <w:t>&lt;/</w:t>
            </w:r>
            <w:r w:rsidRPr="00184A3A">
              <w:rPr>
                <w:color w:val="000000"/>
                <w:sz w:val="16"/>
                <w:szCs w:val="16"/>
                <w:rPrChange w:id="8261" w:author="Edward Leung" w:date="2017-01-10T12:35:00Z">
                  <w:rPr>
                    <w:color w:val="000000"/>
                    <w:sz w:val="16"/>
                    <w:szCs w:val="16"/>
                  </w:rPr>
                </w:rPrChange>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Change w:id="8262" w:author="Edward Leung" w:date="2017-01-10T12:35:00Z">
                  <w:rPr>
                    <w:color w:val="000000"/>
                    <w:sz w:val="16"/>
                    <w:szCs w:val="16"/>
                  </w:rPr>
                </w:rPrChange>
              </w:rPr>
            </w:pPr>
            <w:r w:rsidRPr="00184A3A">
              <w:rPr>
                <w:color w:val="000000"/>
                <w:sz w:val="16"/>
                <w:szCs w:val="16"/>
                <w:rPrChange w:id="8263" w:author="Edward Leung" w:date="2017-01-10T12:35:00Z">
                  <w:rPr>
                    <w:color w:val="000000"/>
                    <w:sz w:val="16"/>
                    <w:szCs w:val="16"/>
                  </w:rPr>
                </w:rPrChange>
              </w:rPr>
              <w:t>{"runno":""}</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Change w:id="8264" w:author="Edward Leung" w:date="2017-01-10T12:35:00Z">
                  <w:rPr>
                    <w:color w:val="000000"/>
                    <w:sz w:val="16"/>
                    <w:szCs w:val="16"/>
                  </w:rPr>
                </w:rPrChange>
              </w:rPr>
            </w:pPr>
            <w:r w:rsidRPr="00184A3A">
              <w:rPr>
                <w:color w:val="000000"/>
                <w:sz w:val="16"/>
                <w:szCs w:val="16"/>
                <w:rPrChange w:id="8265" w:author="Edward Leung" w:date="2017-01-10T12:35:00Z">
                  <w:rPr>
                    <w:color w:val="000000"/>
                    <w:sz w:val="16"/>
                    <w:szCs w:val="16"/>
                  </w:rPr>
                </w:rPrChange>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Change w:id="8266" w:author="Edward Leung" w:date="2017-01-10T12:35:00Z">
                  <w:rPr>
                    <w:rFonts w:cs="Arial"/>
                    <w:sz w:val="16"/>
                    <w:szCs w:val="16"/>
                  </w:rPr>
                </w:rPrChange>
              </w:rPr>
            </w:pPr>
            <w:r w:rsidRPr="00184A3A">
              <w:rPr>
                <w:sz w:val="16"/>
                <w:szCs w:val="16"/>
                <w:rPrChange w:id="8267" w:author="Edward Leung" w:date="2017-01-10T12:35:00Z">
                  <w:rPr>
                    <w:sz w:val="16"/>
                    <w:szCs w:val="16"/>
                  </w:rPr>
                </w:rPrChange>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Change w:id="8268" w:author="Edward Leung" w:date="2017-01-10T12:35:00Z">
                  <w:rPr>
                    <w:rFonts w:cs="Arial"/>
                    <w:sz w:val="16"/>
                    <w:szCs w:val="16"/>
                  </w:rPr>
                </w:rPrChange>
              </w:rPr>
            </w:pPr>
            <w:r w:rsidRPr="00184A3A">
              <w:rPr>
                <w:rFonts w:cs="Arial"/>
                <w:color w:val="000000"/>
                <w:sz w:val="16"/>
                <w:szCs w:val="16"/>
                <w:rPrChange w:id="8269" w:author="Edward Leung" w:date="2017-01-10T12:35:00Z">
                  <w:rPr>
                    <w:rFonts w:cs="Arial"/>
                    <w:color w:val="000000"/>
                    <w:sz w:val="16"/>
                    <w:szCs w:val="16"/>
                  </w:rPr>
                </w:rPrChange>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Change w:id="8270" w:author="Edward Leung" w:date="2017-01-10T12:35:00Z">
                  <w:rPr>
                    <w:color w:val="000000"/>
                    <w:sz w:val="16"/>
                    <w:szCs w:val="16"/>
                  </w:rPr>
                </w:rPrChange>
              </w:rPr>
            </w:pPr>
            <w:r w:rsidRPr="00184A3A">
              <w:rPr>
                <w:color w:val="000000"/>
                <w:sz w:val="16"/>
                <w:szCs w:val="16"/>
                <w:rPrChange w:id="827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Change w:id="8272" w:author="Edward Leung" w:date="2017-01-10T12:35:00Z">
                  <w:rPr>
                    <w:color w:val="000000"/>
                    <w:sz w:val="16"/>
                    <w:szCs w:val="16"/>
                  </w:rPr>
                </w:rPrChange>
              </w:rPr>
            </w:pPr>
            <w:r w:rsidRPr="00184A3A">
              <w:rPr>
                <w:color w:val="000000"/>
                <w:sz w:val="16"/>
                <w:szCs w:val="16"/>
                <w:rPrChange w:id="827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Change w:id="827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Change w:id="8275" w:author="Edward Leung" w:date="2017-01-10T12:35:00Z">
                  <w:rPr>
                    <w:color w:val="000000"/>
                    <w:sz w:val="16"/>
                    <w:szCs w:val="16"/>
                  </w:rPr>
                </w:rPrChange>
              </w:rPr>
            </w:pPr>
            <w:r w:rsidRPr="00184A3A">
              <w:rPr>
                <w:color w:val="000000"/>
                <w:sz w:val="16"/>
                <w:szCs w:val="16"/>
                <w:rPrChange w:id="8276" w:author="Edward Leung" w:date="2017-01-10T12:35:00Z">
                  <w:rPr>
                    <w:color w:val="000000"/>
                    <w:sz w:val="16"/>
                    <w:szCs w:val="16"/>
                  </w:rPr>
                </w:rPrChange>
              </w:rPr>
              <w:t xml:space="preserve">&lt;status&gt;   </w:t>
            </w:r>
            <w:r w:rsidRPr="00184A3A">
              <w:rPr>
                <w:color w:val="000000"/>
                <w:sz w:val="16"/>
                <w:szCs w:val="16"/>
                <w:rPrChange w:id="8277" w:author="Edward Leung" w:date="2017-01-10T12:35:00Z">
                  <w:rPr>
                    <w:color w:val="000000"/>
                    <w:sz w:val="16"/>
                    <w:szCs w:val="16"/>
                  </w:rPr>
                </w:rPrChange>
              </w:rPr>
              <w:br/>
            </w:r>
            <w:r w:rsidR="001D733F" w:rsidRPr="00184A3A">
              <w:rPr>
                <w:color w:val="000000"/>
                <w:sz w:val="16"/>
                <w:szCs w:val="16"/>
                <w:rPrChange w:id="8278" w:author="Edward Leung" w:date="2017-01-10T12:35:00Z">
                  <w:rPr>
                    <w:color w:val="000000"/>
                    <w:sz w:val="16"/>
                    <w:szCs w:val="16"/>
                  </w:rPr>
                </w:rPrChange>
              </w:rPr>
              <w:t>&lt;/</w:t>
            </w:r>
            <w:r w:rsidRPr="00184A3A">
              <w:rPr>
                <w:color w:val="000000"/>
                <w:sz w:val="16"/>
                <w:szCs w:val="16"/>
                <w:rPrChange w:id="8279" w:author="Edward Leung" w:date="2017-01-10T12:35:00Z">
                  <w:rPr>
                    <w:color w:val="000000"/>
                    <w:sz w:val="16"/>
                    <w:szCs w:val="16"/>
                  </w:rPr>
                </w:rPrChange>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Change w:id="8280" w:author="Edward Leung" w:date="2017-01-10T12:35:00Z">
                  <w:rPr>
                    <w:color w:val="000000"/>
                    <w:sz w:val="16"/>
                    <w:szCs w:val="16"/>
                  </w:rPr>
                </w:rPrChange>
              </w:rPr>
            </w:pPr>
            <w:r w:rsidRPr="00184A3A">
              <w:rPr>
                <w:color w:val="000000"/>
                <w:sz w:val="16"/>
                <w:szCs w:val="16"/>
                <w:rPrChange w:id="8281" w:author="Edward Leung" w:date="2017-01-10T12:35:00Z">
                  <w:rPr>
                    <w:color w:val="000000"/>
                    <w:sz w:val="16"/>
                    <w:szCs w:val="16"/>
                  </w:rPr>
                </w:rPrChange>
              </w:rPr>
              <w:t>{"status":""}</w:t>
            </w:r>
          </w:p>
        </w:tc>
      </w:tr>
    </w:tbl>
    <w:p w14:paraId="414731FB" w14:textId="77777777" w:rsidR="007E4470" w:rsidRPr="00184A3A" w:rsidRDefault="007E4470" w:rsidP="007E4470">
      <w:pPr>
        <w:rPr>
          <w:rPrChange w:id="8282" w:author="Edward Leung" w:date="2017-01-10T12:35:00Z">
            <w:rPr/>
          </w:rPrChange>
        </w:rPr>
      </w:pPr>
    </w:p>
    <w:p w14:paraId="635538EE" w14:textId="77777777" w:rsidR="007E4470" w:rsidRPr="00184A3A" w:rsidRDefault="007E4470" w:rsidP="007E4470">
      <w:pPr>
        <w:rPr>
          <w:rPrChange w:id="8283" w:author="Edward Leung" w:date="2017-01-10T12:35:00Z">
            <w:rPr/>
          </w:rPrChange>
        </w:rPr>
      </w:pPr>
      <w:r w:rsidRPr="00184A3A">
        <w:rPr>
          <w:rPrChange w:id="8284" w:author="Edward Leung" w:date="2017-01-10T12:35:00Z">
            <w:rPr/>
          </w:rPrChange>
        </w:rPr>
        <w:br w:type="page"/>
      </w:r>
    </w:p>
    <w:p w14:paraId="64C42BC4" w14:textId="56B69D47" w:rsidR="007E4470" w:rsidRPr="00184A3A" w:rsidRDefault="007E4470" w:rsidP="007E4470">
      <w:pPr>
        <w:rPr>
          <w:rPrChange w:id="8285" w:author="Edward Leung" w:date="2017-01-10T12:35:00Z">
            <w:rPr/>
          </w:rPrChange>
        </w:rPr>
      </w:pPr>
      <w:r w:rsidRPr="00184A3A">
        <w:rPr>
          <w:rPrChange w:id="8286" w:author="Edward Leung" w:date="2017-01-10T12:35:00Z">
            <w:rPr/>
          </w:rPrChange>
        </w:rPr>
        <w:lastRenderedPageBreak/>
        <w:t>&lt;salesPay</w:t>
      </w:r>
      <w:r w:rsidR="00ED5E32" w:rsidRPr="00184A3A">
        <w:rPr>
          <w:rPrChange w:id="8287" w:author="Edward Leung" w:date="2017-01-10T12:35:00Z">
            <w:rPr/>
          </w:rPrChange>
        </w:rPr>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Change w:id="8288" w:author="Edward Leung" w:date="2017-01-10T12:35:00Z">
                  <w:rPr>
                    <w:b/>
                    <w:bCs/>
                    <w:color w:val="FFFFFF"/>
                    <w:sz w:val="16"/>
                    <w:szCs w:val="16"/>
                    <w:lang w:eastAsia="zh-CN"/>
                  </w:rPr>
                </w:rPrChange>
              </w:rPr>
            </w:pPr>
            <w:r w:rsidRPr="00184A3A">
              <w:rPr>
                <w:b/>
                <w:bCs/>
                <w:color w:val="FFFFFF"/>
                <w:sz w:val="16"/>
                <w:szCs w:val="16"/>
                <w:rPrChange w:id="8289" w:author="Edward Leung" w:date="2017-01-10T12:35:00Z">
                  <w:rPr>
                    <w:b/>
                    <w:bCs/>
                    <w:color w:val="FFFFFF"/>
                    <w:sz w:val="16"/>
                    <w:szCs w:val="16"/>
                  </w:rPr>
                </w:rPrChange>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Change w:id="8290" w:author="Edward Leung" w:date="2017-01-10T12:35:00Z">
                  <w:rPr>
                    <w:b/>
                    <w:bCs/>
                    <w:color w:val="FFFFFF"/>
                    <w:sz w:val="16"/>
                    <w:szCs w:val="16"/>
                  </w:rPr>
                </w:rPrChange>
              </w:rPr>
            </w:pPr>
            <w:r w:rsidRPr="00184A3A">
              <w:rPr>
                <w:b/>
                <w:bCs/>
                <w:color w:val="FFFFFF"/>
                <w:sz w:val="16"/>
                <w:szCs w:val="16"/>
                <w:rPrChange w:id="8291" w:author="Edward Leung" w:date="2017-01-10T12:35:00Z">
                  <w:rPr>
                    <w:b/>
                    <w:bCs/>
                    <w:color w:val="FFFFFF"/>
                    <w:sz w:val="16"/>
                    <w:szCs w:val="16"/>
                  </w:rPr>
                </w:rPrChange>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Change w:id="8292" w:author="Edward Leung" w:date="2017-01-10T12:35:00Z">
                  <w:rPr>
                    <w:b/>
                    <w:bCs/>
                    <w:color w:val="FFFFFF"/>
                    <w:sz w:val="16"/>
                    <w:szCs w:val="16"/>
                  </w:rPr>
                </w:rPrChange>
              </w:rPr>
            </w:pPr>
            <w:r w:rsidRPr="00184A3A">
              <w:rPr>
                <w:b/>
                <w:bCs/>
                <w:color w:val="FFFFFF"/>
                <w:sz w:val="16"/>
                <w:szCs w:val="16"/>
                <w:rPrChange w:id="8293"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Change w:id="8294" w:author="Edward Leung" w:date="2017-01-10T12:35:00Z">
                  <w:rPr>
                    <w:b/>
                    <w:bCs/>
                    <w:color w:val="FFFFFF"/>
                    <w:sz w:val="16"/>
                    <w:szCs w:val="16"/>
                  </w:rPr>
                </w:rPrChange>
              </w:rPr>
            </w:pPr>
            <w:r w:rsidRPr="00184A3A">
              <w:rPr>
                <w:b/>
                <w:bCs/>
                <w:color w:val="FFFFFF"/>
                <w:sz w:val="16"/>
                <w:szCs w:val="16"/>
                <w:rPrChange w:id="8295"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Change w:id="8296" w:author="Edward Leung" w:date="2017-01-10T12:35:00Z">
                  <w:rPr>
                    <w:b/>
                    <w:bCs/>
                    <w:color w:val="FFFFFF"/>
                    <w:sz w:val="16"/>
                    <w:szCs w:val="16"/>
                  </w:rPr>
                </w:rPrChange>
              </w:rPr>
            </w:pPr>
            <w:r w:rsidRPr="00184A3A">
              <w:rPr>
                <w:b/>
                <w:bCs/>
                <w:color w:val="FFFFFF"/>
                <w:sz w:val="16"/>
                <w:szCs w:val="16"/>
                <w:rPrChange w:id="8297"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Change w:id="8298" w:author="Edward Leung" w:date="2017-01-10T12:35:00Z">
                  <w:rPr>
                    <w:b/>
                    <w:bCs/>
                    <w:color w:val="FFFFFF"/>
                    <w:sz w:val="16"/>
                    <w:szCs w:val="16"/>
                  </w:rPr>
                </w:rPrChange>
              </w:rPr>
            </w:pPr>
            <w:r w:rsidRPr="00184A3A">
              <w:rPr>
                <w:b/>
                <w:bCs/>
                <w:color w:val="FFFFFF"/>
                <w:sz w:val="16"/>
                <w:szCs w:val="16"/>
                <w:rPrChange w:id="8299"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Change w:id="8300" w:author="Edward Leung" w:date="2017-01-10T12:35:00Z">
                  <w:rPr>
                    <w:b/>
                    <w:bCs/>
                    <w:color w:val="FFFFFF"/>
                    <w:sz w:val="16"/>
                    <w:szCs w:val="16"/>
                  </w:rPr>
                </w:rPrChange>
              </w:rPr>
            </w:pPr>
            <w:r w:rsidRPr="00184A3A">
              <w:rPr>
                <w:b/>
                <w:bCs/>
                <w:color w:val="FFFFFF"/>
                <w:sz w:val="16"/>
                <w:szCs w:val="16"/>
                <w:rPrChange w:id="8301" w:author="Edward Leung" w:date="2017-01-10T12:35:00Z">
                  <w:rPr>
                    <w:b/>
                    <w:bCs/>
                    <w:color w:val="FFFFFF"/>
                    <w:sz w:val="16"/>
                    <w:szCs w:val="16"/>
                  </w:rPr>
                </w:rPrChange>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Change w:id="8302" w:author="Edward Leung" w:date="2017-01-10T12:35:00Z">
                  <w:rPr>
                    <w:rFonts w:eastAsia="SimSun"/>
                    <w:b/>
                    <w:bCs/>
                    <w:color w:val="FFFFFF"/>
                    <w:sz w:val="16"/>
                    <w:szCs w:val="16"/>
                  </w:rPr>
                </w:rPrChange>
              </w:rPr>
            </w:pPr>
            <w:r w:rsidRPr="00184A3A">
              <w:rPr>
                <w:b/>
                <w:bCs/>
                <w:color w:val="FFFFFF"/>
                <w:sz w:val="16"/>
                <w:szCs w:val="16"/>
                <w:rPrChange w:id="8303" w:author="Edward Leung" w:date="2017-01-10T12:35:00Z">
                  <w:rPr>
                    <w:b/>
                    <w:bCs/>
                    <w:color w:val="FFFFFF"/>
                    <w:sz w:val="16"/>
                    <w:szCs w:val="16"/>
                  </w:rPr>
                </w:rPrChange>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Change w:id="8304" w:author="Edward Leung" w:date="2017-01-10T12:35:00Z">
                  <w:rPr>
                    <w:color w:val="000000"/>
                    <w:sz w:val="16"/>
                    <w:szCs w:val="16"/>
                  </w:rPr>
                </w:rPrChange>
              </w:rPr>
            </w:pPr>
            <w:r w:rsidRPr="00184A3A">
              <w:rPr>
                <w:color w:val="000000"/>
                <w:sz w:val="16"/>
                <w:szCs w:val="16"/>
                <w:rPrChange w:id="8305" w:author="Edward Leung" w:date="2017-01-10T12:35:00Z">
                  <w:rPr>
                    <w:color w:val="000000"/>
                    <w:sz w:val="16"/>
                    <w:szCs w:val="16"/>
                  </w:rPr>
                </w:rPrChange>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Change w:id="8306" w:author="Edward Leung" w:date="2017-01-10T12:35:00Z">
                  <w:rPr>
                    <w:color w:val="000000"/>
                    <w:sz w:val="16"/>
                    <w:szCs w:val="16"/>
                  </w:rPr>
                </w:rPrChange>
              </w:rPr>
            </w:pPr>
            <w:r w:rsidRPr="00184A3A">
              <w:rPr>
                <w:color w:val="000000"/>
                <w:sz w:val="16"/>
                <w:szCs w:val="16"/>
                <w:rPrChange w:id="8307" w:author="Edward Leung" w:date="2017-01-10T12:35:00Z">
                  <w:rPr>
                    <w:color w:val="000000"/>
                    <w:sz w:val="16"/>
                    <w:szCs w:val="16"/>
                  </w:rPr>
                </w:rPrChange>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Change w:id="8308" w:author="Edward Leung" w:date="2017-01-10T12:35:00Z">
                  <w:rPr>
                    <w:color w:val="000000"/>
                    <w:sz w:val="16"/>
                    <w:szCs w:val="16"/>
                  </w:rPr>
                </w:rPrChange>
              </w:rPr>
            </w:pPr>
            <w:r w:rsidRPr="00184A3A">
              <w:rPr>
                <w:color w:val="000000"/>
                <w:sz w:val="16"/>
                <w:szCs w:val="16"/>
                <w:rPrChange w:id="8309" w:author="Edward Leung" w:date="2017-01-10T12:35:00Z">
                  <w:rPr>
                    <w:color w:val="000000"/>
                    <w:sz w:val="16"/>
                    <w:szCs w:val="16"/>
                  </w:rPr>
                </w:rPrChange>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Change w:id="8310" w:author="Edward Leung" w:date="2017-01-10T12:35:00Z">
                  <w:rPr>
                    <w:color w:val="000000"/>
                    <w:sz w:val="16"/>
                    <w:szCs w:val="16"/>
                  </w:rPr>
                </w:rPrChange>
              </w:rPr>
            </w:pPr>
            <w:r w:rsidRPr="00184A3A">
              <w:rPr>
                <w:color w:val="000000"/>
                <w:sz w:val="16"/>
                <w:szCs w:val="16"/>
                <w:rPrChange w:id="831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Change w:id="8312" w:author="Edward Leung" w:date="2017-01-10T12:35:00Z">
                  <w:rPr>
                    <w:color w:val="000000"/>
                    <w:sz w:val="16"/>
                    <w:szCs w:val="16"/>
                  </w:rPr>
                </w:rPrChange>
              </w:rPr>
            </w:pPr>
            <w:r w:rsidRPr="00184A3A">
              <w:rPr>
                <w:color w:val="000000"/>
                <w:sz w:val="16"/>
                <w:szCs w:val="16"/>
                <w:rPrChange w:id="831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Change w:id="831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Change w:id="8315" w:author="Edward Leung" w:date="2017-01-10T12:35:00Z">
                  <w:rPr>
                    <w:color w:val="000000"/>
                    <w:sz w:val="16"/>
                    <w:szCs w:val="16"/>
                  </w:rPr>
                </w:rPrChange>
              </w:rPr>
            </w:pPr>
            <w:r w:rsidRPr="00184A3A">
              <w:rPr>
                <w:color w:val="000000"/>
                <w:sz w:val="16"/>
                <w:szCs w:val="16"/>
                <w:rPrChange w:id="8316" w:author="Edward Leung" w:date="2017-01-10T12:35:00Z">
                  <w:rPr>
                    <w:color w:val="000000"/>
                    <w:sz w:val="16"/>
                    <w:szCs w:val="16"/>
                  </w:rPr>
                </w:rPrChange>
              </w:rPr>
              <w:t>&lt; branchId</w:t>
            </w:r>
            <w:r w:rsidR="0013302E" w:rsidRPr="00184A3A">
              <w:rPr>
                <w:color w:val="000000"/>
                <w:sz w:val="16"/>
                <w:szCs w:val="16"/>
                <w:rPrChange w:id="8317" w:author="Edward Leung" w:date="2017-01-10T12:35:00Z">
                  <w:rPr>
                    <w:color w:val="000000"/>
                    <w:sz w:val="16"/>
                    <w:szCs w:val="16"/>
                  </w:rPr>
                </w:rPrChange>
              </w:rPr>
              <w:t>&gt;</w:t>
            </w:r>
            <w:r w:rsidRPr="00184A3A">
              <w:rPr>
                <w:color w:val="000000"/>
                <w:sz w:val="16"/>
                <w:szCs w:val="16"/>
                <w:rPrChange w:id="8318" w:author="Edward Leung" w:date="2017-01-10T12:35:00Z">
                  <w:rPr>
                    <w:color w:val="000000"/>
                    <w:sz w:val="16"/>
                    <w:szCs w:val="16"/>
                  </w:rPr>
                </w:rPrChange>
              </w:rPr>
              <w:t>MXM</w:t>
            </w:r>
          </w:p>
          <w:p w14:paraId="2A976BEA" w14:textId="7506FEEA" w:rsidR="007E4470" w:rsidRPr="00184A3A" w:rsidRDefault="0013302E" w:rsidP="003562C8">
            <w:pPr>
              <w:spacing w:after="0"/>
              <w:rPr>
                <w:sz w:val="16"/>
                <w:szCs w:val="16"/>
                <w:rPrChange w:id="8319" w:author="Edward Leung" w:date="2017-01-10T12:35:00Z">
                  <w:rPr>
                    <w:sz w:val="16"/>
                    <w:szCs w:val="16"/>
                  </w:rPr>
                </w:rPrChange>
              </w:rPr>
            </w:pPr>
            <w:r w:rsidRPr="00184A3A">
              <w:rPr>
                <w:color w:val="000000"/>
                <w:sz w:val="16"/>
                <w:szCs w:val="16"/>
                <w:rPrChange w:id="8320" w:author="Edward Leung" w:date="2017-01-10T12:35:00Z">
                  <w:rPr>
                    <w:color w:val="000000"/>
                    <w:sz w:val="16"/>
                    <w:szCs w:val="16"/>
                  </w:rPr>
                </w:rPrChange>
              </w:rPr>
              <w:t>&lt;/</w:t>
            </w:r>
            <w:r w:rsidR="007E4470" w:rsidRPr="00184A3A">
              <w:rPr>
                <w:color w:val="000000"/>
                <w:sz w:val="16"/>
                <w:szCs w:val="16"/>
                <w:rPrChange w:id="8321" w:author="Edward Leung" w:date="2017-01-10T12:35:00Z">
                  <w:rPr>
                    <w:color w:val="000000"/>
                    <w:sz w:val="16"/>
                    <w:szCs w:val="16"/>
                  </w:rPr>
                </w:rPrChange>
              </w:rPr>
              <w:t>branchId</w:t>
            </w:r>
            <w:r w:rsidRPr="00184A3A">
              <w:rPr>
                <w:color w:val="000000"/>
                <w:sz w:val="16"/>
                <w:szCs w:val="16"/>
                <w:rPrChange w:id="8322"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Change w:id="8323" w:author="Edward Leung" w:date="2017-01-10T12:35:00Z">
                  <w:rPr>
                    <w:color w:val="000000"/>
                    <w:sz w:val="16"/>
                    <w:szCs w:val="16"/>
                  </w:rPr>
                </w:rPrChange>
              </w:rPr>
            </w:pPr>
            <w:r w:rsidRPr="00184A3A">
              <w:rPr>
                <w:color w:val="000000"/>
                <w:sz w:val="16"/>
                <w:szCs w:val="16"/>
                <w:rPrChange w:id="8324" w:author="Edward Leung" w:date="2017-01-10T12:35:00Z">
                  <w:rPr>
                    <w:color w:val="000000"/>
                    <w:sz w:val="16"/>
                    <w:szCs w:val="16"/>
                  </w:rPr>
                </w:rPrChange>
              </w:rPr>
              <w:t>{“branchId”:”MXM”}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Change w:id="8325" w:author="Edward Leung" w:date="2017-01-10T12:35:00Z">
                  <w:rPr>
                    <w:color w:val="000000"/>
                    <w:sz w:val="16"/>
                    <w:szCs w:val="16"/>
                  </w:rPr>
                </w:rPrChange>
              </w:rPr>
            </w:pPr>
            <w:r w:rsidRPr="00184A3A">
              <w:rPr>
                <w:color w:val="000000"/>
                <w:sz w:val="16"/>
                <w:szCs w:val="16"/>
                <w:rPrChange w:id="8326" w:author="Edward Leung" w:date="2017-01-10T12:35:00Z">
                  <w:rPr>
                    <w:color w:val="000000"/>
                    <w:sz w:val="16"/>
                    <w:szCs w:val="16"/>
                  </w:rPr>
                </w:rPrChange>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Change w:id="8327" w:author="Edward Leung" w:date="2017-01-10T12:35:00Z">
                  <w:rPr>
                    <w:color w:val="000000"/>
                    <w:sz w:val="16"/>
                    <w:szCs w:val="16"/>
                  </w:rPr>
                </w:rPrChange>
              </w:rPr>
            </w:pPr>
            <w:r w:rsidRPr="00184A3A">
              <w:rPr>
                <w:color w:val="000000"/>
                <w:sz w:val="16"/>
                <w:szCs w:val="16"/>
                <w:rPrChange w:id="8328" w:author="Edward Leung" w:date="2017-01-10T12:35:00Z">
                  <w:rPr>
                    <w:color w:val="000000"/>
                    <w:sz w:val="16"/>
                    <w:szCs w:val="16"/>
                  </w:rPr>
                </w:rPrChange>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Change w:id="8329" w:author="Edward Leung" w:date="2017-01-10T12:35:00Z">
                  <w:rPr>
                    <w:color w:val="000000"/>
                    <w:sz w:val="16"/>
                    <w:szCs w:val="16"/>
                  </w:rPr>
                </w:rPrChange>
              </w:rPr>
            </w:pPr>
            <w:r w:rsidRPr="00184A3A">
              <w:rPr>
                <w:color w:val="000000"/>
                <w:sz w:val="16"/>
                <w:szCs w:val="16"/>
                <w:rPrChange w:id="8330" w:author="Edward Leung" w:date="2017-01-10T12:35:00Z">
                  <w:rPr>
                    <w:color w:val="000000"/>
                    <w:sz w:val="16"/>
                    <w:szCs w:val="16"/>
                  </w:rPr>
                </w:rPrChange>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Change w:id="8331" w:author="Edward Leung" w:date="2017-01-10T12:35:00Z">
                  <w:rPr>
                    <w:color w:val="000000"/>
                    <w:sz w:val="16"/>
                    <w:szCs w:val="16"/>
                  </w:rPr>
                </w:rPrChange>
              </w:rPr>
            </w:pPr>
            <w:r w:rsidRPr="00184A3A">
              <w:rPr>
                <w:color w:val="000000"/>
                <w:sz w:val="16"/>
                <w:szCs w:val="16"/>
                <w:rPrChange w:id="833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Change w:id="8333" w:author="Edward Leung" w:date="2017-01-10T12:35:00Z">
                  <w:rPr>
                    <w:color w:val="000000"/>
                    <w:sz w:val="16"/>
                    <w:szCs w:val="16"/>
                  </w:rPr>
                </w:rPrChange>
              </w:rPr>
            </w:pPr>
            <w:r w:rsidRPr="00184A3A">
              <w:rPr>
                <w:color w:val="000000"/>
                <w:sz w:val="16"/>
                <w:szCs w:val="16"/>
                <w:rPrChange w:id="8334" w:author="Edward Leung" w:date="2017-01-10T12:35:00Z">
                  <w:rPr>
                    <w:color w:val="000000"/>
                    <w:sz w:val="16"/>
                    <w:szCs w:val="16"/>
                  </w:rPr>
                </w:rPrChange>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Change w:id="8335" w:author="Edward Leung" w:date="2017-01-10T12:35:00Z">
                  <w:rPr>
                    <w:sz w:val="16"/>
                    <w:szCs w:val="16"/>
                  </w:rPr>
                </w:rPrChange>
              </w:rPr>
            </w:pPr>
            <w:r w:rsidRPr="00184A3A">
              <w:rPr>
                <w:sz w:val="16"/>
                <w:szCs w:val="16"/>
                <w:rPrChange w:id="8336"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Change w:id="8337" w:author="Edward Leung" w:date="2017-01-10T12:35:00Z">
                  <w:rPr>
                    <w:color w:val="000000"/>
                    <w:sz w:val="16"/>
                    <w:szCs w:val="16"/>
                  </w:rPr>
                </w:rPrChange>
              </w:rPr>
            </w:pPr>
            <w:r w:rsidRPr="00184A3A">
              <w:rPr>
                <w:color w:val="000000"/>
                <w:sz w:val="16"/>
                <w:szCs w:val="16"/>
                <w:rPrChange w:id="8338" w:author="Edward Leung" w:date="2017-01-10T12:35:00Z">
                  <w:rPr>
                    <w:color w:val="000000"/>
                    <w:sz w:val="16"/>
                    <w:szCs w:val="16"/>
                  </w:rPr>
                </w:rPrChange>
              </w:rPr>
              <w:t>&lt; businessDate</w:t>
            </w:r>
            <w:r w:rsidR="0013302E" w:rsidRPr="00184A3A">
              <w:rPr>
                <w:color w:val="000000"/>
                <w:sz w:val="16"/>
                <w:szCs w:val="16"/>
                <w:rPrChange w:id="8339" w:author="Edward Leung" w:date="2017-01-10T12:35:00Z">
                  <w:rPr>
                    <w:color w:val="000000"/>
                    <w:sz w:val="16"/>
                    <w:szCs w:val="16"/>
                  </w:rPr>
                </w:rPrChange>
              </w:rPr>
              <w:t>&gt;</w:t>
            </w:r>
            <w:r w:rsidRPr="00184A3A">
              <w:rPr>
                <w:color w:val="000000"/>
                <w:sz w:val="16"/>
                <w:szCs w:val="16"/>
                <w:rPrChange w:id="8340" w:author="Edward Leung" w:date="2017-01-10T12:35:00Z">
                  <w:rPr>
                    <w:color w:val="000000"/>
                    <w:sz w:val="16"/>
                    <w:szCs w:val="16"/>
                  </w:rPr>
                </w:rPrChange>
              </w:rPr>
              <w:t>2016-01-01</w:t>
            </w:r>
          </w:p>
          <w:p w14:paraId="12E4D0BC" w14:textId="3086EDB4" w:rsidR="007E4470" w:rsidRPr="00184A3A" w:rsidRDefault="0013302E" w:rsidP="003562C8">
            <w:pPr>
              <w:spacing w:after="0"/>
              <w:rPr>
                <w:sz w:val="16"/>
                <w:szCs w:val="16"/>
                <w:rPrChange w:id="8341" w:author="Edward Leung" w:date="2017-01-10T12:35:00Z">
                  <w:rPr>
                    <w:sz w:val="16"/>
                    <w:szCs w:val="16"/>
                  </w:rPr>
                </w:rPrChange>
              </w:rPr>
            </w:pPr>
            <w:r w:rsidRPr="00184A3A">
              <w:rPr>
                <w:color w:val="000000"/>
                <w:sz w:val="16"/>
                <w:szCs w:val="16"/>
                <w:rPrChange w:id="8342" w:author="Edward Leung" w:date="2017-01-10T12:35:00Z">
                  <w:rPr>
                    <w:color w:val="000000"/>
                    <w:sz w:val="16"/>
                    <w:szCs w:val="16"/>
                  </w:rPr>
                </w:rPrChange>
              </w:rPr>
              <w:t>&lt;/</w:t>
            </w:r>
            <w:r w:rsidR="007E4470" w:rsidRPr="00184A3A">
              <w:rPr>
                <w:color w:val="000000"/>
                <w:sz w:val="16"/>
                <w:szCs w:val="16"/>
                <w:rPrChange w:id="8343" w:author="Edward Leung" w:date="2017-01-10T12:35:00Z">
                  <w:rPr>
                    <w:color w:val="000000"/>
                    <w:sz w:val="16"/>
                    <w:szCs w:val="16"/>
                  </w:rPr>
                </w:rPrChange>
              </w:rPr>
              <w:t>businessDate</w:t>
            </w:r>
            <w:r w:rsidRPr="00184A3A">
              <w:rPr>
                <w:color w:val="000000"/>
                <w:sz w:val="16"/>
                <w:szCs w:val="16"/>
                <w:rPrChange w:id="8344"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Change w:id="8345" w:author="Edward Leung" w:date="2017-01-10T12:35:00Z">
                  <w:rPr>
                    <w:color w:val="000000"/>
                    <w:sz w:val="16"/>
                    <w:szCs w:val="16"/>
                  </w:rPr>
                </w:rPrChange>
              </w:rPr>
            </w:pPr>
            <w:r w:rsidRPr="00184A3A">
              <w:rPr>
                <w:color w:val="000000"/>
                <w:sz w:val="16"/>
                <w:szCs w:val="16"/>
                <w:rPrChange w:id="8346" w:author="Edward Leung" w:date="2017-01-10T12:35:00Z">
                  <w:rPr>
                    <w:color w:val="000000"/>
                    <w:sz w:val="16"/>
                    <w:szCs w:val="16"/>
                  </w:rPr>
                </w:rPrChange>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Change w:id="8347" w:author="Edward Leung" w:date="2017-01-10T12:35:00Z">
                  <w:rPr>
                    <w:color w:val="000000"/>
                    <w:sz w:val="16"/>
                    <w:szCs w:val="16"/>
                  </w:rPr>
                </w:rPrChange>
              </w:rPr>
            </w:pPr>
            <w:r w:rsidRPr="00184A3A">
              <w:rPr>
                <w:color w:val="000000"/>
                <w:sz w:val="16"/>
                <w:szCs w:val="16"/>
                <w:rPrChange w:id="8348" w:author="Edward Leung" w:date="2017-01-10T12:35:00Z">
                  <w:rPr>
                    <w:color w:val="000000"/>
                    <w:sz w:val="16"/>
                    <w:szCs w:val="16"/>
                  </w:rPr>
                </w:rPrChange>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Change w:id="8349" w:author="Edward Leung" w:date="2017-01-10T12:35:00Z">
                  <w:rPr>
                    <w:color w:val="000000"/>
                    <w:sz w:val="16"/>
                    <w:szCs w:val="16"/>
                  </w:rPr>
                </w:rPrChange>
              </w:rPr>
            </w:pPr>
            <w:r w:rsidRPr="00184A3A">
              <w:rPr>
                <w:color w:val="000000"/>
                <w:sz w:val="16"/>
                <w:szCs w:val="16"/>
                <w:rPrChange w:id="8350" w:author="Edward Leung" w:date="2017-01-10T12:35:00Z">
                  <w:rPr>
                    <w:color w:val="000000"/>
                    <w:sz w:val="16"/>
                    <w:szCs w:val="16"/>
                  </w:rPr>
                </w:rPrChange>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Change w:id="8351" w:author="Edward Leung" w:date="2017-01-10T12:35:00Z">
                  <w:rPr>
                    <w:rFonts w:cs="Arial"/>
                    <w:sz w:val="16"/>
                    <w:szCs w:val="16"/>
                  </w:rPr>
                </w:rPrChange>
              </w:rPr>
            </w:pPr>
            <w:r w:rsidRPr="00184A3A">
              <w:rPr>
                <w:rFonts w:cs="Arial"/>
                <w:color w:val="000000"/>
                <w:sz w:val="16"/>
                <w:szCs w:val="16"/>
                <w:rPrChange w:id="8352" w:author="Edward Leung" w:date="2017-01-10T12:35:00Z">
                  <w:rPr>
                    <w:rFonts w:cs="Arial"/>
                    <w:color w:val="000000"/>
                    <w:sz w:val="16"/>
                    <w:szCs w:val="16"/>
                  </w:rPr>
                </w:rPrChange>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Change w:id="8353" w:author="Edward Leung" w:date="2017-01-10T12:35:00Z">
                  <w:rPr>
                    <w:color w:val="000000"/>
                    <w:sz w:val="16"/>
                    <w:szCs w:val="16"/>
                  </w:rPr>
                </w:rPrChange>
              </w:rPr>
            </w:pPr>
            <w:r w:rsidRPr="00184A3A">
              <w:rPr>
                <w:color w:val="000000"/>
                <w:sz w:val="16"/>
                <w:szCs w:val="16"/>
                <w:rPrChange w:id="835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Change w:id="8355" w:author="Edward Leung" w:date="2017-01-10T12:35:00Z">
                  <w:rPr>
                    <w:color w:val="000000"/>
                    <w:sz w:val="16"/>
                    <w:szCs w:val="16"/>
                  </w:rPr>
                </w:rPrChange>
              </w:rPr>
            </w:pPr>
            <w:r w:rsidRPr="00184A3A">
              <w:rPr>
                <w:color w:val="000000"/>
                <w:sz w:val="16"/>
                <w:szCs w:val="16"/>
                <w:rPrChange w:id="835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Change w:id="8357" w:author="Edward Leung" w:date="2017-01-10T12:35:00Z">
                  <w:rPr>
                    <w:color w:val="000000"/>
                    <w:sz w:val="16"/>
                    <w:szCs w:val="16"/>
                  </w:rPr>
                </w:rPrChange>
              </w:rPr>
            </w:pPr>
            <w:r w:rsidRPr="00184A3A">
              <w:rPr>
                <w:color w:val="000000"/>
                <w:sz w:val="16"/>
                <w:szCs w:val="16"/>
                <w:rPrChange w:id="8358" w:author="Edward Leung" w:date="2017-01-10T12:35:00Z">
                  <w:rPr>
                    <w:color w:val="000000"/>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Change w:id="8359" w:author="Edward Leung" w:date="2017-01-10T12:35:00Z">
                  <w:rPr>
                    <w:color w:val="000000"/>
                    <w:sz w:val="16"/>
                    <w:szCs w:val="16"/>
                  </w:rPr>
                </w:rPrChange>
              </w:rPr>
            </w:pPr>
            <w:r w:rsidRPr="00184A3A">
              <w:rPr>
                <w:color w:val="000000"/>
                <w:sz w:val="16"/>
                <w:szCs w:val="16"/>
                <w:rPrChange w:id="8360" w:author="Edward Leung" w:date="2017-01-10T12:35:00Z">
                  <w:rPr>
                    <w:color w:val="000000"/>
                    <w:sz w:val="16"/>
                    <w:szCs w:val="16"/>
                  </w:rPr>
                </w:rPrChange>
              </w:rPr>
              <w:t>&lt; orderNo</w:t>
            </w:r>
            <w:r w:rsidR="0013302E" w:rsidRPr="00184A3A">
              <w:rPr>
                <w:color w:val="000000"/>
                <w:sz w:val="16"/>
                <w:szCs w:val="16"/>
                <w:rPrChange w:id="8361" w:author="Edward Leung" w:date="2017-01-10T12:35:00Z">
                  <w:rPr>
                    <w:color w:val="000000"/>
                    <w:sz w:val="16"/>
                    <w:szCs w:val="16"/>
                  </w:rPr>
                </w:rPrChange>
              </w:rPr>
              <w:t>&gt;</w:t>
            </w:r>
            <w:r w:rsidRPr="00184A3A">
              <w:rPr>
                <w:color w:val="000000"/>
                <w:sz w:val="16"/>
                <w:szCs w:val="16"/>
                <w:rPrChange w:id="8362" w:author="Edward Leung" w:date="2017-01-10T12:35:00Z">
                  <w:rPr>
                    <w:color w:val="000000"/>
                    <w:sz w:val="16"/>
                    <w:szCs w:val="16"/>
                  </w:rPr>
                </w:rPrChange>
              </w:rPr>
              <w:t>OR12345</w:t>
            </w:r>
          </w:p>
          <w:p w14:paraId="6CCAFBE4" w14:textId="7A477B07" w:rsidR="007E4470" w:rsidRPr="00184A3A" w:rsidRDefault="0013302E" w:rsidP="003562C8">
            <w:pPr>
              <w:spacing w:after="0"/>
              <w:rPr>
                <w:color w:val="000000"/>
                <w:sz w:val="16"/>
                <w:szCs w:val="16"/>
                <w:rPrChange w:id="8363" w:author="Edward Leung" w:date="2017-01-10T12:35:00Z">
                  <w:rPr>
                    <w:color w:val="000000"/>
                    <w:sz w:val="16"/>
                    <w:szCs w:val="16"/>
                  </w:rPr>
                </w:rPrChange>
              </w:rPr>
            </w:pPr>
            <w:r w:rsidRPr="00184A3A">
              <w:rPr>
                <w:color w:val="000000"/>
                <w:sz w:val="16"/>
                <w:szCs w:val="16"/>
                <w:rPrChange w:id="8364" w:author="Edward Leung" w:date="2017-01-10T12:35:00Z">
                  <w:rPr>
                    <w:color w:val="000000"/>
                    <w:sz w:val="16"/>
                    <w:szCs w:val="16"/>
                  </w:rPr>
                </w:rPrChange>
              </w:rPr>
              <w:t>&lt;/</w:t>
            </w:r>
            <w:r w:rsidR="007E4470" w:rsidRPr="00184A3A">
              <w:rPr>
                <w:color w:val="000000"/>
                <w:sz w:val="16"/>
                <w:szCs w:val="16"/>
                <w:rPrChange w:id="8365" w:author="Edward Leung" w:date="2017-01-10T12:35:00Z">
                  <w:rPr>
                    <w:color w:val="000000"/>
                    <w:sz w:val="16"/>
                    <w:szCs w:val="16"/>
                  </w:rPr>
                </w:rPrChange>
              </w:rPr>
              <w:t>orderNo</w:t>
            </w:r>
            <w:r w:rsidRPr="00184A3A">
              <w:rPr>
                <w:color w:val="000000"/>
                <w:sz w:val="16"/>
                <w:szCs w:val="16"/>
                <w:rPrChange w:id="8366"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Change w:id="8367" w:author="Edward Leung" w:date="2017-01-10T12:35:00Z">
                  <w:rPr>
                    <w:color w:val="000000"/>
                    <w:sz w:val="16"/>
                    <w:szCs w:val="16"/>
                  </w:rPr>
                </w:rPrChange>
              </w:rPr>
            </w:pPr>
            <w:r w:rsidRPr="00184A3A">
              <w:rPr>
                <w:color w:val="000000"/>
                <w:sz w:val="16"/>
                <w:szCs w:val="16"/>
                <w:rPrChange w:id="8368" w:author="Edward Leung" w:date="2017-01-10T12:35:00Z">
                  <w:rPr>
                    <w:color w:val="000000"/>
                    <w:sz w:val="16"/>
                    <w:szCs w:val="16"/>
                  </w:rPr>
                </w:rPrChange>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Change w:id="8369" w:author="Edward Leung" w:date="2017-01-10T12:35:00Z">
                  <w:rPr>
                    <w:color w:val="000000"/>
                    <w:sz w:val="16"/>
                    <w:szCs w:val="16"/>
                  </w:rPr>
                </w:rPrChange>
              </w:rPr>
            </w:pPr>
            <w:r w:rsidRPr="00184A3A">
              <w:rPr>
                <w:color w:val="000000"/>
                <w:sz w:val="16"/>
                <w:szCs w:val="16"/>
                <w:rPrChange w:id="8370" w:author="Edward Leung" w:date="2017-01-10T12:35:00Z">
                  <w:rPr>
                    <w:color w:val="000000"/>
                    <w:sz w:val="16"/>
                    <w:szCs w:val="16"/>
                  </w:rPr>
                </w:rPrChange>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Change w:id="8371" w:author="Edward Leung" w:date="2017-01-10T12:35:00Z">
                  <w:rPr>
                    <w:color w:val="000000"/>
                    <w:sz w:val="16"/>
                    <w:szCs w:val="16"/>
                  </w:rPr>
                </w:rPrChange>
              </w:rPr>
            </w:pPr>
            <w:r w:rsidRPr="00184A3A">
              <w:rPr>
                <w:color w:val="000000"/>
                <w:sz w:val="16"/>
                <w:szCs w:val="16"/>
                <w:rPrChange w:id="8372" w:author="Edward Leung" w:date="2017-01-10T12:35:00Z">
                  <w:rPr>
                    <w:color w:val="000000"/>
                    <w:sz w:val="16"/>
                    <w:szCs w:val="16"/>
                  </w:rPr>
                </w:rPrChange>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Change w:id="8373" w:author="Edward Leung" w:date="2017-01-10T12:35:00Z">
                  <w:rPr>
                    <w:rFonts w:cs="Arial"/>
                    <w:sz w:val="16"/>
                    <w:szCs w:val="16"/>
                  </w:rPr>
                </w:rPrChange>
              </w:rPr>
            </w:pPr>
            <w:r w:rsidRPr="00184A3A">
              <w:rPr>
                <w:rFonts w:cs="Arial"/>
                <w:color w:val="000000"/>
                <w:sz w:val="16"/>
                <w:szCs w:val="16"/>
                <w:rPrChange w:id="8374" w:author="Edward Leung" w:date="2017-01-10T12:35:00Z">
                  <w:rPr>
                    <w:rFonts w:cs="Arial"/>
                    <w:color w:val="000000"/>
                    <w:sz w:val="16"/>
                    <w:szCs w:val="16"/>
                  </w:rPr>
                </w:rPrChange>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Change w:id="8375" w:author="Edward Leung" w:date="2017-01-10T12:35:00Z">
                  <w:rPr>
                    <w:color w:val="000000"/>
                    <w:sz w:val="16"/>
                    <w:szCs w:val="16"/>
                  </w:rPr>
                </w:rPrChange>
              </w:rPr>
            </w:pPr>
            <w:r w:rsidRPr="00184A3A">
              <w:rPr>
                <w:color w:val="000000"/>
                <w:sz w:val="16"/>
                <w:szCs w:val="16"/>
                <w:rPrChange w:id="837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Change w:id="8377" w:author="Edward Leung" w:date="2017-01-10T12:35:00Z">
                  <w:rPr>
                    <w:color w:val="000000"/>
                    <w:sz w:val="16"/>
                    <w:szCs w:val="16"/>
                  </w:rPr>
                </w:rPrChange>
              </w:rPr>
            </w:pPr>
            <w:r w:rsidRPr="00184A3A">
              <w:rPr>
                <w:color w:val="000000"/>
                <w:sz w:val="16"/>
                <w:szCs w:val="16"/>
                <w:rPrChange w:id="8378"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Change w:id="8379" w:author="Edward Leung" w:date="2017-01-10T12:35:00Z">
                  <w:rPr>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Change w:id="8380" w:author="Edward Leung" w:date="2017-01-10T12:35:00Z">
                  <w:rPr>
                    <w:sz w:val="16"/>
                    <w:szCs w:val="16"/>
                  </w:rPr>
                </w:rPrChange>
              </w:rPr>
            </w:pPr>
            <w:r w:rsidRPr="00184A3A">
              <w:rPr>
                <w:sz w:val="16"/>
                <w:szCs w:val="16"/>
                <w:rPrChange w:id="8381" w:author="Edward Leung" w:date="2017-01-10T12:35:00Z">
                  <w:rPr>
                    <w:sz w:val="16"/>
                    <w:szCs w:val="16"/>
                  </w:rPr>
                </w:rPrChange>
              </w:rPr>
              <w:t>&lt;</w:t>
            </w:r>
            <w:r w:rsidRPr="00184A3A">
              <w:rPr>
                <w:color w:val="000000"/>
                <w:sz w:val="16"/>
                <w:szCs w:val="16"/>
                <w:rPrChange w:id="8382" w:author="Edward Leung" w:date="2017-01-10T12:35:00Z">
                  <w:rPr>
                    <w:color w:val="000000"/>
                    <w:sz w:val="16"/>
                    <w:szCs w:val="16"/>
                  </w:rPr>
                </w:rPrChange>
              </w:rPr>
              <w:t xml:space="preserve"> orderSequence</w:t>
            </w:r>
            <w:r w:rsidR="0013302E" w:rsidRPr="00184A3A">
              <w:rPr>
                <w:sz w:val="16"/>
                <w:szCs w:val="16"/>
                <w:rPrChange w:id="8383" w:author="Edward Leung" w:date="2017-01-10T12:35:00Z">
                  <w:rPr>
                    <w:sz w:val="16"/>
                    <w:szCs w:val="16"/>
                  </w:rPr>
                </w:rPrChange>
              </w:rPr>
              <w:t>&gt;</w:t>
            </w:r>
            <w:r w:rsidRPr="00184A3A">
              <w:rPr>
                <w:sz w:val="16"/>
                <w:szCs w:val="16"/>
                <w:rPrChange w:id="8384" w:author="Edward Leung" w:date="2017-01-10T12:35:00Z">
                  <w:rPr>
                    <w:sz w:val="16"/>
                    <w:szCs w:val="16"/>
                  </w:rPr>
                </w:rPrChange>
              </w:rPr>
              <w:t>1</w:t>
            </w:r>
          </w:p>
          <w:p w14:paraId="0F1D7400" w14:textId="178D9BE2" w:rsidR="007E4470" w:rsidRPr="00184A3A" w:rsidRDefault="0013302E" w:rsidP="003562C8">
            <w:pPr>
              <w:spacing w:after="0"/>
              <w:rPr>
                <w:sz w:val="16"/>
                <w:szCs w:val="16"/>
                <w:rPrChange w:id="8385" w:author="Edward Leung" w:date="2017-01-10T12:35:00Z">
                  <w:rPr>
                    <w:sz w:val="16"/>
                    <w:szCs w:val="16"/>
                  </w:rPr>
                </w:rPrChange>
              </w:rPr>
            </w:pPr>
            <w:r w:rsidRPr="00184A3A">
              <w:rPr>
                <w:sz w:val="16"/>
                <w:szCs w:val="16"/>
                <w:rPrChange w:id="8386" w:author="Edward Leung" w:date="2017-01-10T12:35:00Z">
                  <w:rPr>
                    <w:sz w:val="16"/>
                    <w:szCs w:val="16"/>
                  </w:rPr>
                </w:rPrChange>
              </w:rPr>
              <w:t>&lt;/</w:t>
            </w:r>
            <w:r w:rsidR="007E4470" w:rsidRPr="00184A3A">
              <w:rPr>
                <w:color w:val="000000"/>
                <w:sz w:val="16"/>
                <w:szCs w:val="16"/>
                <w:rPrChange w:id="8387" w:author="Edward Leung" w:date="2017-01-10T12:35:00Z">
                  <w:rPr>
                    <w:color w:val="000000"/>
                    <w:sz w:val="16"/>
                    <w:szCs w:val="16"/>
                  </w:rPr>
                </w:rPrChange>
              </w:rPr>
              <w:t>orderSequence</w:t>
            </w:r>
            <w:r w:rsidRPr="00184A3A">
              <w:rPr>
                <w:sz w:val="16"/>
                <w:szCs w:val="16"/>
                <w:rPrChange w:id="8388" w:author="Edward Leung" w:date="2017-01-10T12:35:00Z">
                  <w:rPr>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Change w:id="8389" w:author="Edward Leung" w:date="2017-01-10T12:35:00Z">
                  <w:rPr>
                    <w:sz w:val="16"/>
                    <w:szCs w:val="16"/>
                  </w:rPr>
                </w:rPrChange>
              </w:rPr>
            </w:pPr>
            <w:r w:rsidRPr="00184A3A">
              <w:rPr>
                <w:color w:val="000000"/>
                <w:sz w:val="16"/>
                <w:szCs w:val="16"/>
                <w:rPrChange w:id="8390" w:author="Edward Leung" w:date="2017-01-10T12:35:00Z">
                  <w:rPr>
                    <w:color w:val="000000"/>
                    <w:sz w:val="16"/>
                    <w:szCs w:val="16"/>
                  </w:rPr>
                </w:rPrChange>
              </w:rPr>
              <w:t>{“orderSequence”:”</w:t>
            </w:r>
            <w:r w:rsidRPr="00184A3A">
              <w:rPr>
                <w:sz w:val="16"/>
                <w:szCs w:val="16"/>
                <w:rPrChange w:id="8391" w:author="Edward Leung" w:date="2017-01-10T12:35:00Z">
                  <w:rPr>
                    <w:sz w:val="16"/>
                    <w:szCs w:val="16"/>
                  </w:rPr>
                </w:rPrChange>
              </w:rPr>
              <w:t>1</w:t>
            </w:r>
            <w:r w:rsidRPr="00184A3A">
              <w:rPr>
                <w:color w:val="000000"/>
                <w:sz w:val="16"/>
                <w:szCs w:val="16"/>
                <w:rPrChange w:id="8392" w:author="Edward Leung" w:date="2017-01-10T12:35:00Z">
                  <w:rPr>
                    <w:color w:val="000000"/>
                    <w:sz w:val="16"/>
                    <w:szCs w:val="16"/>
                  </w:rPr>
                </w:rPrChange>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Change w:id="8393" w:author="Edward Leung" w:date="2017-01-10T12:35:00Z">
                  <w:rPr>
                    <w:color w:val="000000"/>
                    <w:sz w:val="16"/>
                    <w:szCs w:val="16"/>
                  </w:rPr>
                </w:rPrChange>
              </w:rPr>
            </w:pPr>
            <w:r w:rsidRPr="00184A3A">
              <w:rPr>
                <w:color w:val="000000"/>
                <w:sz w:val="16"/>
                <w:szCs w:val="16"/>
                <w:rPrChange w:id="8394" w:author="Edward Leung" w:date="2017-01-10T12:35:00Z">
                  <w:rPr>
                    <w:color w:val="000000"/>
                    <w:sz w:val="16"/>
                    <w:szCs w:val="16"/>
                  </w:rPr>
                </w:rPrChange>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Change w:id="8395" w:author="Edward Leung" w:date="2017-01-10T12:35:00Z">
                  <w:rPr>
                    <w:color w:val="000000"/>
                    <w:sz w:val="16"/>
                    <w:szCs w:val="16"/>
                  </w:rPr>
                </w:rPrChange>
              </w:rPr>
            </w:pPr>
            <w:r w:rsidRPr="00184A3A">
              <w:rPr>
                <w:color w:val="000000"/>
                <w:sz w:val="16"/>
                <w:szCs w:val="16"/>
                <w:rPrChange w:id="8396" w:author="Edward Leung" w:date="2017-01-10T12:35:00Z">
                  <w:rPr>
                    <w:color w:val="000000"/>
                    <w:sz w:val="16"/>
                    <w:szCs w:val="16"/>
                  </w:rPr>
                </w:rPrChange>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Change w:id="8397" w:author="Edward Leung" w:date="2017-01-10T12:35:00Z">
                  <w:rPr>
                    <w:rFonts w:cs="Arial"/>
                    <w:sz w:val="16"/>
                    <w:szCs w:val="16"/>
                  </w:rPr>
                </w:rPrChange>
              </w:rPr>
            </w:pPr>
            <w:r w:rsidRPr="00184A3A">
              <w:rPr>
                <w:rFonts w:cs="Arial"/>
                <w:color w:val="000000"/>
                <w:sz w:val="16"/>
                <w:szCs w:val="16"/>
                <w:rPrChange w:id="8398" w:author="Edward Leung" w:date="2017-01-10T12:35:00Z">
                  <w:rPr>
                    <w:rFonts w:cs="Arial"/>
                    <w:color w:val="000000"/>
                    <w:sz w:val="16"/>
                    <w:szCs w:val="16"/>
                  </w:rPr>
                </w:rPrChange>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Change w:id="8399" w:author="Edward Leung" w:date="2017-01-10T12:35:00Z">
                  <w:rPr>
                    <w:color w:val="000000"/>
                    <w:sz w:val="16"/>
                    <w:szCs w:val="16"/>
                  </w:rPr>
                </w:rPrChange>
              </w:rPr>
            </w:pPr>
            <w:r w:rsidRPr="00184A3A">
              <w:rPr>
                <w:color w:val="000000"/>
                <w:sz w:val="16"/>
                <w:szCs w:val="16"/>
                <w:rPrChange w:id="8400"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Change w:id="8401" w:author="Edward Leung" w:date="2017-01-10T12:35:00Z">
                  <w:rPr>
                    <w:color w:val="000000"/>
                    <w:sz w:val="16"/>
                    <w:szCs w:val="16"/>
                  </w:rPr>
                </w:rPrChange>
              </w:rPr>
            </w:pPr>
            <w:r w:rsidRPr="00184A3A">
              <w:rPr>
                <w:color w:val="000000"/>
                <w:sz w:val="16"/>
                <w:szCs w:val="16"/>
                <w:rPrChange w:id="840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Change w:id="8403"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Change w:id="8404" w:author="Edward Leung" w:date="2017-01-10T12:35:00Z">
                  <w:rPr>
                    <w:color w:val="000000"/>
                    <w:sz w:val="16"/>
                    <w:szCs w:val="16"/>
                  </w:rPr>
                </w:rPrChange>
              </w:rPr>
            </w:pPr>
            <w:r w:rsidRPr="00184A3A">
              <w:rPr>
                <w:color w:val="000000"/>
                <w:sz w:val="16"/>
                <w:szCs w:val="16"/>
                <w:rPrChange w:id="8405" w:author="Edward Leung" w:date="2017-01-10T12:35:00Z">
                  <w:rPr>
                    <w:color w:val="000000"/>
                    <w:sz w:val="16"/>
                    <w:szCs w:val="16"/>
                  </w:rPr>
                </w:rPrChange>
              </w:rPr>
              <w:t xml:space="preserve">&lt;eventNo&gt;   </w:t>
            </w:r>
            <w:r w:rsidRPr="00184A3A">
              <w:rPr>
                <w:color w:val="000000"/>
                <w:sz w:val="16"/>
                <w:szCs w:val="16"/>
                <w:rPrChange w:id="8406" w:author="Edward Leung" w:date="2017-01-10T12:35:00Z">
                  <w:rPr>
                    <w:color w:val="000000"/>
                    <w:sz w:val="16"/>
                    <w:szCs w:val="16"/>
                  </w:rPr>
                </w:rPrChange>
              </w:rPr>
              <w:br/>
            </w:r>
            <w:r w:rsidR="001D733F" w:rsidRPr="00184A3A">
              <w:rPr>
                <w:color w:val="000000"/>
                <w:sz w:val="16"/>
                <w:szCs w:val="16"/>
                <w:rPrChange w:id="8407" w:author="Edward Leung" w:date="2017-01-10T12:35:00Z">
                  <w:rPr>
                    <w:color w:val="000000"/>
                    <w:sz w:val="16"/>
                    <w:szCs w:val="16"/>
                  </w:rPr>
                </w:rPrChange>
              </w:rPr>
              <w:t>&lt;/</w:t>
            </w:r>
            <w:r w:rsidRPr="00184A3A">
              <w:rPr>
                <w:color w:val="000000"/>
                <w:sz w:val="16"/>
                <w:szCs w:val="16"/>
                <w:rPrChange w:id="8408" w:author="Edward Leung" w:date="2017-01-10T12:35:00Z">
                  <w:rPr>
                    <w:color w:val="000000"/>
                    <w:sz w:val="16"/>
                    <w:szCs w:val="16"/>
                  </w:rPr>
                </w:rPrChange>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Change w:id="8409" w:author="Edward Leung" w:date="2017-01-10T12:35:00Z">
                  <w:rPr>
                    <w:color w:val="000000"/>
                    <w:sz w:val="16"/>
                    <w:szCs w:val="16"/>
                  </w:rPr>
                </w:rPrChange>
              </w:rPr>
            </w:pPr>
            <w:r w:rsidRPr="00184A3A">
              <w:rPr>
                <w:color w:val="000000"/>
                <w:sz w:val="16"/>
                <w:szCs w:val="16"/>
                <w:rPrChange w:id="8410" w:author="Edward Leung" w:date="2017-01-10T12:35:00Z">
                  <w:rPr>
                    <w:color w:val="000000"/>
                    <w:sz w:val="16"/>
                    <w:szCs w:val="16"/>
                  </w:rPr>
                </w:rPrChange>
              </w:rPr>
              <w:t>{"eventNo":""}</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Change w:id="8411" w:author="Edward Leung" w:date="2017-01-10T12:35:00Z">
                  <w:rPr>
                    <w:rFonts w:eastAsia="SimSun"/>
                    <w:color w:val="000000"/>
                    <w:sz w:val="16"/>
                    <w:szCs w:val="16"/>
                  </w:rPr>
                </w:rPrChange>
              </w:rPr>
            </w:pPr>
            <w:r w:rsidRPr="00184A3A">
              <w:rPr>
                <w:color w:val="000000"/>
                <w:sz w:val="16"/>
                <w:szCs w:val="16"/>
                <w:rPrChange w:id="8412" w:author="Edward Leung" w:date="2017-01-10T12:35:00Z">
                  <w:rPr>
                    <w:color w:val="000000"/>
                    <w:sz w:val="16"/>
                    <w:szCs w:val="16"/>
                  </w:rPr>
                </w:rPrChange>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Change w:id="8413" w:author="Edward Leung" w:date="2017-01-10T12:35:00Z">
                  <w:rPr>
                    <w:rFonts w:cs="Arial"/>
                    <w:sz w:val="16"/>
                    <w:szCs w:val="16"/>
                  </w:rPr>
                </w:rPrChange>
              </w:rPr>
            </w:pPr>
            <w:r w:rsidRPr="00184A3A">
              <w:rPr>
                <w:rFonts w:cs="Arial"/>
                <w:color w:val="000000"/>
                <w:sz w:val="16"/>
                <w:szCs w:val="16"/>
                <w:rPrChange w:id="8414" w:author="Edward Leung" w:date="2017-01-10T12:35:00Z">
                  <w:rPr>
                    <w:rFonts w:cs="Arial"/>
                    <w:color w:val="000000"/>
                    <w:sz w:val="16"/>
                    <w:szCs w:val="16"/>
                  </w:rPr>
                </w:rPrChange>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Change w:id="8415" w:author="Edward Leung" w:date="2017-01-10T12:35:00Z">
                  <w:rPr>
                    <w:rFonts w:cs="Arial"/>
                    <w:sz w:val="16"/>
                    <w:szCs w:val="16"/>
                  </w:rPr>
                </w:rPrChange>
              </w:rPr>
            </w:pPr>
            <w:r w:rsidRPr="00184A3A">
              <w:rPr>
                <w:rFonts w:cs="Arial"/>
                <w:color w:val="000000"/>
                <w:sz w:val="16"/>
                <w:szCs w:val="16"/>
                <w:rPrChange w:id="8416" w:author="Edward Leung" w:date="2017-01-10T12:35:00Z">
                  <w:rPr>
                    <w:rFonts w:cs="Arial"/>
                    <w:color w:val="000000"/>
                    <w:sz w:val="16"/>
                    <w:szCs w:val="16"/>
                  </w:rPr>
                </w:rPrChange>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Change w:id="8417" w:author="Edward Leung" w:date="2017-01-10T12:35:00Z">
                  <w:rPr>
                    <w:color w:val="000000"/>
                    <w:sz w:val="16"/>
                    <w:szCs w:val="16"/>
                  </w:rPr>
                </w:rPrChange>
              </w:rPr>
            </w:pPr>
            <w:r w:rsidRPr="00184A3A">
              <w:rPr>
                <w:color w:val="000000"/>
                <w:sz w:val="16"/>
                <w:szCs w:val="16"/>
                <w:rPrChange w:id="841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Change w:id="8419" w:author="Edward Leung" w:date="2017-01-10T12:35:00Z">
                  <w:rPr>
                    <w:color w:val="000000"/>
                    <w:sz w:val="16"/>
                    <w:szCs w:val="16"/>
                  </w:rPr>
                </w:rPrChange>
              </w:rPr>
            </w:pPr>
            <w:r w:rsidRPr="00184A3A">
              <w:rPr>
                <w:color w:val="000000"/>
                <w:sz w:val="16"/>
                <w:szCs w:val="16"/>
                <w:rPrChange w:id="8420"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Change w:id="8421"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Change w:id="8422" w:author="Edward Leung" w:date="2017-01-10T12:35:00Z">
                  <w:rPr>
                    <w:color w:val="000000"/>
                    <w:sz w:val="16"/>
                    <w:szCs w:val="16"/>
                  </w:rPr>
                </w:rPrChange>
              </w:rPr>
            </w:pPr>
            <w:r w:rsidRPr="00184A3A">
              <w:rPr>
                <w:color w:val="000000"/>
                <w:sz w:val="16"/>
                <w:szCs w:val="16"/>
                <w:rPrChange w:id="8423" w:author="Edward Leung" w:date="2017-01-10T12:35:00Z">
                  <w:rPr>
                    <w:color w:val="000000"/>
                    <w:sz w:val="16"/>
                    <w:szCs w:val="16"/>
                  </w:rPr>
                </w:rPrChange>
              </w:rPr>
              <w:t>&lt;paymentSequence&gt;</w:t>
            </w:r>
            <w:r w:rsidRPr="00184A3A">
              <w:rPr>
                <w:color w:val="000000"/>
                <w:sz w:val="16"/>
                <w:szCs w:val="16"/>
                <w:rPrChange w:id="8424" w:author="Edward Leung" w:date="2017-01-10T12:35:00Z">
                  <w:rPr>
                    <w:color w:val="000000"/>
                    <w:sz w:val="16"/>
                    <w:szCs w:val="16"/>
                  </w:rPr>
                </w:rPrChange>
              </w:rPr>
              <w:br/>
            </w:r>
            <w:r w:rsidR="001D733F" w:rsidRPr="00184A3A">
              <w:rPr>
                <w:color w:val="000000"/>
                <w:sz w:val="16"/>
                <w:szCs w:val="16"/>
                <w:rPrChange w:id="8425" w:author="Edward Leung" w:date="2017-01-10T12:35:00Z">
                  <w:rPr>
                    <w:color w:val="000000"/>
                    <w:sz w:val="16"/>
                    <w:szCs w:val="16"/>
                  </w:rPr>
                </w:rPrChange>
              </w:rPr>
              <w:t>&lt;/</w:t>
            </w:r>
            <w:r w:rsidRPr="00184A3A">
              <w:rPr>
                <w:color w:val="000000"/>
                <w:sz w:val="16"/>
                <w:szCs w:val="16"/>
                <w:rPrChange w:id="8426" w:author="Edward Leung" w:date="2017-01-10T12:35:00Z">
                  <w:rPr>
                    <w:color w:val="000000"/>
                    <w:sz w:val="16"/>
                    <w:szCs w:val="16"/>
                  </w:rPr>
                </w:rPrChange>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Change w:id="8427" w:author="Edward Leung" w:date="2017-01-10T12:35:00Z">
                  <w:rPr>
                    <w:color w:val="000000"/>
                    <w:sz w:val="16"/>
                    <w:szCs w:val="16"/>
                  </w:rPr>
                </w:rPrChange>
              </w:rPr>
            </w:pPr>
            <w:r w:rsidRPr="00184A3A">
              <w:rPr>
                <w:color w:val="000000"/>
                <w:sz w:val="16"/>
                <w:szCs w:val="16"/>
                <w:rPrChange w:id="8428" w:author="Edward Leung" w:date="2017-01-10T12:35:00Z">
                  <w:rPr>
                    <w:color w:val="000000"/>
                    <w:sz w:val="16"/>
                    <w:szCs w:val="16"/>
                  </w:rPr>
                </w:rPrChange>
              </w:rPr>
              <w:t>{"paymentSequence":""}</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Change w:id="8429" w:author="Edward Leung" w:date="2017-01-10T12:35:00Z">
                  <w:rPr>
                    <w:color w:val="000000"/>
                    <w:sz w:val="16"/>
                    <w:szCs w:val="16"/>
                  </w:rPr>
                </w:rPrChange>
              </w:rPr>
            </w:pPr>
            <w:r w:rsidRPr="00184A3A">
              <w:rPr>
                <w:color w:val="000000"/>
                <w:sz w:val="16"/>
                <w:szCs w:val="16"/>
                <w:rPrChange w:id="8430" w:author="Edward Leung" w:date="2017-01-10T12:35:00Z">
                  <w:rPr>
                    <w:color w:val="000000"/>
                    <w:sz w:val="16"/>
                    <w:szCs w:val="16"/>
                  </w:rPr>
                </w:rPrChange>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Change w:id="8431" w:author="Edward Leung" w:date="2017-01-10T12:35:00Z">
                  <w:rPr>
                    <w:rFonts w:cs="Arial"/>
                    <w:sz w:val="16"/>
                    <w:szCs w:val="16"/>
                  </w:rPr>
                </w:rPrChange>
              </w:rPr>
            </w:pPr>
            <w:r w:rsidRPr="00184A3A">
              <w:rPr>
                <w:rFonts w:cs="Arial"/>
                <w:color w:val="000000"/>
                <w:sz w:val="16"/>
                <w:szCs w:val="16"/>
                <w:rPrChange w:id="8432" w:author="Edward Leung" w:date="2017-01-10T12:35:00Z">
                  <w:rPr>
                    <w:rFonts w:cs="Arial"/>
                    <w:color w:val="000000"/>
                    <w:sz w:val="16"/>
                    <w:szCs w:val="16"/>
                  </w:rPr>
                </w:rPrChange>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Change w:id="8433" w:author="Edward Leung" w:date="2017-01-10T12:35:00Z">
                  <w:rPr>
                    <w:rFonts w:cs="Arial"/>
                    <w:sz w:val="16"/>
                    <w:szCs w:val="16"/>
                  </w:rPr>
                </w:rPrChange>
              </w:rPr>
            </w:pPr>
            <w:r w:rsidRPr="00184A3A">
              <w:rPr>
                <w:rFonts w:cs="Arial"/>
                <w:color w:val="000000"/>
                <w:sz w:val="16"/>
                <w:szCs w:val="16"/>
                <w:rPrChange w:id="8434" w:author="Edward Leung" w:date="2017-01-10T12:35:00Z">
                  <w:rPr>
                    <w:rFonts w:cs="Arial"/>
                    <w:color w:val="000000"/>
                    <w:sz w:val="16"/>
                    <w:szCs w:val="16"/>
                  </w:rPr>
                </w:rPrChange>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Change w:id="8435" w:author="Edward Leung" w:date="2017-01-10T12:35:00Z">
                  <w:rPr>
                    <w:color w:val="000000"/>
                    <w:sz w:val="16"/>
                    <w:szCs w:val="16"/>
                  </w:rPr>
                </w:rPrChange>
              </w:rPr>
            </w:pPr>
            <w:r w:rsidRPr="00184A3A">
              <w:rPr>
                <w:color w:val="000000"/>
                <w:sz w:val="16"/>
                <w:szCs w:val="16"/>
                <w:rPrChange w:id="843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Change w:id="8437" w:author="Edward Leung" w:date="2017-01-10T12:35:00Z">
                  <w:rPr>
                    <w:color w:val="000000"/>
                    <w:sz w:val="16"/>
                    <w:szCs w:val="16"/>
                  </w:rPr>
                </w:rPrChange>
              </w:rPr>
            </w:pPr>
            <w:r w:rsidRPr="00184A3A">
              <w:rPr>
                <w:color w:val="000000"/>
                <w:sz w:val="16"/>
                <w:szCs w:val="16"/>
                <w:rPrChange w:id="843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Change w:id="8439"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Change w:id="8440" w:author="Edward Leung" w:date="2017-01-10T12:35:00Z">
                  <w:rPr>
                    <w:color w:val="000000"/>
                    <w:sz w:val="16"/>
                    <w:szCs w:val="16"/>
                  </w:rPr>
                </w:rPrChange>
              </w:rPr>
            </w:pPr>
            <w:r w:rsidRPr="00184A3A">
              <w:rPr>
                <w:color w:val="000000"/>
                <w:sz w:val="16"/>
                <w:szCs w:val="16"/>
                <w:rPrChange w:id="8441" w:author="Edward Leung" w:date="2017-01-10T12:35:00Z">
                  <w:rPr>
                    <w:color w:val="000000"/>
                    <w:sz w:val="16"/>
                    <w:szCs w:val="16"/>
                  </w:rPr>
                </w:rPrChange>
              </w:rPr>
              <w:t>&lt;paymenType&gt;</w:t>
            </w:r>
            <w:r w:rsidRPr="00184A3A">
              <w:rPr>
                <w:color w:val="000000"/>
                <w:sz w:val="16"/>
                <w:szCs w:val="16"/>
                <w:rPrChange w:id="8442" w:author="Edward Leung" w:date="2017-01-10T12:35:00Z">
                  <w:rPr>
                    <w:color w:val="000000"/>
                    <w:sz w:val="16"/>
                    <w:szCs w:val="16"/>
                  </w:rPr>
                </w:rPrChange>
              </w:rPr>
              <w:br/>
            </w:r>
            <w:r w:rsidR="001D733F" w:rsidRPr="00184A3A">
              <w:rPr>
                <w:color w:val="000000"/>
                <w:sz w:val="16"/>
                <w:szCs w:val="16"/>
                <w:rPrChange w:id="8443" w:author="Edward Leung" w:date="2017-01-10T12:35:00Z">
                  <w:rPr>
                    <w:color w:val="000000"/>
                    <w:sz w:val="16"/>
                    <w:szCs w:val="16"/>
                  </w:rPr>
                </w:rPrChange>
              </w:rPr>
              <w:t>&lt;/</w:t>
            </w:r>
            <w:r w:rsidRPr="00184A3A">
              <w:rPr>
                <w:color w:val="000000"/>
                <w:sz w:val="16"/>
                <w:szCs w:val="16"/>
                <w:rPrChange w:id="8444" w:author="Edward Leung" w:date="2017-01-10T12:35:00Z">
                  <w:rPr>
                    <w:color w:val="000000"/>
                    <w:sz w:val="16"/>
                    <w:szCs w:val="16"/>
                  </w:rPr>
                </w:rPrChange>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Change w:id="8445" w:author="Edward Leung" w:date="2017-01-10T12:35:00Z">
                  <w:rPr>
                    <w:color w:val="000000"/>
                    <w:sz w:val="16"/>
                    <w:szCs w:val="16"/>
                  </w:rPr>
                </w:rPrChange>
              </w:rPr>
            </w:pPr>
            <w:r w:rsidRPr="00184A3A">
              <w:rPr>
                <w:color w:val="000000"/>
                <w:sz w:val="16"/>
                <w:szCs w:val="16"/>
                <w:rPrChange w:id="8446" w:author="Edward Leung" w:date="2017-01-10T12:35:00Z">
                  <w:rPr>
                    <w:color w:val="000000"/>
                    <w:sz w:val="16"/>
                    <w:szCs w:val="16"/>
                  </w:rPr>
                </w:rPrChange>
              </w:rPr>
              <w:t>{"paymenType":""}</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Change w:id="8447" w:author="Edward Leung" w:date="2017-01-10T12:35:00Z">
                  <w:rPr>
                    <w:color w:val="000000"/>
                    <w:sz w:val="16"/>
                    <w:szCs w:val="16"/>
                  </w:rPr>
                </w:rPrChange>
              </w:rPr>
            </w:pPr>
            <w:r w:rsidRPr="00184A3A">
              <w:rPr>
                <w:color w:val="000000"/>
                <w:sz w:val="16"/>
                <w:szCs w:val="16"/>
                <w:rPrChange w:id="8448" w:author="Edward Leung" w:date="2017-01-10T12:35:00Z">
                  <w:rPr>
                    <w:color w:val="000000"/>
                    <w:sz w:val="16"/>
                    <w:szCs w:val="16"/>
                  </w:rPr>
                </w:rPrChange>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Change w:id="8449" w:author="Edward Leung" w:date="2017-01-10T12:35:00Z">
                  <w:rPr>
                    <w:rFonts w:cs="Arial"/>
                    <w:sz w:val="16"/>
                    <w:szCs w:val="16"/>
                  </w:rPr>
                </w:rPrChange>
              </w:rPr>
            </w:pPr>
            <w:r w:rsidRPr="00184A3A">
              <w:rPr>
                <w:sz w:val="16"/>
                <w:szCs w:val="16"/>
                <w:rPrChange w:id="8450" w:author="Edward Leung" w:date="2017-01-10T12:35:00Z">
                  <w:rPr>
                    <w:sz w:val="16"/>
                    <w:szCs w:val="16"/>
                  </w:rPr>
                </w:rPrChange>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Change w:id="8451" w:author="Edward Leung" w:date="2017-01-10T12:35:00Z">
                  <w:rPr>
                    <w:rFonts w:cs="Arial"/>
                    <w:sz w:val="16"/>
                    <w:szCs w:val="16"/>
                  </w:rPr>
                </w:rPrChange>
              </w:rPr>
            </w:pPr>
            <w:r w:rsidRPr="00184A3A">
              <w:rPr>
                <w:rFonts w:cs="Arial"/>
                <w:color w:val="000000"/>
                <w:sz w:val="16"/>
                <w:szCs w:val="16"/>
                <w:rPrChange w:id="8452" w:author="Edward Leung" w:date="2017-01-10T12:35:00Z">
                  <w:rPr>
                    <w:rFonts w:cs="Arial"/>
                    <w:color w:val="000000"/>
                    <w:sz w:val="16"/>
                    <w:szCs w:val="16"/>
                  </w:rPr>
                </w:rPrChange>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Change w:id="8453" w:author="Edward Leung" w:date="2017-01-10T12:35:00Z">
                  <w:rPr>
                    <w:color w:val="000000"/>
                    <w:sz w:val="16"/>
                    <w:szCs w:val="16"/>
                  </w:rPr>
                </w:rPrChange>
              </w:rPr>
            </w:pPr>
            <w:r w:rsidRPr="00184A3A">
              <w:rPr>
                <w:color w:val="000000"/>
                <w:sz w:val="16"/>
                <w:szCs w:val="16"/>
                <w:rPrChange w:id="845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Change w:id="8455" w:author="Edward Leung" w:date="2017-01-10T12:35:00Z">
                  <w:rPr>
                    <w:color w:val="000000"/>
                    <w:sz w:val="16"/>
                    <w:szCs w:val="16"/>
                  </w:rPr>
                </w:rPrChange>
              </w:rPr>
            </w:pPr>
            <w:r w:rsidRPr="00184A3A">
              <w:rPr>
                <w:color w:val="000000"/>
                <w:sz w:val="16"/>
                <w:szCs w:val="16"/>
                <w:rPrChange w:id="845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Change w:id="8457"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Change w:id="8458" w:author="Edward Leung" w:date="2017-01-10T12:35:00Z">
                  <w:rPr>
                    <w:color w:val="000000"/>
                    <w:sz w:val="16"/>
                    <w:szCs w:val="16"/>
                  </w:rPr>
                </w:rPrChange>
              </w:rPr>
            </w:pPr>
            <w:r w:rsidRPr="00184A3A">
              <w:rPr>
                <w:color w:val="000000"/>
                <w:sz w:val="16"/>
                <w:szCs w:val="16"/>
                <w:rPrChange w:id="8459" w:author="Edward Leung" w:date="2017-01-10T12:35:00Z">
                  <w:rPr>
                    <w:color w:val="000000"/>
                    <w:sz w:val="16"/>
                    <w:szCs w:val="16"/>
                  </w:rPr>
                </w:rPrChange>
              </w:rPr>
              <w:t>&lt;posPayType&gt;</w:t>
            </w:r>
            <w:r w:rsidRPr="00184A3A">
              <w:rPr>
                <w:color w:val="000000"/>
                <w:sz w:val="16"/>
                <w:szCs w:val="16"/>
                <w:rPrChange w:id="8460" w:author="Edward Leung" w:date="2017-01-10T12:35:00Z">
                  <w:rPr>
                    <w:color w:val="000000"/>
                    <w:sz w:val="16"/>
                    <w:szCs w:val="16"/>
                  </w:rPr>
                </w:rPrChange>
              </w:rPr>
              <w:br/>
            </w:r>
            <w:r w:rsidR="001D733F" w:rsidRPr="00184A3A">
              <w:rPr>
                <w:color w:val="000000"/>
                <w:sz w:val="16"/>
                <w:szCs w:val="16"/>
                <w:rPrChange w:id="8461" w:author="Edward Leung" w:date="2017-01-10T12:35:00Z">
                  <w:rPr>
                    <w:color w:val="000000"/>
                    <w:sz w:val="16"/>
                    <w:szCs w:val="16"/>
                  </w:rPr>
                </w:rPrChange>
              </w:rPr>
              <w:t>&lt;/</w:t>
            </w:r>
            <w:r w:rsidRPr="00184A3A">
              <w:rPr>
                <w:color w:val="000000"/>
                <w:sz w:val="16"/>
                <w:szCs w:val="16"/>
                <w:rPrChange w:id="8462" w:author="Edward Leung" w:date="2017-01-10T12:35:00Z">
                  <w:rPr>
                    <w:color w:val="000000"/>
                    <w:sz w:val="16"/>
                    <w:szCs w:val="16"/>
                  </w:rPr>
                </w:rPrChange>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Change w:id="8463" w:author="Edward Leung" w:date="2017-01-10T12:35:00Z">
                  <w:rPr>
                    <w:color w:val="000000"/>
                    <w:sz w:val="16"/>
                    <w:szCs w:val="16"/>
                  </w:rPr>
                </w:rPrChange>
              </w:rPr>
            </w:pPr>
            <w:r w:rsidRPr="00184A3A">
              <w:rPr>
                <w:color w:val="000000"/>
                <w:sz w:val="16"/>
                <w:szCs w:val="16"/>
                <w:rPrChange w:id="8464" w:author="Edward Leung" w:date="2017-01-10T12:35:00Z">
                  <w:rPr>
                    <w:color w:val="000000"/>
                    <w:sz w:val="16"/>
                    <w:szCs w:val="16"/>
                  </w:rPr>
                </w:rPrChange>
              </w:rPr>
              <w:t>{"posPayType":""}</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Change w:id="8465" w:author="Edward Leung" w:date="2017-01-10T12:35:00Z">
                  <w:rPr>
                    <w:color w:val="000000"/>
                    <w:sz w:val="16"/>
                    <w:szCs w:val="16"/>
                  </w:rPr>
                </w:rPrChange>
              </w:rPr>
            </w:pPr>
            <w:r w:rsidRPr="00184A3A">
              <w:rPr>
                <w:color w:val="000000"/>
                <w:sz w:val="16"/>
                <w:szCs w:val="16"/>
                <w:rPrChange w:id="8466" w:author="Edward Leung" w:date="2017-01-10T12:35:00Z">
                  <w:rPr>
                    <w:color w:val="000000"/>
                    <w:sz w:val="16"/>
                    <w:szCs w:val="16"/>
                  </w:rPr>
                </w:rPrChange>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Change w:id="8467" w:author="Edward Leung" w:date="2017-01-10T12:35:00Z">
                  <w:rPr>
                    <w:rFonts w:cs="Arial"/>
                    <w:sz w:val="16"/>
                    <w:szCs w:val="16"/>
                  </w:rPr>
                </w:rPrChange>
              </w:rPr>
            </w:pPr>
            <w:r w:rsidRPr="00184A3A">
              <w:rPr>
                <w:sz w:val="16"/>
                <w:szCs w:val="16"/>
                <w:rPrChange w:id="8468" w:author="Edward Leung" w:date="2017-01-10T12:35:00Z">
                  <w:rPr>
                    <w:sz w:val="16"/>
                    <w:szCs w:val="16"/>
                  </w:rPr>
                </w:rPrChange>
              </w:rPr>
              <w:t>paid</w:t>
            </w:r>
            <w:r w:rsidRPr="00184A3A">
              <w:rPr>
                <w:rFonts w:cs="Arial"/>
                <w:color w:val="000000"/>
                <w:sz w:val="16"/>
                <w:szCs w:val="16"/>
                <w:rPrChange w:id="8469" w:author="Edward Leung" w:date="2017-01-10T12:35:00Z">
                  <w:rPr>
                    <w:rFonts w:cs="Arial"/>
                    <w:color w:val="000000"/>
                    <w:sz w:val="16"/>
                    <w:szCs w:val="16"/>
                  </w:rPr>
                </w:rPrChange>
              </w:rPr>
              <w:t>Quantity</w:t>
            </w:r>
            <w:r w:rsidRPr="00184A3A">
              <w:rPr>
                <w:sz w:val="16"/>
                <w:szCs w:val="16"/>
                <w:rPrChange w:id="8470" w:author="Edward Leung" w:date="2017-01-10T12:35:00Z">
                  <w:rPr>
                    <w:sz w:val="16"/>
                    <w:szCs w:val="16"/>
                  </w:rPr>
                </w:rPrChange>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Change w:id="8471" w:author="Edward Leung" w:date="2017-01-10T12:35:00Z">
                  <w:rPr>
                    <w:rFonts w:cs="Arial"/>
                    <w:sz w:val="16"/>
                    <w:szCs w:val="16"/>
                  </w:rPr>
                </w:rPrChange>
              </w:rPr>
            </w:pPr>
            <w:r w:rsidRPr="00184A3A">
              <w:rPr>
                <w:rFonts w:cs="Arial"/>
                <w:color w:val="000000"/>
                <w:sz w:val="16"/>
                <w:szCs w:val="16"/>
                <w:rPrChange w:id="8472" w:author="Edward Leung" w:date="2017-01-10T12:35:00Z">
                  <w:rPr>
                    <w:rFonts w:cs="Arial"/>
                    <w:color w:val="000000"/>
                    <w:sz w:val="16"/>
                    <w:szCs w:val="16"/>
                  </w:rPr>
                </w:rPrChange>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Change w:id="8473" w:author="Edward Leung" w:date="2017-01-10T12:35:00Z">
                  <w:rPr>
                    <w:color w:val="000000"/>
                    <w:sz w:val="16"/>
                    <w:szCs w:val="16"/>
                  </w:rPr>
                </w:rPrChange>
              </w:rPr>
            </w:pPr>
            <w:r w:rsidRPr="00184A3A">
              <w:rPr>
                <w:color w:val="000000"/>
                <w:sz w:val="16"/>
                <w:szCs w:val="16"/>
                <w:rPrChange w:id="847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Change w:id="8475" w:author="Edward Leung" w:date="2017-01-10T12:35:00Z">
                  <w:rPr>
                    <w:color w:val="000000"/>
                    <w:sz w:val="16"/>
                    <w:szCs w:val="16"/>
                  </w:rPr>
                </w:rPrChange>
              </w:rPr>
            </w:pPr>
            <w:r w:rsidRPr="00184A3A">
              <w:rPr>
                <w:color w:val="000000"/>
                <w:sz w:val="16"/>
                <w:szCs w:val="16"/>
                <w:rPrChange w:id="8476"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184A3A" w:rsidRDefault="007E4470" w:rsidP="003562C8">
            <w:pPr>
              <w:spacing w:after="0"/>
              <w:rPr>
                <w:color w:val="FF0000"/>
                <w:sz w:val="16"/>
                <w:szCs w:val="16"/>
                <w:rPrChange w:id="8477"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Change w:id="8478" w:author="Edward Leung" w:date="2017-01-10T12:35:00Z">
                  <w:rPr>
                    <w:color w:val="000000"/>
                    <w:sz w:val="16"/>
                    <w:szCs w:val="16"/>
                  </w:rPr>
                </w:rPrChange>
              </w:rPr>
            </w:pPr>
            <w:r w:rsidRPr="00184A3A">
              <w:rPr>
                <w:color w:val="000000"/>
                <w:sz w:val="16"/>
                <w:szCs w:val="16"/>
                <w:rPrChange w:id="8479" w:author="Edward Leung" w:date="2017-01-10T12:35:00Z">
                  <w:rPr>
                    <w:color w:val="000000"/>
                    <w:sz w:val="16"/>
                    <w:szCs w:val="16"/>
                  </w:rPr>
                </w:rPrChange>
              </w:rPr>
              <w:t>&lt;paidQuantity</w:t>
            </w:r>
            <w:r w:rsidR="0013302E" w:rsidRPr="00184A3A">
              <w:rPr>
                <w:color w:val="000000"/>
                <w:sz w:val="16"/>
                <w:szCs w:val="16"/>
                <w:rPrChange w:id="8480" w:author="Edward Leung" w:date="2017-01-10T12:35:00Z">
                  <w:rPr>
                    <w:color w:val="000000"/>
                    <w:sz w:val="16"/>
                    <w:szCs w:val="16"/>
                  </w:rPr>
                </w:rPrChange>
              </w:rPr>
              <w:t>&gt;</w:t>
            </w:r>
            <w:r w:rsidRPr="00184A3A">
              <w:rPr>
                <w:color w:val="000000"/>
                <w:sz w:val="16"/>
                <w:szCs w:val="16"/>
                <w:rPrChange w:id="8481" w:author="Edward Leung" w:date="2017-01-10T12:35:00Z">
                  <w:rPr>
                    <w:color w:val="000000"/>
                    <w:sz w:val="16"/>
                    <w:szCs w:val="16"/>
                  </w:rPr>
                </w:rPrChange>
              </w:rPr>
              <w:br/>
            </w:r>
            <w:r w:rsidR="001D733F" w:rsidRPr="00184A3A">
              <w:rPr>
                <w:color w:val="000000"/>
                <w:sz w:val="16"/>
                <w:szCs w:val="16"/>
                <w:rPrChange w:id="8482" w:author="Edward Leung" w:date="2017-01-10T12:35:00Z">
                  <w:rPr>
                    <w:color w:val="000000"/>
                    <w:sz w:val="16"/>
                    <w:szCs w:val="16"/>
                  </w:rPr>
                </w:rPrChange>
              </w:rPr>
              <w:t>&lt;/</w:t>
            </w:r>
            <w:r w:rsidRPr="00184A3A">
              <w:rPr>
                <w:color w:val="000000"/>
                <w:sz w:val="16"/>
                <w:szCs w:val="16"/>
                <w:rPrChange w:id="8483" w:author="Edward Leung" w:date="2017-01-10T12:35:00Z">
                  <w:rPr>
                    <w:color w:val="000000"/>
                    <w:sz w:val="16"/>
                    <w:szCs w:val="16"/>
                  </w:rPr>
                </w:rPrChange>
              </w:rPr>
              <w:t>paidQuantity</w:t>
            </w:r>
            <w:r w:rsidR="0013302E" w:rsidRPr="00184A3A">
              <w:rPr>
                <w:color w:val="000000"/>
                <w:sz w:val="16"/>
                <w:szCs w:val="16"/>
                <w:rPrChange w:id="8484" w:author="Edward Leung" w:date="2017-01-10T12:35:00Z">
                  <w:rPr>
                    <w:color w:val="000000"/>
                    <w:sz w:val="16"/>
                    <w:szCs w:val="16"/>
                  </w:rPr>
                </w:rPrChange>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Change w:id="8485" w:author="Edward Leung" w:date="2017-01-10T12:35:00Z">
                  <w:rPr>
                    <w:color w:val="000000"/>
                    <w:sz w:val="16"/>
                    <w:szCs w:val="16"/>
                  </w:rPr>
                </w:rPrChange>
              </w:rPr>
            </w:pPr>
            <w:r w:rsidRPr="00184A3A">
              <w:rPr>
                <w:color w:val="000000"/>
                <w:sz w:val="16"/>
                <w:szCs w:val="16"/>
                <w:rPrChange w:id="8486" w:author="Edward Leung" w:date="2017-01-10T12:35:00Z">
                  <w:rPr>
                    <w:color w:val="000000"/>
                    <w:sz w:val="16"/>
                    <w:szCs w:val="16"/>
                  </w:rPr>
                </w:rPrChange>
              </w:rPr>
              <w:t>{"paidQuantity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Change w:id="8487" w:author="Edward Leung" w:date="2017-01-10T12:35:00Z">
                  <w:rPr>
                    <w:color w:val="000000"/>
                    <w:sz w:val="16"/>
                    <w:szCs w:val="16"/>
                  </w:rPr>
                </w:rPrChange>
              </w:rPr>
            </w:pPr>
            <w:r w:rsidRPr="00184A3A">
              <w:rPr>
                <w:color w:val="000000"/>
                <w:sz w:val="16"/>
                <w:szCs w:val="16"/>
                <w:rPrChange w:id="8488" w:author="Edward Leung" w:date="2017-01-10T12:35:00Z">
                  <w:rPr>
                    <w:color w:val="000000"/>
                    <w:sz w:val="16"/>
                    <w:szCs w:val="16"/>
                  </w:rPr>
                </w:rPrChange>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Change w:id="8489" w:author="Edward Leung" w:date="2017-01-10T12:35:00Z">
                  <w:rPr>
                    <w:rFonts w:cs="Arial"/>
                    <w:sz w:val="16"/>
                    <w:szCs w:val="16"/>
                  </w:rPr>
                </w:rPrChange>
              </w:rPr>
            </w:pPr>
            <w:r w:rsidRPr="00184A3A">
              <w:rPr>
                <w:sz w:val="16"/>
                <w:szCs w:val="16"/>
                <w:rPrChange w:id="8490" w:author="Edward Leung" w:date="2017-01-10T12:35:00Z">
                  <w:rPr>
                    <w:sz w:val="16"/>
                    <w:szCs w:val="16"/>
                  </w:rPr>
                </w:rPrChange>
              </w:rPr>
              <w:t>paid</w:t>
            </w:r>
            <w:r w:rsidRPr="00184A3A">
              <w:rPr>
                <w:rFonts w:cs="Arial"/>
                <w:color w:val="000000"/>
                <w:sz w:val="16"/>
                <w:szCs w:val="16"/>
                <w:rPrChange w:id="8491" w:author="Edward Leung" w:date="2017-01-10T12:35:00Z">
                  <w:rPr>
                    <w:rFonts w:cs="Arial"/>
                    <w:color w:val="000000"/>
                    <w:sz w:val="16"/>
                    <w:szCs w:val="16"/>
                  </w:rPr>
                </w:rPrChange>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Change w:id="8492" w:author="Edward Leung" w:date="2017-01-10T12:35:00Z">
                  <w:rPr>
                    <w:rFonts w:cs="Arial"/>
                    <w:sz w:val="16"/>
                    <w:szCs w:val="16"/>
                  </w:rPr>
                </w:rPrChange>
              </w:rPr>
            </w:pPr>
            <w:r w:rsidRPr="00184A3A">
              <w:rPr>
                <w:rFonts w:cs="Arial"/>
                <w:color w:val="000000"/>
                <w:sz w:val="16"/>
                <w:szCs w:val="16"/>
                <w:rPrChange w:id="8493" w:author="Edward Leung" w:date="2017-01-10T12:35:00Z">
                  <w:rPr>
                    <w:rFonts w:cs="Arial"/>
                    <w:color w:val="000000"/>
                    <w:sz w:val="16"/>
                    <w:szCs w:val="16"/>
                  </w:rPr>
                </w:rPrChange>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Change w:id="8494" w:author="Edward Leung" w:date="2017-01-10T12:35:00Z">
                  <w:rPr>
                    <w:color w:val="000000"/>
                    <w:sz w:val="16"/>
                    <w:szCs w:val="16"/>
                  </w:rPr>
                </w:rPrChange>
              </w:rPr>
            </w:pPr>
            <w:r w:rsidRPr="00184A3A">
              <w:rPr>
                <w:color w:val="000000"/>
                <w:sz w:val="16"/>
                <w:szCs w:val="16"/>
                <w:rPrChange w:id="849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Change w:id="8496" w:author="Edward Leung" w:date="2017-01-10T12:35:00Z">
                  <w:rPr>
                    <w:color w:val="000000"/>
                    <w:sz w:val="16"/>
                    <w:szCs w:val="16"/>
                  </w:rPr>
                </w:rPrChange>
              </w:rPr>
            </w:pPr>
            <w:r w:rsidRPr="00184A3A">
              <w:rPr>
                <w:color w:val="000000"/>
                <w:sz w:val="16"/>
                <w:szCs w:val="16"/>
                <w:rPrChange w:id="849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184A3A" w:rsidRDefault="007E4470" w:rsidP="003562C8">
            <w:pPr>
              <w:spacing w:after="0"/>
              <w:rPr>
                <w:color w:val="FF0000"/>
                <w:sz w:val="16"/>
                <w:szCs w:val="16"/>
                <w:rPrChange w:id="8498"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Change w:id="8499" w:author="Edward Leung" w:date="2017-01-10T12:35:00Z">
                  <w:rPr>
                    <w:color w:val="000000"/>
                    <w:sz w:val="16"/>
                    <w:szCs w:val="16"/>
                  </w:rPr>
                </w:rPrChange>
              </w:rPr>
            </w:pPr>
            <w:r w:rsidRPr="00184A3A">
              <w:rPr>
                <w:color w:val="000000"/>
                <w:sz w:val="16"/>
                <w:szCs w:val="16"/>
                <w:rPrChange w:id="8500" w:author="Edward Leung" w:date="2017-01-10T12:35:00Z">
                  <w:rPr>
                    <w:color w:val="000000"/>
                    <w:sz w:val="16"/>
                    <w:szCs w:val="16"/>
                  </w:rPr>
                </w:rPrChange>
              </w:rPr>
              <w:t>&lt;paidCurrency&gt;</w:t>
            </w:r>
            <w:r w:rsidRPr="00184A3A">
              <w:rPr>
                <w:color w:val="000000"/>
                <w:sz w:val="16"/>
                <w:szCs w:val="16"/>
                <w:rPrChange w:id="8501" w:author="Edward Leung" w:date="2017-01-10T12:35:00Z">
                  <w:rPr>
                    <w:color w:val="000000"/>
                    <w:sz w:val="16"/>
                    <w:szCs w:val="16"/>
                  </w:rPr>
                </w:rPrChange>
              </w:rPr>
              <w:br/>
            </w:r>
            <w:r w:rsidR="001D733F" w:rsidRPr="00184A3A">
              <w:rPr>
                <w:color w:val="000000"/>
                <w:sz w:val="16"/>
                <w:szCs w:val="16"/>
                <w:rPrChange w:id="8502" w:author="Edward Leung" w:date="2017-01-10T12:35:00Z">
                  <w:rPr>
                    <w:color w:val="000000"/>
                    <w:sz w:val="16"/>
                    <w:szCs w:val="16"/>
                  </w:rPr>
                </w:rPrChange>
              </w:rPr>
              <w:t>&lt;/</w:t>
            </w:r>
            <w:r w:rsidRPr="00184A3A">
              <w:rPr>
                <w:color w:val="000000"/>
                <w:sz w:val="16"/>
                <w:szCs w:val="16"/>
                <w:rPrChange w:id="8503" w:author="Edward Leung" w:date="2017-01-10T12:35:00Z">
                  <w:rPr>
                    <w:color w:val="000000"/>
                    <w:sz w:val="16"/>
                    <w:szCs w:val="16"/>
                  </w:rPr>
                </w:rPrChange>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Change w:id="8504" w:author="Edward Leung" w:date="2017-01-10T12:35:00Z">
                  <w:rPr>
                    <w:color w:val="000000"/>
                    <w:sz w:val="16"/>
                    <w:szCs w:val="16"/>
                  </w:rPr>
                </w:rPrChange>
              </w:rPr>
            </w:pPr>
            <w:r w:rsidRPr="00184A3A">
              <w:rPr>
                <w:color w:val="000000"/>
                <w:sz w:val="16"/>
                <w:szCs w:val="16"/>
                <w:rPrChange w:id="8505" w:author="Edward Leung" w:date="2017-01-10T12:35:00Z">
                  <w:rPr>
                    <w:color w:val="000000"/>
                    <w:sz w:val="16"/>
                    <w:szCs w:val="16"/>
                  </w:rPr>
                </w:rPrChange>
              </w:rPr>
              <w:t>{"paidCurrency":""}</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Change w:id="8506" w:author="Edward Leung" w:date="2017-01-10T12:35:00Z">
                  <w:rPr>
                    <w:color w:val="000000"/>
                    <w:sz w:val="16"/>
                    <w:szCs w:val="16"/>
                  </w:rPr>
                </w:rPrChange>
              </w:rPr>
            </w:pPr>
            <w:r w:rsidRPr="00184A3A">
              <w:rPr>
                <w:color w:val="000000"/>
                <w:sz w:val="16"/>
                <w:szCs w:val="16"/>
                <w:rPrChange w:id="8507" w:author="Edward Leung" w:date="2017-01-10T12:35:00Z">
                  <w:rPr>
                    <w:color w:val="000000"/>
                    <w:sz w:val="16"/>
                    <w:szCs w:val="16"/>
                  </w:rPr>
                </w:rPrChange>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Change w:id="8508" w:author="Edward Leung" w:date="2017-01-10T12:35:00Z">
                  <w:rPr>
                    <w:rFonts w:cs="Arial"/>
                    <w:sz w:val="16"/>
                    <w:szCs w:val="16"/>
                  </w:rPr>
                </w:rPrChange>
              </w:rPr>
            </w:pPr>
            <w:r w:rsidRPr="00184A3A">
              <w:rPr>
                <w:sz w:val="16"/>
                <w:szCs w:val="16"/>
                <w:rPrChange w:id="8509" w:author="Edward Leung" w:date="2017-01-10T12:35:00Z">
                  <w:rPr>
                    <w:sz w:val="16"/>
                    <w:szCs w:val="16"/>
                  </w:rPr>
                </w:rPrChange>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Change w:id="8510" w:author="Edward Leung" w:date="2017-01-10T12:35:00Z">
                  <w:rPr>
                    <w:rFonts w:cs="Arial"/>
                    <w:sz w:val="16"/>
                    <w:szCs w:val="16"/>
                  </w:rPr>
                </w:rPrChange>
              </w:rPr>
            </w:pPr>
            <w:r w:rsidRPr="00184A3A">
              <w:rPr>
                <w:rFonts w:cs="Arial"/>
                <w:color w:val="000000"/>
                <w:sz w:val="16"/>
                <w:szCs w:val="16"/>
                <w:rPrChange w:id="8511" w:author="Edward Leung" w:date="2017-01-10T12:35:00Z">
                  <w:rPr>
                    <w:rFonts w:cs="Arial"/>
                    <w:color w:val="000000"/>
                    <w:sz w:val="16"/>
                    <w:szCs w:val="16"/>
                  </w:rPr>
                </w:rPrChange>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Change w:id="8512" w:author="Edward Leung" w:date="2017-01-10T12:35:00Z">
                  <w:rPr>
                    <w:color w:val="000000"/>
                    <w:sz w:val="16"/>
                    <w:szCs w:val="16"/>
                  </w:rPr>
                </w:rPrChange>
              </w:rPr>
            </w:pPr>
            <w:r w:rsidRPr="00184A3A">
              <w:rPr>
                <w:color w:val="000000"/>
                <w:sz w:val="16"/>
                <w:szCs w:val="16"/>
                <w:rPrChange w:id="851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Change w:id="8514" w:author="Edward Leung" w:date="2017-01-10T12:35:00Z">
                  <w:rPr>
                    <w:color w:val="000000"/>
                    <w:sz w:val="16"/>
                    <w:szCs w:val="16"/>
                  </w:rPr>
                </w:rPrChange>
              </w:rPr>
            </w:pPr>
            <w:r w:rsidRPr="00184A3A">
              <w:rPr>
                <w:color w:val="000000"/>
                <w:sz w:val="16"/>
                <w:szCs w:val="16"/>
                <w:rPrChange w:id="8515"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Change w:id="8516" w:author="Edward Leung" w:date="2017-01-10T12:35:00Z">
                  <w:rPr>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Change w:id="8517" w:author="Edward Leung" w:date="2017-01-10T12:35:00Z">
                  <w:rPr>
                    <w:color w:val="000000"/>
                    <w:sz w:val="16"/>
                    <w:szCs w:val="16"/>
                  </w:rPr>
                </w:rPrChange>
              </w:rPr>
            </w:pPr>
            <w:r w:rsidRPr="00184A3A">
              <w:rPr>
                <w:color w:val="000000"/>
                <w:sz w:val="16"/>
                <w:szCs w:val="16"/>
                <w:rPrChange w:id="8518" w:author="Edward Leung" w:date="2017-01-10T12:35:00Z">
                  <w:rPr>
                    <w:color w:val="000000"/>
                    <w:sz w:val="16"/>
                    <w:szCs w:val="16"/>
                  </w:rPr>
                </w:rPrChange>
              </w:rPr>
              <w:t>&lt;paidAmount&gt;</w:t>
            </w:r>
            <w:r w:rsidRPr="00184A3A">
              <w:rPr>
                <w:color w:val="000000"/>
                <w:sz w:val="16"/>
                <w:szCs w:val="16"/>
                <w:rPrChange w:id="8519" w:author="Edward Leung" w:date="2017-01-10T12:35:00Z">
                  <w:rPr>
                    <w:color w:val="000000"/>
                    <w:sz w:val="16"/>
                    <w:szCs w:val="16"/>
                  </w:rPr>
                </w:rPrChange>
              </w:rPr>
              <w:br/>
            </w:r>
            <w:r w:rsidR="001D733F" w:rsidRPr="00184A3A">
              <w:rPr>
                <w:color w:val="000000"/>
                <w:sz w:val="16"/>
                <w:szCs w:val="16"/>
                <w:rPrChange w:id="8520" w:author="Edward Leung" w:date="2017-01-10T12:35:00Z">
                  <w:rPr>
                    <w:color w:val="000000"/>
                    <w:sz w:val="16"/>
                    <w:szCs w:val="16"/>
                  </w:rPr>
                </w:rPrChange>
              </w:rPr>
              <w:t>&lt;/</w:t>
            </w:r>
            <w:r w:rsidRPr="00184A3A">
              <w:rPr>
                <w:color w:val="000000"/>
                <w:sz w:val="16"/>
                <w:szCs w:val="16"/>
                <w:rPrChange w:id="8521" w:author="Edward Leung" w:date="2017-01-10T12:35:00Z">
                  <w:rPr>
                    <w:color w:val="000000"/>
                    <w:sz w:val="16"/>
                    <w:szCs w:val="16"/>
                  </w:rPr>
                </w:rPrChange>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Change w:id="8522" w:author="Edward Leung" w:date="2017-01-10T12:35:00Z">
                  <w:rPr>
                    <w:color w:val="000000"/>
                    <w:sz w:val="16"/>
                    <w:szCs w:val="16"/>
                  </w:rPr>
                </w:rPrChange>
              </w:rPr>
            </w:pPr>
            <w:r w:rsidRPr="00184A3A">
              <w:rPr>
                <w:color w:val="000000"/>
                <w:sz w:val="16"/>
                <w:szCs w:val="16"/>
                <w:rPrChange w:id="8523" w:author="Edward Leung" w:date="2017-01-10T12:35:00Z">
                  <w:rPr>
                    <w:color w:val="000000"/>
                    <w:sz w:val="16"/>
                    <w:szCs w:val="16"/>
                  </w:rPr>
                </w:rPrChange>
              </w:rPr>
              <w:t>{"paidAmount":""}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Change w:id="8524" w:author="Edward Leung" w:date="2017-01-10T12:35:00Z">
                  <w:rPr>
                    <w:color w:val="000000"/>
                    <w:sz w:val="16"/>
                    <w:szCs w:val="16"/>
                  </w:rPr>
                </w:rPrChange>
              </w:rPr>
            </w:pPr>
            <w:r w:rsidRPr="00184A3A">
              <w:rPr>
                <w:color w:val="000000"/>
                <w:sz w:val="16"/>
                <w:szCs w:val="16"/>
                <w:rPrChange w:id="8525" w:author="Edward Leung" w:date="2017-01-10T12:35:00Z">
                  <w:rPr>
                    <w:color w:val="000000"/>
                    <w:sz w:val="16"/>
                    <w:szCs w:val="16"/>
                  </w:rPr>
                </w:rPrChange>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Change w:id="8526" w:author="Edward Leung" w:date="2017-01-10T12:35:00Z">
                  <w:rPr>
                    <w:rFonts w:cs="Arial"/>
                    <w:sz w:val="16"/>
                    <w:szCs w:val="16"/>
                  </w:rPr>
                </w:rPrChange>
              </w:rPr>
            </w:pPr>
            <w:r w:rsidRPr="00184A3A">
              <w:rPr>
                <w:sz w:val="16"/>
                <w:szCs w:val="16"/>
                <w:rPrChange w:id="8527" w:author="Edward Leung" w:date="2017-01-10T12:35:00Z">
                  <w:rPr>
                    <w:sz w:val="16"/>
                    <w:szCs w:val="16"/>
                  </w:rPr>
                </w:rPrChange>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Change w:id="8528" w:author="Edward Leung" w:date="2017-01-10T12:35:00Z">
                  <w:rPr>
                    <w:rFonts w:cs="Arial"/>
                    <w:sz w:val="16"/>
                    <w:szCs w:val="16"/>
                  </w:rPr>
                </w:rPrChange>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Change w:id="8529" w:author="Edward Leung" w:date="2017-01-10T12:35:00Z">
                  <w:rPr>
                    <w:color w:val="000000"/>
                    <w:sz w:val="16"/>
                    <w:szCs w:val="16"/>
                  </w:rPr>
                </w:rPrChange>
              </w:rPr>
            </w:pPr>
            <w:r w:rsidRPr="00184A3A">
              <w:rPr>
                <w:color w:val="000000"/>
                <w:sz w:val="16"/>
                <w:szCs w:val="16"/>
                <w:rPrChange w:id="853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Change w:id="8531" w:author="Edward Leung" w:date="2017-01-10T12:35:00Z">
                  <w:rPr>
                    <w:color w:val="000000"/>
                    <w:sz w:val="16"/>
                    <w:szCs w:val="16"/>
                  </w:rPr>
                </w:rPrChange>
              </w:rPr>
            </w:pPr>
            <w:r w:rsidRPr="00184A3A">
              <w:rPr>
                <w:color w:val="000000"/>
                <w:sz w:val="16"/>
                <w:szCs w:val="16"/>
                <w:rPrChange w:id="8532"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Change w:id="8533" w:author="Edward Leung" w:date="2017-01-10T12:35:00Z">
                  <w:rPr>
                    <w:color w:val="00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Change w:id="8534" w:author="Edward Leung" w:date="2017-01-10T12:35:00Z">
                  <w:rPr>
                    <w:color w:val="000000"/>
                    <w:sz w:val="16"/>
                    <w:szCs w:val="16"/>
                  </w:rPr>
                </w:rPrChange>
              </w:rPr>
            </w:pPr>
            <w:r w:rsidRPr="00184A3A">
              <w:rPr>
                <w:color w:val="000000"/>
                <w:sz w:val="16"/>
                <w:szCs w:val="16"/>
                <w:rPrChange w:id="8535" w:author="Edward Leung" w:date="2017-01-10T12:35:00Z">
                  <w:rPr>
                    <w:color w:val="000000"/>
                    <w:sz w:val="16"/>
                    <w:szCs w:val="16"/>
                  </w:rPr>
                </w:rPrChange>
              </w:rPr>
              <w:t>&lt;change&gt;</w:t>
            </w:r>
            <w:r w:rsidRPr="00184A3A">
              <w:rPr>
                <w:color w:val="000000"/>
                <w:sz w:val="16"/>
                <w:szCs w:val="16"/>
                <w:rPrChange w:id="8536" w:author="Edward Leung" w:date="2017-01-10T12:35:00Z">
                  <w:rPr>
                    <w:color w:val="000000"/>
                    <w:sz w:val="16"/>
                    <w:szCs w:val="16"/>
                  </w:rPr>
                </w:rPrChange>
              </w:rPr>
              <w:br/>
            </w:r>
            <w:r w:rsidR="001D733F" w:rsidRPr="00184A3A">
              <w:rPr>
                <w:color w:val="000000"/>
                <w:sz w:val="16"/>
                <w:szCs w:val="16"/>
                <w:rPrChange w:id="8537" w:author="Edward Leung" w:date="2017-01-10T12:35:00Z">
                  <w:rPr>
                    <w:color w:val="000000"/>
                    <w:sz w:val="16"/>
                    <w:szCs w:val="16"/>
                  </w:rPr>
                </w:rPrChange>
              </w:rPr>
              <w:t>&lt;/</w:t>
            </w:r>
            <w:r w:rsidRPr="00184A3A">
              <w:rPr>
                <w:color w:val="000000"/>
                <w:sz w:val="16"/>
                <w:szCs w:val="16"/>
                <w:rPrChange w:id="8538" w:author="Edward Leung" w:date="2017-01-10T12:35:00Z">
                  <w:rPr>
                    <w:color w:val="000000"/>
                    <w:sz w:val="16"/>
                    <w:szCs w:val="16"/>
                  </w:rPr>
                </w:rPrChange>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Change w:id="8539" w:author="Edward Leung" w:date="2017-01-10T12:35:00Z">
                  <w:rPr>
                    <w:color w:val="000000"/>
                    <w:sz w:val="16"/>
                    <w:szCs w:val="16"/>
                  </w:rPr>
                </w:rPrChange>
              </w:rPr>
            </w:pPr>
            <w:r w:rsidRPr="00184A3A">
              <w:rPr>
                <w:color w:val="000000"/>
                <w:sz w:val="16"/>
                <w:szCs w:val="16"/>
                <w:rPrChange w:id="8540" w:author="Edward Leung" w:date="2017-01-10T12:35:00Z">
                  <w:rPr>
                    <w:color w:val="000000"/>
                    <w:sz w:val="16"/>
                    <w:szCs w:val="16"/>
                  </w:rPr>
                </w:rPrChange>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Change w:id="8541" w:author="Edward Leung" w:date="2017-01-10T12:35:00Z">
                  <w:rPr>
                    <w:color w:val="000000"/>
                    <w:sz w:val="16"/>
                    <w:szCs w:val="16"/>
                  </w:rPr>
                </w:rPrChange>
              </w:rPr>
            </w:pPr>
            <w:r w:rsidRPr="00184A3A">
              <w:rPr>
                <w:color w:val="000000"/>
                <w:sz w:val="16"/>
                <w:szCs w:val="16"/>
                <w:rPrChange w:id="8542" w:author="Edward Leung" w:date="2017-01-10T12:35:00Z">
                  <w:rPr>
                    <w:color w:val="000000"/>
                    <w:sz w:val="16"/>
                    <w:szCs w:val="16"/>
                  </w:rPr>
                </w:rPrChange>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Change w:id="8543" w:author="Edward Leung" w:date="2017-01-10T12:35:00Z">
                  <w:rPr>
                    <w:rFonts w:cs="Arial"/>
                    <w:sz w:val="16"/>
                    <w:szCs w:val="16"/>
                  </w:rPr>
                </w:rPrChange>
              </w:rPr>
            </w:pPr>
            <w:r w:rsidRPr="00184A3A">
              <w:rPr>
                <w:sz w:val="16"/>
                <w:szCs w:val="16"/>
                <w:rPrChange w:id="8544" w:author="Edward Leung" w:date="2017-01-10T12:35:00Z">
                  <w:rPr>
                    <w:sz w:val="16"/>
                    <w:szCs w:val="16"/>
                  </w:rPr>
                </w:rPrChange>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Change w:id="8545" w:author="Edward Leung" w:date="2017-01-10T12:35:00Z">
                  <w:rPr>
                    <w:rFonts w:cs="Arial"/>
                    <w:sz w:val="16"/>
                    <w:szCs w:val="16"/>
                  </w:rPr>
                </w:rPrChange>
              </w:rPr>
            </w:pPr>
            <w:r w:rsidRPr="00184A3A">
              <w:rPr>
                <w:rFonts w:cs="Arial"/>
                <w:color w:val="000000"/>
                <w:sz w:val="16"/>
                <w:szCs w:val="16"/>
                <w:rPrChange w:id="8546" w:author="Edward Leung" w:date="2017-01-10T12:35:00Z">
                  <w:rPr>
                    <w:rFonts w:cs="Arial"/>
                    <w:color w:val="000000"/>
                    <w:sz w:val="16"/>
                    <w:szCs w:val="16"/>
                  </w:rPr>
                </w:rPrChange>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Change w:id="8547" w:author="Edward Leung" w:date="2017-01-10T12:35:00Z">
                  <w:rPr>
                    <w:rFonts w:eastAsia="SimSun"/>
                    <w:sz w:val="16"/>
                    <w:szCs w:val="16"/>
                  </w:rPr>
                </w:rPrChange>
              </w:rPr>
            </w:pPr>
            <w:r w:rsidRPr="00184A3A">
              <w:rPr>
                <w:color w:val="000000"/>
                <w:sz w:val="16"/>
                <w:szCs w:val="16"/>
                <w:rPrChange w:id="854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Change w:id="8549" w:author="Edward Leung" w:date="2017-01-10T12:35:00Z">
                  <w:rPr>
                    <w:color w:val="000000"/>
                    <w:sz w:val="16"/>
                    <w:szCs w:val="16"/>
                  </w:rPr>
                </w:rPrChange>
              </w:rPr>
            </w:pPr>
            <w:r w:rsidRPr="00184A3A">
              <w:rPr>
                <w:color w:val="000000"/>
                <w:sz w:val="16"/>
                <w:szCs w:val="16"/>
                <w:rPrChange w:id="8550"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Change w:id="8551"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Change w:id="8552" w:author="Edward Leung" w:date="2017-01-10T12:35:00Z">
                  <w:rPr>
                    <w:color w:val="000000"/>
                    <w:sz w:val="16"/>
                    <w:szCs w:val="16"/>
                  </w:rPr>
                </w:rPrChange>
              </w:rPr>
            </w:pPr>
            <w:r w:rsidRPr="00184A3A">
              <w:rPr>
                <w:color w:val="000000"/>
                <w:sz w:val="16"/>
                <w:szCs w:val="16"/>
                <w:rPrChange w:id="8553" w:author="Edward Leung" w:date="2017-01-10T12:35:00Z">
                  <w:rPr>
                    <w:color w:val="000000"/>
                    <w:sz w:val="16"/>
                    <w:szCs w:val="16"/>
                  </w:rPr>
                </w:rPrChange>
              </w:rPr>
              <w:t>&lt;tips&gt;</w:t>
            </w:r>
            <w:r w:rsidRPr="00184A3A">
              <w:rPr>
                <w:color w:val="000000"/>
                <w:sz w:val="16"/>
                <w:szCs w:val="16"/>
                <w:rPrChange w:id="8554" w:author="Edward Leung" w:date="2017-01-10T12:35:00Z">
                  <w:rPr>
                    <w:color w:val="000000"/>
                    <w:sz w:val="16"/>
                    <w:szCs w:val="16"/>
                  </w:rPr>
                </w:rPrChange>
              </w:rPr>
              <w:br/>
            </w:r>
            <w:r w:rsidR="001D733F" w:rsidRPr="00184A3A">
              <w:rPr>
                <w:color w:val="000000"/>
                <w:sz w:val="16"/>
                <w:szCs w:val="16"/>
                <w:rPrChange w:id="8555" w:author="Edward Leung" w:date="2017-01-10T12:35:00Z">
                  <w:rPr>
                    <w:color w:val="000000"/>
                    <w:sz w:val="16"/>
                    <w:szCs w:val="16"/>
                  </w:rPr>
                </w:rPrChange>
              </w:rPr>
              <w:t>&lt;/</w:t>
            </w:r>
            <w:r w:rsidRPr="00184A3A">
              <w:rPr>
                <w:color w:val="000000"/>
                <w:sz w:val="16"/>
                <w:szCs w:val="16"/>
                <w:rPrChange w:id="8556" w:author="Edward Leung" w:date="2017-01-10T12:35:00Z">
                  <w:rPr>
                    <w:color w:val="000000"/>
                    <w:sz w:val="16"/>
                    <w:szCs w:val="16"/>
                  </w:rPr>
                </w:rPrChange>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Change w:id="8557" w:author="Edward Leung" w:date="2017-01-10T12:35:00Z">
                  <w:rPr>
                    <w:color w:val="000000"/>
                    <w:sz w:val="16"/>
                    <w:szCs w:val="16"/>
                  </w:rPr>
                </w:rPrChange>
              </w:rPr>
            </w:pPr>
            <w:r w:rsidRPr="00184A3A">
              <w:rPr>
                <w:color w:val="000000"/>
                <w:sz w:val="16"/>
                <w:szCs w:val="16"/>
                <w:rPrChange w:id="8558" w:author="Edward Leung" w:date="2017-01-10T12:35:00Z">
                  <w:rPr>
                    <w:color w:val="000000"/>
                    <w:sz w:val="16"/>
                    <w:szCs w:val="16"/>
                  </w:rPr>
                </w:rPrChange>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Change w:id="8559" w:author="Edward Leung" w:date="2017-01-10T12:35:00Z">
                  <w:rPr>
                    <w:color w:val="000000"/>
                    <w:sz w:val="16"/>
                    <w:szCs w:val="16"/>
                  </w:rPr>
                </w:rPrChange>
              </w:rPr>
            </w:pPr>
            <w:r w:rsidRPr="00184A3A">
              <w:rPr>
                <w:color w:val="000000"/>
                <w:sz w:val="16"/>
                <w:szCs w:val="16"/>
                <w:rPrChange w:id="8560" w:author="Edward Leung" w:date="2017-01-10T12:35:00Z">
                  <w:rPr>
                    <w:color w:val="000000"/>
                    <w:sz w:val="16"/>
                    <w:szCs w:val="16"/>
                  </w:rPr>
                </w:rPrChange>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Change w:id="8561" w:author="Edward Leung" w:date="2017-01-10T12:35:00Z">
                  <w:rPr>
                    <w:rFonts w:cs="Arial"/>
                    <w:sz w:val="16"/>
                    <w:szCs w:val="16"/>
                  </w:rPr>
                </w:rPrChange>
              </w:rPr>
            </w:pPr>
            <w:r w:rsidRPr="00184A3A">
              <w:rPr>
                <w:sz w:val="16"/>
                <w:szCs w:val="16"/>
                <w:rPrChange w:id="8562" w:author="Edward Leung" w:date="2017-01-10T12:35:00Z">
                  <w:rPr>
                    <w:sz w:val="16"/>
                    <w:szCs w:val="16"/>
                  </w:rPr>
                </w:rPrChange>
              </w:rPr>
              <w:t>local</w:t>
            </w:r>
            <w:r w:rsidRPr="00184A3A">
              <w:rPr>
                <w:rFonts w:cs="Arial"/>
                <w:color w:val="000000"/>
                <w:sz w:val="16"/>
                <w:szCs w:val="16"/>
                <w:rPrChange w:id="8563" w:author="Edward Leung" w:date="2017-01-10T12:35:00Z">
                  <w:rPr>
                    <w:rFonts w:cs="Arial"/>
                    <w:color w:val="000000"/>
                    <w:sz w:val="16"/>
                    <w:szCs w:val="16"/>
                  </w:rPr>
                </w:rPrChange>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Change w:id="8564" w:author="Edward Leung" w:date="2017-01-10T12:35:00Z">
                  <w:rPr>
                    <w:rFonts w:cs="Arial"/>
                    <w:sz w:val="16"/>
                    <w:szCs w:val="16"/>
                  </w:rPr>
                </w:rPrChange>
              </w:rPr>
            </w:pPr>
            <w:r w:rsidRPr="00184A3A">
              <w:rPr>
                <w:rFonts w:cs="Arial"/>
                <w:color w:val="000000"/>
                <w:sz w:val="16"/>
                <w:szCs w:val="16"/>
                <w:rPrChange w:id="8565" w:author="Edward Leung" w:date="2017-01-10T12:35:00Z">
                  <w:rPr>
                    <w:rFonts w:cs="Arial"/>
                    <w:color w:val="000000"/>
                    <w:sz w:val="16"/>
                    <w:szCs w:val="16"/>
                  </w:rPr>
                </w:rPrChange>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Change w:id="8566" w:author="Edward Leung" w:date="2017-01-10T12:35:00Z">
                  <w:rPr>
                    <w:rFonts w:eastAsia="SimSun"/>
                    <w:sz w:val="16"/>
                    <w:szCs w:val="16"/>
                  </w:rPr>
                </w:rPrChange>
              </w:rPr>
            </w:pPr>
            <w:r w:rsidRPr="00184A3A">
              <w:rPr>
                <w:color w:val="000000"/>
                <w:sz w:val="16"/>
                <w:szCs w:val="16"/>
                <w:rPrChange w:id="856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Change w:id="8568" w:author="Edward Leung" w:date="2017-01-10T12:35:00Z">
                  <w:rPr>
                    <w:color w:val="000000"/>
                    <w:sz w:val="16"/>
                    <w:szCs w:val="16"/>
                  </w:rPr>
                </w:rPrChange>
              </w:rPr>
            </w:pPr>
            <w:r w:rsidRPr="00184A3A">
              <w:rPr>
                <w:color w:val="000000"/>
                <w:sz w:val="16"/>
                <w:szCs w:val="16"/>
                <w:rPrChange w:id="856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Change w:id="857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Change w:id="8571" w:author="Edward Leung" w:date="2017-01-10T12:35:00Z">
                  <w:rPr>
                    <w:color w:val="000000"/>
                    <w:sz w:val="16"/>
                    <w:szCs w:val="16"/>
                  </w:rPr>
                </w:rPrChange>
              </w:rPr>
            </w:pPr>
            <w:r w:rsidRPr="00184A3A">
              <w:rPr>
                <w:color w:val="000000"/>
                <w:sz w:val="16"/>
                <w:szCs w:val="16"/>
                <w:rPrChange w:id="8572" w:author="Edward Leung" w:date="2017-01-10T12:35:00Z">
                  <w:rPr>
                    <w:color w:val="000000"/>
                    <w:sz w:val="16"/>
                    <w:szCs w:val="16"/>
                  </w:rPr>
                </w:rPrChange>
              </w:rPr>
              <w:t>&lt;localCurrency&gt;</w:t>
            </w:r>
            <w:r w:rsidRPr="00184A3A">
              <w:rPr>
                <w:color w:val="000000"/>
                <w:sz w:val="16"/>
                <w:szCs w:val="16"/>
                <w:rPrChange w:id="8573" w:author="Edward Leung" w:date="2017-01-10T12:35:00Z">
                  <w:rPr>
                    <w:color w:val="000000"/>
                    <w:sz w:val="16"/>
                    <w:szCs w:val="16"/>
                  </w:rPr>
                </w:rPrChange>
              </w:rPr>
              <w:br/>
            </w:r>
            <w:r w:rsidR="001D733F" w:rsidRPr="00184A3A">
              <w:rPr>
                <w:color w:val="000000"/>
                <w:sz w:val="16"/>
                <w:szCs w:val="16"/>
                <w:rPrChange w:id="8574" w:author="Edward Leung" w:date="2017-01-10T12:35:00Z">
                  <w:rPr>
                    <w:color w:val="000000"/>
                    <w:sz w:val="16"/>
                    <w:szCs w:val="16"/>
                  </w:rPr>
                </w:rPrChange>
              </w:rPr>
              <w:t>&lt;/</w:t>
            </w:r>
            <w:r w:rsidRPr="00184A3A">
              <w:rPr>
                <w:color w:val="000000"/>
                <w:sz w:val="16"/>
                <w:szCs w:val="16"/>
                <w:rPrChange w:id="8575" w:author="Edward Leung" w:date="2017-01-10T12:35:00Z">
                  <w:rPr>
                    <w:color w:val="000000"/>
                    <w:sz w:val="16"/>
                    <w:szCs w:val="16"/>
                  </w:rPr>
                </w:rPrChange>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Change w:id="8576" w:author="Edward Leung" w:date="2017-01-10T12:35:00Z">
                  <w:rPr>
                    <w:color w:val="000000"/>
                    <w:sz w:val="16"/>
                    <w:szCs w:val="16"/>
                  </w:rPr>
                </w:rPrChange>
              </w:rPr>
            </w:pPr>
            <w:r w:rsidRPr="00184A3A">
              <w:rPr>
                <w:color w:val="000000"/>
                <w:sz w:val="16"/>
                <w:szCs w:val="16"/>
                <w:rPrChange w:id="8577" w:author="Edward Leung" w:date="2017-01-10T12:35:00Z">
                  <w:rPr>
                    <w:color w:val="000000"/>
                    <w:sz w:val="16"/>
                    <w:szCs w:val="16"/>
                  </w:rPr>
                </w:rPrChange>
              </w:rPr>
              <w:t>{"localCurrency":""}</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Change w:id="8578" w:author="Edward Leung" w:date="2017-01-10T12:35:00Z">
                  <w:rPr>
                    <w:color w:val="000000"/>
                    <w:sz w:val="16"/>
                    <w:szCs w:val="16"/>
                  </w:rPr>
                </w:rPrChange>
              </w:rPr>
            </w:pPr>
            <w:r w:rsidRPr="00184A3A">
              <w:rPr>
                <w:color w:val="000000"/>
                <w:sz w:val="16"/>
                <w:szCs w:val="16"/>
                <w:rPrChange w:id="8579" w:author="Edward Leung" w:date="2017-01-10T12:35:00Z">
                  <w:rPr>
                    <w:color w:val="000000"/>
                    <w:sz w:val="16"/>
                    <w:szCs w:val="16"/>
                  </w:rPr>
                </w:rPrChange>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Change w:id="8580" w:author="Edward Leung" w:date="2017-01-10T12:35:00Z">
                  <w:rPr>
                    <w:rFonts w:cs="Arial"/>
                    <w:sz w:val="16"/>
                    <w:szCs w:val="16"/>
                  </w:rPr>
                </w:rPrChange>
              </w:rPr>
            </w:pPr>
            <w:r w:rsidRPr="00184A3A">
              <w:rPr>
                <w:sz w:val="16"/>
                <w:szCs w:val="16"/>
                <w:rPrChange w:id="8581" w:author="Edward Leung" w:date="2017-01-10T12:35:00Z">
                  <w:rPr>
                    <w:sz w:val="16"/>
                    <w:szCs w:val="16"/>
                  </w:rPr>
                </w:rPrChange>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Change w:id="8582" w:author="Edward Leung" w:date="2017-01-10T12:35:00Z">
                  <w:rPr>
                    <w:rFonts w:cs="Arial"/>
                    <w:sz w:val="16"/>
                    <w:szCs w:val="16"/>
                  </w:rPr>
                </w:rPrChange>
              </w:rPr>
            </w:pPr>
            <w:r w:rsidRPr="00184A3A">
              <w:rPr>
                <w:rFonts w:cs="Arial"/>
                <w:color w:val="000000"/>
                <w:sz w:val="16"/>
                <w:szCs w:val="16"/>
                <w:rPrChange w:id="8583" w:author="Edward Leung" w:date="2017-01-10T12:35:00Z">
                  <w:rPr>
                    <w:rFonts w:cs="Arial"/>
                    <w:color w:val="000000"/>
                    <w:sz w:val="16"/>
                    <w:szCs w:val="16"/>
                  </w:rPr>
                </w:rPrChange>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Change w:id="8584" w:author="Edward Leung" w:date="2017-01-10T12:35:00Z">
                  <w:rPr>
                    <w:rFonts w:eastAsia="SimSun"/>
                    <w:sz w:val="16"/>
                    <w:szCs w:val="16"/>
                  </w:rPr>
                </w:rPrChange>
              </w:rPr>
            </w:pPr>
            <w:r w:rsidRPr="00184A3A">
              <w:rPr>
                <w:color w:val="000000"/>
                <w:sz w:val="16"/>
                <w:szCs w:val="16"/>
                <w:rPrChange w:id="858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Change w:id="8586" w:author="Edward Leung" w:date="2017-01-10T12:35:00Z">
                  <w:rPr>
                    <w:color w:val="000000"/>
                    <w:sz w:val="16"/>
                    <w:szCs w:val="16"/>
                  </w:rPr>
                </w:rPrChange>
              </w:rPr>
            </w:pPr>
            <w:r w:rsidRPr="00184A3A">
              <w:rPr>
                <w:color w:val="000000"/>
                <w:sz w:val="16"/>
                <w:szCs w:val="16"/>
                <w:rPrChange w:id="8587"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Change w:id="858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Change w:id="8589" w:author="Edward Leung" w:date="2017-01-10T12:35:00Z">
                  <w:rPr>
                    <w:color w:val="000000"/>
                    <w:sz w:val="16"/>
                    <w:szCs w:val="16"/>
                  </w:rPr>
                </w:rPrChange>
              </w:rPr>
            </w:pPr>
            <w:r w:rsidRPr="00184A3A">
              <w:rPr>
                <w:color w:val="000000"/>
                <w:sz w:val="16"/>
                <w:szCs w:val="16"/>
                <w:rPrChange w:id="8590" w:author="Edward Leung" w:date="2017-01-10T12:35:00Z">
                  <w:rPr>
                    <w:color w:val="000000"/>
                    <w:sz w:val="16"/>
                    <w:szCs w:val="16"/>
                  </w:rPr>
                </w:rPrChange>
              </w:rPr>
              <w:t>&lt;localAmount&gt;</w:t>
            </w:r>
            <w:r w:rsidRPr="00184A3A">
              <w:rPr>
                <w:color w:val="000000"/>
                <w:sz w:val="16"/>
                <w:szCs w:val="16"/>
                <w:rPrChange w:id="8591" w:author="Edward Leung" w:date="2017-01-10T12:35:00Z">
                  <w:rPr>
                    <w:color w:val="000000"/>
                    <w:sz w:val="16"/>
                    <w:szCs w:val="16"/>
                  </w:rPr>
                </w:rPrChange>
              </w:rPr>
              <w:br/>
            </w:r>
            <w:r w:rsidR="001D733F" w:rsidRPr="00184A3A">
              <w:rPr>
                <w:color w:val="000000"/>
                <w:sz w:val="16"/>
                <w:szCs w:val="16"/>
                <w:rPrChange w:id="8592" w:author="Edward Leung" w:date="2017-01-10T12:35:00Z">
                  <w:rPr>
                    <w:color w:val="000000"/>
                    <w:sz w:val="16"/>
                    <w:szCs w:val="16"/>
                  </w:rPr>
                </w:rPrChange>
              </w:rPr>
              <w:t>&lt;/</w:t>
            </w:r>
            <w:r w:rsidRPr="00184A3A">
              <w:rPr>
                <w:color w:val="000000"/>
                <w:sz w:val="16"/>
                <w:szCs w:val="16"/>
                <w:rPrChange w:id="8593" w:author="Edward Leung" w:date="2017-01-10T12:35:00Z">
                  <w:rPr>
                    <w:color w:val="000000"/>
                    <w:sz w:val="16"/>
                    <w:szCs w:val="16"/>
                  </w:rPr>
                </w:rPrChange>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Change w:id="8594" w:author="Edward Leung" w:date="2017-01-10T12:35:00Z">
                  <w:rPr>
                    <w:color w:val="000000"/>
                    <w:sz w:val="16"/>
                    <w:szCs w:val="16"/>
                  </w:rPr>
                </w:rPrChange>
              </w:rPr>
            </w:pPr>
            <w:r w:rsidRPr="00184A3A">
              <w:rPr>
                <w:color w:val="000000"/>
                <w:sz w:val="16"/>
                <w:szCs w:val="16"/>
                <w:rPrChange w:id="8595" w:author="Edward Leung" w:date="2017-01-10T12:35:00Z">
                  <w:rPr>
                    <w:color w:val="000000"/>
                    <w:sz w:val="16"/>
                    <w:szCs w:val="16"/>
                  </w:rPr>
                </w:rPrChange>
              </w:rPr>
              <w:t>{"localAmount":""}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Change w:id="8596" w:author="Edward Leung" w:date="2017-01-10T12:35:00Z">
                  <w:rPr>
                    <w:color w:val="000000"/>
                    <w:sz w:val="16"/>
                    <w:szCs w:val="16"/>
                  </w:rPr>
                </w:rPrChange>
              </w:rPr>
            </w:pPr>
            <w:r w:rsidRPr="00184A3A">
              <w:rPr>
                <w:color w:val="000000"/>
                <w:sz w:val="16"/>
                <w:szCs w:val="16"/>
                <w:rPrChange w:id="8597" w:author="Edward Leung" w:date="2017-01-10T12:35:00Z">
                  <w:rPr>
                    <w:color w:val="000000"/>
                    <w:sz w:val="16"/>
                    <w:szCs w:val="16"/>
                  </w:rPr>
                </w:rPrChange>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Change w:id="8598" w:author="Edward Leung" w:date="2017-01-10T12:35:00Z">
                  <w:rPr>
                    <w:rFonts w:cs="Arial"/>
                    <w:sz w:val="16"/>
                    <w:szCs w:val="16"/>
                  </w:rPr>
                </w:rPrChange>
              </w:rPr>
            </w:pPr>
            <w:r w:rsidRPr="00184A3A">
              <w:rPr>
                <w:sz w:val="16"/>
                <w:szCs w:val="16"/>
                <w:rPrChange w:id="8599" w:author="Edward Leung" w:date="2017-01-10T12:35:00Z">
                  <w:rPr>
                    <w:sz w:val="16"/>
                    <w:szCs w:val="16"/>
                  </w:rPr>
                </w:rPrChange>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Change w:id="8600" w:author="Edward Leung" w:date="2017-01-10T12:35:00Z">
                  <w:rPr>
                    <w:rFonts w:cs="Arial"/>
                    <w:sz w:val="16"/>
                    <w:szCs w:val="16"/>
                  </w:rPr>
                </w:rPrChange>
              </w:rPr>
            </w:pPr>
            <w:r w:rsidRPr="00184A3A">
              <w:rPr>
                <w:rFonts w:cs="Arial"/>
                <w:color w:val="000000"/>
                <w:sz w:val="16"/>
                <w:szCs w:val="16"/>
                <w:rPrChange w:id="8601" w:author="Edward Leung" w:date="2017-01-10T12:35:00Z">
                  <w:rPr>
                    <w:rFonts w:cs="Arial"/>
                    <w:color w:val="000000"/>
                    <w:sz w:val="16"/>
                    <w:szCs w:val="16"/>
                  </w:rPr>
                </w:rPrChange>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Change w:id="8602" w:author="Edward Leung" w:date="2017-01-10T12:35:00Z">
                  <w:rPr>
                    <w:rFonts w:eastAsia="SimSun"/>
                    <w:sz w:val="16"/>
                    <w:szCs w:val="16"/>
                  </w:rPr>
                </w:rPrChange>
              </w:rPr>
            </w:pPr>
            <w:r w:rsidRPr="00184A3A">
              <w:rPr>
                <w:color w:val="000000"/>
                <w:sz w:val="16"/>
                <w:szCs w:val="16"/>
                <w:rPrChange w:id="860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Change w:id="8604" w:author="Edward Leung" w:date="2017-01-10T12:35:00Z">
                  <w:rPr>
                    <w:color w:val="000000"/>
                    <w:sz w:val="16"/>
                    <w:szCs w:val="16"/>
                  </w:rPr>
                </w:rPrChange>
              </w:rPr>
            </w:pPr>
            <w:r w:rsidRPr="00184A3A">
              <w:rPr>
                <w:color w:val="000000"/>
                <w:sz w:val="16"/>
                <w:szCs w:val="16"/>
                <w:rPrChange w:id="8605"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Change w:id="860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Change w:id="8607" w:author="Edward Leung" w:date="2017-01-10T12:35:00Z">
                  <w:rPr>
                    <w:color w:val="000000"/>
                    <w:sz w:val="16"/>
                    <w:szCs w:val="16"/>
                  </w:rPr>
                </w:rPrChange>
              </w:rPr>
            </w:pPr>
            <w:r w:rsidRPr="00184A3A">
              <w:rPr>
                <w:color w:val="000000"/>
                <w:sz w:val="16"/>
                <w:szCs w:val="16"/>
                <w:rPrChange w:id="8608" w:author="Edward Leung" w:date="2017-01-10T12:35:00Z">
                  <w:rPr>
                    <w:color w:val="000000"/>
                    <w:sz w:val="16"/>
                    <w:szCs w:val="16"/>
                  </w:rPr>
                </w:rPrChange>
              </w:rPr>
              <w:t>&lt;exchangeRate&gt;</w:t>
            </w:r>
            <w:r w:rsidRPr="00184A3A">
              <w:rPr>
                <w:color w:val="000000"/>
                <w:sz w:val="16"/>
                <w:szCs w:val="16"/>
                <w:rPrChange w:id="8609" w:author="Edward Leung" w:date="2017-01-10T12:35:00Z">
                  <w:rPr>
                    <w:color w:val="000000"/>
                    <w:sz w:val="16"/>
                    <w:szCs w:val="16"/>
                  </w:rPr>
                </w:rPrChange>
              </w:rPr>
              <w:br/>
            </w:r>
            <w:r w:rsidR="001D733F" w:rsidRPr="00184A3A">
              <w:rPr>
                <w:color w:val="000000"/>
                <w:sz w:val="16"/>
                <w:szCs w:val="16"/>
                <w:rPrChange w:id="8610" w:author="Edward Leung" w:date="2017-01-10T12:35:00Z">
                  <w:rPr>
                    <w:color w:val="000000"/>
                    <w:sz w:val="16"/>
                    <w:szCs w:val="16"/>
                  </w:rPr>
                </w:rPrChange>
              </w:rPr>
              <w:t>&lt;/</w:t>
            </w:r>
            <w:r w:rsidRPr="00184A3A">
              <w:rPr>
                <w:color w:val="000000"/>
                <w:sz w:val="16"/>
                <w:szCs w:val="16"/>
                <w:rPrChange w:id="8611" w:author="Edward Leung" w:date="2017-01-10T12:35:00Z">
                  <w:rPr>
                    <w:color w:val="000000"/>
                    <w:sz w:val="16"/>
                    <w:szCs w:val="16"/>
                  </w:rPr>
                </w:rPrChange>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Change w:id="8612" w:author="Edward Leung" w:date="2017-01-10T12:35:00Z">
                  <w:rPr>
                    <w:color w:val="000000"/>
                    <w:sz w:val="16"/>
                    <w:szCs w:val="16"/>
                  </w:rPr>
                </w:rPrChange>
              </w:rPr>
            </w:pPr>
            <w:r w:rsidRPr="00184A3A">
              <w:rPr>
                <w:color w:val="000000"/>
                <w:sz w:val="16"/>
                <w:szCs w:val="16"/>
                <w:rPrChange w:id="8613" w:author="Edward Leung" w:date="2017-01-10T12:35:00Z">
                  <w:rPr>
                    <w:color w:val="000000"/>
                    <w:sz w:val="16"/>
                    <w:szCs w:val="16"/>
                  </w:rPr>
                </w:rPrChange>
              </w:rPr>
              <w:t>{"exchangeRate":""}</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Change w:id="8614" w:author="Edward Leung" w:date="2017-01-10T12:35:00Z">
                  <w:rPr>
                    <w:color w:val="000000"/>
                    <w:sz w:val="16"/>
                    <w:szCs w:val="16"/>
                  </w:rPr>
                </w:rPrChange>
              </w:rPr>
            </w:pPr>
            <w:r w:rsidRPr="00184A3A">
              <w:rPr>
                <w:color w:val="000000"/>
                <w:sz w:val="16"/>
                <w:szCs w:val="16"/>
                <w:rPrChange w:id="8615" w:author="Edward Leung" w:date="2017-01-10T12:35:00Z">
                  <w:rPr>
                    <w:color w:val="000000"/>
                    <w:sz w:val="16"/>
                    <w:szCs w:val="16"/>
                  </w:rPr>
                </w:rPrChange>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Change w:id="8616" w:author="Edward Leung" w:date="2017-01-10T12:35:00Z">
                  <w:rPr>
                    <w:rFonts w:cs="Arial"/>
                    <w:sz w:val="16"/>
                    <w:szCs w:val="16"/>
                  </w:rPr>
                </w:rPrChange>
              </w:rPr>
            </w:pPr>
            <w:r w:rsidRPr="00184A3A">
              <w:rPr>
                <w:sz w:val="16"/>
                <w:szCs w:val="16"/>
                <w:rPrChange w:id="8617" w:author="Edward Leung" w:date="2017-01-10T12:35:00Z">
                  <w:rPr>
                    <w:sz w:val="16"/>
                    <w:szCs w:val="16"/>
                  </w:rPr>
                </w:rPrChange>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Change w:id="8618" w:author="Edward Leung" w:date="2017-01-10T12:35:00Z">
                  <w:rPr>
                    <w:rFonts w:cs="Arial"/>
                    <w:sz w:val="16"/>
                    <w:szCs w:val="16"/>
                  </w:rPr>
                </w:rPrChange>
              </w:rPr>
            </w:pPr>
            <w:r w:rsidRPr="00184A3A">
              <w:rPr>
                <w:rFonts w:cs="Arial"/>
                <w:color w:val="000000"/>
                <w:sz w:val="16"/>
                <w:szCs w:val="16"/>
                <w:rPrChange w:id="8619" w:author="Edward Leung" w:date="2017-01-10T12:35:00Z">
                  <w:rPr>
                    <w:rFonts w:cs="Arial"/>
                    <w:color w:val="000000"/>
                    <w:sz w:val="16"/>
                    <w:szCs w:val="16"/>
                  </w:rPr>
                </w:rPrChange>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Change w:id="8620" w:author="Edward Leung" w:date="2017-01-10T12:35:00Z">
                  <w:rPr>
                    <w:color w:val="000000"/>
                    <w:sz w:val="16"/>
                    <w:szCs w:val="16"/>
                  </w:rPr>
                </w:rPrChange>
              </w:rPr>
            </w:pPr>
            <w:r w:rsidRPr="00184A3A">
              <w:rPr>
                <w:color w:val="000000"/>
                <w:sz w:val="16"/>
                <w:szCs w:val="16"/>
                <w:rPrChange w:id="862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Change w:id="8622" w:author="Edward Leung" w:date="2017-01-10T12:35:00Z">
                  <w:rPr>
                    <w:color w:val="000000"/>
                    <w:sz w:val="16"/>
                    <w:szCs w:val="16"/>
                  </w:rPr>
                </w:rPrChange>
              </w:rPr>
            </w:pPr>
            <w:r w:rsidRPr="00184A3A">
              <w:rPr>
                <w:color w:val="000000"/>
                <w:sz w:val="16"/>
                <w:szCs w:val="16"/>
                <w:rPrChange w:id="862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Change w:id="862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Change w:id="8625" w:author="Edward Leung" w:date="2017-01-10T12:35:00Z">
                  <w:rPr>
                    <w:color w:val="000000"/>
                    <w:sz w:val="16"/>
                    <w:szCs w:val="16"/>
                  </w:rPr>
                </w:rPrChange>
              </w:rPr>
            </w:pPr>
            <w:r w:rsidRPr="00184A3A">
              <w:rPr>
                <w:color w:val="000000"/>
                <w:sz w:val="16"/>
                <w:szCs w:val="16"/>
                <w:rPrChange w:id="8626" w:author="Edward Leung" w:date="2017-01-10T12:35:00Z">
                  <w:rPr>
                    <w:color w:val="000000"/>
                    <w:sz w:val="16"/>
                    <w:szCs w:val="16"/>
                  </w:rPr>
                </w:rPrChange>
              </w:rPr>
              <w:t>&lt;discType&gt;</w:t>
            </w:r>
            <w:r w:rsidRPr="00184A3A">
              <w:rPr>
                <w:color w:val="000000"/>
                <w:sz w:val="16"/>
                <w:szCs w:val="16"/>
                <w:rPrChange w:id="8627" w:author="Edward Leung" w:date="2017-01-10T12:35:00Z">
                  <w:rPr>
                    <w:color w:val="000000"/>
                    <w:sz w:val="16"/>
                    <w:szCs w:val="16"/>
                  </w:rPr>
                </w:rPrChange>
              </w:rPr>
              <w:br/>
            </w:r>
            <w:r w:rsidR="001D733F" w:rsidRPr="00184A3A">
              <w:rPr>
                <w:color w:val="000000"/>
                <w:sz w:val="16"/>
                <w:szCs w:val="16"/>
                <w:rPrChange w:id="8628" w:author="Edward Leung" w:date="2017-01-10T12:35:00Z">
                  <w:rPr>
                    <w:color w:val="000000"/>
                    <w:sz w:val="16"/>
                    <w:szCs w:val="16"/>
                  </w:rPr>
                </w:rPrChange>
              </w:rPr>
              <w:t>&lt;/</w:t>
            </w:r>
            <w:r w:rsidRPr="00184A3A">
              <w:rPr>
                <w:color w:val="000000"/>
                <w:sz w:val="16"/>
                <w:szCs w:val="16"/>
                <w:rPrChange w:id="8629" w:author="Edward Leung" w:date="2017-01-10T12:35:00Z">
                  <w:rPr>
                    <w:color w:val="000000"/>
                    <w:sz w:val="16"/>
                    <w:szCs w:val="16"/>
                  </w:rPr>
                </w:rPrChange>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Change w:id="8630" w:author="Edward Leung" w:date="2017-01-10T12:35:00Z">
                  <w:rPr>
                    <w:color w:val="000000"/>
                    <w:sz w:val="16"/>
                    <w:szCs w:val="16"/>
                  </w:rPr>
                </w:rPrChange>
              </w:rPr>
            </w:pPr>
            <w:r w:rsidRPr="00184A3A">
              <w:rPr>
                <w:color w:val="000000"/>
                <w:sz w:val="16"/>
                <w:szCs w:val="16"/>
                <w:rPrChange w:id="8631" w:author="Edward Leung" w:date="2017-01-10T12:35:00Z">
                  <w:rPr>
                    <w:color w:val="000000"/>
                    <w:sz w:val="16"/>
                    <w:szCs w:val="16"/>
                  </w:rPr>
                </w:rPrChange>
              </w:rPr>
              <w:t>{"discType":""}</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Change w:id="8632" w:author="Edward Leung" w:date="2017-01-10T12:35:00Z">
                  <w:rPr>
                    <w:color w:val="000000"/>
                    <w:sz w:val="16"/>
                    <w:szCs w:val="16"/>
                  </w:rPr>
                </w:rPrChange>
              </w:rPr>
            </w:pPr>
            <w:r w:rsidRPr="00184A3A">
              <w:rPr>
                <w:color w:val="000000"/>
                <w:sz w:val="16"/>
                <w:szCs w:val="16"/>
                <w:rPrChange w:id="8633" w:author="Edward Leung" w:date="2017-01-10T12:35:00Z">
                  <w:rPr>
                    <w:color w:val="000000"/>
                    <w:sz w:val="16"/>
                    <w:szCs w:val="16"/>
                  </w:rPr>
                </w:rPrChange>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Change w:id="8634" w:author="Edward Leung" w:date="2017-01-10T12:35:00Z">
                  <w:rPr>
                    <w:rFonts w:cs="Arial"/>
                    <w:sz w:val="16"/>
                    <w:szCs w:val="16"/>
                  </w:rPr>
                </w:rPrChange>
              </w:rPr>
            </w:pPr>
            <w:r w:rsidRPr="00184A3A">
              <w:rPr>
                <w:sz w:val="16"/>
                <w:szCs w:val="16"/>
                <w:rPrChange w:id="8635" w:author="Edward Leung" w:date="2017-01-10T12:35:00Z">
                  <w:rPr>
                    <w:sz w:val="16"/>
                    <w:szCs w:val="16"/>
                  </w:rPr>
                </w:rPrChange>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Change w:id="8636" w:author="Edward Leung" w:date="2017-01-10T12:35:00Z">
                  <w:rPr>
                    <w:rFonts w:cs="Arial"/>
                    <w:sz w:val="16"/>
                    <w:szCs w:val="16"/>
                  </w:rPr>
                </w:rPrChange>
              </w:rPr>
            </w:pPr>
            <w:r w:rsidRPr="00184A3A">
              <w:rPr>
                <w:rFonts w:cs="Arial"/>
                <w:color w:val="000000"/>
                <w:sz w:val="16"/>
                <w:szCs w:val="16"/>
                <w:rPrChange w:id="8637" w:author="Edward Leung" w:date="2017-01-10T12:35:00Z">
                  <w:rPr>
                    <w:rFonts w:cs="Arial"/>
                    <w:color w:val="000000"/>
                    <w:sz w:val="16"/>
                    <w:szCs w:val="16"/>
                  </w:rPr>
                </w:rPrChange>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Change w:id="8638" w:author="Edward Leung" w:date="2017-01-10T12:35:00Z">
                  <w:rPr>
                    <w:color w:val="000000"/>
                    <w:sz w:val="16"/>
                    <w:szCs w:val="16"/>
                  </w:rPr>
                </w:rPrChange>
              </w:rPr>
            </w:pPr>
            <w:r w:rsidRPr="00184A3A">
              <w:rPr>
                <w:color w:val="000000"/>
                <w:sz w:val="16"/>
                <w:szCs w:val="16"/>
                <w:rPrChange w:id="863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Change w:id="8640" w:author="Edward Leung" w:date="2017-01-10T12:35:00Z">
                  <w:rPr>
                    <w:color w:val="000000"/>
                    <w:sz w:val="16"/>
                    <w:szCs w:val="16"/>
                  </w:rPr>
                </w:rPrChange>
              </w:rPr>
            </w:pPr>
            <w:r w:rsidRPr="00184A3A">
              <w:rPr>
                <w:color w:val="000000"/>
                <w:sz w:val="16"/>
                <w:szCs w:val="16"/>
                <w:rPrChange w:id="8641"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Change w:id="8642" w:author="Edward Leung" w:date="2017-01-10T12:35:00Z">
                  <w:rPr>
                    <w:rFonts w:eastAsia="SimSun"/>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Change w:id="8643" w:author="Edward Leung" w:date="2017-01-10T12:35:00Z">
                  <w:rPr>
                    <w:color w:val="000000"/>
                    <w:sz w:val="16"/>
                    <w:szCs w:val="16"/>
                  </w:rPr>
                </w:rPrChange>
              </w:rPr>
            </w:pPr>
            <w:r w:rsidRPr="00184A3A">
              <w:rPr>
                <w:color w:val="000000"/>
                <w:sz w:val="16"/>
                <w:szCs w:val="16"/>
                <w:rPrChange w:id="8644" w:author="Edward Leung" w:date="2017-01-10T12:35:00Z">
                  <w:rPr>
                    <w:color w:val="000000"/>
                    <w:sz w:val="16"/>
                    <w:szCs w:val="16"/>
                  </w:rPr>
                </w:rPrChange>
              </w:rPr>
              <w:t>&lt;discAmt&gt;</w:t>
            </w:r>
            <w:r w:rsidRPr="00184A3A">
              <w:rPr>
                <w:color w:val="000000"/>
                <w:sz w:val="16"/>
                <w:szCs w:val="16"/>
                <w:rPrChange w:id="8645" w:author="Edward Leung" w:date="2017-01-10T12:35:00Z">
                  <w:rPr>
                    <w:color w:val="000000"/>
                    <w:sz w:val="16"/>
                    <w:szCs w:val="16"/>
                  </w:rPr>
                </w:rPrChange>
              </w:rPr>
              <w:br/>
            </w:r>
            <w:r w:rsidR="001D733F" w:rsidRPr="00184A3A">
              <w:rPr>
                <w:color w:val="000000"/>
                <w:sz w:val="16"/>
                <w:szCs w:val="16"/>
                <w:rPrChange w:id="8646" w:author="Edward Leung" w:date="2017-01-10T12:35:00Z">
                  <w:rPr>
                    <w:color w:val="000000"/>
                    <w:sz w:val="16"/>
                    <w:szCs w:val="16"/>
                  </w:rPr>
                </w:rPrChange>
              </w:rPr>
              <w:t>&lt;/</w:t>
            </w:r>
            <w:r w:rsidRPr="00184A3A">
              <w:rPr>
                <w:color w:val="000000"/>
                <w:sz w:val="16"/>
                <w:szCs w:val="16"/>
                <w:rPrChange w:id="8647" w:author="Edward Leung" w:date="2017-01-10T12:35:00Z">
                  <w:rPr>
                    <w:color w:val="000000"/>
                    <w:sz w:val="16"/>
                    <w:szCs w:val="16"/>
                  </w:rPr>
                </w:rPrChange>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Change w:id="8648" w:author="Edward Leung" w:date="2017-01-10T12:35:00Z">
                  <w:rPr>
                    <w:color w:val="000000"/>
                    <w:sz w:val="16"/>
                    <w:szCs w:val="16"/>
                  </w:rPr>
                </w:rPrChange>
              </w:rPr>
            </w:pPr>
            <w:r w:rsidRPr="00184A3A">
              <w:rPr>
                <w:color w:val="000000"/>
                <w:sz w:val="16"/>
                <w:szCs w:val="16"/>
                <w:rPrChange w:id="8649" w:author="Edward Leung" w:date="2017-01-10T12:35:00Z">
                  <w:rPr>
                    <w:color w:val="000000"/>
                    <w:sz w:val="16"/>
                    <w:szCs w:val="16"/>
                  </w:rPr>
                </w:rPrChange>
              </w:rPr>
              <w:t>{"discAmt":""}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Change w:id="8650" w:author="Edward Leung" w:date="2017-01-10T12:35:00Z">
                  <w:rPr>
                    <w:rFonts w:eastAsia="SimSun"/>
                    <w:color w:val="000000"/>
                    <w:sz w:val="16"/>
                    <w:szCs w:val="16"/>
                  </w:rPr>
                </w:rPrChange>
              </w:rPr>
            </w:pPr>
            <w:r w:rsidRPr="00184A3A">
              <w:rPr>
                <w:color w:val="000000"/>
                <w:sz w:val="16"/>
                <w:szCs w:val="16"/>
                <w:rPrChange w:id="8651" w:author="Edward Leung" w:date="2017-01-10T12:35:00Z">
                  <w:rPr>
                    <w:color w:val="000000"/>
                    <w:sz w:val="16"/>
                    <w:szCs w:val="16"/>
                  </w:rPr>
                </w:rPrChange>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Change w:id="8652" w:author="Edward Leung" w:date="2017-01-10T12:35:00Z">
                  <w:rPr>
                    <w:rFonts w:cs="Arial"/>
                    <w:sz w:val="16"/>
                    <w:szCs w:val="16"/>
                  </w:rPr>
                </w:rPrChange>
              </w:rPr>
            </w:pPr>
            <w:r w:rsidRPr="00184A3A">
              <w:rPr>
                <w:sz w:val="16"/>
                <w:szCs w:val="16"/>
                <w:rPrChange w:id="8653" w:author="Edward Leung" w:date="2017-01-10T12:35:00Z">
                  <w:rPr>
                    <w:sz w:val="16"/>
                    <w:szCs w:val="16"/>
                  </w:rPr>
                </w:rPrChange>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Change w:id="8654" w:author="Edward Leung" w:date="2017-01-10T12:35:00Z">
                  <w:rPr>
                    <w:rFonts w:cs="Arial"/>
                    <w:sz w:val="16"/>
                    <w:szCs w:val="16"/>
                  </w:rPr>
                </w:rPrChange>
              </w:rPr>
            </w:pPr>
            <w:r w:rsidRPr="00184A3A">
              <w:rPr>
                <w:rFonts w:cs="Arial"/>
                <w:color w:val="000000"/>
                <w:sz w:val="16"/>
                <w:szCs w:val="16"/>
                <w:rPrChange w:id="8655" w:author="Edward Leung" w:date="2017-01-10T12:35:00Z">
                  <w:rPr>
                    <w:rFonts w:cs="Arial"/>
                    <w:color w:val="000000"/>
                    <w:sz w:val="16"/>
                    <w:szCs w:val="16"/>
                  </w:rPr>
                </w:rPrChange>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Change w:id="8656" w:author="Edward Leung" w:date="2017-01-10T12:35:00Z">
                  <w:rPr>
                    <w:color w:val="000000"/>
                    <w:sz w:val="16"/>
                    <w:szCs w:val="16"/>
                  </w:rPr>
                </w:rPrChange>
              </w:rPr>
            </w:pPr>
            <w:r w:rsidRPr="00184A3A">
              <w:rPr>
                <w:color w:val="000000"/>
                <w:sz w:val="16"/>
                <w:szCs w:val="16"/>
                <w:rPrChange w:id="8657"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Change w:id="8658" w:author="Edward Leung" w:date="2017-01-10T12:35:00Z">
                  <w:rPr>
                    <w:color w:val="000000"/>
                    <w:sz w:val="16"/>
                    <w:szCs w:val="16"/>
                  </w:rPr>
                </w:rPrChange>
              </w:rPr>
            </w:pPr>
            <w:r w:rsidRPr="00184A3A">
              <w:rPr>
                <w:color w:val="000000"/>
                <w:sz w:val="16"/>
                <w:szCs w:val="16"/>
                <w:rPrChange w:id="865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Change w:id="866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Change w:id="8661" w:author="Edward Leung" w:date="2017-01-10T12:35:00Z">
                  <w:rPr>
                    <w:color w:val="000000"/>
                    <w:sz w:val="16"/>
                    <w:szCs w:val="16"/>
                  </w:rPr>
                </w:rPrChange>
              </w:rPr>
            </w:pPr>
            <w:r w:rsidRPr="00184A3A">
              <w:rPr>
                <w:color w:val="000000"/>
                <w:sz w:val="16"/>
                <w:szCs w:val="16"/>
                <w:rPrChange w:id="8662" w:author="Edward Leung" w:date="2017-01-10T12:35:00Z">
                  <w:rPr>
                    <w:color w:val="000000"/>
                    <w:sz w:val="16"/>
                    <w:szCs w:val="16"/>
                  </w:rPr>
                </w:rPrChange>
              </w:rPr>
              <w:t>&lt;cardType&gt;</w:t>
            </w:r>
            <w:r w:rsidRPr="00184A3A">
              <w:rPr>
                <w:color w:val="000000"/>
                <w:sz w:val="16"/>
                <w:szCs w:val="16"/>
                <w:rPrChange w:id="8663" w:author="Edward Leung" w:date="2017-01-10T12:35:00Z">
                  <w:rPr>
                    <w:color w:val="000000"/>
                    <w:sz w:val="16"/>
                    <w:szCs w:val="16"/>
                  </w:rPr>
                </w:rPrChange>
              </w:rPr>
              <w:br/>
            </w:r>
            <w:r w:rsidR="001D733F" w:rsidRPr="00184A3A">
              <w:rPr>
                <w:color w:val="000000"/>
                <w:sz w:val="16"/>
                <w:szCs w:val="16"/>
                <w:rPrChange w:id="8664" w:author="Edward Leung" w:date="2017-01-10T12:35:00Z">
                  <w:rPr>
                    <w:color w:val="000000"/>
                    <w:sz w:val="16"/>
                    <w:szCs w:val="16"/>
                  </w:rPr>
                </w:rPrChange>
              </w:rPr>
              <w:t>&lt;/</w:t>
            </w:r>
            <w:r w:rsidRPr="00184A3A">
              <w:rPr>
                <w:color w:val="000000"/>
                <w:sz w:val="16"/>
                <w:szCs w:val="16"/>
                <w:rPrChange w:id="8665" w:author="Edward Leung" w:date="2017-01-10T12:35:00Z">
                  <w:rPr>
                    <w:color w:val="000000"/>
                    <w:sz w:val="16"/>
                    <w:szCs w:val="16"/>
                  </w:rPr>
                </w:rPrChange>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Change w:id="8666" w:author="Edward Leung" w:date="2017-01-10T12:35:00Z">
                  <w:rPr>
                    <w:color w:val="000000"/>
                    <w:sz w:val="16"/>
                    <w:szCs w:val="16"/>
                  </w:rPr>
                </w:rPrChange>
              </w:rPr>
            </w:pPr>
            <w:r w:rsidRPr="00184A3A">
              <w:rPr>
                <w:color w:val="000000"/>
                <w:sz w:val="16"/>
                <w:szCs w:val="16"/>
                <w:rPrChange w:id="8667" w:author="Edward Leung" w:date="2017-01-10T12:35:00Z">
                  <w:rPr>
                    <w:color w:val="000000"/>
                    <w:sz w:val="16"/>
                    <w:szCs w:val="16"/>
                  </w:rPr>
                </w:rPrChange>
              </w:rPr>
              <w:t>{"cardType":""}</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Change w:id="8668" w:author="Edward Leung" w:date="2017-01-10T12:35:00Z">
                  <w:rPr>
                    <w:color w:val="000000"/>
                    <w:sz w:val="16"/>
                    <w:szCs w:val="16"/>
                  </w:rPr>
                </w:rPrChange>
              </w:rPr>
            </w:pPr>
            <w:r w:rsidRPr="00184A3A">
              <w:rPr>
                <w:color w:val="000000"/>
                <w:sz w:val="16"/>
                <w:szCs w:val="16"/>
                <w:rPrChange w:id="8669" w:author="Edward Leung" w:date="2017-01-10T12:35:00Z">
                  <w:rPr>
                    <w:color w:val="000000"/>
                    <w:sz w:val="16"/>
                    <w:szCs w:val="16"/>
                  </w:rPr>
                </w:rPrChange>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Change w:id="8670" w:author="Edward Leung" w:date="2017-01-10T12:35:00Z">
                  <w:rPr>
                    <w:rFonts w:cs="Arial"/>
                    <w:sz w:val="16"/>
                    <w:szCs w:val="16"/>
                  </w:rPr>
                </w:rPrChange>
              </w:rPr>
            </w:pPr>
            <w:r w:rsidRPr="00184A3A">
              <w:rPr>
                <w:sz w:val="16"/>
                <w:szCs w:val="16"/>
                <w:rPrChange w:id="8671" w:author="Edward Leung" w:date="2017-01-10T12:35:00Z">
                  <w:rPr>
                    <w:sz w:val="16"/>
                    <w:szCs w:val="16"/>
                  </w:rPr>
                </w:rPrChange>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Change w:id="8672" w:author="Edward Leung" w:date="2017-01-10T12:35:00Z">
                  <w:rPr>
                    <w:rFonts w:cs="Arial"/>
                    <w:sz w:val="16"/>
                    <w:szCs w:val="16"/>
                  </w:rPr>
                </w:rPrChange>
              </w:rPr>
            </w:pPr>
            <w:r w:rsidRPr="00184A3A">
              <w:rPr>
                <w:rFonts w:cs="Arial"/>
                <w:color w:val="000000"/>
                <w:sz w:val="16"/>
                <w:szCs w:val="16"/>
                <w:rPrChange w:id="8673" w:author="Edward Leung" w:date="2017-01-10T12:35:00Z">
                  <w:rPr>
                    <w:rFonts w:cs="Arial"/>
                    <w:color w:val="000000"/>
                    <w:sz w:val="16"/>
                    <w:szCs w:val="16"/>
                  </w:rPr>
                </w:rPrChange>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Change w:id="8674" w:author="Edward Leung" w:date="2017-01-10T12:35:00Z">
                  <w:rPr>
                    <w:color w:val="000000"/>
                    <w:sz w:val="16"/>
                    <w:szCs w:val="16"/>
                  </w:rPr>
                </w:rPrChange>
              </w:rPr>
            </w:pPr>
            <w:r w:rsidRPr="00184A3A">
              <w:rPr>
                <w:color w:val="000000"/>
                <w:sz w:val="16"/>
                <w:szCs w:val="16"/>
                <w:rPrChange w:id="8675"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Change w:id="8676" w:author="Edward Leung" w:date="2017-01-10T12:35:00Z">
                  <w:rPr>
                    <w:color w:val="000000"/>
                    <w:sz w:val="16"/>
                    <w:szCs w:val="16"/>
                  </w:rPr>
                </w:rPrChange>
              </w:rPr>
            </w:pPr>
            <w:r w:rsidRPr="00184A3A">
              <w:rPr>
                <w:color w:val="000000"/>
                <w:sz w:val="16"/>
                <w:szCs w:val="16"/>
                <w:rPrChange w:id="867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Change w:id="867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Change w:id="8679" w:author="Edward Leung" w:date="2017-01-10T12:35:00Z">
                  <w:rPr>
                    <w:color w:val="000000"/>
                    <w:sz w:val="16"/>
                    <w:szCs w:val="16"/>
                  </w:rPr>
                </w:rPrChange>
              </w:rPr>
            </w:pPr>
            <w:r w:rsidRPr="00184A3A">
              <w:rPr>
                <w:color w:val="000000"/>
                <w:sz w:val="16"/>
                <w:szCs w:val="16"/>
                <w:rPrChange w:id="8680" w:author="Edward Leung" w:date="2017-01-10T12:35:00Z">
                  <w:rPr>
                    <w:color w:val="000000"/>
                    <w:sz w:val="16"/>
                    <w:szCs w:val="16"/>
                  </w:rPr>
                </w:rPrChange>
              </w:rPr>
              <w:t>&lt;cardNo&gt;</w:t>
            </w:r>
            <w:r w:rsidRPr="00184A3A">
              <w:rPr>
                <w:color w:val="000000"/>
                <w:sz w:val="16"/>
                <w:szCs w:val="16"/>
                <w:rPrChange w:id="8681" w:author="Edward Leung" w:date="2017-01-10T12:35:00Z">
                  <w:rPr>
                    <w:color w:val="000000"/>
                    <w:sz w:val="16"/>
                    <w:szCs w:val="16"/>
                  </w:rPr>
                </w:rPrChange>
              </w:rPr>
              <w:br/>
            </w:r>
            <w:r w:rsidR="001D733F" w:rsidRPr="00184A3A">
              <w:rPr>
                <w:color w:val="000000"/>
                <w:sz w:val="16"/>
                <w:szCs w:val="16"/>
                <w:rPrChange w:id="8682" w:author="Edward Leung" w:date="2017-01-10T12:35:00Z">
                  <w:rPr>
                    <w:color w:val="000000"/>
                    <w:sz w:val="16"/>
                    <w:szCs w:val="16"/>
                  </w:rPr>
                </w:rPrChange>
              </w:rPr>
              <w:t>&lt;/</w:t>
            </w:r>
            <w:r w:rsidRPr="00184A3A">
              <w:rPr>
                <w:color w:val="000000"/>
                <w:sz w:val="16"/>
                <w:szCs w:val="16"/>
                <w:rPrChange w:id="8683" w:author="Edward Leung" w:date="2017-01-10T12:35:00Z">
                  <w:rPr>
                    <w:color w:val="000000"/>
                    <w:sz w:val="16"/>
                    <w:szCs w:val="16"/>
                  </w:rPr>
                </w:rPrChange>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Change w:id="8684" w:author="Edward Leung" w:date="2017-01-10T12:35:00Z">
                  <w:rPr>
                    <w:color w:val="000000"/>
                    <w:sz w:val="16"/>
                    <w:szCs w:val="16"/>
                  </w:rPr>
                </w:rPrChange>
              </w:rPr>
            </w:pPr>
            <w:r w:rsidRPr="00184A3A">
              <w:rPr>
                <w:color w:val="000000"/>
                <w:sz w:val="16"/>
                <w:szCs w:val="16"/>
                <w:rPrChange w:id="8685" w:author="Edward Leung" w:date="2017-01-10T12:35:00Z">
                  <w:rPr>
                    <w:color w:val="000000"/>
                    <w:sz w:val="16"/>
                    <w:szCs w:val="16"/>
                  </w:rPr>
                </w:rPrChange>
              </w:rPr>
              <w:t>{"cardNo":""}</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Change w:id="8686" w:author="Edward Leung" w:date="2017-01-10T12:35:00Z">
                  <w:rPr>
                    <w:color w:val="000000"/>
                    <w:sz w:val="16"/>
                    <w:szCs w:val="16"/>
                  </w:rPr>
                </w:rPrChange>
              </w:rPr>
            </w:pPr>
            <w:r w:rsidRPr="00184A3A">
              <w:rPr>
                <w:color w:val="000000"/>
                <w:sz w:val="16"/>
                <w:szCs w:val="16"/>
                <w:rPrChange w:id="8687" w:author="Edward Leung" w:date="2017-01-10T12:35:00Z">
                  <w:rPr>
                    <w:color w:val="000000"/>
                    <w:sz w:val="16"/>
                    <w:szCs w:val="16"/>
                  </w:rPr>
                </w:rPrChange>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Change w:id="8688" w:author="Edward Leung" w:date="2017-01-10T12:35:00Z">
                  <w:rPr>
                    <w:rFonts w:cs="Arial"/>
                    <w:sz w:val="16"/>
                    <w:szCs w:val="16"/>
                  </w:rPr>
                </w:rPrChange>
              </w:rPr>
            </w:pPr>
            <w:r w:rsidRPr="00184A3A">
              <w:rPr>
                <w:sz w:val="16"/>
                <w:szCs w:val="16"/>
                <w:rPrChange w:id="8689" w:author="Edward Leung" w:date="2017-01-10T12:35:00Z">
                  <w:rPr>
                    <w:sz w:val="16"/>
                    <w:szCs w:val="16"/>
                  </w:rPr>
                </w:rPrChange>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Change w:id="8690" w:author="Edward Leung" w:date="2017-01-10T12:35:00Z">
                  <w:rPr>
                    <w:rFonts w:cs="Arial"/>
                    <w:sz w:val="16"/>
                    <w:szCs w:val="16"/>
                  </w:rPr>
                </w:rPrChange>
              </w:rPr>
            </w:pPr>
            <w:r w:rsidRPr="00184A3A">
              <w:rPr>
                <w:rFonts w:cs="Arial"/>
                <w:color w:val="000000"/>
                <w:sz w:val="16"/>
                <w:szCs w:val="16"/>
                <w:rPrChange w:id="8691" w:author="Edward Leung" w:date="2017-01-10T12:35:00Z">
                  <w:rPr>
                    <w:rFonts w:cs="Arial"/>
                    <w:color w:val="000000"/>
                    <w:sz w:val="16"/>
                    <w:szCs w:val="16"/>
                  </w:rPr>
                </w:rPrChange>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Change w:id="8692" w:author="Edward Leung" w:date="2017-01-10T12:35:00Z">
                  <w:rPr>
                    <w:color w:val="000000"/>
                    <w:sz w:val="16"/>
                    <w:szCs w:val="16"/>
                  </w:rPr>
                </w:rPrChange>
              </w:rPr>
            </w:pPr>
            <w:r w:rsidRPr="00184A3A">
              <w:rPr>
                <w:color w:val="000000"/>
                <w:sz w:val="16"/>
                <w:szCs w:val="16"/>
                <w:rPrChange w:id="8693"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Change w:id="8694" w:author="Edward Leung" w:date="2017-01-10T12:35:00Z">
                  <w:rPr>
                    <w:color w:val="000000"/>
                    <w:sz w:val="16"/>
                    <w:szCs w:val="16"/>
                  </w:rPr>
                </w:rPrChange>
              </w:rPr>
            </w:pPr>
            <w:r w:rsidRPr="00184A3A">
              <w:rPr>
                <w:color w:val="000000"/>
                <w:sz w:val="16"/>
                <w:szCs w:val="16"/>
                <w:rPrChange w:id="869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Change w:id="869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Change w:id="8697" w:author="Edward Leung" w:date="2017-01-10T12:35:00Z">
                  <w:rPr>
                    <w:color w:val="000000"/>
                    <w:sz w:val="16"/>
                    <w:szCs w:val="16"/>
                  </w:rPr>
                </w:rPrChange>
              </w:rPr>
            </w:pPr>
            <w:r w:rsidRPr="00184A3A">
              <w:rPr>
                <w:color w:val="000000"/>
                <w:sz w:val="16"/>
                <w:szCs w:val="16"/>
                <w:rPrChange w:id="8698" w:author="Edward Leung" w:date="2017-01-10T12:35:00Z">
                  <w:rPr>
                    <w:color w:val="000000"/>
                    <w:sz w:val="16"/>
                    <w:szCs w:val="16"/>
                  </w:rPr>
                </w:rPrChange>
              </w:rPr>
              <w:t>&lt;cardUser&gt;</w:t>
            </w:r>
            <w:r w:rsidRPr="00184A3A">
              <w:rPr>
                <w:color w:val="000000"/>
                <w:sz w:val="16"/>
                <w:szCs w:val="16"/>
                <w:rPrChange w:id="8699" w:author="Edward Leung" w:date="2017-01-10T12:35:00Z">
                  <w:rPr>
                    <w:color w:val="000000"/>
                    <w:sz w:val="16"/>
                    <w:szCs w:val="16"/>
                  </w:rPr>
                </w:rPrChange>
              </w:rPr>
              <w:br/>
            </w:r>
            <w:r w:rsidR="001D733F" w:rsidRPr="00184A3A">
              <w:rPr>
                <w:color w:val="000000"/>
                <w:sz w:val="16"/>
                <w:szCs w:val="16"/>
                <w:rPrChange w:id="8700" w:author="Edward Leung" w:date="2017-01-10T12:35:00Z">
                  <w:rPr>
                    <w:color w:val="000000"/>
                    <w:sz w:val="16"/>
                    <w:szCs w:val="16"/>
                  </w:rPr>
                </w:rPrChange>
              </w:rPr>
              <w:t>&lt;/</w:t>
            </w:r>
            <w:r w:rsidRPr="00184A3A">
              <w:rPr>
                <w:color w:val="000000"/>
                <w:sz w:val="16"/>
                <w:szCs w:val="16"/>
                <w:rPrChange w:id="8701" w:author="Edward Leung" w:date="2017-01-10T12:35:00Z">
                  <w:rPr>
                    <w:color w:val="000000"/>
                    <w:sz w:val="16"/>
                    <w:szCs w:val="16"/>
                  </w:rPr>
                </w:rPrChange>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Change w:id="8702" w:author="Edward Leung" w:date="2017-01-10T12:35:00Z">
                  <w:rPr>
                    <w:color w:val="000000"/>
                    <w:sz w:val="16"/>
                    <w:szCs w:val="16"/>
                  </w:rPr>
                </w:rPrChange>
              </w:rPr>
            </w:pPr>
            <w:r w:rsidRPr="00184A3A">
              <w:rPr>
                <w:color w:val="000000"/>
                <w:sz w:val="16"/>
                <w:szCs w:val="16"/>
                <w:rPrChange w:id="8703" w:author="Edward Leung" w:date="2017-01-10T12:35:00Z">
                  <w:rPr>
                    <w:color w:val="000000"/>
                    <w:sz w:val="16"/>
                    <w:szCs w:val="16"/>
                  </w:rPr>
                </w:rPrChange>
              </w:rPr>
              <w:t>{"cardUser":""}</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Change w:id="8704" w:author="Edward Leung" w:date="2017-01-10T12:35:00Z">
                  <w:rPr>
                    <w:color w:val="000000"/>
                    <w:sz w:val="16"/>
                    <w:szCs w:val="16"/>
                  </w:rPr>
                </w:rPrChange>
              </w:rPr>
            </w:pPr>
            <w:r w:rsidRPr="00184A3A">
              <w:rPr>
                <w:color w:val="000000"/>
                <w:sz w:val="16"/>
                <w:szCs w:val="16"/>
                <w:rPrChange w:id="8705" w:author="Edward Leung" w:date="2017-01-10T12:35:00Z">
                  <w:rPr>
                    <w:color w:val="000000"/>
                    <w:sz w:val="16"/>
                    <w:szCs w:val="16"/>
                  </w:rPr>
                </w:rPrChange>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Change w:id="8706" w:author="Edward Leung" w:date="2017-01-10T12:35:00Z">
                  <w:rPr>
                    <w:rFonts w:cs="Arial"/>
                    <w:sz w:val="16"/>
                    <w:szCs w:val="16"/>
                  </w:rPr>
                </w:rPrChange>
              </w:rPr>
            </w:pPr>
            <w:r w:rsidRPr="00184A3A">
              <w:rPr>
                <w:sz w:val="16"/>
                <w:szCs w:val="16"/>
                <w:rPrChange w:id="8707" w:author="Edward Leung" w:date="2017-01-10T12:35:00Z">
                  <w:rPr>
                    <w:sz w:val="16"/>
                    <w:szCs w:val="16"/>
                  </w:rPr>
                </w:rPrChange>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Change w:id="8708" w:author="Edward Leung" w:date="2017-01-10T12:35:00Z">
                  <w:rPr>
                    <w:rFonts w:cs="Arial"/>
                    <w:sz w:val="16"/>
                    <w:szCs w:val="16"/>
                  </w:rPr>
                </w:rPrChange>
              </w:rPr>
            </w:pPr>
            <w:r w:rsidRPr="00184A3A">
              <w:rPr>
                <w:rFonts w:cs="Arial"/>
                <w:color w:val="000000"/>
                <w:sz w:val="16"/>
                <w:szCs w:val="16"/>
                <w:rPrChange w:id="8709" w:author="Edward Leung" w:date="2017-01-10T12:35:00Z">
                  <w:rPr>
                    <w:rFonts w:cs="Arial"/>
                    <w:color w:val="000000"/>
                    <w:sz w:val="16"/>
                    <w:szCs w:val="16"/>
                  </w:rPr>
                </w:rPrChange>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Change w:id="8710" w:author="Edward Leung" w:date="2017-01-10T12:35:00Z">
                  <w:rPr>
                    <w:color w:val="000000"/>
                    <w:sz w:val="16"/>
                    <w:szCs w:val="16"/>
                  </w:rPr>
                </w:rPrChange>
              </w:rPr>
            </w:pPr>
            <w:r w:rsidRPr="00184A3A">
              <w:rPr>
                <w:color w:val="000000"/>
                <w:sz w:val="16"/>
                <w:szCs w:val="16"/>
                <w:rPrChange w:id="871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Change w:id="8712" w:author="Edward Leung" w:date="2017-01-10T12:35:00Z">
                  <w:rPr>
                    <w:color w:val="000000"/>
                    <w:sz w:val="16"/>
                    <w:szCs w:val="16"/>
                  </w:rPr>
                </w:rPrChange>
              </w:rPr>
            </w:pPr>
            <w:r w:rsidRPr="00184A3A">
              <w:rPr>
                <w:color w:val="000000"/>
                <w:sz w:val="16"/>
                <w:szCs w:val="16"/>
                <w:rPrChange w:id="871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Change w:id="871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Change w:id="8715" w:author="Edward Leung" w:date="2017-01-10T12:35:00Z">
                  <w:rPr>
                    <w:color w:val="000000"/>
                    <w:sz w:val="16"/>
                    <w:szCs w:val="16"/>
                  </w:rPr>
                </w:rPrChange>
              </w:rPr>
            </w:pPr>
            <w:r w:rsidRPr="00184A3A">
              <w:rPr>
                <w:color w:val="000000"/>
                <w:sz w:val="16"/>
                <w:szCs w:val="16"/>
                <w:rPrChange w:id="8716" w:author="Edward Leung" w:date="2017-01-10T12:35:00Z">
                  <w:rPr>
                    <w:color w:val="000000"/>
                    <w:sz w:val="16"/>
                    <w:szCs w:val="16"/>
                  </w:rPr>
                </w:rPrChange>
              </w:rPr>
              <w:t>&lt;refNo&gt;</w:t>
            </w:r>
            <w:r w:rsidRPr="00184A3A">
              <w:rPr>
                <w:color w:val="000000"/>
                <w:sz w:val="16"/>
                <w:szCs w:val="16"/>
                <w:rPrChange w:id="8717" w:author="Edward Leung" w:date="2017-01-10T12:35:00Z">
                  <w:rPr>
                    <w:color w:val="000000"/>
                    <w:sz w:val="16"/>
                    <w:szCs w:val="16"/>
                  </w:rPr>
                </w:rPrChange>
              </w:rPr>
              <w:br/>
            </w:r>
            <w:r w:rsidR="001D733F" w:rsidRPr="00184A3A">
              <w:rPr>
                <w:color w:val="000000"/>
                <w:sz w:val="16"/>
                <w:szCs w:val="16"/>
                <w:rPrChange w:id="8718" w:author="Edward Leung" w:date="2017-01-10T12:35:00Z">
                  <w:rPr>
                    <w:color w:val="000000"/>
                    <w:sz w:val="16"/>
                    <w:szCs w:val="16"/>
                  </w:rPr>
                </w:rPrChange>
              </w:rPr>
              <w:t>&lt;/</w:t>
            </w:r>
            <w:r w:rsidRPr="00184A3A">
              <w:rPr>
                <w:color w:val="000000"/>
                <w:sz w:val="16"/>
                <w:szCs w:val="16"/>
                <w:rPrChange w:id="8719" w:author="Edward Leung" w:date="2017-01-10T12:35:00Z">
                  <w:rPr>
                    <w:color w:val="000000"/>
                    <w:sz w:val="16"/>
                    <w:szCs w:val="16"/>
                  </w:rPr>
                </w:rPrChange>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Change w:id="8720" w:author="Edward Leung" w:date="2017-01-10T12:35:00Z">
                  <w:rPr>
                    <w:color w:val="000000"/>
                    <w:sz w:val="16"/>
                    <w:szCs w:val="16"/>
                  </w:rPr>
                </w:rPrChange>
              </w:rPr>
            </w:pPr>
            <w:r w:rsidRPr="00184A3A">
              <w:rPr>
                <w:color w:val="000000"/>
                <w:sz w:val="16"/>
                <w:szCs w:val="16"/>
                <w:rPrChange w:id="8721" w:author="Edward Leung" w:date="2017-01-10T12:35:00Z">
                  <w:rPr>
                    <w:color w:val="000000"/>
                    <w:sz w:val="16"/>
                    <w:szCs w:val="16"/>
                  </w:rPr>
                </w:rPrChange>
              </w:rPr>
              <w:t>{"refNo":""}</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Change w:id="8722" w:author="Edward Leung" w:date="2017-01-10T12:35:00Z">
                  <w:rPr>
                    <w:color w:val="000000"/>
                    <w:sz w:val="16"/>
                    <w:szCs w:val="16"/>
                  </w:rPr>
                </w:rPrChange>
              </w:rPr>
            </w:pPr>
            <w:r w:rsidRPr="00184A3A">
              <w:rPr>
                <w:color w:val="000000"/>
                <w:sz w:val="16"/>
                <w:szCs w:val="16"/>
                <w:rPrChange w:id="8723" w:author="Edward Leung" w:date="2017-01-10T12:35:00Z">
                  <w:rPr>
                    <w:color w:val="000000"/>
                    <w:sz w:val="16"/>
                    <w:szCs w:val="16"/>
                  </w:rPr>
                </w:rPrChange>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Change w:id="8724" w:author="Edward Leung" w:date="2017-01-10T12:35:00Z">
                  <w:rPr>
                    <w:rFonts w:cs="Arial"/>
                    <w:sz w:val="16"/>
                    <w:szCs w:val="16"/>
                  </w:rPr>
                </w:rPrChange>
              </w:rPr>
            </w:pPr>
            <w:r w:rsidRPr="00184A3A">
              <w:rPr>
                <w:sz w:val="16"/>
                <w:szCs w:val="16"/>
                <w:rPrChange w:id="8725" w:author="Edward Leung" w:date="2017-01-10T12:35:00Z">
                  <w:rPr>
                    <w:sz w:val="16"/>
                    <w:szCs w:val="16"/>
                  </w:rPr>
                </w:rPrChange>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Change w:id="8726" w:author="Edward Leung" w:date="2017-01-10T12:35:00Z">
                  <w:rPr>
                    <w:rFonts w:cs="Arial"/>
                    <w:sz w:val="16"/>
                    <w:szCs w:val="16"/>
                  </w:rPr>
                </w:rPrChange>
              </w:rPr>
            </w:pPr>
            <w:r w:rsidRPr="00184A3A">
              <w:rPr>
                <w:rFonts w:cs="Arial"/>
                <w:color w:val="000000"/>
                <w:sz w:val="16"/>
                <w:szCs w:val="16"/>
                <w:rPrChange w:id="8727" w:author="Edward Leung" w:date="2017-01-10T12:35:00Z">
                  <w:rPr>
                    <w:rFonts w:cs="Arial"/>
                    <w:color w:val="000000"/>
                    <w:sz w:val="16"/>
                    <w:szCs w:val="16"/>
                  </w:rPr>
                </w:rPrChange>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Change w:id="8728" w:author="Edward Leung" w:date="2017-01-10T12:35:00Z">
                  <w:rPr>
                    <w:color w:val="000000"/>
                    <w:sz w:val="16"/>
                    <w:szCs w:val="16"/>
                  </w:rPr>
                </w:rPrChange>
              </w:rPr>
            </w:pPr>
            <w:r w:rsidRPr="00184A3A">
              <w:rPr>
                <w:color w:val="000000"/>
                <w:sz w:val="16"/>
                <w:szCs w:val="16"/>
                <w:rPrChange w:id="8729"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Change w:id="8730" w:author="Edward Leung" w:date="2017-01-10T12:35:00Z">
                  <w:rPr>
                    <w:color w:val="000000"/>
                    <w:sz w:val="16"/>
                    <w:szCs w:val="16"/>
                  </w:rPr>
                </w:rPrChange>
              </w:rPr>
            </w:pPr>
            <w:r w:rsidRPr="00184A3A">
              <w:rPr>
                <w:color w:val="000000"/>
                <w:sz w:val="16"/>
                <w:szCs w:val="16"/>
                <w:rPrChange w:id="873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Change w:id="873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Change w:id="8733" w:author="Edward Leung" w:date="2017-01-10T12:35:00Z">
                  <w:rPr>
                    <w:color w:val="000000"/>
                    <w:sz w:val="16"/>
                    <w:szCs w:val="16"/>
                  </w:rPr>
                </w:rPrChange>
              </w:rPr>
            </w:pPr>
            <w:r w:rsidRPr="00184A3A">
              <w:rPr>
                <w:color w:val="000000"/>
                <w:sz w:val="16"/>
                <w:szCs w:val="16"/>
                <w:rPrChange w:id="8734" w:author="Edward Leung" w:date="2017-01-10T12:35:00Z">
                  <w:rPr>
                    <w:color w:val="000000"/>
                    <w:sz w:val="16"/>
                    <w:szCs w:val="16"/>
                  </w:rPr>
                </w:rPrChange>
              </w:rPr>
              <w:t>&lt;traceNo&gt;</w:t>
            </w:r>
            <w:r w:rsidRPr="00184A3A">
              <w:rPr>
                <w:color w:val="000000"/>
                <w:sz w:val="16"/>
                <w:szCs w:val="16"/>
                <w:rPrChange w:id="8735" w:author="Edward Leung" w:date="2017-01-10T12:35:00Z">
                  <w:rPr>
                    <w:color w:val="000000"/>
                    <w:sz w:val="16"/>
                    <w:szCs w:val="16"/>
                  </w:rPr>
                </w:rPrChange>
              </w:rPr>
              <w:br/>
            </w:r>
            <w:r w:rsidR="001D733F" w:rsidRPr="00184A3A">
              <w:rPr>
                <w:color w:val="000000"/>
                <w:sz w:val="16"/>
                <w:szCs w:val="16"/>
                <w:rPrChange w:id="8736" w:author="Edward Leung" w:date="2017-01-10T12:35:00Z">
                  <w:rPr>
                    <w:color w:val="000000"/>
                    <w:sz w:val="16"/>
                    <w:szCs w:val="16"/>
                  </w:rPr>
                </w:rPrChange>
              </w:rPr>
              <w:t>&lt;/</w:t>
            </w:r>
            <w:r w:rsidRPr="00184A3A">
              <w:rPr>
                <w:color w:val="000000"/>
                <w:sz w:val="16"/>
                <w:szCs w:val="16"/>
                <w:rPrChange w:id="8737" w:author="Edward Leung" w:date="2017-01-10T12:35:00Z">
                  <w:rPr>
                    <w:color w:val="000000"/>
                    <w:sz w:val="16"/>
                    <w:szCs w:val="16"/>
                  </w:rPr>
                </w:rPrChange>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Change w:id="8738" w:author="Edward Leung" w:date="2017-01-10T12:35:00Z">
                  <w:rPr>
                    <w:color w:val="000000"/>
                    <w:sz w:val="16"/>
                    <w:szCs w:val="16"/>
                  </w:rPr>
                </w:rPrChange>
              </w:rPr>
            </w:pPr>
            <w:r w:rsidRPr="00184A3A">
              <w:rPr>
                <w:color w:val="000000"/>
                <w:sz w:val="16"/>
                <w:szCs w:val="16"/>
                <w:rPrChange w:id="8739" w:author="Edward Leung" w:date="2017-01-10T12:35:00Z">
                  <w:rPr>
                    <w:color w:val="000000"/>
                    <w:sz w:val="16"/>
                    <w:szCs w:val="16"/>
                  </w:rPr>
                </w:rPrChange>
              </w:rPr>
              <w:t>{"traceNo":""}</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Change w:id="8740" w:author="Edward Leung" w:date="2017-01-10T12:35:00Z">
                  <w:rPr>
                    <w:color w:val="000000"/>
                    <w:sz w:val="16"/>
                    <w:szCs w:val="16"/>
                  </w:rPr>
                </w:rPrChange>
              </w:rPr>
            </w:pPr>
            <w:r w:rsidRPr="00184A3A">
              <w:rPr>
                <w:color w:val="000000"/>
                <w:sz w:val="16"/>
                <w:szCs w:val="16"/>
                <w:rPrChange w:id="8741" w:author="Edward Leung" w:date="2017-01-10T12:35:00Z">
                  <w:rPr>
                    <w:color w:val="000000"/>
                    <w:sz w:val="16"/>
                    <w:szCs w:val="16"/>
                  </w:rPr>
                </w:rPrChange>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Change w:id="8742" w:author="Edward Leung" w:date="2017-01-10T12:35:00Z">
                  <w:rPr>
                    <w:rFonts w:cs="Arial"/>
                    <w:sz w:val="16"/>
                    <w:szCs w:val="16"/>
                  </w:rPr>
                </w:rPrChange>
              </w:rPr>
            </w:pPr>
            <w:r w:rsidRPr="00184A3A">
              <w:rPr>
                <w:sz w:val="16"/>
                <w:szCs w:val="16"/>
                <w:rPrChange w:id="8743" w:author="Edward Leung" w:date="2017-01-10T12:35:00Z">
                  <w:rPr>
                    <w:sz w:val="16"/>
                    <w:szCs w:val="16"/>
                  </w:rPr>
                </w:rPrChange>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Change w:id="8744" w:author="Edward Leung" w:date="2017-01-10T12:35:00Z">
                  <w:rPr>
                    <w:rFonts w:cs="Arial"/>
                    <w:sz w:val="16"/>
                    <w:szCs w:val="16"/>
                  </w:rPr>
                </w:rPrChange>
              </w:rPr>
            </w:pPr>
            <w:r w:rsidRPr="00184A3A">
              <w:rPr>
                <w:rFonts w:cs="Arial"/>
                <w:color w:val="000000"/>
                <w:sz w:val="16"/>
                <w:szCs w:val="16"/>
                <w:rPrChange w:id="8745" w:author="Edward Leung" w:date="2017-01-10T12:35:00Z">
                  <w:rPr>
                    <w:rFonts w:cs="Arial"/>
                    <w:color w:val="000000"/>
                    <w:sz w:val="16"/>
                    <w:szCs w:val="16"/>
                  </w:rPr>
                </w:rPrChange>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Change w:id="8746" w:author="Edward Leung" w:date="2017-01-10T12:35:00Z">
                  <w:rPr>
                    <w:color w:val="000000"/>
                    <w:sz w:val="16"/>
                    <w:szCs w:val="16"/>
                  </w:rPr>
                </w:rPrChange>
              </w:rPr>
            </w:pPr>
            <w:r w:rsidRPr="00184A3A">
              <w:rPr>
                <w:color w:val="000000"/>
                <w:sz w:val="16"/>
                <w:szCs w:val="16"/>
                <w:rPrChange w:id="8747"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Change w:id="8748" w:author="Edward Leung" w:date="2017-01-10T12:35:00Z">
                  <w:rPr>
                    <w:color w:val="000000"/>
                    <w:sz w:val="16"/>
                    <w:szCs w:val="16"/>
                  </w:rPr>
                </w:rPrChange>
              </w:rPr>
            </w:pPr>
            <w:r w:rsidRPr="00184A3A">
              <w:rPr>
                <w:color w:val="000000"/>
                <w:sz w:val="16"/>
                <w:szCs w:val="16"/>
                <w:rPrChange w:id="874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Change w:id="875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Change w:id="8751" w:author="Edward Leung" w:date="2017-01-10T12:35:00Z">
                  <w:rPr>
                    <w:color w:val="000000"/>
                    <w:sz w:val="16"/>
                    <w:szCs w:val="16"/>
                  </w:rPr>
                </w:rPrChange>
              </w:rPr>
            </w:pPr>
            <w:r w:rsidRPr="00184A3A">
              <w:rPr>
                <w:color w:val="000000"/>
                <w:sz w:val="16"/>
                <w:szCs w:val="16"/>
                <w:rPrChange w:id="8752" w:author="Edward Leung" w:date="2017-01-10T12:35:00Z">
                  <w:rPr>
                    <w:color w:val="000000"/>
                    <w:sz w:val="16"/>
                    <w:szCs w:val="16"/>
                  </w:rPr>
                </w:rPrChange>
              </w:rPr>
              <w:t>&lt;approvalCode&gt;</w:t>
            </w:r>
            <w:r w:rsidRPr="00184A3A">
              <w:rPr>
                <w:color w:val="000000"/>
                <w:sz w:val="16"/>
                <w:szCs w:val="16"/>
                <w:rPrChange w:id="8753" w:author="Edward Leung" w:date="2017-01-10T12:35:00Z">
                  <w:rPr>
                    <w:color w:val="000000"/>
                    <w:sz w:val="16"/>
                    <w:szCs w:val="16"/>
                  </w:rPr>
                </w:rPrChange>
              </w:rPr>
              <w:br/>
            </w:r>
            <w:r w:rsidR="001D733F" w:rsidRPr="00184A3A">
              <w:rPr>
                <w:color w:val="000000"/>
                <w:sz w:val="16"/>
                <w:szCs w:val="16"/>
                <w:rPrChange w:id="8754" w:author="Edward Leung" w:date="2017-01-10T12:35:00Z">
                  <w:rPr>
                    <w:color w:val="000000"/>
                    <w:sz w:val="16"/>
                    <w:szCs w:val="16"/>
                  </w:rPr>
                </w:rPrChange>
              </w:rPr>
              <w:t>&lt;/</w:t>
            </w:r>
            <w:r w:rsidRPr="00184A3A">
              <w:rPr>
                <w:color w:val="000000"/>
                <w:sz w:val="16"/>
                <w:szCs w:val="16"/>
                <w:rPrChange w:id="8755" w:author="Edward Leung" w:date="2017-01-10T12:35:00Z">
                  <w:rPr>
                    <w:color w:val="000000"/>
                    <w:sz w:val="16"/>
                    <w:szCs w:val="16"/>
                  </w:rPr>
                </w:rPrChange>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Change w:id="8756" w:author="Edward Leung" w:date="2017-01-10T12:35:00Z">
                  <w:rPr>
                    <w:color w:val="000000"/>
                    <w:sz w:val="16"/>
                    <w:szCs w:val="16"/>
                  </w:rPr>
                </w:rPrChange>
              </w:rPr>
            </w:pPr>
            <w:r w:rsidRPr="00184A3A">
              <w:rPr>
                <w:color w:val="000000"/>
                <w:sz w:val="16"/>
                <w:szCs w:val="16"/>
                <w:rPrChange w:id="8757" w:author="Edward Leung" w:date="2017-01-10T12:35:00Z">
                  <w:rPr>
                    <w:color w:val="000000"/>
                    <w:sz w:val="16"/>
                    <w:szCs w:val="16"/>
                  </w:rPr>
                </w:rPrChange>
              </w:rPr>
              <w:t>{"approvalCode":""}</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Change w:id="8758" w:author="Edward Leung" w:date="2017-01-10T12:35:00Z">
                  <w:rPr>
                    <w:color w:val="000000"/>
                    <w:sz w:val="16"/>
                    <w:szCs w:val="16"/>
                  </w:rPr>
                </w:rPrChange>
              </w:rPr>
            </w:pPr>
            <w:r w:rsidRPr="00184A3A">
              <w:rPr>
                <w:color w:val="000000"/>
                <w:sz w:val="16"/>
                <w:szCs w:val="16"/>
                <w:rPrChange w:id="8759" w:author="Edward Leung" w:date="2017-01-10T12:35:00Z">
                  <w:rPr>
                    <w:color w:val="000000"/>
                    <w:sz w:val="16"/>
                    <w:szCs w:val="16"/>
                  </w:rPr>
                </w:rPrChange>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Change w:id="8760" w:author="Edward Leung" w:date="2017-01-10T12:35:00Z">
                  <w:rPr>
                    <w:rFonts w:cs="Arial"/>
                    <w:sz w:val="16"/>
                    <w:szCs w:val="16"/>
                  </w:rPr>
                </w:rPrChange>
              </w:rPr>
            </w:pPr>
            <w:r w:rsidRPr="00184A3A">
              <w:rPr>
                <w:sz w:val="16"/>
                <w:szCs w:val="16"/>
                <w:rPrChange w:id="8761" w:author="Edward Leung" w:date="2017-01-10T12:35:00Z">
                  <w:rPr>
                    <w:sz w:val="16"/>
                    <w:szCs w:val="16"/>
                  </w:rPr>
                </w:rPrChange>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Change w:id="8762" w:author="Edward Leung" w:date="2017-01-10T12:35:00Z">
                  <w:rPr>
                    <w:rFonts w:cs="Arial"/>
                    <w:sz w:val="16"/>
                    <w:szCs w:val="16"/>
                  </w:rPr>
                </w:rPrChange>
              </w:rPr>
            </w:pPr>
            <w:r w:rsidRPr="00184A3A">
              <w:rPr>
                <w:rFonts w:cs="Arial"/>
                <w:color w:val="000000"/>
                <w:sz w:val="16"/>
                <w:szCs w:val="16"/>
                <w:rPrChange w:id="8763" w:author="Edward Leung" w:date="2017-01-10T12:35:00Z">
                  <w:rPr>
                    <w:rFonts w:cs="Arial"/>
                    <w:color w:val="000000"/>
                    <w:sz w:val="16"/>
                    <w:szCs w:val="16"/>
                  </w:rPr>
                </w:rPrChange>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Change w:id="8764" w:author="Edward Leung" w:date="2017-01-10T12:35:00Z">
                  <w:rPr>
                    <w:color w:val="000000"/>
                    <w:sz w:val="16"/>
                    <w:szCs w:val="16"/>
                  </w:rPr>
                </w:rPrChange>
              </w:rPr>
            </w:pPr>
            <w:r w:rsidRPr="00184A3A">
              <w:rPr>
                <w:color w:val="000000"/>
                <w:sz w:val="16"/>
                <w:szCs w:val="16"/>
                <w:rPrChange w:id="8765"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Change w:id="8766" w:author="Edward Leung" w:date="2017-01-10T12:35:00Z">
                  <w:rPr>
                    <w:color w:val="000000"/>
                    <w:sz w:val="16"/>
                    <w:szCs w:val="16"/>
                  </w:rPr>
                </w:rPrChange>
              </w:rPr>
            </w:pPr>
            <w:r w:rsidRPr="00184A3A">
              <w:rPr>
                <w:color w:val="000000"/>
                <w:sz w:val="16"/>
                <w:szCs w:val="16"/>
                <w:rPrChange w:id="876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Change w:id="876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Change w:id="8769" w:author="Edward Leung" w:date="2017-01-10T12:35:00Z">
                  <w:rPr>
                    <w:color w:val="000000"/>
                    <w:sz w:val="16"/>
                    <w:szCs w:val="16"/>
                  </w:rPr>
                </w:rPrChange>
              </w:rPr>
            </w:pPr>
            <w:r w:rsidRPr="00184A3A">
              <w:rPr>
                <w:color w:val="000000"/>
                <w:sz w:val="16"/>
                <w:szCs w:val="16"/>
                <w:rPrChange w:id="8770" w:author="Edward Leung" w:date="2017-01-10T12:35:00Z">
                  <w:rPr>
                    <w:color w:val="000000"/>
                    <w:sz w:val="16"/>
                    <w:szCs w:val="16"/>
                  </w:rPr>
                </w:rPrChange>
              </w:rPr>
              <w:t>&lt;orderType&gt;</w:t>
            </w:r>
            <w:r w:rsidRPr="00184A3A">
              <w:rPr>
                <w:color w:val="000000"/>
                <w:sz w:val="16"/>
                <w:szCs w:val="16"/>
                <w:rPrChange w:id="8771" w:author="Edward Leung" w:date="2017-01-10T12:35:00Z">
                  <w:rPr>
                    <w:color w:val="000000"/>
                    <w:sz w:val="16"/>
                    <w:szCs w:val="16"/>
                  </w:rPr>
                </w:rPrChange>
              </w:rPr>
              <w:br/>
            </w:r>
            <w:r w:rsidR="001D733F" w:rsidRPr="00184A3A">
              <w:rPr>
                <w:color w:val="000000"/>
                <w:sz w:val="16"/>
                <w:szCs w:val="16"/>
                <w:rPrChange w:id="8772" w:author="Edward Leung" w:date="2017-01-10T12:35:00Z">
                  <w:rPr>
                    <w:color w:val="000000"/>
                    <w:sz w:val="16"/>
                    <w:szCs w:val="16"/>
                  </w:rPr>
                </w:rPrChange>
              </w:rPr>
              <w:t>&lt;/</w:t>
            </w:r>
            <w:r w:rsidRPr="00184A3A">
              <w:rPr>
                <w:color w:val="000000"/>
                <w:sz w:val="16"/>
                <w:szCs w:val="16"/>
                <w:rPrChange w:id="8773" w:author="Edward Leung" w:date="2017-01-10T12:35:00Z">
                  <w:rPr>
                    <w:color w:val="000000"/>
                    <w:sz w:val="16"/>
                    <w:szCs w:val="16"/>
                  </w:rPr>
                </w:rPrChange>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Change w:id="8774" w:author="Edward Leung" w:date="2017-01-10T12:35:00Z">
                  <w:rPr>
                    <w:color w:val="000000"/>
                    <w:sz w:val="16"/>
                    <w:szCs w:val="16"/>
                  </w:rPr>
                </w:rPrChange>
              </w:rPr>
            </w:pPr>
            <w:r w:rsidRPr="00184A3A">
              <w:rPr>
                <w:color w:val="000000"/>
                <w:sz w:val="16"/>
                <w:szCs w:val="16"/>
                <w:rPrChange w:id="8775" w:author="Edward Leung" w:date="2017-01-10T12:35:00Z">
                  <w:rPr>
                    <w:color w:val="000000"/>
                    <w:sz w:val="16"/>
                    <w:szCs w:val="16"/>
                  </w:rPr>
                </w:rPrChange>
              </w:rPr>
              <w:t>{"orderType":""}</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Change w:id="8776" w:author="Edward Leung" w:date="2017-01-10T12:35:00Z">
                  <w:rPr>
                    <w:color w:val="000000"/>
                    <w:sz w:val="16"/>
                    <w:szCs w:val="16"/>
                  </w:rPr>
                </w:rPrChange>
              </w:rPr>
            </w:pPr>
            <w:r w:rsidRPr="00184A3A">
              <w:rPr>
                <w:color w:val="000000"/>
                <w:sz w:val="16"/>
                <w:szCs w:val="16"/>
                <w:rPrChange w:id="8777" w:author="Edward Leung" w:date="2017-01-10T12:35:00Z">
                  <w:rPr>
                    <w:color w:val="000000"/>
                    <w:sz w:val="16"/>
                    <w:szCs w:val="16"/>
                  </w:rPr>
                </w:rPrChange>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Change w:id="8778" w:author="Edward Leung" w:date="2017-01-10T12:35:00Z">
                  <w:rPr>
                    <w:rFonts w:cs="Arial"/>
                    <w:sz w:val="16"/>
                    <w:szCs w:val="16"/>
                  </w:rPr>
                </w:rPrChange>
              </w:rPr>
            </w:pPr>
            <w:r w:rsidRPr="00184A3A">
              <w:rPr>
                <w:sz w:val="16"/>
                <w:szCs w:val="16"/>
                <w:rPrChange w:id="8779" w:author="Edward Leung" w:date="2017-01-10T12:35:00Z">
                  <w:rPr>
                    <w:sz w:val="16"/>
                    <w:szCs w:val="16"/>
                  </w:rPr>
                </w:rPrChange>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Change w:id="8780" w:author="Edward Leung" w:date="2017-01-10T12:35:00Z">
                  <w:rPr>
                    <w:rFonts w:cs="Arial"/>
                    <w:sz w:val="16"/>
                    <w:szCs w:val="16"/>
                  </w:rPr>
                </w:rPrChange>
              </w:rPr>
            </w:pPr>
            <w:r w:rsidRPr="00184A3A">
              <w:rPr>
                <w:rFonts w:cs="Arial"/>
                <w:color w:val="000000"/>
                <w:sz w:val="16"/>
                <w:szCs w:val="16"/>
                <w:rPrChange w:id="8781" w:author="Edward Leung" w:date="2017-01-10T12:35:00Z">
                  <w:rPr>
                    <w:rFonts w:cs="Arial"/>
                    <w:color w:val="000000"/>
                    <w:sz w:val="16"/>
                    <w:szCs w:val="16"/>
                  </w:rPr>
                </w:rPrChange>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Change w:id="8782" w:author="Edward Leung" w:date="2017-01-10T12:35:00Z">
                  <w:rPr>
                    <w:color w:val="000000"/>
                    <w:sz w:val="16"/>
                    <w:szCs w:val="16"/>
                  </w:rPr>
                </w:rPrChange>
              </w:rPr>
            </w:pPr>
            <w:r w:rsidRPr="00184A3A">
              <w:rPr>
                <w:color w:val="000000"/>
                <w:sz w:val="16"/>
                <w:szCs w:val="16"/>
                <w:rPrChange w:id="8783"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Change w:id="8784" w:author="Edward Leung" w:date="2017-01-10T12:35:00Z">
                  <w:rPr>
                    <w:color w:val="000000"/>
                    <w:sz w:val="16"/>
                    <w:szCs w:val="16"/>
                  </w:rPr>
                </w:rPrChange>
              </w:rPr>
            </w:pPr>
            <w:r w:rsidRPr="00184A3A">
              <w:rPr>
                <w:color w:val="000000"/>
                <w:sz w:val="16"/>
                <w:szCs w:val="16"/>
                <w:rPrChange w:id="878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Change w:id="878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Change w:id="8787" w:author="Edward Leung" w:date="2017-01-10T12:35:00Z">
                  <w:rPr>
                    <w:color w:val="000000"/>
                    <w:sz w:val="16"/>
                    <w:szCs w:val="16"/>
                  </w:rPr>
                </w:rPrChange>
              </w:rPr>
            </w:pPr>
            <w:r w:rsidRPr="00184A3A">
              <w:rPr>
                <w:color w:val="000000"/>
                <w:sz w:val="16"/>
                <w:szCs w:val="16"/>
                <w:rPrChange w:id="8788" w:author="Edward Leung" w:date="2017-01-10T12:35:00Z">
                  <w:rPr>
                    <w:color w:val="000000"/>
                    <w:sz w:val="16"/>
                    <w:szCs w:val="16"/>
                  </w:rPr>
                </w:rPrChange>
              </w:rPr>
              <w:t>&lt;transType&gt;</w:t>
            </w:r>
            <w:r w:rsidRPr="00184A3A">
              <w:rPr>
                <w:color w:val="000000"/>
                <w:sz w:val="16"/>
                <w:szCs w:val="16"/>
                <w:rPrChange w:id="8789" w:author="Edward Leung" w:date="2017-01-10T12:35:00Z">
                  <w:rPr>
                    <w:color w:val="000000"/>
                    <w:sz w:val="16"/>
                    <w:szCs w:val="16"/>
                  </w:rPr>
                </w:rPrChange>
              </w:rPr>
              <w:br/>
            </w:r>
            <w:r w:rsidR="001D733F" w:rsidRPr="00184A3A">
              <w:rPr>
                <w:color w:val="000000"/>
                <w:sz w:val="16"/>
                <w:szCs w:val="16"/>
                <w:rPrChange w:id="8790" w:author="Edward Leung" w:date="2017-01-10T12:35:00Z">
                  <w:rPr>
                    <w:color w:val="000000"/>
                    <w:sz w:val="16"/>
                    <w:szCs w:val="16"/>
                  </w:rPr>
                </w:rPrChange>
              </w:rPr>
              <w:t>&lt;/</w:t>
            </w:r>
            <w:r w:rsidRPr="00184A3A">
              <w:rPr>
                <w:color w:val="000000"/>
                <w:sz w:val="16"/>
                <w:szCs w:val="16"/>
                <w:rPrChange w:id="8791" w:author="Edward Leung" w:date="2017-01-10T12:35:00Z">
                  <w:rPr>
                    <w:color w:val="000000"/>
                    <w:sz w:val="16"/>
                    <w:szCs w:val="16"/>
                  </w:rPr>
                </w:rPrChange>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Change w:id="8792" w:author="Edward Leung" w:date="2017-01-10T12:35:00Z">
                  <w:rPr>
                    <w:color w:val="000000"/>
                    <w:sz w:val="16"/>
                    <w:szCs w:val="16"/>
                  </w:rPr>
                </w:rPrChange>
              </w:rPr>
            </w:pPr>
            <w:r w:rsidRPr="00184A3A">
              <w:rPr>
                <w:color w:val="000000"/>
                <w:sz w:val="16"/>
                <w:szCs w:val="16"/>
                <w:rPrChange w:id="8793" w:author="Edward Leung" w:date="2017-01-10T12:35:00Z">
                  <w:rPr>
                    <w:color w:val="000000"/>
                    <w:sz w:val="16"/>
                    <w:szCs w:val="16"/>
                  </w:rPr>
                </w:rPrChange>
              </w:rPr>
              <w:t>{"transType":""}</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Change w:id="8794" w:author="Edward Leung" w:date="2017-01-10T12:35:00Z">
                  <w:rPr>
                    <w:color w:val="000000"/>
                    <w:sz w:val="16"/>
                    <w:szCs w:val="16"/>
                  </w:rPr>
                </w:rPrChange>
              </w:rPr>
            </w:pPr>
            <w:r w:rsidRPr="00184A3A">
              <w:rPr>
                <w:color w:val="000000"/>
                <w:sz w:val="16"/>
                <w:szCs w:val="16"/>
                <w:rPrChange w:id="8795" w:author="Edward Leung" w:date="2017-01-10T12:35:00Z">
                  <w:rPr>
                    <w:color w:val="000000"/>
                    <w:sz w:val="16"/>
                    <w:szCs w:val="16"/>
                  </w:rPr>
                </w:rPrChange>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Change w:id="8796" w:author="Edward Leung" w:date="2017-01-10T12:35:00Z">
                  <w:rPr>
                    <w:rFonts w:cs="Arial"/>
                    <w:sz w:val="16"/>
                    <w:szCs w:val="16"/>
                  </w:rPr>
                </w:rPrChange>
              </w:rPr>
            </w:pPr>
            <w:r w:rsidRPr="00184A3A">
              <w:rPr>
                <w:sz w:val="16"/>
                <w:szCs w:val="16"/>
                <w:rPrChange w:id="8797" w:author="Edward Leung" w:date="2017-01-10T12:35:00Z">
                  <w:rPr>
                    <w:sz w:val="16"/>
                    <w:szCs w:val="16"/>
                  </w:rPr>
                </w:rPrChange>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Change w:id="8798" w:author="Edward Leung" w:date="2017-01-10T12:35:00Z">
                  <w:rPr>
                    <w:rFonts w:cs="Arial"/>
                    <w:sz w:val="16"/>
                    <w:szCs w:val="16"/>
                  </w:rPr>
                </w:rPrChange>
              </w:rPr>
            </w:pPr>
            <w:r w:rsidRPr="00184A3A">
              <w:rPr>
                <w:rFonts w:cs="Arial"/>
                <w:color w:val="000000"/>
                <w:sz w:val="16"/>
                <w:szCs w:val="16"/>
                <w:rPrChange w:id="8799" w:author="Edward Leung" w:date="2017-01-10T12:35:00Z">
                  <w:rPr>
                    <w:rFonts w:cs="Arial"/>
                    <w:color w:val="000000"/>
                    <w:sz w:val="16"/>
                    <w:szCs w:val="16"/>
                  </w:rPr>
                </w:rPrChange>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Change w:id="8800" w:author="Edward Leung" w:date="2017-01-10T12:35:00Z">
                  <w:rPr>
                    <w:color w:val="000000"/>
                    <w:sz w:val="16"/>
                    <w:szCs w:val="16"/>
                  </w:rPr>
                </w:rPrChange>
              </w:rPr>
            </w:pPr>
            <w:r w:rsidRPr="00184A3A">
              <w:rPr>
                <w:color w:val="000000"/>
                <w:sz w:val="16"/>
                <w:szCs w:val="16"/>
                <w:rPrChange w:id="880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Change w:id="8802" w:author="Edward Leung" w:date="2017-01-10T12:35:00Z">
                  <w:rPr>
                    <w:color w:val="000000"/>
                    <w:sz w:val="16"/>
                    <w:szCs w:val="16"/>
                  </w:rPr>
                </w:rPrChange>
              </w:rPr>
            </w:pPr>
            <w:r w:rsidRPr="00184A3A">
              <w:rPr>
                <w:color w:val="000000"/>
                <w:sz w:val="16"/>
                <w:szCs w:val="16"/>
                <w:rPrChange w:id="880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Change w:id="880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Change w:id="8805" w:author="Edward Leung" w:date="2017-01-10T12:35:00Z">
                  <w:rPr>
                    <w:color w:val="000000"/>
                    <w:sz w:val="16"/>
                    <w:szCs w:val="16"/>
                  </w:rPr>
                </w:rPrChange>
              </w:rPr>
            </w:pPr>
            <w:r w:rsidRPr="00184A3A">
              <w:rPr>
                <w:color w:val="000000"/>
                <w:sz w:val="16"/>
                <w:szCs w:val="16"/>
                <w:rPrChange w:id="8806" w:author="Edward Leung" w:date="2017-01-10T12:35:00Z">
                  <w:rPr>
                    <w:color w:val="000000"/>
                    <w:sz w:val="16"/>
                    <w:szCs w:val="16"/>
                  </w:rPr>
                </w:rPrChange>
              </w:rPr>
              <w:t>&lt;tillNo&gt;</w:t>
            </w:r>
            <w:r w:rsidRPr="00184A3A">
              <w:rPr>
                <w:color w:val="000000"/>
                <w:sz w:val="16"/>
                <w:szCs w:val="16"/>
                <w:rPrChange w:id="8807" w:author="Edward Leung" w:date="2017-01-10T12:35:00Z">
                  <w:rPr>
                    <w:color w:val="000000"/>
                    <w:sz w:val="16"/>
                    <w:szCs w:val="16"/>
                  </w:rPr>
                </w:rPrChange>
              </w:rPr>
              <w:br/>
            </w:r>
            <w:r w:rsidR="001D733F" w:rsidRPr="00184A3A">
              <w:rPr>
                <w:color w:val="000000"/>
                <w:sz w:val="16"/>
                <w:szCs w:val="16"/>
                <w:rPrChange w:id="8808" w:author="Edward Leung" w:date="2017-01-10T12:35:00Z">
                  <w:rPr>
                    <w:color w:val="000000"/>
                    <w:sz w:val="16"/>
                    <w:szCs w:val="16"/>
                  </w:rPr>
                </w:rPrChange>
              </w:rPr>
              <w:t>&lt;/</w:t>
            </w:r>
            <w:r w:rsidRPr="00184A3A">
              <w:rPr>
                <w:color w:val="000000"/>
                <w:sz w:val="16"/>
                <w:szCs w:val="16"/>
                <w:rPrChange w:id="8809" w:author="Edward Leung" w:date="2017-01-10T12:35:00Z">
                  <w:rPr>
                    <w:color w:val="000000"/>
                    <w:sz w:val="16"/>
                    <w:szCs w:val="16"/>
                  </w:rPr>
                </w:rPrChange>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Change w:id="8810" w:author="Edward Leung" w:date="2017-01-10T12:35:00Z">
                  <w:rPr>
                    <w:color w:val="000000"/>
                    <w:sz w:val="16"/>
                    <w:szCs w:val="16"/>
                  </w:rPr>
                </w:rPrChange>
              </w:rPr>
            </w:pPr>
            <w:r w:rsidRPr="00184A3A">
              <w:rPr>
                <w:color w:val="000000"/>
                <w:sz w:val="16"/>
                <w:szCs w:val="16"/>
                <w:rPrChange w:id="8811" w:author="Edward Leung" w:date="2017-01-10T12:35:00Z">
                  <w:rPr>
                    <w:color w:val="000000"/>
                    <w:sz w:val="16"/>
                    <w:szCs w:val="16"/>
                  </w:rPr>
                </w:rPrChange>
              </w:rPr>
              <w:t>{"tillNo":""}</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Change w:id="8812" w:author="Edward Leung" w:date="2017-01-10T12:35:00Z">
                  <w:rPr>
                    <w:color w:val="000000"/>
                    <w:sz w:val="16"/>
                    <w:szCs w:val="16"/>
                  </w:rPr>
                </w:rPrChange>
              </w:rPr>
            </w:pPr>
            <w:r w:rsidRPr="00184A3A">
              <w:rPr>
                <w:color w:val="000000"/>
                <w:sz w:val="16"/>
                <w:szCs w:val="16"/>
                <w:rPrChange w:id="8813" w:author="Edward Leung" w:date="2017-01-10T12:35:00Z">
                  <w:rPr>
                    <w:color w:val="000000"/>
                    <w:sz w:val="16"/>
                    <w:szCs w:val="16"/>
                  </w:rPr>
                </w:rPrChange>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Change w:id="8814" w:author="Edward Leung" w:date="2017-01-10T12:35:00Z">
                  <w:rPr>
                    <w:rFonts w:cs="Arial"/>
                    <w:sz w:val="16"/>
                    <w:szCs w:val="16"/>
                  </w:rPr>
                </w:rPrChange>
              </w:rPr>
            </w:pPr>
            <w:r w:rsidRPr="00184A3A">
              <w:rPr>
                <w:sz w:val="16"/>
                <w:szCs w:val="16"/>
                <w:rPrChange w:id="8815" w:author="Edward Leung" w:date="2017-01-10T12:35:00Z">
                  <w:rPr>
                    <w:sz w:val="16"/>
                    <w:szCs w:val="16"/>
                  </w:rPr>
                </w:rPrChange>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Change w:id="8816" w:author="Edward Leung" w:date="2017-01-10T12:35:00Z">
                  <w:rPr>
                    <w:rFonts w:cs="Arial"/>
                    <w:sz w:val="16"/>
                    <w:szCs w:val="16"/>
                  </w:rPr>
                </w:rPrChange>
              </w:rPr>
            </w:pPr>
            <w:r w:rsidRPr="00184A3A">
              <w:rPr>
                <w:rFonts w:cs="Arial"/>
                <w:color w:val="000000"/>
                <w:sz w:val="16"/>
                <w:szCs w:val="16"/>
                <w:rPrChange w:id="8817" w:author="Edward Leung" w:date="2017-01-10T12:35:00Z">
                  <w:rPr>
                    <w:rFonts w:cs="Arial"/>
                    <w:color w:val="000000"/>
                    <w:sz w:val="16"/>
                    <w:szCs w:val="16"/>
                  </w:rPr>
                </w:rPrChange>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Change w:id="8818" w:author="Edward Leung" w:date="2017-01-10T12:35:00Z">
                  <w:rPr>
                    <w:color w:val="000000"/>
                    <w:sz w:val="16"/>
                    <w:szCs w:val="16"/>
                  </w:rPr>
                </w:rPrChange>
              </w:rPr>
            </w:pPr>
            <w:r w:rsidRPr="00184A3A">
              <w:rPr>
                <w:color w:val="000000"/>
                <w:sz w:val="16"/>
                <w:szCs w:val="16"/>
                <w:rPrChange w:id="881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Change w:id="8820" w:author="Edward Leung" w:date="2017-01-10T12:35:00Z">
                  <w:rPr>
                    <w:color w:val="000000"/>
                    <w:sz w:val="16"/>
                    <w:szCs w:val="16"/>
                  </w:rPr>
                </w:rPrChange>
              </w:rPr>
            </w:pPr>
            <w:r w:rsidRPr="00184A3A">
              <w:rPr>
                <w:color w:val="000000"/>
                <w:sz w:val="16"/>
                <w:szCs w:val="16"/>
                <w:rPrChange w:id="8821"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Change w:id="882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Change w:id="8823" w:author="Edward Leung" w:date="2017-01-10T12:35:00Z">
                  <w:rPr>
                    <w:color w:val="000000"/>
                    <w:sz w:val="16"/>
                    <w:szCs w:val="16"/>
                  </w:rPr>
                </w:rPrChange>
              </w:rPr>
            </w:pPr>
            <w:r w:rsidRPr="00184A3A">
              <w:rPr>
                <w:color w:val="000000"/>
                <w:sz w:val="16"/>
                <w:szCs w:val="16"/>
                <w:rPrChange w:id="8824" w:author="Edward Leung" w:date="2017-01-10T12:35:00Z">
                  <w:rPr>
                    <w:color w:val="000000"/>
                    <w:sz w:val="16"/>
                    <w:szCs w:val="16"/>
                  </w:rPr>
                </w:rPrChange>
              </w:rPr>
              <w:t>&lt;inputDateTime&gt;</w:t>
            </w:r>
            <w:r w:rsidRPr="00184A3A">
              <w:rPr>
                <w:color w:val="000000"/>
                <w:sz w:val="16"/>
                <w:szCs w:val="16"/>
                <w:rPrChange w:id="8825" w:author="Edward Leung" w:date="2017-01-10T12:35:00Z">
                  <w:rPr>
                    <w:color w:val="000000"/>
                    <w:sz w:val="16"/>
                    <w:szCs w:val="16"/>
                  </w:rPr>
                </w:rPrChange>
              </w:rPr>
              <w:br/>
            </w:r>
            <w:r w:rsidR="001D733F" w:rsidRPr="00184A3A">
              <w:rPr>
                <w:color w:val="000000"/>
                <w:sz w:val="16"/>
                <w:szCs w:val="16"/>
                <w:rPrChange w:id="8826" w:author="Edward Leung" w:date="2017-01-10T12:35:00Z">
                  <w:rPr>
                    <w:color w:val="000000"/>
                    <w:sz w:val="16"/>
                    <w:szCs w:val="16"/>
                  </w:rPr>
                </w:rPrChange>
              </w:rPr>
              <w:t>&lt;/</w:t>
            </w:r>
            <w:r w:rsidRPr="00184A3A">
              <w:rPr>
                <w:color w:val="000000"/>
                <w:sz w:val="16"/>
                <w:szCs w:val="16"/>
                <w:rPrChange w:id="8827" w:author="Edward Leung" w:date="2017-01-10T12:35:00Z">
                  <w:rPr>
                    <w:color w:val="000000"/>
                    <w:sz w:val="16"/>
                    <w:szCs w:val="16"/>
                  </w:rPr>
                </w:rPrChange>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Change w:id="8828" w:author="Edward Leung" w:date="2017-01-10T12:35:00Z">
                  <w:rPr>
                    <w:color w:val="000000"/>
                    <w:sz w:val="16"/>
                    <w:szCs w:val="16"/>
                  </w:rPr>
                </w:rPrChange>
              </w:rPr>
            </w:pPr>
            <w:r w:rsidRPr="00184A3A">
              <w:rPr>
                <w:color w:val="000000"/>
                <w:sz w:val="16"/>
                <w:szCs w:val="16"/>
                <w:rPrChange w:id="8829" w:author="Edward Leung" w:date="2017-01-10T12:35:00Z">
                  <w:rPr>
                    <w:color w:val="000000"/>
                    <w:sz w:val="16"/>
                    <w:szCs w:val="16"/>
                  </w:rPr>
                </w:rPrChange>
              </w:rPr>
              <w:t>{"inputDateTime":""}</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Change w:id="8830" w:author="Edward Leung" w:date="2017-01-10T12:35:00Z">
                  <w:rPr>
                    <w:color w:val="000000"/>
                    <w:sz w:val="16"/>
                    <w:szCs w:val="16"/>
                  </w:rPr>
                </w:rPrChange>
              </w:rPr>
            </w:pPr>
            <w:r w:rsidRPr="00184A3A">
              <w:rPr>
                <w:color w:val="000000"/>
                <w:sz w:val="16"/>
                <w:szCs w:val="16"/>
                <w:rPrChange w:id="8831" w:author="Edward Leung" w:date="2017-01-10T12:35:00Z">
                  <w:rPr>
                    <w:color w:val="000000"/>
                    <w:sz w:val="16"/>
                    <w:szCs w:val="16"/>
                  </w:rPr>
                </w:rPrChange>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Change w:id="8832" w:author="Edward Leung" w:date="2017-01-10T12:35:00Z">
                  <w:rPr>
                    <w:rFonts w:cs="Arial"/>
                    <w:sz w:val="16"/>
                    <w:szCs w:val="16"/>
                  </w:rPr>
                </w:rPrChange>
              </w:rPr>
            </w:pPr>
            <w:r w:rsidRPr="00184A3A">
              <w:rPr>
                <w:sz w:val="16"/>
                <w:szCs w:val="16"/>
                <w:rPrChange w:id="8833" w:author="Edward Leung" w:date="2017-01-10T12:35:00Z">
                  <w:rPr>
                    <w:sz w:val="16"/>
                    <w:szCs w:val="16"/>
                  </w:rPr>
                </w:rPrChange>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Change w:id="8834" w:author="Edward Leung" w:date="2017-01-10T12:35:00Z">
                  <w:rPr>
                    <w:rFonts w:cs="Arial"/>
                    <w:sz w:val="16"/>
                    <w:szCs w:val="16"/>
                  </w:rPr>
                </w:rPrChange>
              </w:rPr>
            </w:pPr>
            <w:r w:rsidRPr="00184A3A">
              <w:rPr>
                <w:rFonts w:cs="Arial"/>
                <w:color w:val="000000"/>
                <w:sz w:val="16"/>
                <w:szCs w:val="16"/>
                <w:rPrChange w:id="8835" w:author="Edward Leung" w:date="2017-01-10T12:35:00Z">
                  <w:rPr>
                    <w:rFonts w:cs="Arial"/>
                    <w:color w:val="000000"/>
                    <w:sz w:val="16"/>
                    <w:szCs w:val="16"/>
                  </w:rPr>
                </w:rPrChange>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Change w:id="8836" w:author="Edward Leung" w:date="2017-01-10T12:35:00Z">
                  <w:rPr>
                    <w:color w:val="000000"/>
                    <w:sz w:val="16"/>
                    <w:szCs w:val="16"/>
                  </w:rPr>
                </w:rPrChange>
              </w:rPr>
            </w:pPr>
            <w:r w:rsidRPr="00184A3A">
              <w:rPr>
                <w:color w:val="000000"/>
                <w:sz w:val="16"/>
                <w:szCs w:val="16"/>
                <w:rPrChange w:id="883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Change w:id="8838" w:author="Edward Leung" w:date="2017-01-10T12:35:00Z">
                  <w:rPr>
                    <w:color w:val="000000"/>
                    <w:sz w:val="16"/>
                    <w:szCs w:val="16"/>
                  </w:rPr>
                </w:rPrChange>
              </w:rPr>
            </w:pPr>
            <w:r w:rsidRPr="00184A3A">
              <w:rPr>
                <w:color w:val="000000"/>
                <w:sz w:val="16"/>
                <w:szCs w:val="16"/>
                <w:rPrChange w:id="883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Change w:id="884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Change w:id="8841" w:author="Edward Leung" w:date="2017-01-10T12:35:00Z">
                  <w:rPr>
                    <w:color w:val="000000"/>
                    <w:sz w:val="16"/>
                    <w:szCs w:val="16"/>
                  </w:rPr>
                </w:rPrChange>
              </w:rPr>
            </w:pPr>
            <w:r w:rsidRPr="00184A3A">
              <w:rPr>
                <w:color w:val="000000"/>
                <w:sz w:val="16"/>
                <w:szCs w:val="16"/>
                <w:rPrChange w:id="8842" w:author="Edward Leung" w:date="2017-01-10T12:35:00Z">
                  <w:rPr>
                    <w:color w:val="000000"/>
                    <w:sz w:val="16"/>
                    <w:szCs w:val="16"/>
                  </w:rPr>
                </w:rPrChange>
              </w:rPr>
              <w:t>&lt;inputId&gt;</w:t>
            </w:r>
            <w:r w:rsidRPr="00184A3A">
              <w:rPr>
                <w:color w:val="000000"/>
                <w:sz w:val="16"/>
                <w:szCs w:val="16"/>
                <w:rPrChange w:id="8843" w:author="Edward Leung" w:date="2017-01-10T12:35:00Z">
                  <w:rPr>
                    <w:color w:val="000000"/>
                    <w:sz w:val="16"/>
                    <w:szCs w:val="16"/>
                  </w:rPr>
                </w:rPrChange>
              </w:rPr>
              <w:br/>
            </w:r>
            <w:r w:rsidR="001D733F" w:rsidRPr="00184A3A">
              <w:rPr>
                <w:color w:val="000000"/>
                <w:sz w:val="16"/>
                <w:szCs w:val="16"/>
                <w:rPrChange w:id="8844" w:author="Edward Leung" w:date="2017-01-10T12:35:00Z">
                  <w:rPr>
                    <w:color w:val="000000"/>
                    <w:sz w:val="16"/>
                    <w:szCs w:val="16"/>
                  </w:rPr>
                </w:rPrChange>
              </w:rPr>
              <w:t>&lt;/</w:t>
            </w:r>
            <w:r w:rsidRPr="00184A3A">
              <w:rPr>
                <w:color w:val="000000"/>
                <w:sz w:val="16"/>
                <w:szCs w:val="16"/>
                <w:rPrChange w:id="8845" w:author="Edward Leung" w:date="2017-01-10T12:35:00Z">
                  <w:rPr>
                    <w:color w:val="000000"/>
                    <w:sz w:val="16"/>
                    <w:szCs w:val="16"/>
                  </w:rPr>
                </w:rPrChange>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Change w:id="8846" w:author="Edward Leung" w:date="2017-01-10T12:35:00Z">
                  <w:rPr>
                    <w:color w:val="000000"/>
                    <w:sz w:val="16"/>
                    <w:szCs w:val="16"/>
                  </w:rPr>
                </w:rPrChange>
              </w:rPr>
            </w:pPr>
            <w:r w:rsidRPr="00184A3A">
              <w:rPr>
                <w:color w:val="000000"/>
                <w:sz w:val="16"/>
                <w:szCs w:val="16"/>
                <w:rPrChange w:id="8847" w:author="Edward Leung" w:date="2017-01-10T12:35:00Z">
                  <w:rPr>
                    <w:color w:val="000000"/>
                    <w:sz w:val="16"/>
                    <w:szCs w:val="16"/>
                  </w:rPr>
                </w:rPrChange>
              </w:rPr>
              <w:t>{"inputId":""}</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Change w:id="8848" w:author="Edward Leung" w:date="2017-01-10T12:35:00Z">
                  <w:rPr>
                    <w:color w:val="000000"/>
                    <w:sz w:val="16"/>
                    <w:szCs w:val="16"/>
                  </w:rPr>
                </w:rPrChange>
              </w:rPr>
            </w:pPr>
            <w:r w:rsidRPr="00184A3A">
              <w:rPr>
                <w:color w:val="000000"/>
                <w:sz w:val="16"/>
                <w:szCs w:val="16"/>
                <w:rPrChange w:id="8849" w:author="Edward Leung" w:date="2017-01-10T12:35:00Z">
                  <w:rPr>
                    <w:color w:val="000000"/>
                    <w:sz w:val="16"/>
                    <w:szCs w:val="16"/>
                  </w:rPr>
                </w:rPrChange>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Change w:id="8850" w:author="Edward Leung" w:date="2017-01-10T12:35:00Z">
                  <w:rPr>
                    <w:rFonts w:cs="Arial"/>
                    <w:sz w:val="16"/>
                    <w:szCs w:val="16"/>
                  </w:rPr>
                </w:rPrChange>
              </w:rPr>
            </w:pPr>
            <w:r w:rsidRPr="00184A3A">
              <w:rPr>
                <w:sz w:val="16"/>
                <w:szCs w:val="16"/>
                <w:rPrChange w:id="8851" w:author="Edward Leung" w:date="2017-01-10T12:35:00Z">
                  <w:rPr>
                    <w:sz w:val="16"/>
                    <w:szCs w:val="16"/>
                  </w:rPr>
                </w:rPrChange>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Change w:id="8852" w:author="Edward Leung" w:date="2017-01-10T12:35:00Z">
                  <w:rPr>
                    <w:rFonts w:cs="Arial"/>
                    <w:sz w:val="16"/>
                    <w:szCs w:val="16"/>
                  </w:rPr>
                </w:rPrChange>
              </w:rPr>
            </w:pPr>
            <w:r w:rsidRPr="00184A3A">
              <w:rPr>
                <w:rFonts w:cs="Arial"/>
                <w:color w:val="000000"/>
                <w:sz w:val="16"/>
                <w:szCs w:val="16"/>
                <w:rPrChange w:id="8853" w:author="Edward Leung" w:date="2017-01-10T12:35:00Z">
                  <w:rPr>
                    <w:rFonts w:cs="Arial"/>
                    <w:color w:val="000000"/>
                    <w:sz w:val="16"/>
                    <w:szCs w:val="16"/>
                  </w:rPr>
                </w:rPrChange>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Change w:id="8854" w:author="Edward Leung" w:date="2017-01-10T12:35:00Z">
                  <w:rPr>
                    <w:color w:val="000000"/>
                    <w:sz w:val="16"/>
                    <w:szCs w:val="16"/>
                  </w:rPr>
                </w:rPrChange>
              </w:rPr>
            </w:pPr>
            <w:r w:rsidRPr="00184A3A">
              <w:rPr>
                <w:color w:val="000000"/>
                <w:sz w:val="16"/>
                <w:szCs w:val="16"/>
                <w:rPrChange w:id="885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Change w:id="8856" w:author="Edward Leung" w:date="2017-01-10T12:35:00Z">
                  <w:rPr>
                    <w:color w:val="000000"/>
                    <w:sz w:val="16"/>
                    <w:szCs w:val="16"/>
                  </w:rPr>
                </w:rPrChange>
              </w:rPr>
            </w:pPr>
            <w:r w:rsidRPr="00184A3A">
              <w:rPr>
                <w:color w:val="000000"/>
                <w:sz w:val="16"/>
                <w:szCs w:val="16"/>
                <w:rPrChange w:id="885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Change w:id="885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Change w:id="8859" w:author="Edward Leung" w:date="2017-01-10T12:35:00Z">
                  <w:rPr>
                    <w:color w:val="000000"/>
                    <w:sz w:val="16"/>
                    <w:szCs w:val="16"/>
                  </w:rPr>
                </w:rPrChange>
              </w:rPr>
            </w:pPr>
            <w:r w:rsidRPr="00184A3A">
              <w:rPr>
                <w:color w:val="000000"/>
                <w:sz w:val="16"/>
                <w:szCs w:val="16"/>
                <w:rPrChange w:id="8860" w:author="Edward Leung" w:date="2017-01-10T12:35:00Z">
                  <w:rPr>
                    <w:color w:val="000000"/>
                    <w:sz w:val="16"/>
                    <w:szCs w:val="16"/>
                  </w:rPr>
                </w:rPrChange>
              </w:rPr>
              <w:t>&lt;voidFlag&gt;</w:t>
            </w:r>
            <w:r w:rsidRPr="00184A3A">
              <w:rPr>
                <w:color w:val="000000"/>
                <w:sz w:val="16"/>
                <w:szCs w:val="16"/>
                <w:rPrChange w:id="8861" w:author="Edward Leung" w:date="2017-01-10T12:35:00Z">
                  <w:rPr>
                    <w:color w:val="000000"/>
                    <w:sz w:val="16"/>
                    <w:szCs w:val="16"/>
                  </w:rPr>
                </w:rPrChange>
              </w:rPr>
              <w:br/>
            </w:r>
            <w:r w:rsidR="001D733F" w:rsidRPr="00184A3A">
              <w:rPr>
                <w:color w:val="000000"/>
                <w:sz w:val="16"/>
                <w:szCs w:val="16"/>
                <w:rPrChange w:id="8862" w:author="Edward Leung" w:date="2017-01-10T12:35:00Z">
                  <w:rPr>
                    <w:color w:val="000000"/>
                    <w:sz w:val="16"/>
                    <w:szCs w:val="16"/>
                  </w:rPr>
                </w:rPrChange>
              </w:rPr>
              <w:t>&lt;/</w:t>
            </w:r>
            <w:r w:rsidRPr="00184A3A">
              <w:rPr>
                <w:color w:val="000000"/>
                <w:sz w:val="16"/>
                <w:szCs w:val="16"/>
                <w:rPrChange w:id="8863" w:author="Edward Leung" w:date="2017-01-10T12:35:00Z">
                  <w:rPr>
                    <w:color w:val="000000"/>
                    <w:sz w:val="16"/>
                    <w:szCs w:val="16"/>
                  </w:rPr>
                </w:rPrChange>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Change w:id="8864" w:author="Edward Leung" w:date="2017-01-10T12:35:00Z">
                  <w:rPr>
                    <w:color w:val="000000"/>
                    <w:sz w:val="16"/>
                    <w:szCs w:val="16"/>
                  </w:rPr>
                </w:rPrChange>
              </w:rPr>
            </w:pPr>
            <w:r w:rsidRPr="00184A3A">
              <w:rPr>
                <w:color w:val="000000"/>
                <w:sz w:val="16"/>
                <w:szCs w:val="16"/>
                <w:rPrChange w:id="8865" w:author="Edward Leung" w:date="2017-01-10T12:35:00Z">
                  <w:rPr>
                    <w:color w:val="000000"/>
                    <w:sz w:val="16"/>
                    <w:szCs w:val="16"/>
                  </w:rPr>
                </w:rPrChange>
              </w:rPr>
              <w:t>{"voidFlag":""}</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Change w:id="8866" w:author="Edward Leung" w:date="2017-01-10T12:35:00Z">
                  <w:rPr>
                    <w:color w:val="000000"/>
                    <w:sz w:val="16"/>
                    <w:szCs w:val="16"/>
                  </w:rPr>
                </w:rPrChange>
              </w:rPr>
            </w:pPr>
            <w:r w:rsidRPr="00184A3A">
              <w:rPr>
                <w:color w:val="000000"/>
                <w:sz w:val="16"/>
                <w:szCs w:val="16"/>
                <w:rPrChange w:id="8867" w:author="Edward Leung" w:date="2017-01-10T12:35:00Z">
                  <w:rPr>
                    <w:color w:val="000000"/>
                    <w:sz w:val="16"/>
                    <w:szCs w:val="16"/>
                  </w:rPr>
                </w:rPrChange>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Change w:id="8868" w:author="Edward Leung" w:date="2017-01-10T12:35:00Z">
                  <w:rPr>
                    <w:rFonts w:cs="Arial"/>
                    <w:sz w:val="16"/>
                    <w:szCs w:val="16"/>
                  </w:rPr>
                </w:rPrChange>
              </w:rPr>
            </w:pPr>
            <w:r w:rsidRPr="00184A3A">
              <w:rPr>
                <w:sz w:val="16"/>
                <w:szCs w:val="16"/>
                <w:rPrChange w:id="8869" w:author="Edward Leung" w:date="2017-01-10T12:35:00Z">
                  <w:rPr>
                    <w:sz w:val="16"/>
                    <w:szCs w:val="16"/>
                  </w:rPr>
                </w:rPrChange>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Change w:id="8870" w:author="Edward Leung" w:date="2017-01-10T12:35:00Z">
                  <w:rPr>
                    <w:rFonts w:cs="Arial"/>
                    <w:sz w:val="16"/>
                    <w:szCs w:val="16"/>
                  </w:rPr>
                </w:rPrChange>
              </w:rPr>
            </w:pPr>
            <w:r w:rsidRPr="00184A3A">
              <w:rPr>
                <w:rFonts w:cs="Arial"/>
                <w:color w:val="000000"/>
                <w:sz w:val="16"/>
                <w:szCs w:val="16"/>
                <w:rPrChange w:id="8871" w:author="Edward Leung" w:date="2017-01-10T12:35:00Z">
                  <w:rPr>
                    <w:rFonts w:cs="Arial"/>
                    <w:color w:val="000000"/>
                    <w:sz w:val="16"/>
                    <w:szCs w:val="16"/>
                  </w:rPr>
                </w:rPrChange>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Change w:id="8872" w:author="Edward Leung" w:date="2017-01-10T12:35:00Z">
                  <w:rPr>
                    <w:color w:val="000000"/>
                    <w:sz w:val="16"/>
                    <w:szCs w:val="16"/>
                  </w:rPr>
                </w:rPrChange>
              </w:rPr>
            </w:pPr>
            <w:r w:rsidRPr="00184A3A">
              <w:rPr>
                <w:color w:val="000000"/>
                <w:sz w:val="16"/>
                <w:szCs w:val="16"/>
                <w:rPrChange w:id="887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Change w:id="8874" w:author="Edward Leung" w:date="2017-01-10T12:35:00Z">
                  <w:rPr>
                    <w:color w:val="000000"/>
                    <w:sz w:val="16"/>
                    <w:szCs w:val="16"/>
                  </w:rPr>
                </w:rPrChange>
              </w:rPr>
            </w:pPr>
            <w:r w:rsidRPr="00184A3A">
              <w:rPr>
                <w:color w:val="000000"/>
                <w:sz w:val="16"/>
                <w:szCs w:val="16"/>
                <w:rPrChange w:id="8875"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Change w:id="887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Change w:id="8877" w:author="Edward Leung" w:date="2017-01-10T12:35:00Z">
                  <w:rPr>
                    <w:color w:val="000000"/>
                    <w:sz w:val="16"/>
                    <w:szCs w:val="16"/>
                  </w:rPr>
                </w:rPrChange>
              </w:rPr>
            </w:pPr>
            <w:r w:rsidRPr="00184A3A">
              <w:rPr>
                <w:color w:val="000000"/>
                <w:sz w:val="16"/>
                <w:szCs w:val="16"/>
                <w:rPrChange w:id="8878" w:author="Edward Leung" w:date="2017-01-10T12:35:00Z">
                  <w:rPr>
                    <w:color w:val="000000"/>
                    <w:sz w:val="16"/>
                    <w:szCs w:val="16"/>
                  </w:rPr>
                </w:rPrChange>
              </w:rPr>
              <w:t>&lt;voidDateTime&gt;</w:t>
            </w:r>
            <w:r w:rsidRPr="00184A3A">
              <w:rPr>
                <w:color w:val="000000"/>
                <w:sz w:val="16"/>
                <w:szCs w:val="16"/>
                <w:rPrChange w:id="8879" w:author="Edward Leung" w:date="2017-01-10T12:35:00Z">
                  <w:rPr>
                    <w:color w:val="000000"/>
                    <w:sz w:val="16"/>
                    <w:szCs w:val="16"/>
                  </w:rPr>
                </w:rPrChange>
              </w:rPr>
              <w:br/>
            </w:r>
            <w:r w:rsidR="001D733F" w:rsidRPr="00184A3A">
              <w:rPr>
                <w:color w:val="000000"/>
                <w:sz w:val="16"/>
                <w:szCs w:val="16"/>
                <w:rPrChange w:id="8880" w:author="Edward Leung" w:date="2017-01-10T12:35:00Z">
                  <w:rPr>
                    <w:color w:val="000000"/>
                    <w:sz w:val="16"/>
                    <w:szCs w:val="16"/>
                  </w:rPr>
                </w:rPrChange>
              </w:rPr>
              <w:t>&lt;/</w:t>
            </w:r>
            <w:r w:rsidRPr="00184A3A">
              <w:rPr>
                <w:color w:val="000000"/>
                <w:sz w:val="16"/>
                <w:szCs w:val="16"/>
                <w:rPrChange w:id="8881" w:author="Edward Leung" w:date="2017-01-10T12:35:00Z">
                  <w:rPr>
                    <w:color w:val="000000"/>
                    <w:sz w:val="16"/>
                    <w:szCs w:val="16"/>
                  </w:rPr>
                </w:rPrChange>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Change w:id="8882" w:author="Edward Leung" w:date="2017-01-10T12:35:00Z">
                  <w:rPr>
                    <w:color w:val="000000"/>
                    <w:sz w:val="16"/>
                    <w:szCs w:val="16"/>
                  </w:rPr>
                </w:rPrChange>
              </w:rPr>
            </w:pPr>
            <w:r w:rsidRPr="00184A3A">
              <w:rPr>
                <w:color w:val="000000"/>
                <w:sz w:val="16"/>
                <w:szCs w:val="16"/>
                <w:rPrChange w:id="8883" w:author="Edward Leung" w:date="2017-01-10T12:35:00Z">
                  <w:rPr>
                    <w:color w:val="000000"/>
                    <w:sz w:val="16"/>
                    <w:szCs w:val="16"/>
                  </w:rPr>
                </w:rPrChange>
              </w:rPr>
              <w:t>{"voidDateTime":""}</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Change w:id="8884" w:author="Edward Leung" w:date="2017-01-10T12:35:00Z">
                  <w:rPr>
                    <w:color w:val="000000"/>
                    <w:sz w:val="16"/>
                    <w:szCs w:val="16"/>
                  </w:rPr>
                </w:rPrChange>
              </w:rPr>
            </w:pPr>
            <w:r w:rsidRPr="00184A3A">
              <w:rPr>
                <w:color w:val="000000"/>
                <w:sz w:val="16"/>
                <w:szCs w:val="16"/>
                <w:rPrChange w:id="8885" w:author="Edward Leung" w:date="2017-01-10T12:35:00Z">
                  <w:rPr>
                    <w:color w:val="000000"/>
                    <w:sz w:val="16"/>
                    <w:szCs w:val="16"/>
                  </w:rPr>
                </w:rPrChange>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Change w:id="8886" w:author="Edward Leung" w:date="2017-01-10T12:35:00Z">
                  <w:rPr>
                    <w:rFonts w:cs="Arial"/>
                    <w:sz w:val="16"/>
                    <w:szCs w:val="16"/>
                  </w:rPr>
                </w:rPrChange>
              </w:rPr>
            </w:pPr>
            <w:r w:rsidRPr="00184A3A">
              <w:rPr>
                <w:sz w:val="16"/>
                <w:szCs w:val="16"/>
                <w:rPrChange w:id="8887" w:author="Edward Leung" w:date="2017-01-10T12:35:00Z">
                  <w:rPr>
                    <w:sz w:val="16"/>
                    <w:szCs w:val="16"/>
                  </w:rPr>
                </w:rPrChange>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Change w:id="8888" w:author="Edward Leung" w:date="2017-01-10T12:35:00Z">
                  <w:rPr>
                    <w:rFonts w:cs="Arial"/>
                    <w:sz w:val="16"/>
                    <w:szCs w:val="16"/>
                  </w:rPr>
                </w:rPrChange>
              </w:rPr>
            </w:pPr>
            <w:r w:rsidRPr="00184A3A">
              <w:rPr>
                <w:rFonts w:cs="Arial"/>
                <w:color w:val="000000"/>
                <w:sz w:val="16"/>
                <w:szCs w:val="16"/>
                <w:rPrChange w:id="8889" w:author="Edward Leung" w:date="2017-01-10T12:35:00Z">
                  <w:rPr>
                    <w:rFonts w:cs="Arial"/>
                    <w:color w:val="000000"/>
                    <w:sz w:val="16"/>
                    <w:szCs w:val="16"/>
                  </w:rPr>
                </w:rPrChange>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Change w:id="8890" w:author="Edward Leung" w:date="2017-01-10T12:35:00Z">
                  <w:rPr>
                    <w:color w:val="000000"/>
                    <w:sz w:val="16"/>
                    <w:szCs w:val="16"/>
                  </w:rPr>
                </w:rPrChange>
              </w:rPr>
            </w:pPr>
            <w:r w:rsidRPr="00184A3A">
              <w:rPr>
                <w:color w:val="000000"/>
                <w:sz w:val="16"/>
                <w:szCs w:val="16"/>
                <w:rPrChange w:id="8891"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Change w:id="8892" w:author="Edward Leung" w:date="2017-01-10T12:35:00Z">
                  <w:rPr>
                    <w:color w:val="000000"/>
                    <w:sz w:val="16"/>
                    <w:szCs w:val="16"/>
                  </w:rPr>
                </w:rPrChange>
              </w:rPr>
            </w:pPr>
            <w:r w:rsidRPr="00184A3A">
              <w:rPr>
                <w:color w:val="000000"/>
                <w:sz w:val="16"/>
                <w:szCs w:val="16"/>
                <w:rPrChange w:id="889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Change w:id="889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Change w:id="8895" w:author="Edward Leung" w:date="2017-01-10T12:35:00Z">
                  <w:rPr>
                    <w:color w:val="000000"/>
                    <w:sz w:val="16"/>
                    <w:szCs w:val="16"/>
                  </w:rPr>
                </w:rPrChange>
              </w:rPr>
            </w:pPr>
            <w:r w:rsidRPr="00184A3A">
              <w:rPr>
                <w:color w:val="000000"/>
                <w:sz w:val="16"/>
                <w:szCs w:val="16"/>
                <w:rPrChange w:id="8896" w:author="Edward Leung" w:date="2017-01-10T12:35:00Z">
                  <w:rPr>
                    <w:color w:val="000000"/>
                    <w:sz w:val="16"/>
                    <w:szCs w:val="16"/>
                  </w:rPr>
                </w:rPrChange>
              </w:rPr>
              <w:t>&lt;voidId&gt;</w:t>
            </w:r>
            <w:r w:rsidRPr="00184A3A">
              <w:rPr>
                <w:color w:val="000000"/>
                <w:sz w:val="16"/>
                <w:szCs w:val="16"/>
                <w:rPrChange w:id="8897" w:author="Edward Leung" w:date="2017-01-10T12:35:00Z">
                  <w:rPr>
                    <w:color w:val="000000"/>
                    <w:sz w:val="16"/>
                    <w:szCs w:val="16"/>
                  </w:rPr>
                </w:rPrChange>
              </w:rPr>
              <w:br/>
            </w:r>
            <w:r w:rsidR="001D733F" w:rsidRPr="00184A3A">
              <w:rPr>
                <w:color w:val="000000"/>
                <w:sz w:val="16"/>
                <w:szCs w:val="16"/>
                <w:rPrChange w:id="8898" w:author="Edward Leung" w:date="2017-01-10T12:35:00Z">
                  <w:rPr>
                    <w:color w:val="000000"/>
                    <w:sz w:val="16"/>
                    <w:szCs w:val="16"/>
                  </w:rPr>
                </w:rPrChange>
              </w:rPr>
              <w:t>&lt;/</w:t>
            </w:r>
            <w:r w:rsidRPr="00184A3A">
              <w:rPr>
                <w:color w:val="000000"/>
                <w:sz w:val="16"/>
                <w:szCs w:val="16"/>
                <w:rPrChange w:id="8899" w:author="Edward Leung" w:date="2017-01-10T12:35:00Z">
                  <w:rPr>
                    <w:color w:val="000000"/>
                    <w:sz w:val="16"/>
                    <w:szCs w:val="16"/>
                  </w:rPr>
                </w:rPrChange>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Change w:id="8900" w:author="Edward Leung" w:date="2017-01-10T12:35:00Z">
                  <w:rPr>
                    <w:color w:val="000000"/>
                    <w:sz w:val="16"/>
                    <w:szCs w:val="16"/>
                  </w:rPr>
                </w:rPrChange>
              </w:rPr>
            </w:pPr>
            <w:r w:rsidRPr="00184A3A">
              <w:rPr>
                <w:color w:val="000000"/>
                <w:sz w:val="16"/>
                <w:szCs w:val="16"/>
                <w:rPrChange w:id="8901" w:author="Edward Leung" w:date="2017-01-10T12:35:00Z">
                  <w:rPr>
                    <w:color w:val="000000"/>
                    <w:sz w:val="16"/>
                    <w:szCs w:val="16"/>
                  </w:rPr>
                </w:rPrChange>
              </w:rPr>
              <w:t>{"voidId":""}</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Change w:id="8902" w:author="Edward Leung" w:date="2017-01-10T12:35:00Z">
                  <w:rPr>
                    <w:color w:val="000000"/>
                    <w:sz w:val="16"/>
                    <w:szCs w:val="16"/>
                  </w:rPr>
                </w:rPrChange>
              </w:rPr>
            </w:pPr>
            <w:r w:rsidRPr="00184A3A">
              <w:rPr>
                <w:color w:val="000000"/>
                <w:sz w:val="16"/>
                <w:szCs w:val="16"/>
                <w:rPrChange w:id="8903" w:author="Edward Leung" w:date="2017-01-10T12:35:00Z">
                  <w:rPr>
                    <w:color w:val="000000"/>
                    <w:sz w:val="16"/>
                    <w:szCs w:val="16"/>
                  </w:rPr>
                </w:rPrChange>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Change w:id="8904" w:author="Edward Leung" w:date="2017-01-10T12:35:00Z">
                  <w:rPr>
                    <w:rFonts w:cs="Arial"/>
                    <w:sz w:val="16"/>
                    <w:szCs w:val="16"/>
                  </w:rPr>
                </w:rPrChange>
              </w:rPr>
            </w:pPr>
            <w:r w:rsidRPr="00184A3A">
              <w:rPr>
                <w:sz w:val="16"/>
                <w:szCs w:val="16"/>
                <w:rPrChange w:id="8905" w:author="Edward Leung" w:date="2017-01-10T12:35:00Z">
                  <w:rPr>
                    <w:sz w:val="16"/>
                    <w:szCs w:val="16"/>
                  </w:rPr>
                </w:rPrChange>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Change w:id="8906" w:author="Edward Leung" w:date="2017-01-10T12:35:00Z">
                  <w:rPr>
                    <w:rFonts w:cs="Arial"/>
                    <w:sz w:val="16"/>
                    <w:szCs w:val="16"/>
                  </w:rPr>
                </w:rPrChange>
              </w:rPr>
            </w:pPr>
            <w:r w:rsidRPr="00184A3A">
              <w:rPr>
                <w:rFonts w:cs="Arial"/>
                <w:color w:val="000000"/>
                <w:sz w:val="16"/>
                <w:szCs w:val="16"/>
                <w:rPrChange w:id="8907" w:author="Edward Leung" w:date="2017-01-10T12:35:00Z">
                  <w:rPr>
                    <w:rFonts w:cs="Arial"/>
                    <w:color w:val="000000"/>
                    <w:sz w:val="16"/>
                    <w:szCs w:val="16"/>
                  </w:rPr>
                </w:rPrChange>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Change w:id="8908" w:author="Edward Leung" w:date="2017-01-10T12:35:00Z">
                  <w:rPr>
                    <w:color w:val="000000"/>
                    <w:sz w:val="16"/>
                    <w:szCs w:val="16"/>
                  </w:rPr>
                </w:rPrChange>
              </w:rPr>
            </w:pPr>
            <w:r w:rsidRPr="00184A3A">
              <w:rPr>
                <w:color w:val="000000"/>
                <w:sz w:val="16"/>
                <w:szCs w:val="16"/>
                <w:rPrChange w:id="8909"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Change w:id="8910" w:author="Edward Leung" w:date="2017-01-10T12:35:00Z">
                  <w:rPr>
                    <w:color w:val="000000"/>
                    <w:sz w:val="16"/>
                    <w:szCs w:val="16"/>
                  </w:rPr>
                </w:rPrChange>
              </w:rPr>
            </w:pPr>
            <w:r w:rsidRPr="00184A3A">
              <w:rPr>
                <w:color w:val="000000"/>
                <w:sz w:val="16"/>
                <w:szCs w:val="16"/>
                <w:rPrChange w:id="891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Change w:id="891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Change w:id="8913" w:author="Edward Leung" w:date="2017-01-10T12:35:00Z">
                  <w:rPr>
                    <w:color w:val="000000"/>
                    <w:sz w:val="16"/>
                    <w:szCs w:val="16"/>
                  </w:rPr>
                </w:rPrChange>
              </w:rPr>
            </w:pPr>
            <w:r w:rsidRPr="00184A3A">
              <w:rPr>
                <w:color w:val="000000"/>
                <w:sz w:val="16"/>
                <w:szCs w:val="16"/>
                <w:rPrChange w:id="8914" w:author="Edward Leung" w:date="2017-01-10T12:35:00Z">
                  <w:rPr>
                    <w:color w:val="000000"/>
                    <w:sz w:val="16"/>
                    <w:szCs w:val="16"/>
                  </w:rPr>
                </w:rPrChange>
              </w:rPr>
              <w:t>&lt;reasonCode&gt;</w:t>
            </w:r>
            <w:r w:rsidRPr="00184A3A">
              <w:rPr>
                <w:color w:val="000000"/>
                <w:sz w:val="16"/>
                <w:szCs w:val="16"/>
                <w:rPrChange w:id="8915" w:author="Edward Leung" w:date="2017-01-10T12:35:00Z">
                  <w:rPr>
                    <w:color w:val="000000"/>
                    <w:sz w:val="16"/>
                    <w:szCs w:val="16"/>
                  </w:rPr>
                </w:rPrChange>
              </w:rPr>
              <w:br/>
            </w:r>
            <w:r w:rsidR="001D733F" w:rsidRPr="00184A3A">
              <w:rPr>
                <w:color w:val="000000"/>
                <w:sz w:val="16"/>
                <w:szCs w:val="16"/>
                <w:rPrChange w:id="8916" w:author="Edward Leung" w:date="2017-01-10T12:35:00Z">
                  <w:rPr>
                    <w:color w:val="000000"/>
                    <w:sz w:val="16"/>
                    <w:szCs w:val="16"/>
                  </w:rPr>
                </w:rPrChange>
              </w:rPr>
              <w:t>&lt;/</w:t>
            </w:r>
            <w:r w:rsidRPr="00184A3A">
              <w:rPr>
                <w:color w:val="000000"/>
                <w:sz w:val="16"/>
                <w:szCs w:val="16"/>
                <w:rPrChange w:id="8917" w:author="Edward Leung" w:date="2017-01-10T12:35:00Z">
                  <w:rPr>
                    <w:color w:val="000000"/>
                    <w:sz w:val="16"/>
                    <w:szCs w:val="16"/>
                  </w:rPr>
                </w:rPrChange>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Change w:id="8918" w:author="Edward Leung" w:date="2017-01-10T12:35:00Z">
                  <w:rPr>
                    <w:color w:val="000000"/>
                    <w:sz w:val="16"/>
                    <w:szCs w:val="16"/>
                  </w:rPr>
                </w:rPrChange>
              </w:rPr>
            </w:pPr>
            <w:r w:rsidRPr="00184A3A">
              <w:rPr>
                <w:color w:val="000000"/>
                <w:sz w:val="16"/>
                <w:szCs w:val="16"/>
                <w:rPrChange w:id="8919" w:author="Edward Leung" w:date="2017-01-10T12:35:00Z">
                  <w:rPr>
                    <w:color w:val="000000"/>
                    <w:sz w:val="16"/>
                    <w:szCs w:val="16"/>
                  </w:rPr>
                </w:rPrChange>
              </w:rPr>
              <w:t>{"reasonCode":""}</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Change w:id="8920" w:author="Edward Leung" w:date="2017-01-10T12:35:00Z">
                  <w:rPr>
                    <w:color w:val="000000"/>
                    <w:sz w:val="16"/>
                    <w:szCs w:val="16"/>
                  </w:rPr>
                </w:rPrChange>
              </w:rPr>
            </w:pPr>
            <w:r w:rsidRPr="00184A3A">
              <w:rPr>
                <w:color w:val="000000"/>
                <w:sz w:val="16"/>
                <w:szCs w:val="16"/>
                <w:rPrChange w:id="8921" w:author="Edward Leung" w:date="2017-01-10T12:35:00Z">
                  <w:rPr>
                    <w:color w:val="000000"/>
                    <w:sz w:val="16"/>
                    <w:szCs w:val="16"/>
                  </w:rPr>
                </w:rPrChange>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Change w:id="8922" w:author="Edward Leung" w:date="2017-01-10T12:35:00Z">
                  <w:rPr>
                    <w:rFonts w:cs="Arial"/>
                    <w:sz w:val="16"/>
                    <w:szCs w:val="16"/>
                  </w:rPr>
                </w:rPrChange>
              </w:rPr>
            </w:pPr>
            <w:r w:rsidRPr="00184A3A">
              <w:rPr>
                <w:sz w:val="16"/>
                <w:szCs w:val="16"/>
                <w:rPrChange w:id="8923" w:author="Edward Leung" w:date="2017-01-10T12:35:00Z">
                  <w:rPr>
                    <w:sz w:val="16"/>
                    <w:szCs w:val="16"/>
                  </w:rPr>
                </w:rPrChange>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Change w:id="8924" w:author="Edward Leung" w:date="2017-01-10T12:35:00Z">
                  <w:rPr>
                    <w:rFonts w:cs="Arial"/>
                    <w:sz w:val="16"/>
                    <w:szCs w:val="16"/>
                  </w:rPr>
                </w:rPrChange>
              </w:rPr>
            </w:pPr>
            <w:r w:rsidRPr="00184A3A">
              <w:rPr>
                <w:rFonts w:cs="Arial"/>
                <w:color w:val="000000"/>
                <w:sz w:val="16"/>
                <w:szCs w:val="16"/>
                <w:rPrChange w:id="8925" w:author="Edward Leung" w:date="2017-01-10T12:35:00Z">
                  <w:rPr>
                    <w:rFonts w:cs="Arial"/>
                    <w:color w:val="000000"/>
                    <w:sz w:val="16"/>
                    <w:szCs w:val="16"/>
                  </w:rPr>
                </w:rPrChange>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Change w:id="8926" w:author="Edward Leung" w:date="2017-01-10T12:35:00Z">
                  <w:rPr>
                    <w:color w:val="000000"/>
                    <w:sz w:val="16"/>
                    <w:szCs w:val="16"/>
                  </w:rPr>
                </w:rPrChange>
              </w:rPr>
            </w:pPr>
            <w:r w:rsidRPr="00184A3A">
              <w:rPr>
                <w:color w:val="000000"/>
                <w:sz w:val="16"/>
                <w:szCs w:val="16"/>
                <w:rPrChange w:id="8927"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Change w:id="8928" w:author="Edward Leung" w:date="2017-01-10T12:35:00Z">
                  <w:rPr>
                    <w:color w:val="000000"/>
                    <w:sz w:val="16"/>
                    <w:szCs w:val="16"/>
                  </w:rPr>
                </w:rPrChange>
              </w:rPr>
            </w:pPr>
            <w:r w:rsidRPr="00184A3A">
              <w:rPr>
                <w:color w:val="000000"/>
                <w:sz w:val="16"/>
                <w:szCs w:val="16"/>
                <w:rPrChange w:id="892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Change w:id="893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Change w:id="8931" w:author="Edward Leung" w:date="2017-01-10T12:35:00Z">
                  <w:rPr>
                    <w:color w:val="000000"/>
                    <w:sz w:val="16"/>
                    <w:szCs w:val="16"/>
                  </w:rPr>
                </w:rPrChange>
              </w:rPr>
            </w:pPr>
            <w:r w:rsidRPr="00184A3A">
              <w:rPr>
                <w:color w:val="000000"/>
                <w:sz w:val="16"/>
                <w:szCs w:val="16"/>
                <w:rPrChange w:id="8932" w:author="Edward Leung" w:date="2017-01-10T12:35:00Z">
                  <w:rPr>
                    <w:color w:val="000000"/>
                    <w:sz w:val="16"/>
                    <w:szCs w:val="16"/>
                  </w:rPr>
                </w:rPrChange>
              </w:rPr>
              <w:t xml:space="preserve">&lt;remarks01&gt;   </w:t>
            </w:r>
            <w:r w:rsidRPr="00184A3A">
              <w:rPr>
                <w:color w:val="000000"/>
                <w:sz w:val="16"/>
                <w:szCs w:val="16"/>
                <w:rPrChange w:id="8933" w:author="Edward Leung" w:date="2017-01-10T12:35:00Z">
                  <w:rPr>
                    <w:color w:val="000000"/>
                    <w:sz w:val="16"/>
                    <w:szCs w:val="16"/>
                  </w:rPr>
                </w:rPrChange>
              </w:rPr>
              <w:br/>
            </w:r>
            <w:r w:rsidR="001D733F" w:rsidRPr="00184A3A">
              <w:rPr>
                <w:color w:val="000000"/>
                <w:sz w:val="16"/>
                <w:szCs w:val="16"/>
                <w:rPrChange w:id="8934" w:author="Edward Leung" w:date="2017-01-10T12:35:00Z">
                  <w:rPr>
                    <w:color w:val="000000"/>
                    <w:sz w:val="16"/>
                    <w:szCs w:val="16"/>
                  </w:rPr>
                </w:rPrChange>
              </w:rPr>
              <w:t>&lt;/</w:t>
            </w:r>
            <w:r w:rsidRPr="00184A3A">
              <w:rPr>
                <w:color w:val="000000"/>
                <w:sz w:val="16"/>
                <w:szCs w:val="16"/>
                <w:rPrChange w:id="8935" w:author="Edward Leung" w:date="2017-01-10T12:35:00Z">
                  <w:rPr>
                    <w:color w:val="000000"/>
                    <w:sz w:val="16"/>
                    <w:szCs w:val="16"/>
                  </w:rPr>
                </w:rPrChange>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Change w:id="8936" w:author="Edward Leung" w:date="2017-01-10T12:35:00Z">
                  <w:rPr>
                    <w:color w:val="000000"/>
                    <w:sz w:val="16"/>
                    <w:szCs w:val="16"/>
                  </w:rPr>
                </w:rPrChange>
              </w:rPr>
            </w:pPr>
            <w:r w:rsidRPr="00184A3A">
              <w:rPr>
                <w:color w:val="000000"/>
                <w:sz w:val="16"/>
                <w:szCs w:val="16"/>
                <w:rPrChange w:id="8937" w:author="Edward Leung" w:date="2017-01-10T12:35:00Z">
                  <w:rPr>
                    <w:color w:val="000000"/>
                    <w:sz w:val="16"/>
                    <w:szCs w:val="16"/>
                  </w:rPr>
                </w:rPrChange>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Change w:id="8938" w:author="Edward Leung" w:date="2017-01-10T12:35:00Z">
                  <w:rPr>
                    <w:color w:val="000000"/>
                    <w:sz w:val="16"/>
                    <w:szCs w:val="16"/>
                  </w:rPr>
                </w:rPrChange>
              </w:rPr>
            </w:pPr>
            <w:r w:rsidRPr="00184A3A">
              <w:rPr>
                <w:color w:val="000000"/>
                <w:sz w:val="16"/>
                <w:szCs w:val="16"/>
                <w:rPrChange w:id="8939" w:author="Edward Leung" w:date="2017-01-10T12:35:00Z">
                  <w:rPr>
                    <w:color w:val="000000"/>
                    <w:sz w:val="16"/>
                    <w:szCs w:val="16"/>
                  </w:rPr>
                </w:rPrChange>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Change w:id="8940" w:author="Edward Leung" w:date="2017-01-10T12:35:00Z">
                  <w:rPr>
                    <w:rFonts w:cs="Arial"/>
                    <w:sz w:val="16"/>
                    <w:szCs w:val="16"/>
                  </w:rPr>
                </w:rPrChange>
              </w:rPr>
            </w:pPr>
            <w:r w:rsidRPr="00184A3A">
              <w:rPr>
                <w:sz w:val="16"/>
                <w:szCs w:val="16"/>
                <w:rPrChange w:id="8941" w:author="Edward Leung" w:date="2017-01-10T12:35:00Z">
                  <w:rPr>
                    <w:sz w:val="16"/>
                    <w:szCs w:val="16"/>
                  </w:rPr>
                </w:rPrChange>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Change w:id="8942" w:author="Edward Leung" w:date="2017-01-10T12:35:00Z">
                  <w:rPr>
                    <w:rFonts w:cs="Arial"/>
                    <w:sz w:val="16"/>
                    <w:szCs w:val="16"/>
                  </w:rPr>
                </w:rPrChange>
              </w:rPr>
            </w:pPr>
            <w:r w:rsidRPr="00184A3A">
              <w:rPr>
                <w:rFonts w:cs="Arial"/>
                <w:color w:val="000000"/>
                <w:sz w:val="16"/>
                <w:szCs w:val="16"/>
                <w:rPrChange w:id="8943" w:author="Edward Leung" w:date="2017-01-10T12:35:00Z">
                  <w:rPr>
                    <w:rFonts w:cs="Arial"/>
                    <w:color w:val="000000"/>
                    <w:sz w:val="16"/>
                    <w:szCs w:val="16"/>
                  </w:rPr>
                </w:rPrChange>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Change w:id="8944" w:author="Edward Leung" w:date="2017-01-10T12:35:00Z">
                  <w:rPr>
                    <w:color w:val="000000"/>
                    <w:sz w:val="16"/>
                    <w:szCs w:val="16"/>
                  </w:rPr>
                </w:rPrChange>
              </w:rPr>
            </w:pPr>
            <w:r w:rsidRPr="00184A3A">
              <w:rPr>
                <w:color w:val="000000"/>
                <w:sz w:val="16"/>
                <w:szCs w:val="16"/>
                <w:rPrChange w:id="8945"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Change w:id="8946" w:author="Edward Leung" w:date="2017-01-10T12:35:00Z">
                  <w:rPr>
                    <w:color w:val="000000"/>
                    <w:sz w:val="16"/>
                    <w:szCs w:val="16"/>
                  </w:rPr>
                </w:rPrChange>
              </w:rPr>
            </w:pPr>
            <w:r w:rsidRPr="00184A3A">
              <w:rPr>
                <w:color w:val="000000"/>
                <w:sz w:val="16"/>
                <w:szCs w:val="16"/>
                <w:rPrChange w:id="894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Change w:id="894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Change w:id="8949" w:author="Edward Leung" w:date="2017-01-10T12:35:00Z">
                  <w:rPr>
                    <w:color w:val="000000"/>
                    <w:sz w:val="16"/>
                    <w:szCs w:val="16"/>
                  </w:rPr>
                </w:rPrChange>
              </w:rPr>
            </w:pPr>
            <w:r w:rsidRPr="00184A3A">
              <w:rPr>
                <w:color w:val="000000"/>
                <w:sz w:val="16"/>
                <w:szCs w:val="16"/>
                <w:rPrChange w:id="8950" w:author="Edward Leung" w:date="2017-01-10T12:35:00Z">
                  <w:rPr>
                    <w:color w:val="000000"/>
                    <w:sz w:val="16"/>
                    <w:szCs w:val="16"/>
                  </w:rPr>
                </w:rPrChange>
              </w:rPr>
              <w:t xml:space="preserve">&lt;remarks02&gt;   </w:t>
            </w:r>
            <w:r w:rsidRPr="00184A3A">
              <w:rPr>
                <w:color w:val="000000"/>
                <w:sz w:val="16"/>
                <w:szCs w:val="16"/>
                <w:rPrChange w:id="8951" w:author="Edward Leung" w:date="2017-01-10T12:35:00Z">
                  <w:rPr>
                    <w:color w:val="000000"/>
                    <w:sz w:val="16"/>
                    <w:szCs w:val="16"/>
                  </w:rPr>
                </w:rPrChange>
              </w:rPr>
              <w:br/>
            </w:r>
            <w:r w:rsidR="001D733F" w:rsidRPr="00184A3A">
              <w:rPr>
                <w:color w:val="000000"/>
                <w:sz w:val="16"/>
                <w:szCs w:val="16"/>
                <w:rPrChange w:id="8952" w:author="Edward Leung" w:date="2017-01-10T12:35:00Z">
                  <w:rPr>
                    <w:color w:val="000000"/>
                    <w:sz w:val="16"/>
                    <w:szCs w:val="16"/>
                  </w:rPr>
                </w:rPrChange>
              </w:rPr>
              <w:t>&lt;/</w:t>
            </w:r>
            <w:r w:rsidRPr="00184A3A">
              <w:rPr>
                <w:color w:val="000000"/>
                <w:sz w:val="16"/>
                <w:szCs w:val="16"/>
                <w:rPrChange w:id="8953" w:author="Edward Leung" w:date="2017-01-10T12:35:00Z">
                  <w:rPr>
                    <w:color w:val="000000"/>
                    <w:sz w:val="16"/>
                    <w:szCs w:val="16"/>
                  </w:rPr>
                </w:rPrChange>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Change w:id="8954" w:author="Edward Leung" w:date="2017-01-10T12:35:00Z">
                  <w:rPr>
                    <w:color w:val="000000"/>
                    <w:sz w:val="16"/>
                    <w:szCs w:val="16"/>
                  </w:rPr>
                </w:rPrChange>
              </w:rPr>
            </w:pPr>
            <w:r w:rsidRPr="00184A3A">
              <w:rPr>
                <w:color w:val="000000"/>
                <w:sz w:val="16"/>
                <w:szCs w:val="16"/>
                <w:rPrChange w:id="8955" w:author="Edward Leung" w:date="2017-01-10T12:35:00Z">
                  <w:rPr>
                    <w:color w:val="000000"/>
                    <w:sz w:val="16"/>
                    <w:szCs w:val="16"/>
                  </w:rPr>
                </w:rPrChange>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Change w:id="8956" w:author="Edward Leung" w:date="2017-01-10T12:35:00Z">
                  <w:rPr>
                    <w:color w:val="000000"/>
                    <w:sz w:val="16"/>
                    <w:szCs w:val="16"/>
                  </w:rPr>
                </w:rPrChange>
              </w:rPr>
            </w:pPr>
            <w:r w:rsidRPr="00184A3A">
              <w:rPr>
                <w:color w:val="000000"/>
                <w:sz w:val="16"/>
                <w:szCs w:val="16"/>
                <w:rPrChange w:id="8957" w:author="Edward Leung" w:date="2017-01-10T12:35:00Z">
                  <w:rPr>
                    <w:color w:val="000000"/>
                    <w:sz w:val="16"/>
                    <w:szCs w:val="16"/>
                  </w:rPr>
                </w:rPrChange>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Change w:id="8958" w:author="Edward Leung" w:date="2017-01-10T12:35:00Z">
                  <w:rPr>
                    <w:rFonts w:cs="Arial"/>
                    <w:sz w:val="16"/>
                    <w:szCs w:val="16"/>
                  </w:rPr>
                </w:rPrChange>
              </w:rPr>
            </w:pPr>
            <w:r w:rsidRPr="00184A3A">
              <w:rPr>
                <w:sz w:val="16"/>
                <w:szCs w:val="16"/>
                <w:rPrChange w:id="8959" w:author="Edward Leung" w:date="2017-01-10T12:35:00Z">
                  <w:rPr>
                    <w:sz w:val="16"/>
                    <w:szCs w:val="16"/>
                  </w:rPr>
                </w:rPrChange>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Change w:id="8960" w:author="Edward Leung" w:date="2017-01-10T12:35:00Z">
                  <w:rPr>
                    <w:rFonts w:cs="Arial"/>
                    <w:sz w:val="16"/>
                    <w:szCs w:val="16"/>
                  </w:rPr>
                </w:rPrChange>
              </w:rPr>
            </w:pPr>
            <w:r w:rsidRPr="00184A3A">
              <w:rPr>
                <w:rFonts w:cs="Arial"/>
                <w:color w:val="000000"/>
                <w:sz w:val="16"/>
                <w:szCs w:val="16"/>
                <w:rPrChange w:id="8961" w:author="Edward Leung" w:date="2017-01-10T12:35:00Z">
                  <w:rPr>
                    <w:rFonts w:cs="Arial"/>
                    <w:color w:val="000000"/>
                    <w:sz w:val="16"/>
                    <w:szCs w:val="16"/>
                  </w:rPr>
                </w:rPrChange>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Change w:id="8962" w:author="Edward Leung" w:date="2017-01-10T12:35:00Z">
                  <w:rPr>
                    <w:color w:val="000000"/>
                    <w:sz w:val="16"/>
                    <w:szCs w:val="16"/>
                  </w:rPr>
                </w:rPrChange>
              </w:rPr>
            </w:pPr>
            <w:r w:rsidRPr="00184A3A">
              <w:rPr>
                <w:color w:val="000000"/>
                <w:sz w:val="16"/>
                <w:szCs w:val="16"/>
                <w:rPrChange w:id="8963"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Change w:id="8964" w:author="Edward Leung" w:date="2017-01-10T12:35:00Z">
                  <w:rPr>
                    <w:color w:val="000000"/>
                    <w:sz w:val="16"/>
                    <w:szCs w:val="16"/>
                  </w:rPr>
                </w:rPrChange>
              </w:rPr>
            </w:pPr>
            <w:r w:rsidRPr="00184A3A">
              <w:rPr>
                <w:color w:val="000000"/>
                <w:sz w:val="16"/>
                <w:szCs w:val="16"/>
                <w:rPrChange w:id="896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Change w:id="896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Change w:id="8967" w:author="Edward Leung" w:date="2017-01-10T12:35:00Z">
                  <w:rPr>
                    <w:color w:val="000000"/>
                    <w:sz w:val="16"/>
                    <w:szCs w:val="16"/>
                  </w:rPr>
                </w:rPrChange>
              </w:rPr>
            </w:pPr>
            <w:r w:rsidRPr="00184A3A">
              <w:rPr>
                <w:color w:val="000000"/>
                <w:sz w:val="16"/>
                <w:szCs w:val="16"/>
                <w:rPrChange w:id="8968" w:author="Edward Leung" w:date="2017-01-10T12:35:00Z">
                  <w:rPr>
                    <w:color w:val="000000"/>
                    <w:sz w:val="16"/>
                    <w:szCs w:val="16"/>
                  </w:rPr>
                </w:rPrChange>
              </w:rPr>
              <w:t xml:space="preserve">&lt;remarks03&gt;   </w:t>
            </w:r>
            <w:r w:rsidRPr="00184A3A">
              <w:rPr>
                <w:color w:val="000000"/>
                <w:sz w:val="16"/>
                <w:szCs w:val="16"/>
                <w:rPrChange w:id="8969" w:author="Edward Leung" w:date="2017-01-10T12:35:00Z">
                  <w:rPr>
                    <w:color w:val="000000"/>
                    <w:sz w:val="16"/>
                    <w:szCs w:val="16"/>
                  </w:rPr>
                </w:rPrChange>
              </w:rPr>
              <w:br/>
            </w:r>
            <w:r w:rsidR="001D733F" w:rsidRPr="00184A3A">
              <w:rPr>
                <w:color w:val="000000"/>
                <w:sz w:val="16"/>
                <w:szCs w:val="16"/>
                <w:rPrChange w:id="8970" w:author="Edward Leung" w:date="2017-01-10T12:35:00Z">
                  <w:rPr>
                    <w:color w:val="000000"/>
                    <w:sz w:val="16"/>
                    <w:szCs w:val="16"/>
                  </w:rPr>
                </w:rPrChange>
              </w:rPr>
              <w:t>&lt;/</w:t>
            </w:r>
            <w:r w:rsidRPr="00184A3A">
              <w:rPr>
                <w:color w:val="000000"/>
                <w:sz w:val="16"/>
                <w:szCs w:val="16"/>
                <w:rPrChange w:id="8971" w:author="Edward Leung" w:date="2017-01-10T12:35:00Z">
                  <w:rPr>
                    <w:color w:val="000000"/>
                    <w:sz w:val="16"/>
                    <w:szCs w:val="16"/>
                  </w:rPr>
                </w:rPrChange>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Change w:id="8972" w:author="Edward Leung" w:date="2017-01-10T12:35:00Z">
                  <w:rPr>
                    <w:color w:val="000000"/>
                    <w:sz w:val="16"/>
                    <w:szCs w:val="16"/>
                  </w:rPr>
                </w:rPrChange>
              </w:rPr>
            </w:pPr>
            <w:r w:rsidRPr="00184A3A">
              <w:rPr>
                <w:color w:val="000000"/>
                <w:sz w:val="16"/>
                <w:szCs w:val="16"/>
                <w:rPrChange w:id="8973" w:author="Edward Leung" w:date="2017-01-10T12:35:00Z">
                  <w:rPr>
                    <w:color w:val="000000"/>
                    <w:sz w:val="16"/>
                    <w:szCs w:val="16"/>
                  </w:rPr>
                </w:rPrChange>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Change w:id="8974" w:author="Edward Leung" w:date="2017-01-10T12:35:00Z">
                  <w:rPr>
                    <w:color w:val="000000"/>
                    <w:sz w:val="16"/>
                    <w:szCs w:val="16"/>
                  </w:rPr>
                </w:rPrChange>
              </w:rPr>
            </w:pPr>
            <w:r w:rsidRPr="00184A3A">
              <w:rPr>
                <w:color w:val="000000"/>
                <w:sz w:val="16"/>
                <w:szCs w:val="16"/>
                <w:rPrChange w:id="8975" w:author="Edward Leung" w:date="2017-01-10T12:35:00Z">
                  <w:rPr>
                    <w:color w:val="000000"/>
                    <w:sz w:val="16"/>
                    <w:szCs w:val="16"/>
                  </w:rPr>
                </w:rPrChange>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Change w:id="8976" w:author="Edward Leung" w:date="2017-01-10T12:35:00Z">
                  <w:rPr>
                    <w:rFonts w:cs="Arial"/>
                    <w:sz w:val="16"/>
                    <w:szCs w:val="16"/>
                  </w:rPr>
                </w:rPrChange>
              </w:rPr>
            </w:pPr>
            <w:r w:rsidRPr="00184A3A">
              <w:rPr>
                <w:sz w:val="16"/>
                <w:szCs w:val="16"/>
                <w:rPrChange w:id="8977" w:author="Edward Leung" w:date="2017-01-10T12:35:00Z">
                  <w:rPr>
                    <w:sz w:val="16"/>
                    <w:szCs w:val="16"/>
                  </w:rPr>
                </w:rPrChange>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Change w:id="8978" w:author="Edward Leung" w:date="2017-01-10T12:35:00Z">
                  <w:rPr>
                    <w:rFonts w:cs="Arial"/>
                    <w:sz w:val="16"/>
                    <w:szCs w:val="16"/>
                  </w:rPr>
                </w:rPrChange>
              </w:rPr>
            </w:pPr>
            <w:r w:rsidRPr="00184A3A">
              <w:rPr>
                <w:rFonts w:cs="Arial"/>
                <w:color w:val="000000"/>
                <w:sz w:val="16"/>
                <w:szCs w:val="16"/>
                <w:rPrChange w:id="8979" w:author="Edward Leung" w:date="2017-01-10T12:35:00Z">
                  <w:rPr>
                    <w:rFonts w:cs="Arial"/>
                    <w:color w:val="000000"/>
                    <w:sz w:val="16"/>
                    <w:szCs w:val="16"/>
                  </w:rPr>
                </w:rPrChange>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Change w:id="8980" w:author="Edward Leung" w:date="2017-01-10T12:35:00Z">
                  <w:rPr>
                    <w:color w:val="000000"/>
                    <w:sz w:val="16"/>
                    <w:szCs w:val="16"/>
                  </w:rPr>
                </w:rPrChange>
              </w:rPr>
            </w:pPr>
            <w:r w:rsidRPr="00184A3A">
              <w:rPr>
                <w:color w:val="000000"/>
                <w:sz w:val="16"/>
                <w:szCs w:val="16"/>
                <w:rPrChange w:id="898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Change w:id="8982" w:author="Edward Leung" w:date="2017-01-10T12:35:00Z">
                  <w:rPr>
                    <w:color w:val="000000"/>
                    <w:sz w:val="16"/>
                    <w:szCs w:val="16"/>
                  </w:rPr>
                </w:rPrChange>
              </w:rPr>
            </w:pPr>
            <w:r w:rsidRPr="00184A3A">
              <w:rPr>
                <w:color w:val="000000"/>
                <w:sz w:val="16"/>
                <w:szCs w:val="16"/>
                <w:rPrChange w:id="898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Change w:id="898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Change w:id="8985" w:author="Edward Leung" w:date="2017-01-10T12:35:00Z">
                  <w:rPr>
                    <w:color w:val="000000"/>
                    <w:sz w:val="16"/>
                    <w:szCs w:val="16"/>
                  </w:rPr>
                </w:rPrChange>
              </w:rPr>
            </w:pPr>
            <w:r w:rsidRPr="00184A3A">
              <w:rPr>
                <w:color w:val="000000"/>
                <w:sz w:val="16"/>
                <w:szCs w:val="16"/>
                <w:rPrChange w:id="8986" w:author="Edward Leung" w:date="2017-01-10T12:35:00Z">
                  <w:rPr>
                    <w:color w:val="000000"/>
                    <w:sz w:val="16"/>
                    <w:szCs w:val="16"/>
                  </w:rPr>
                </w:rPrChange>
              </w:rPr>
              <w:t xml:space="preserve">&lt;dataSource&gt;   </w:t>
            </w:r>
            <w:r w:rsidRPr="00184A3A">
              <w:rPr>
                <w:color w:val="000000"/>
                <w:sz w:val="16"/>
                <w:szCs w:val="16"/>
                <w:rPrChange w:id="8987" w:author="Edward Leung" w:date="2017-01-10T12:35:00Z">
                  <w:rPr>
                    <w:color w:val="000000"/>
                    <w:sz w:val="16"/>
                    <w:szCs w:val="16"/>
                  </w:rPr>
                </w:rPrChange>
              </w:rPr>
              <w:br/>
            </w:r>
            <w:r w:rsidR="001D733F" w:rsidRPr="00184A3A">
              <w:rPr>
                <w:color w:val="000000"/>
                <w:sz w:val="16"/>
                <w:szCs w:val="16"/>
                <w:rPrChange w:id="8988" w:author="Edward Leung" w:date="2017-01-10T12:35:00Z">
                  <w:rPr>
                    <w:color w:val="000000"/>
                    <w:sz w:val="16"/>
                    <w:szCs w:val="16"/>
                  </w:rPr>
                </w:rPrChange>
              </w:rPr>
              <w:t>&lt;/</w:t>
            </w:r>
            <w:r w:rsidRPr="00184A3A">
              <w:rPr>
                <w:color w:val="000000"/>
                <w:sz w:val="16"/>
                <w:szCs w:val="16"/>
                <w:rPrChange w:id="8989" w:author="Edward Leung" w:date="2017-01-10T12:35:00Z">
                  <w:rPr>
                    <w:color w:val="000000"/>
                    <w:sz w:val="16"/>
                    <w:szCs w:val="16"/>
                  </w:rPr>
                </w:rPrChange>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Change w:id="8990" w:author="Edward Leung" w:date="2017-01-10T12:35:00Z">
                  <w:rPr>
                    <w:color w:val="000000"/>
                    <w:sz w:val="16"/>
                    <w:szCs w:val="16"/>
                  </w:rPr>
                </w:rPrChange>
              </w:rPr>
            </w:pPr>
            <w:r w:rsidRPr="00184A3A">
              <w:rPr>
                <w:color w:val="000000"/>
                <w:sz w:val="16"/>
                <w:szCs w:val="16"/>
                <w:rPrChange w:id="8991" w:author="Edward Leung" w:date="2017-01-10T12:35:00Z">
                  <w:rPr>
                    <w:color w:val="000000"/>
                    <w:sz w:val="16"/>
                    <w:szCs w:val="16"/>
                  </w:rPr>
                </w:rPrChange>
              </w:rPr>
              <w:t>{"dataSource":""}</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Change w:id="8992" w:author="Edward Leung" w:date="2017-01-10T12:35:00Z">
                  <w:rPr>
                    <w:color w:val="000000"/>
                    <w:sz w:val="16"/>
                    <w:szCs w:val="16"/>
                  </w:rPr>
                </w:rPrChange>
              </w:rPr>
            </w:pPr>
            <w:r w:rsidRPr="00184A3A">
              <w:rPr>
                <w:color w:val="000000"/>
                <w:sz w:val="16"/>
                <w:szCs w:val="16"/>
                <w:rPrChange w:id="8993" w:author="Edward Leung" w:date="2017-01-10T12:35:00Z">
                  <w:rPr>
                    <w:color w:val="000000"/>
                    <w:sz w:val="16"/>
                    <w:szCs w:val="16"/>
                  </w:rPr>
                </w:rPrChange>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Change w:id="8994" w:author="Edward Leung" w:date="2017-01-10T12:35:00Z">
                  <w:rPr>
                    <w:rFonts w:cs="Arial"/>
                    <w:sz w:val="16"/>
                    <w:szCs w:val="16"/>
                  </w:rPr>
                </w:rPrChange>
              </w:rPr>
            </w:pPr>
            <w:r w:rsidRPr="00184A3A">
              <w:rPr>
                <w:sz w:val="16"/>
                <w:szCs w:val="16"/>
                <w:rPrChange w:id="8995" w:author="Edward Leung" w:date="2017-01-10T12:35:00Z">
                  <w:rPr>
                    <w:sz w:val="16"/>
                    <w:szCs w:val="16"/>
                  </w:rPr>
                </w:rPrChange>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Change w:id="8996" w:author="Edward Leung" w:date="2017-01-10T12:35:00Z">
                  <w:rPr>
                    <w:rFonts w:cs="Arial"/>
                    <w:sz w:val="16"/>
                    <w:szCs w:val="16"/>
                  </w:rPr>
                </w:rPrChange>
              </w:rPr>
            </w:pPr>
            <w:r w:rsidRPr="00184A3A">
              <w:rPr>
                <w:rFonts w:cs="Arial"/>
                <w:color w:val="000000"/>
                <w:sz w:val="16"/>
                <w:szCs w:val="16"/>
                <w:rPrChange w:id="8997" w:author="Edward Leung" w:date="2017-01-10T12:35:00Z">
                  <w:rPr>
                    <w:rFonts w:cs="Arial"/>
                    <w:color w:val="000000"/>
                    <w:sz w:val="16"/>
                    <w:szCs w:val="16"/>
                  </w:rPr>
                </w:rPrChange>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Change w:id="8998" w:author="Edward Leung" w:date="2017-01-10T12:35:00Z">
                  <w:rPr>
                    <w:color w:val="000000"/>
                    <w:sz w:val="16"/>
                    <w:szCs w:val="16"/>
                  </w:rPr>
                </w:rPrChange>
              </w:rPr>
            </w:pPr>
            <w:r w:rsidRPr="00184A3A">
              <w:rPr>
                <w:color w:val="000000"/>
                <w:sz w:val="16"/>
                <w:szCs w:val="16"/>
                <w:rPrChange w:id="899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Change w:id="9000" w:author="Edward Leung" w:date="2017-01-10T12:35:00Z">
                  <w:rPr>
                    <w:color w:val="000000"/>
                    <w:sz w:val="16"/>
                    <w:szCs w:val="16"/>
                  </w:rPr>
                </w:rPrChange>
              </w:rPr>
            </w:pPr>
            <w:r w:rsidRPr="00184A3A">
              <w:rPr>
                <w:color w:val="000000"/>
                <w:sz w:val="16"/>
                <w:szCs w:val="16"/>
                <w:rPrChange w:id="9001"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Change w:id="900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Change w:id="9003" w:author="Edward Leung" w:date="2017-01-10T12:35:00Z">
                  <w:rPr>
                    <w:color w:val="000000"/>
                    <w:sz w:val="16"/>
                    <w:szCs w:val="16"/>
                  </w:rPr>
                </w:rPrChange>
              </w:rPr>
            </w:pPr>
            <w:r w:rsidRPr="00184A3A">
              <w:rPr>
                <w:color w:val="000000"/>
                <w:sz w:val="16"/>
                <w:szCs w:val="16"/>
                <w:rPrChange w:id="9004" w:author="Edward Leung" w:date="2017-01-10T12:35:00Z">
                  <w:rPr>
                    <w:color w:val="000000"/>
                    <w:sz w:val="16"/>
                    <w:szCs w:val="16"/>
                  </w:rPr>
                </w:rPrChange>
              </w:rPr>
              <w:t xml:space="preserve">&lt;lastUpdateUser&gt;   </w:t>
            </w:r>
            <w:r w:rsidRPr="00184A3A">
              <w:rPr>
                <w:color w:val="000000"/>
                <w:sz w:val="16"/>
                <w:szCs w:val="16"/>
                <w:rPrChange w:id="9005" w:author="Edward Leung" w:date="2017-01-10T12:35:00Z">
                  <w:rPr>
                    <w:color w:val="000000"/>
                    <w:sz w:val="16"/>
                    <w:szCs w:val="16"/>
                  </w:rPr>
                </w:rPrChange>
              </w:rPr>
              <w:br/>
            </w:r>
            <w:r w:rsidR="001D733F" w:rsidRPr="00184A3A">
              <w:rPr>
                <w:color w:val="000000"/>
                <w:sz w:val="16"/>
                <w:szCs w:val="16"/>
                <w:rPrChange w:id="9006" w:author="Edward Leung" w:date="2017-01-10T12:35:00Z">
                  <w:rPr>
                    <w:color w:val="000000"/>
                    <w:sz w:val="16"/>
                    <w:szCs w:val="16"/>
                  </w:rPr>
                </w:rPrChange>
              </w:rPr>
              <w:t>&lt;/</w:t>
            </w:r>
            <w:r w:rsidRPr="00184A3A">
              <w:rPr>
                <w:color w:val="000000"/>
                <w:sz w:val="16"/>
                <w:szCs w:val="16"/>
                <w:rPrChange w:id="9007" w:author="Edward Leung" w:date="2017-01-10T12:35:00Z">
                  <w:rPr>
                    <w:color w:val="000000"/>
                    <w:sz w:val="16"/>
                    <w:szCs w:val="16"/>
                  </w:rPr>
                </w:rPrChange>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Change w:id="9008" w:author="Edward Leung" w:date="2017-01-10T12:35:00Z">
                  <w:rPr>
                    <w:color w:val="000000"/>
                    <w:sz w:val="16"/>
                    <w:szCs w:val="16"/>
                  </w:rPr>
                </w:rPrChange>
              </w:rPr>
            </w:pPr>
            <w:r w:rsidRPr="00184A3A">
              <w:rPr>
                <w:color w:val="000000"/>
                <w:sz w:val="16"/>
                <w:szCs w:val="16"/>
                <w:rPrChange w:id="9009" w:author="Edward Leung" w:date="2017-01-10T12:35:00Z">
                  <w:rPr>
                    <w:color w:val="000000"/>
                    <w:sz w:val="16"/>
                    <w:szCs w:val="16"/>
                  </w:rPr>
                </w:rPrChange>
              </w:rPr>
              <w:t>{"lastUpdateUser":""}</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Change w:id="9010" w:author="Edward Leung" w:date="2017-01-10T12:35:00Z">
                  <w:rPr>
                    <w:color w:val="000000"/>
                    <w:sz w:val="16"/>
                    <w:szCs w:val="16"/>
                  </w:rPr>
                </w:rPrChange>
              </w:rPr>
            </w:pPr>
            <w:r w:rsidRPr="00184A3A">
              <w:rPr>
                <w:color w:val="000000"/>
                <w:sz w:val="16"/>
                <w:szCs w:val="16"/>
                <w:rPrChange w:id="9011" w:author="Edward Leung" w:date="2017-01-10T12:35:00Z">
                  <w:rPr>
                    <w:color w:val="000000"/>
                    <w:sz w:val="16"/>
                    <w:szCs w:val="16"/>
                  </w:rPr>
                </w:rPrChange>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Change w:id="9012" w:author="Edward Leung" w:date="2017-01-10T12:35:00Z">
                  <w:rPr>
                    <w:rFonts w:cs="Arial"/>
                    <w:sz w:val="16"/>
                    <w:szCs w:val="16"/>
                  </w:rPr>
                </w:rPrChange>
              </w:rPr>
            </w:pPr>
            <w:r w:rsidRPr="00184A3A">
              <w:rPr>
                <w:sz w:val="16"/>
                <w:szCs w:val="16"/>
                <w:rPrChange w:id="9013" w:author="Edward Leung" w:date="2017-01-10T12:35:00Z">
                  <w:rPr>
                    <w:sz w:val="16"/>
                    <w:szCs w:val="16"/>
                  </w:rPr>
                </w:rPrChange>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Change w:id="9014" w:author="Edward Leung" w:date="2017-01-10T12:35:00Z">
                  <w:rPr>
                    <w:rFonts w:cs="Arial"/>
                    <w:sz w:val="16"/>
                    <w:szCs w:val="16"/>
                  </w:rPr>
                </w:rPrChange>
              </w:rPr>
            </w:pPr>
            <w:r w:rsidRPr="00184A3A">
              <w:rPr>
                <w:rFonts w:cs="Arial"/>
                <w:color w:val="000000"/>
                <w:sz w:val="16"/>
                <w:szCs w:val="16"/>
                <w:rPrChange w:id="9015" w:author="Edward Leung" w:date="2017-01-10T12:35:00Z">
                  <w:rPr>
                    <w:rFonts w:cs="Arial"/>
                    <w:color w:val="000000"/>
                    <w:sz w:val="16"/>
                    <w:szCs w:val="16"/>
                  </w:rPr>
                </w:rPrChange>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Change w:id="9016" w:author="Edward Leung" w:date="2017-01-10T12:35:00Z">
                  <w:rPr>
                    <w:color w:val="000000"/>
                    <w:sz w:val="16"/>
                    <w:szCs w:val="16"/>
                  </w:rPr>
                </w:rPrChange>
              </w:rPr>
            </w:pPr>
            <w:r w:rsidRPr="00184A3A">
              <w:rPr>
                <w:color w:val="000000"/>
                <w:sz w:val="16"/>
                <w:szCs w:val="16"/>
                <w:rPrChange w:id="901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Change w:id="9018" w:author="Edward Leung" w:date="2017-01-10T12:35:00Z">
                  <w:rPr>
                    <w:color w:val="000000"/>
                    <w:sz w:val="16"/>
                    <w:szCs w:val="16"/>
                  </w:rPr>
                </w:rPrChange>
              </w:rPr>
            </w:pPr>
            <w:r w:rsidRPr="00184A3A">
              <w:rPr>
                <w:color w:val="000000"/>
                <w:sz w:val="16"/>
                <w:szCs w:val="16"/>
                <w:rPrChange w:id="9019"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Change w:id="902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Change w:id="9021" w:author="Edward Leung" w:date="2017-01-10T12:35:00Z">
                  <w:rPr>
                    <w:color w:val="000000"/>
                    <w:sz w:val="16"/>
                    <w:szCs w:val="16"/>
                  </w:rPr>
                </w:rPrChange>
              </w:rPr>
            </w:pPr>
            <w:r w:rsidRPr="00184A3A">
              <w:rPr>
                <w:color w:val="000000"/>
                <w:sz w:val="16"/>
                <w:szCs w:val="16"/>
                <w:rPrChange w:id="9022" w:author="Edward Leung" w:date="2017-01-10T12:35:00Z">
                  <w:rPr>
                    <w:color w:val="000000"/>
                    <w:sz w:val="16"/>
                    <w:szCs w:val="16"/>
                  </w:rPr>
                </w:rPrChange>
              </w:rPr>
              <w:t xml:space="preserve">&lt;lastUpdateTime&gt;   </w:t>
            </w:r>
            <w:r w:rsidRPr="00184A3A">
              <w:rPr>
                <w:color w:val="000000"/>
                <w:sz w:val="16"/>
                <w:szCs w:val="16"/>
                <w:rPrChange w:id="9023" w:author="Edward Leung" w:date="2017-01-10T12:35:00Z">
                  <w:rPr>
                    <w:color w:val="000000"/>
                    <w:sz w:val="16"/>
                    <w:szCs w:val="16"/>
                  </w:rPr>
                </w:rPrChange>
              </w:rPr>
              <w:br/>
            </w:r>
            <w:r w:rsidR="001D733F" w:rsidRPr="00184A3A">
              <w:rPr>
                <w:color w:val="000000"/>
                <w:sz w:val="16"/>
                <w:szCs w:val="16"/>
                <w:rPrChange w:id="9024" w:author="Edward Leung" w:date="2017-01-10T12:35:00Z">
                  <w:rPr>
                    <w:color w:val="000000"/>
                    <w:sz w:val="16"/>
                    <w:szCs w:val="16"/>
                  </w:rPr>
                </w:rPrChange>
              </w:rPr>
              <w:t>&lt;/</w:t>
            </w:r>
            <w:r w:rsidRPr="00184A3A">
              <w:rPr>
                <w:color w:val="000000"/>
                <w:sz w:val="16"/>
                <w:szCs w:val="16"/>
                <w:rPrChange w:id="9025" w:author="Edward Leung" w:date="2017-01-10T12:35:00Z">
                  <w:rPr>
                    <w:color w:val="000000"/>
                    <w:sz w:val="16"/>
                    <w:szCs w:val="16"/>
                  </w:rPr>
                </w:rPrChange>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Change w:id="9026" w:author="Edward Leung" w:date="2017-01-10T12:35:00Z">
                  <w:rPr>
                    <w:color w:val="000000"/>
                    <w:sz w:val="16"/>
                    <w:szCs w:val="16"/>
                  </w:rPr>
                </w:rPrChange>
              </w:rPr>
            </w:pPr>
            <w:r w:rsidRPr="00184A3A">
              <w:rPr>
                <w:color w:val="000000"/>
                <w:sz w:val="16"/>
                <w:szCs w:val="16"/>
                <w:rPrChange w:id="9027" w:author="Edward Leung" w:date="2017-01-10T12:35:00Z">
                  <w:rPr>
                    <w:color w:val="000000"/>
                    <w:sz w:val="16"/>
                    <w:szCs w:val="16"/>
                  </w:rPr>
                </w:rPrChange>
              </w:rPr>
              <w:t>{"lastUpdateTime":""}</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Change w:id="9028" w:author="Edward Leung" w:date="2017-01-10T12:35:00Z">
                  <w:rPr>
                    <w:color w:val="000000"/>
                    <w:sz w:val="16"/>
                    <w:szCs w:val="16"/>
                  </w:rPr>
                </w:rPrChange>
              </w:rPr>
            </w:pPr>
            <w:r w:rsidRPr="00184A3A">
              <w:rPr>
                <w:color w:val="000000"/>
                <w:sz w:val="16"/>
                <w:szCs w:val="16"/>
                <w:rPrChange w:id="9029" w:author="Edward Leung" w:date="2017-01-10T12:35:00Z">
                  <w:rPr>
                    <w:color w:val="000000"/>
                    <w:sz w:val="16"/>
                    <w:szCs w:val="16"/>
                  </w:rPr>
                </w:rPrChange>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Change w:id="9030" w:author="Edward Leung" w:date="2017-01-10T12:35:00Z">
                  <w:rPr>
                    <w:rFonts w:cs="Arial"/>
                    <w:sz w:val="16"/>
                    <w:szCs w:val="16"/>
                  </w:rPr>
                </w:rPrChange>
              </w:rPr>
            </w:pPr>
            <w:r w:rsidRPr="00184A3A">
              <w:rPr>
                <w:sz w:val="16"/>
                <w:szCs w:val="16"/>
                <w:rPrChange w:id="9031" w:author="Edward Leung" w:date="2017-01-10T12:35:00Z">
                  <w:rPr>
                    <w:sz w:val="16"/>
                    <w:szCs w:val="16"/>
                  </w:rPr>
                </w:rPrChange>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Change w:id="9032" w:author="Edward Leung" w:date="2017-01-10T12:35:00Z">
                  <w:rPr>
                    <w:rFonts w:cs="Arial"/>
                    <w:sz w:val="16"/>
                    <w:szCs w:val="16"/>
                  </w:rPr>
                </w:rPrChange>
              </w:rPr>
            </w:pPr>
            <w:r w:rsidRPr="00184A3A">
              <w:rPr>
                <w:rFonts w:cs="Arial"/>
                <w:color w:val="000000"/>
                <w:sz w:val="16"/>
                <w:szCs w:val="16"/>
                <w:rPrChange w:id="9033" w:author="Edward Leung" w:date="2017-01-10T12:35:00Z">
                  <w:rPr>
                    <w:rFonts w:cs="Arial"/>
                    <w:color w:val="000000"/>
                    <w:sz w:val="16"/>
                    <w:szCs w:val="16"/>
                  </w:rPr>
                </w:rPrChange>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Change w:id="9034" w:author="Edward Leung" w:date="2017-01-10T12:35:00Z">
                  <w:rPr>
                    <w:color w:val="000000"/>
                    <w:sz w:val="16"/>
                    <w:szCs w:val="16"/>
                  </w:rPr>
                </w:rPrChange>
              </w:rPr>
            </w:pPr>
            <w:r w:rsidRPr="00184A3A">
              <w:rPr>
                <w:color w:val="000000"/>
                <w:sz w:val="16"/>
                <w:szCs w:val="16"/>
                <w:rPrChange w:id="903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Change w:id="9036" w:author="Edward Leung" w:date="2017-01-10T12:35:00Z">
                  <w:rPr>
                    <w:color w:val="000000"/>
                    <w:sz w:val="16"/>
                    <w:szCs w:val="16"/>
                  </w:rPr>
                </w:rPrChange>
              </w:rPr>
            </w:pPr>
            <w:r w:rsidRPr="00184A3A">
              <w:rPr>
                <w:color w:val="000000"/>
                <w:sz w:val="16"/>
                <w:szCs w:val="16"/>
                <w:rPrChange w:id="903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Change w:id="903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Change w:id="9039" w:author="Edward Leung" w:date="2017-01-10T12:35:00Z">
                  <w:rPr>
                    <w:color w:val="000000"/>
                    <w:sz w:val="16"/>
                    <w:szCs w:val="16"/>
                  </w:rPr>
                </w:rPrChange>
              </w:rPr>
            </w:pPr>
            <w:r w:rsidRPr="00184A3A">
              <w:rPr>
                <w:color w:val="000000"/>
                <w:sz w:val="16"/>
                <w:szCs w:val="16"/>
                <w:rPrChange w:id="9040" w:author="Edward Leung" w:date="2017-01-10T12:35:00Z">
                  <w:rPr>
                    <w:color w:val="000000"/>
                    <w:sz w:val="16"/>
                    <w:szCs w:val="16"/>
                  </w:rPr>
                </w:rPrChange>
              </w:rPr>
              <w:t xml:space="preserve">&lt;workstationName&gt;   </w:t>
            </w:r>
            <w:r w:rsidRPr="00184A3A">
              <w:rPr>
                <w:color w:val="000000"/>
                <w:sz w:val="16"/>
                <w:szCs w:val="16"/>
                <w:rPrChange w:id="9041" w:author="Edward Leung" w:date="2017-01-10T12:35:00Z">
                  <w:rPr>
                    <w:color w:val="000000"/>
                    <w:sz w:val="16"/>
                    <w:szCs w:val="16"/>
                  </w:rPr>
                </w:rPrChange>
              </w:rPr>
              <w:br/>
            </w:r>
            <w:r w:rsidR="001D733F" w:rsidRPr="00184A3A">
              <w:rPr>
                <w:color w:val="000000"/>
                <w:sz w:val="16"/>
                <w:szCs w:val="16"/>
                <w:rPrChange w:id="9042" w:author="Edward Leung" w:date="2017-01-10T12:35:00Z">
                  <w:rPr>
                    <w:color w:val="000000"/>
                    <w:sz w:val="16"/>
                    <w:szCs w:val="16"/>
                  </w:rPr>
                </w:rPrChange>
              </w:rPr>
              <w:t>&lt;/</w:t>
            </w:r>
            <w:r w:rsidRPr="00184A3A">
              <w:rPr>
                <w:color w:val="000000"/>
                <w:sz w:val="16"/>
                <w:szCs w:val="16"/>
                <w:rPrChange w:id="9043" w:author="Edward Leung" w:date="2017-01-10T12:35:00Z">
                  <w:rPr>
                    <w:color w:val="000000"/>
                    <w:sz w:val="16"/>
                    <w:szCs w:val="16"/>
                  </w:rPr>
                </w:rPrChange>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Change w:id="9044" w:author="Edward Leung" w:date="2017-01-10T12:35:00Z">
                  <w:rPr>
                    <w:color w:val="000000"/>
                    <w:sz w:val="16"/>
                    <w:szCs w:val="16"/>
                  </w:rPr>
                </w:rPrChange>
              </w:rPr>
            </w:pPr>
            <w:r w:rsidRPr="00184A3A">
              <w:rPr>
                <w:color w:val="000000"/>
                <w:sz w:val="16"/>
                <w:szCs w:val="16"/>
                <w:rPrChange w:id="9045" w:author="Edward Leung" w:date="2017-01-10T12:35:00Z">
                  <w:rPr>
                    <w:color w:val="000000"/>
                    <w:sz w:val="16"/>
                    <w:szCs w:val="16"/>
                  </w:rPr>
                </w:rPrChange>
              </w:rPr>
              <w:t>{"workstationName":""}</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Change w:id="9046" w:author="Edward Leung" w:date="2017-01-10T12:35:00Z">
                  <w:rPr>
                    <w:color w:val="000000"/>
                    <w:sz w:val="16"/>
                    <w:szCs w:val="16"/>
                  </w:rPr>
                </w:rPrChange>
              </w:rPr>
            </w:pPr>
            <w:r w:rsidRPr="00184A3A">
              <w:rPr>
                <w:color w:val="000000"/>
                <w:sz w:val="16"/>
                <w:szCs w:val="16"/>
                <w:rPrChange w:id="9047" w:author="Edward Leung" w:date="2017-01-10T12:35:00Z">
                  <w:rPr>
                    <w:color w:val="000000"/>
                    <w:sz w:val="16"/>
                    <w:szCs w:val="16"/>
                  </w:rPr>
                </w:rPrChange>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Change w:id="9048" w:author="Edward Leung" w:date="2017-01-10T12:35:00Z">
                  <w:rPr>
                    <w:rFonts w:cs="Arial"/>
                    <w:sz w:val="16"/>
                    <w:szCs w:val="16"/>
                  </w:rPr>
                </w:rPrChange>
              </w:rPr>
            </w:pPr>
            <w:r w:rsidRPr="00184A3A">
              <w:rPr>
                <w:sz w:val="16"/>
                <w:szCs w:val="16"/>
                <w:rPrChange w:id="9049" w:author="Edward Leung" w:date="2017-01-10T12:35:00Z">
                  <w:rPr>
                    <w:sz w:val="16"/>
                    <w:szCs w:val="16"/>
                  </w:rPr>
                </w:rPrChange>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Change w:id="9050" w:author="Edward Leung" w:date="2017-01-10T12:35:00Z">
                  <w:rPr>
                    <w:rFonts w:cs="Arial"/>
                    <w:sz w:val="16"/>
                    <w:szCs w:val="16"/>
                  </w:rPr>
                </w:rPrChange>
              </w:rPr>
            </w:pPr>
            <w:r w:rsidRPr="00184A3A">
              <w:rPr>
                <w:rFonts w:cs="Arial"/>
                <w:color w:val="000000"/>
                <w:sz w:val="16"/>
                <w:szCs w:val="16"/>
                <w:rPrChange w:id="9051" w:author="Edward Leung" w:date="2017-01-10T12:35:00Z">
                  <w:rPr>
                    <w:rFonts w:cs="Arial"/>
                    <w:color w:val="000000"/>
                    <w:sz w:val="16"/>
                    <w:szCs w:val="16"/>
                  </w:rPr>
                </w:rPrChange>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Change w:id="9052" w:author="Edward Leung" w:date="2017-01-10T12:35:00Z">
                  <w:rPr>
                    <w:color w:val="000000"/>
                    <w:sz w:val="16"/>
                    <w:szCs w:val="16"/>
                  </w:rPr>
                </w:rPrChange>
              </w:rPr>
            </w:pPr>
            <w:r w:rsidRPr="00184A3A">
              <w:rPr>
                <w:color w:val="000000"/>
                <w:sz w:val="16"/>
                <w:szCs w:val="16"/>
                <w:rPrChange w:id="905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Change w:id="9054" w:author="Edward Leung" w:date="2017-01-10T12:35:00Z">
                  <w:rPr>
                    <w:color w:val="000000"/>
                    <w:sz w:val="16"/>
                    <w:szCs w:val="16"/>
                  </w:rPr>
                </w:rPrChange>
              </w:rPr>
            </w:pPr>
            <w:r w:rsidRPr="00184A3A">
              <w:rPr>
                <w:color w:val="000000"/>
                <w:sz w:val="16"/>
                <w:szCs w:val="16"/>
                <w:rPrChange w:id="905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Change w:id="905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Change w:id="9057" w:author="Edward Leung" w:date="2017-01-10T12:35:00Z">
                  <w:rPr>
                    <w:color w:val="000000"/>
                    <w:sz w:val="16"/>
                    <w:szCs w:val="16"/>
                  </w:rPr>
                </w:rPrChange>
              </w:rPr>
            </w:pPr>
            <w:r w:rsidRPr="00184A3A">
              <w:rPr>
                <w:color w:val="000000"/>
                <w:sz w:val="16"/>
                <w:szCs w:val="16"/>
                <w:rPrChange w:id="9058" w:author="Edward Leung" w:date="2017-01-10T12:35:00Z">
                  <w:rPr>
                    <w:color w:val="000000"/>
                    <w:sz w:val="16"/>
                    <w:szCs w:val="16"/>
                  </w:rPr>
                </w:rPrChange>
              </w:rPr>
              <w:t xml:space="preserve">&lt;appNmae&gt;   </w:t>
            </w:r>
            <w:r w:rsidRPr="00184A3A">
              <w:rPr>
                <w:color w:val="000000"/>
                <w:sz w:val="16"/>
                <w:szCs w:val="16"/>
                <w:rPrChange w:id="9059" w:author="Edward Leung" w:date="2017-01-10T12:35:00Z">
                  <w:rPr>
                    <w:color w:val="000000"/>
                    <w:sz w:val="16"/>
                    <w:szCs w:val="16"/>
                  </w:rPr>
                </w:rPrChange>
              </w:rPr>
              <w:br/>
            </w:r>
            <w:r w:rsidR="001D733F" w:rsidRPr="00184A3A">
              <w:rPr>
                <w:color w:val="000000"/>
                <w:sz w:val="16"/>
                <w:szCs w:val="16"/>
                <w:rPrChange w:id="9060" w:author="Edward Leung" w:date="2017-01-10T12:35:00Z">
                  <w:rPr>
                    <w:color w:val="000000"/>
                    <w:sz w:val="16"/>
                    <w:szCs w:val="16"/>
                  </w:rPr>
                </w:rPrChange>
              </w:rPr>
              <w:t>&lt;/</w:t>
            </w:r>
            <w:r w:rsidRPr="00184A3A">
              <w:rPr>
                <w:color w:val="000000"/>
                <w:sz w:val="16"/>
                <w:szCs w:val="16"/>
                <w:rPrChange w:id="9061" w:author="Edward Leung" w:date="2017-01-10T12:35:00Z">
                  <w:rPr>
                    <w:color w:val="000000"/>
                    <w:sz w:val="16"/>
                    <w:szCs w:val="16"/>
                  </w:rPr>
                </w:rPrChange>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Change w:id="9062" w:author="Edward Leung" w:date="2017-01-10T12:35:00Z">
                  <w:rPr>
                    <w:color w:val="000000"/>
                    <w:sz w:val="16"/>
                    <w:szCs w:val="16"/>
                  </w:rPr>
                </w:rPrChange>
              </w:rPr>
            </w:pPr>
            <w:r w:rsidRPr="00184A3A">
              <w:rPr>
                <w:color w:val="000000"/>
                <w:sz w:val="16"/>
                <w:szCs w:val="16"/>
                <w:rPrChange w:id="9063" w:author="Edward Leung" w:date="2017-01-10T12:35:00Z">
                  <w:rPr>
                    <w:color w:val="000000"/>
                    <w:sz w:val="16"/>
                    <w:szCs w:val="16"/>
                  </w:rPr>
                </w:rPrChange>
              </w:rPr>
              <w:t>{"appNmae":""}</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Change w:id="9064" w:author="Edward Leung" w:date="2017-01-10T12:35:00Z">
                  <w:rPr>
                    <w:color w:val="000000"/>
                    <w:sz w:val="16"/>
                    <w:szCs w:val="16"/>
                  </w:rPr>
                </w:rPrChange>
              </w:rPr>
            </w:pPr>
            <w:r w:rsidRPr="00184A3A">
              <w:rPr>
                <w:color w:val="000000"/>
                <w:sz w:val="16"/>
                <w:szCs w:val="16"/>
                <w:rPrChange w:id="9065" w:author="Edward Leung" w:date="2017-01-10T12:35:00Z">
                  <w:rPr>
                    <w:color w:val="000000"/>
                    <w:sz w:val="16"/>
                    <w:szCs w:val="16"/>
                  </w:rPr>
                </w:rPrChange>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Change w:id="9066" w:author="Edward Leung" w:date="2017-01-10T12:35:00Z">
                  <w:rPr>
                    <w:rFonts w:cs="Arial"/>
                    <w:sz w:val="16"/>
                    <w:szCs w:val="16"/>
                  </w:rPr>
                </w:rPrChange>
              </w:rPr>
            </w:pPr>
            <w:r w:rsidRPr="00184A3A">
              <w:rPr>
                <w:sz w:val="16"/>
                <w:szCs w:val="16"/>
                <w:rPrChange w:id="9067" w:author="Edward Leung" w:date="2017-01-10T12:35:00Z">
                  <w:rPr>
                    <w:sz w:val="16"/>
                    <w:szCs w:val="16"/>
                  </w:rPr>
                </w:rPrChange>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Change w:id="9068" w:author="Edward Leung" w:date="2017-01-10T12:35:00Z">
                  <w:rPr>
                    <w:rFonts w:cs="Arial"/>
                    <w:sz w:val="16"/>
                    <w:szCs w:val="16"/>
                  </w:rPr>
                </w:rPrChange>
              </w:rPr>
            </w:pPr>
            <w:r w:rsidRPr="00184A3A">
              <w:rPr>
                <w:rFonts w:cs="Arial"/>
                <w:color w:val="000000"/>
                <w:sz w:val="16"/>
                <w:szCs w:val="16"/>
                <w:rPrChange w:id="9069" w:author="Edward Leung" w:date="2017-01-10T12:35:00Z">
                  <w:rPr>
                    <w:rFonts w:cs="Arial"/>
                    <w:color w:val="000000"/>
                    <w:sz w:val="16"/>
                    <w:szCs w:val="16"/>
                  </w:rPr>
                </w:rPrChange>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Change w:id="9070" w:author="Edward Leung" w:date="2017-01-10T12:35:00Z">
                  <w:rPr>
                    <w:color w:val="000000"/>
                    <w:sz w:val="16"/>
                    <w:szCs w:val="16"/>
                  </w:rPr>
                </w:rPrChange>
              </w:rPr>
            </w:pPr>
            <w:r w:rsidRPr="00184A3A">
              <w:rPr>
                <w:color w:val="000000"/>
                <w:sz w:val="16"/>
                <w:szCs w:val="16"/>
                <w:rPrChange w:id="907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Change w:id="9072" w:author="Edward Leung" w:date="2017-01-10T12:35:00Z">
                  <w:rPr>
                    <w:color w:val="000000"/>
                    <w:sz w:val="16"/>
                    <w:szCs w:val="16"/>
                  </w:rPr>
                </w:rPrChange>
              </w:rPr>
            </w:pPr>
            <w:r w:rsidRPr="00184A3A">
              <w:rPr>
                <w:color w:val="000000"/>
                <w:sz w:val="16"/>
                <w:szCs w:val="16"/>
                <w:rPrChange w:id="9073" w:author="Edward Leung" w:date="2017-01-10T12:35:00Z">
                  <w:rPr>
                    <w:color w:val="000000"/>
                    <w:sz w:val="16"/>
                    <w:szCs w:val="16"/>
                  </w:rPr>
                </w:rPrChange>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Change w:id="907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Change w:id="9075" w:author="Edward Leung" w:date="2017-01-10T12:35:00Z">
                  <w:rPr>
                    <w:color w:val="000000"/>
                    <w:sz w:val="16"/>
                    <w:szCs w:val="16"/>
                  </w:rPr>
                </w:rPrChange>
              </w:rPr>
            </w:pPr>
            <w:r w:rsidRPr="00184A3A">
              <w:rPr>
                <w:color w:val="000000"/>
                <w:sz w:val="16"/>
                <w:szCs w:val="16"/>
                <w:rPrChange w:id="9076" w:author="Edward Leung" w:date="2017-01-10T12:35:00Z">
                  <w:rPr>
                    <w:color w:val="000000"/>
                    <w:sz w:val="16"/>
                    <w:szCs w:val="16"/>
                  </w:rPr>
                </w:rPrChange>
              </w:rPr>
              <w:t xml:space="preserve">&lt;runno&gt;   </w:t>
            </w:r>
            <w:r w:rsidRPr="00184A3A">
              <w:rPr>
                <w:color w:val="000000"/>
                <w:sz w:val="16"/>
                <w:szCs w:val="16"/>
                <w:rPrChange w:id="9077" w:author="Edward Leung" w:date="2017-01-10T12:35:00Z">
                  <w:rPr>
                    <w:color w:val="000000"/>
                    <w:sz w:val="16"/>
                    <w:szCs w:val="16"/>
                  </w:rPr>
                </w:rPrChange>
              </w:rPr>
              <w:br/>
            </w:r>
            <w:r w:rsidR="001D733F" w:rsidRPr="00184A3A">
              <w:rPr>
                <w:color w:val="000000"/>
                <w:sz w:val="16"/>
                <w:szCs w:val="16"/>
                <w:rPrChange w:id="9078" w:author="Edward Leung" w:date="2017-01-10T12:35:00Z">
                  <w:rPr>
                    <w:color w:val="000000"/>
                    <w:sz w:val="16"/>
                    <w:szCs w:val="16"/>
                  </w:rPr>
                </w:rPrChange>
              </w:rPr>
              <w:t>&lt;/</w:t>
            </w:r>
            <w:r w:rsidRPr="00184A3A">
              <w:rPr>
                <w:color w:val="000000"/>
                <w:sz w:val="16"/>
                <w:szCs w:val="16"/>
                <w:rPrChange w:id="9079" w:author="Edward Leung" w:date="2017-01-10T12:35:00Z">
                  <w:rPr>
                    <w:color w:val="000000"/>
                    <w:sz w:val="16"/>
                    <w:szCs w:val="16"/>
                  </w:rPr>
                </w:rPrChange>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Change w:id="9080" w:author="Edward Leung" w:date="2017-01-10T12:35:00Z">
                  <w:rPr>
                    <w:color w:val="000000"/>
                    <w:sz w:val="16"/>
                    <w:szCs w:val="16"/>
                  </w:rPr>
                </w:rPrChange>
              </w:rPr>
            </w:pPr>
            <w:r w:rsidRPr="00184A3A">
              <w:rPr>
                <w:color w:val="000000"/>
                <w:sz w:val="16"/>
                <w:szCs w:val="16"/>
                <w:rPrChange w:id="9081" w:author="Edward Leung" w:date="2017-01-10T12:35:00Z">
                  <w:rPr>
                    <w:color w:val="000000"/>
                    <w:sz w:val="16"/>
                    <w:szCs w:val="16"/>
                  </w:rPr>
                </w:rPrChange>
              </w:rPr>
              <w:t>{"runno":""}</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Change w:id="9082" w:author="Edward Leung" w:date="2017-01-10T12:35:00Z">
                  <w:rPr>
                    <w:color w:val="000000"/>
                    <w:sz w:val="16"/>
                    <w:szCs w:val="16"/>
                  </w:rPr>
                </w:rPrChange>
              </w:rPr>
            </w:pPr>
            <w:r w:rsidRPr="00184A3A">
              <w:rPr>
                <w:color w:val="000000"/>
                <w:sz w:val="16"/>
                <w:szCs w:val="16"/>
                <w:rPrChange w:id="9083" w:author="Edward Leung" w:date="2017-01-10T12:35:00Z">
                  <w:rPr>
                    <w:color w:val="000000"/>
                    <w:sz w:val="16"/>
                    <w:szCs w:val="16"/>
                  </w:rPr>
                </w:rPrChange>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Change w:id="9084" w:author="Edward Leung" w:date="2017-01-10T12:35:00Z">
                  <w:rPr>
                    <w:rFonts w:cs="Arial"/>
                    <w:sz w:val="16"/>
                    <w:szCs w:val="16"/>
                  </w:rPr>
                </w:rPrChange>
              </w:rPr>
            </w:pPr>
            <w:r w:rsidRPr="00184A3A">
              <w:rPr>
                <w:sz w:val="16"/>
                <w:szCs w:val="16"/>
                <w:rPrChange w:id="9085" w:author="Edward Leung" w:date="2017-01-10T12:35:00Z">
                  <w:rPr>
                    <w:sz w:val="16"/>
                    <w:szCs w:val="16"/>
                  </w:rPr>
                </w:rPrChange>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Change w:id="9086" w:author="Edward Leung" w:date="2017-01-10T12:35:00Z">
                  <w:rPr>
                    <w:rFonts w:cs="Arial"/>
                    <w:sz w:val="16"/>
                    <w:szCs w:val="16"/>
                  </w:rPr>
                </w:rPrChange>
              </w:rPr>
            </w:pPr>
            <w:r w:rsidRPr="00184A3A">
              <w:rPr>
                <w:rFonts w:cs="Arial"/>
                <w:color w:val="000000"/>
                <w:sz w:val="16"/>
                <w:szCs w:val="16"/>
                <w:rPrChange w:id="9087" w:author="Edward Leung" w:date="2017-01-10T12:35:00Z">
                  <w:rPr>
                    <w:rFonts w:cs="Arial"/>
                    <w:color w:val="000000"/>
                    <w:sz w:val="16"/>
                    <w:szCs w:val="16"/>
                  </w:rPr>
                </w:rPrChange>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Change w:id="9088" w:author="Edward Leung" w:date="2017-01-10T12:35:00Z">
                  <w:rPr>
                    <w:color w:val="000000"/>
                    <w:sz w:val="16"/>
                    <w:szCs w:val="16"/>
                  </w:rPr>
                </w:rPrChange>
              </w:rPr>
            </w:pPr>
            <w:r w:rsidRPr="00184A3A">
              <w:rPr>
                <w:color w:val="000000"/>
                <w:sz w:val="16"/>
                <w:szCs w:val="16"/>
                <w:rPrChange w:id="908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Change w:id="9090" w:author="Edward Leung" w:date="2017-01-10T12:35:00Z">
                  <w:rPr>
                    <w:color w:val="000000"/>
                    <w:sz w:val="16"/>
                    <w:szCs w:val="16"/>
                  </w:rPr>
                </w:rPrChange>
              </w:rPr>
            </w:pPr>
            <w:r w:rsidRPr="00184A3A">
              <w:rPr>
                <w:color w:val="000000"/>
                <w:sz w:val="16"/>
                <w:szCs w:val="16"/>
                <w:rPrChange w:id="909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Change w:id="909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Change w:id="9093" w:author="Edward Leung" w:date="2017-01-10T12:35:00Z">
                  <w:rPr>
                    <w:color w:val="000000"/>
                    <w:sz w:val="16"/>
                    <w:szCs w:val="16"/>
                  </w:rPr>
                </w:rPrChange>
              </w:rPr>
            </w:pPr>
            <w:r w:rsidRPr="00184A3A">
              <w:rPr>
                <w:color w:val="000000"/>
                <w:sz w:val="16"/>
                <w:szCs w:val="16"/>
                <w:rPrChange w:id="9094" w:author="Edward Leung" w:date="2017-01-10T12:35:00Z">
                  <w:rPr>
                    <w:color w:val="000000"/>
                    <w:sz w:val="16"/>
                    <w:szCs w:val="16"/>
                  </w:rPr>
                </w:rPrChange>
              </w:rPr>
              <w:t xml:space="preserve">&lt;status&gt;   </w:t>
            </w:r>
            <w:r w:rsidRPr="00184A3A">
              <w:rPr>
                <w:color w:val="000000"/>
                <w:sz w:val="16"/>
                <w:szCs w:val="16"/>
                <w:rPrChange w:id="9095" w:author="Edward Leung" w:date="2017-01-10T12:35:00Z">
                  <w:rPr>
                    <w:color w:val="000000"/>
                    <w:sz w:val="16"/>
                    <w:szCs w:val="16"/>
                  </w:rPr>
                </w:rPrChange>
              </w:rPr>
              <w:br/>
            </w:r>
            <w:r w:rsidR="001D733F" w:rsidRPr="00184A3A">
              <w:rPr>
                <w:color w:val="000000"/>
                <w:sz w:val="16"/>
                <w:szCs w:val="16"/>
                <w:rPrChange w:id="9096" w:author="Edward Leung" w:date="2017-01-10T12:35:00Z">
                  <w:rPr>
                    <w:color w:val="000000"/>
                    <w:sz w:val="16"/>
                    <w:szCs w:val="16"/>
                  </w:rPr>
                </w:rPrChange>
              </w:rPr>
              <w:t>&lt;/</w:t>
            </w:r>
            <w:r w:rsidRPr="00184A3A">
              <w:rPr>
                <w:color w:val="000000"/>
                <w:sz w:val="16"/>
                <w:szCs w:val="16"/>
                <w:rPrChange w:id="9097" w:author="Edward Leung" w:date="2017-01-10T12:35:00Z">
                  <w:rPr>
                    <w:color w:val="000000"/>
                    <w:sz w:val="16"/>
                    <w:szCs w:val="16"/>
                  </w:rPr>
                </w:rPrChange>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Change w:id="9098" w:author="Edward Leung" w:date="2017-01-10T12:35:00Z">
                  <w:rPr>
                    <w:color w:val="000000"/>
                    <w:sz w:val="16"/>
                    <w:szCs w:val="16"/>
                  </w:rPr>
                </w:rPrChange>
              </w:rPr>
            </w:pPr>
            <w:r w:rsidRPr="00184A3A">
              <w:rPr>
                <w:color w:val="000000"/>
                <w:sz w:val="16"/>
                <w:szCs w:val="16"/>
                <w:rPrChange w:id="9099" w:author="Edward Leung" w:date="2017-01-10T12:35:00Z">
                  <w:rPr>
                    <w:color w:val="000000"/>
                    <w:sz w:val="16"/>
                    <w:szCs w:val="16"/>
                  </w:rPr>
                </w:rPrChange>
              </w:rPr>
              <w:t>{"status":""}</w:t>
            </w:r>
          </w:p>
        </w:tc>
      </w:tr>
    </w:tbl>
    <w:p w14:paraId="0574F898" w14:textId="77777777" w:rsidR="007E4470" w:rsidRPr="00184A3A" w:rsidRDefault="007E4470" w:rsidP="007E4470">
      <w:pPr>
        <w:rPr>
          <w:rPrChange w:id="9100" w:author="Edward Leung" w:date="2017-01-10T12:35:00Z">
            <w:rPr/>
          </w:rPrChange>
        </w:rPr>
      </w:pPr>
    </w:p>
    <w:p w14:paraId="7371A38D" w14:textId="77777777" w:rsidR="007E4470" w:rsidRPr="00184A3A" w:rsidRDefault="007E4470" w:rsidP="007E4470">
      <w:pPr>
        <w:rPr>
          <w:rPrChange w:id="9101" w:author="Edward Leung" w:date="2017-01-10T12:35:00Z">
            <w:rPr/>
          </w:rPrChange>
        </w:rPr>
      </w:pPr>
    </w:p>
    <w:p w14:paraId="7C359B18" w14:textId="77777777" w:rsidR="0013302E" w:rsidRPr="00184A3A" w:rsidRDefault="0013302E">
      <w:pPr>
        <w:rPr>
          <w:rPrChange w:id="9102" w:author="Edward Leung" w:date="2017-01-10T12:35:00Z">
            <w:rPr/>
          </w:rPrChange>
        </w:rPr>
      </w:pPr>
      <w:r w:rsidRPr="00184A3A">
        <w:rPr>
          <w:rPrChange w:id="9103" w:author="Edward Leung" w:date="2017-01-10T12:35:00Z">
            <w:rPr/>
          </w:rPrChange>
        </w:rPr>
        <w:br w:type="page"/>
      </w:r>
    </w:p>
    <w:p w14:paraId="699C4B3C" w14:textId="1BC1FDE2" w:rsidR="007E4470" w:rsidRPr="00184A3A" w:rsidRDefault="007E4470" w:rsidP="007E4470">
      <w:pPr>
        <w:rPr>
          <w:rPrChange w:id="9104" w:author="Edward Leung" w:date="2017-01-10T12:35:00Z">
            <w:rPr/>
          </w:rPrChange>
        </w:rPr>
      </w:pPr>
      <w:r w:rsidRPr="00184A3A">
        <w:rPr>
          <w:rPrChange w:id="9105" w:author="Edward Leung" w:date="2017-01-10T12:35:00Z">
            <w:rPr/>
          </w:rPrChange>
        </w:rPr>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Change w:id="9106" w:author="Edward Leung" w:date="2017-01-10T12:35:00Z">
                  <w:rPr>
                    <w:b/>
                    <w:bCs/>
                    <w:color w:val="FFFFFF"/>
                    <w:sz w:val="16"/>
                    <w:szCs w:val="16"/>
                    <w:lang w:eastAsia="zh-CN"/>
                  </w:rPr>
                </w:rPrChange>
              </w:rPr>
            </w:pPr>
            <w:r w:rsidRPr="00184A3A">
              <w:rPr>
                <w:b/>
                <w:bCs/>
                <w:color w:val="FFFFFF"/>
                <w:sz w:val="16"/>
                <w:szCs w:val="16"/>
                <w:rPrChange w:id="9107" w:author="Edward Leung" w:date="2017-01-10T12:35:00Z">
                  <w:rPr>
                    <w:b/>
                    <w:bCs/>
                    <w:color w:val="FFFFFF"/>
                    <w:sz w:val="16"/>
                    <w:szCs w:val="16"/>
                  </w:rPr>
                </w:rPrChange>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Change w:id="9108" w:author="Edward Leung" w:date="2017-01-10T12:35:00Z">
                  <w:rPr>
                    <w:b/>
                    <w:bCs/>
                    <w:color w:val="FFFFFF"/>
                    <w:sz w:val="16"/>
                    <w:szCs w:val="16"/>
                  </w:rPr>
                </w:rPrChange>
              </w:rPr>
            </w:pPr>
            <w:r w:rsidRPr="00184A3A">
              <w:rPr>
                <w:b/>
                <w:bCs/>
                <w:color w:val="FFFFFF"/>
                <w:sz w:val="16"/>
                <w:szCs w:val="16"/>
                <w:rPrChange w:id="9109" w:author="Edward Leung" w:date="2017-01-10T12:35:00Z">
                  <w:rPr>
                    <w:b/>
                    <w:bCs/>
                    <w:color w:val="FFFFFF"/>
                    <w:sz w:val="16"/>
                    <w:szCs w:val="16"/>
                  </w:rPr>
                </w:rPrChange>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Change w:id="9110" w:author="Edward Leung" w:date="2017-01-10T12:35:00Z">
                  <w:rPr>
                    <w:b/>
                    <w:bCs/>
                    <w:color w:val="FFFFFF"/>
                    <w:sz w:val="16"/>
                    <w:szCs w:val="16"/>
                  </w:rPr>
                </w:rPrChange>
              </w:rPr>
            </w:pPr>
            <w:r w:rsidRPr="00184A3A">
              <w:rPr>
                <w:b/>
                <w:bCs/>
                <w:color w:val="FFFFFF"/>
                <w:sz w:val="16"/>
                <w:szCs w:val="16"/>
                <w:rPrChange w:id="9111"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Change w:id="9112" w:author="Edward Leung" w:date="2017-01-10T12:35:00Z">
                  <w:rPr>
                    <w:b/>
                    <w:bCs/>
                    <w:color w:val="FFFFFF"/>
                    <w:sz w:val="16"/>
                    <w:szCs w:val="16"/>
                  </w:rPr>
                </w:rPrChange>
              </w:rPr>
            </w:pPr>
            <w:r w:rsidRPr="00184A3A">
              <w:rPr>
                <w:b/>
                <w:bCs/>
                <w:color w:val="FFFFFF"/>
                <w:sz w:val="16"/>
                <w:szCs w:val="16"/>
                <w:rPrChange w:id="9113"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Change w:id="9114" w:author="Edward Leung" w:date="2017-01-10T12:35:00Z">
                  <w:rPr>
                    <w:b/>
                    <w:bCs/>
                    <w:color w:val="FFFFFF"/>
                    <w:sz w:val="16"/>
                    <w:szCs w:val="16"/>
                  </w:rPr>
                </w:rPrChange>
              </w:rPr>
            </w:pPr>
            <w:r w:rsidRPr="00184A3A">
              <w:rPr>
                <w:b/>
                <w:bCs/>
                <w:color w:val="FFFFFF"/>
                <w:sz w:val="16"/>
                <w:szCs w:val="16"/>
                <w:rPrChange w:id="9115"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Change w:id="9116" w:author="Edward Leung" w:date="2017-01-10T12:35:00Z">
                  <w:rPr>
                    <w:b/>
                    <w:bCs/>
                    <w:color w:val="FFFFFF"/>
                    <w:sz w:val="16"/>
                    <w:szCs w:val="16"/>
                  </w:rPr>
                </w:rPrChange>
              </w:rPr>
            </w:pPr>
            <w:r w:rsidRPr="00184A3A">
              <w:rPr>
                <w:b/>
                <w:bCs/>
                <w:color w:val="FFFFFF"/>
                <w:sz w:val="16"/>
                <w:szCs w:val="16"/>
                <w:rPrChange w:id="9117"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Change w:id="9118" w:author="Edward Leung" w:date="2017-01-10T12:35:00Z">
                  <w:rPr>
                    <w:b/>
                    <w:bCs/>
                    <w:color w:val="FFFFFF"/>
                    <w:sz w:val="16"/>
                    <w:szCs w:val="16"/>
                  </w:rPr>
                </w:rPrChange>
              </w:rPr>
            </w:pPr>
            <w:r w:rsidRPr="00184A3A">
              <w:rPr>
                <w:b/>
                <w:bCs/>
                <w:color w:val="FFFFFF"/>
                <w:sz w:val="16"/>
                <w:szCs w:val="16"/>
                <w:rPrChange w:id="9119" w:author="Edward Leung" w:date="2017-01-10T12:35:00Z">
                  <w:rPr>
                    <w:b/>
                    <w:bCs/>
                    <w:color w:val="FFFFFF"/>
                    <w:sz w:val="16"/>
                    <w:szCs w:val="16"/>
                  </w:rPr>
                </w:rPrChange>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Change w:id="9120" w:author="Edward Leung" w:date="2017-01-10T12:35:00Z">
                  <w:rPr>
                    <w:rFonts w:eastAsia="SimSun"/>
                    <w:b/>
                    <w:bCs/>
                    <w:color w:val="FFFFFF"/>
                    <w:sz w:val="16"/>
                    <w:szCs w:val="16"/>
                  </w:rPr>
                </w:rPrChange>
              </w:rPr>
            </w:pPr>
            <w:r w:rsidRPr="00184A3A">
              <w:rPr>
                <w:b/>
                <w:bCs/>
                <w:color w:val="FFFFFF"/>
                <w:sz w:val="16"/>
                <w:szCs w:val="16"/>
                <w:rPrChange w:id="9121" w:author="Edward Leung" w:date="2017-01-10T12:35:00Z">
                  <w:rPr>
                    <w:b/>
                    <w:bCs/>
                    <w:color w:val="FFFFFF"/>
                    <w:sz w:val="16"/>
                    <w:szCs w:val="16"/>
                  </w:rPr>
                </w:rPrChange>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Change w:id="9122" w:author="Edward Leung" w:date="2017-01-10T12:35:00Z">
                  <w:rPr>
                    <w:color w:val="000000"/>
                    <w:sz w:val="16"/>
                    <w:szCs w:val="16"/>
                  </w:rPr>
                </w:rPrChange>
              </w:rPr>
            </w:pPr>
            <w:r w:rsidRPr="00184A3A">
              <w:rPr>
                <w:color w:val="000000"/>
                <w:sz w:val="16"/>
                <w:szCs w:val="16"/>
                <w:rPrChange w:id="9123" w:author="Edward Leung" w:date="2017-01-10T12:35:00Z">
                  <w:rPr>
                    <w:color w:val="000000"/>
                    <w:sz w:val="16"/>
                    <w:szCs w:val="16"/>
                  </w:rPr>
                </w:rPrChange>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Change w:id="9124" w:author="Edward Leung" w:date="2017-01-10T12:35:00Z">
                  <w:rPr>
                    <w:color w:val="000000"/>
                    <w:sz w:val="16"/>
                    <w:szCs w:val="16"/>
                  </w:rPr>
                </w:rPrChange>
              </w:rPr>
            </w:pPr>
            <w:r w:rsidRPr="00184A3A">
              <w:rPr>
                <w:color w:val="000000"/>
                <w:sz w:val="16"/>
                <w:szCs w:val="16"/>
                <w:rPrChange w:id="9125" w:author="Edward Leung" w:date="2017-01-10T12:35:00Z">
                  <w:rPr>
                    <w:color w:val="000000"/>
                    <w:sz w:val="16"/>
                    <w:szCs w:val="16"/>
                  </w:rPr>
                </w:rPrChange>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Change w:id="9126" w:author="Edward Leung" w:date="2017-01-10T12:35:00Z">
                  <w:rPr>
                    <w:rFonts w:cs="Arial"/>
                    <w:sz w:val="16"/>
                    <w:szCs w:val="16"/>
                  </w:rPr>
                </w:rPrChange>
              </w:rPr>
            </w:pPr>
            <w:r w:rsidRPr="00184A3A">
              <w:rPr>
                <w:rFonts w:cs="Arial"/>
                <w:color w:val="000000"/>
                <w:sz w:val="16"/>
                <w:szCs w:val="16"/>
                <w:rPrChange w:id="9127" w:author="Edward Leung" w:date="2017-01-10T12:35:00Z">
                  <w:rPr>
                    <w:rFonts w:cs="Arial"/>
                    <w:color w:val="000000"/>
                    <w:sz w:val="16"/>
                    <w:szCs w:val="16"/>
                  </w:rPr>
                </w:rPrChange>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Change w:id="9128" w:author="Edward Leung" w:date="2017-01-10T12:35:00Z">
                  <w:rPr>
                    <w:color w:val="000000"/>
                    <w:sz w:val="16"/>
                    <w:szCs w:val="16"/>
                  </w:rPr>
                </w:rPrChange>
              </w:rPr>
            </w:pPr>
            <w:r w:rsidRPr="00184A3A">
              <w:rPr>
                <w:color w:val="000000"/>
                <w:sz w:val="16"/>
                <w:szCs w:val="16"/>
                <w:rPrChange w:id="912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Change w:id="9130" w:author="Edward Leung" w:date="2017-01-10T12:35:00Z">
                  <w:rPr>
                    <w:color w:val="000000"/>
                    <w:sz w:val="16"/>
                    <w:szCs w:val="16"/>
                  </w:rPr>
                </w:rPrChange>
              </w:rPr>
            </w:pPr>
            <w:r w:rsidRPr="00184A3A">
              <w:rPr>
                <w:color w:val="000000"/>
                <w:sz w:val="16"/>
                <w:szCs w:val="16"/>
                <w:rPrChange w:id="913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Change w:id="913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Change w:id="9133" w:author="Edward Leung" w:date="2017-01-10T12:35:00Z">
                  <w:rPr>
                    <w:color w:val="000000"/>
                    <w:sz w:val="16"/>
                    <w:szCs w:val="16"/>
                  </w:rPr>
                </w:rPrChange>
              </w:rPr>
            </w:pPr>
            <w:r w:rsidRPr="00184A3A">
              <w:rPr>
                <w:color w:val="000000"/>
                <w:sz w:val="16"/>
                <w:szCs w:val="16"/>
                <w:rPrChange w:id="9134" w:author="Edward Leung" w:date="2017-01-10T12:35:00Z">
                  <w:rPr>
                    <w:color w:val="000000"/>
                    <w:sz w:val="16"/>
                    <w:szCs w:val="16"/>
                  </w:rPr>
                </w:rPrChange>
              </w:rPr>
              <w:t>&lt; branchId</w:t>
            </w:r>
            <w:r w:rsidR="0013302E" w:rsidRPr="00184A3A">
              <w:rPr>
                <w:color w:val="000000"/>
                <w:sz w:val="16"/>
                <w:szCs w:val="16"/>
                <w:rPrChange w:id="9135" w:author="Edward Leung" w:date="2017-01-10T12:35:00Z">
                  <w:rPr>
                    <w:color w:val="000000"/>
                    <w:sz w:val="16"/>
                    <w:szCs w:val="16"/>
                  </w:rPr>
                </w:rPrChange>
              </w:rPr>
              <w:t>&gt;</w:t>
            </w:r>
            <w:r w:rsidRPr="00184A3A">
              <w:rPr>
                <w:color w:val="000000"/>
                <w:sz w:val="16"/>
                <w:szCs w:val="16"/>
                <w:rPrChange w:id="9136" w:author="Edward Leung" w:date="2017-01-10T12:35:00Z">
                  <w:rPr>
                    <w:color w:val="000000"/>
                    <w:sz w:val="16"/>
                    <w:szCs w:val="16"/>
                  </w:rPr>
                </w:rPrChange>
              </w:rPr>
              <w:t>MXM</w:t>
            </w:r>
          </w:p>
          <w:p w14:paraId="1B0CF1BC" w14:textId="12178B16" w:rsidR="007E4470" w:rsidRPr="00184A3A" w:rsidRDefault="0013302E" w:rsidP="0013302E">
            <w:pPr>
              <w:spacing w:after="0"/>
              <w:rPr>
                <w:sz w:val="16"/>
                <w:szCs w:val="16"/>
                <w:rPrChange w:id="9137" w:author="Edward Leung" w:date="2017-01-10T12:35:00Z">
                  <w:rPr>
                    <w:sz w:val="16"/>
                    <w:szCs w:val="16"/>
                  </w:rPr>
                </w:rPrChange>
              </w:rPr>
            </w:pPr>
            <w:r w:rsidRPr="00184A3A">
              <w:rPr>
                <w:color w:val="000000"/>
                <w:sz w:val="16"/>
                <w:szCs w:val="16"/>
                <w:rPrChange w:id="9138" w:author="Edward Leung" w:date="2017-01-10T12:35:00Z">
                  <w:rPr>
                    <w:color w:val="000000"/>
                    <w:sz w:val="16"/>
                    <w:szCs w:val="16"/>
                  </w:rPr>
                </w:rPrChange>
              </w:rPr>
              <w:t>&lt;/</w:t>
            </w:r>
            <w:r w:rsidR="007E4470" w:rsidRPr="00184A3A">
              <w:rPr>
                <w:color w:val="000000"/>
                <w:sz w:val="16"/>
                <w:szCs w:val="16"/>
                <w:rPrChange w:id="9139" w:author="Edward Leung" w:date="2017-01-10T12:35:00Z">
                  <w:rPr>
                    <w:color w:val="000000"/>
                    <w:sz w:val="16"/>
                    <w:szCs w:val="16"/>
                  </w:rPr>
                </w:rPrChange>
              </w:rPr>
              <w:t>branchId</w:t>
            </w:r>
            <w:r w:rsidRPr="00184A3A">
              <w:rPr>
                <w:color w:val="000000"/>
                <w:sz w:val="16"/>
                <w:szCs w:val="16"/>
                <w:rPrChange w:id="9140"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Change w:id="9141" w:author="Edward Leung" w:date="2017-01-10T12:35:00Z">
                  <w:rPr>
                    <w:color w:val="000000"/>
                    <w:sz w:val="16"/>
                    <w:szCs w:val="16"/>
                  </w:rPr>
                </w:rPrChange>
              </w:rPr>
            </w:pPr>
            <w:r w:rsidRPr="00184A3A">
              <w:rPr>
                <w:color w:val="000000"/>
                <w:sz w:val="16"/>
                <w:szCs w:val="16"/>
                <w:rPrChange w:id="9142" w:author="Edward Leung" w:date="2017-01-10T12:35:00Z">
                  <w:rPr>
                    <w:color w:val="000000"/>
                    <w:sz w:val="16"/>
                    <w:szCs w:val="16"/>
                  </w:rPr>
                </w:rPrChange>
              </w:rPr>
              <w:t>{“branchId”:”MXM”}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Change w:id="9143" w:author="Edward Leung" w:date="2017-01-10T12:35:00Z">
                  <w:rPr>
                    <w:color w:val="000000"/>
                    <w:sz w:val="16"/>
                    <w:szCs w:val="16"/>
                  </w:rPr>
                </w:rPrChange>
              </w:rPr>
            </w:pPr>
            <w:r w:rsidRPr="00184A3A">
              <w:rPr>
                <w:color w:val="000000"/>
                <w:sz w:val="16"/>
                <w:szCs w:val="16"/>
                <w:rPrChange w:id="9144" w:author="Edward Leung" w:date="2017-01-10T12:35:00Z">
                  <w:rPr>
                    <w:color w:val="000000"/>
                    <w:sz w:val="16"/>
                    <w:szCs w:val="16"/>
                  </w:rPr>
                </w:rPrChange>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Change w:id="9145" w:author="Edward Leung" w:date="2017-01-10T12:35:00Z">
                  <w:rPr>
                    <w:color w:val="000000"/>
                    <w:sz w:val="16"/>
                    <w:szCs w:val="16"/>
                  </w:rPr>
                </w:rPrChange>
              </w:rPr>
            </w:pPr>
            <w:r w:rsidRPr="00184A3A">
              <w:rPr>
                <w:color w:val="000000"/>
                <w:sz w:val="16"/>
                <w:szCs w:val="16"/>
                <w:rPrChange w:id="9146" w:author="Edward Leung" w:date="2017-01-10T12:35:00Z">
                  <w:rPr>
                    <w:color w:val="000000"/>
                    <w:sz w:val="16"/>
                    <w:szCs w:val="16"/>
                  </w:rPr>
                </w:rPrChange>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Change w:id="9147" w:author="Edward Leung" w:date="2017-01-10T12:35:00Z">
                  <w:rPr>
                    <w:rFonts w:cs="Arial"/>
                    <w:sz w:val="16"/>
                    <w:szCs w:val="16"/>
                  </w:rPr>
                </w:rPrChange>
              </w:rPr>
            </w:pPr>
            <w:r w:rsidRPr="00184A3A">
              <w:rPr>
                <w:rFonts w:cs="Arial"/>
                <w:color w:val="000000"/>
                <w:sz w:val="16"/>
                <w:szCs w:val="16"/>
                <w:rPrChange w:id="9148" w:author="Edward Leung" w:date="2017-01-10T12:35:00Z">
                  <w:rPr>
                    <w:rFonts w:cs="Arial"/>
                    <w:color w:val="000000"/>
                    <w:sz w:val="16"/>
                    <w:szCs w:val="16"/>
                  </w:rPr>
                </w:rPrChange>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Change w:id="9149" w:author="Edward Leung" w:date="2017-01-10T12:35:00Z">
                  <w:rPr>
                    <w:color w:val="000000"/>
                    <w:sz w:val="16"/>
                    <w:szCs w:val="16"/>
                  </w:rPr>
                </w:rPrChange>
              </w:rPr>
            </w:pPr>
            <w:r w:rsidRPr="00184A3A">
              <w:rPr>
                <w:color w:val="000000"/>
                <w:sz w:val="16"/>
                <w:szCs w:val="16"/>
                <w:rPrChange w:id="915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Change w:id="9151" w:author="Edward Leung" w:date="2017-01-10T12:35:00Z">
                  <w:rPr>
                    <w:color w:val="000000"/>
                    <w:sz w:val="16"/>
                    <w:szCs w:val="16"/>
                  </w:rPr>
                </w:rPrChange>
              </w:rPr>
            </w:pPr>
            <w:r w:rsidRPr="00184A3A">
              <w:rPr>
                <w:color w:val="000000"/>
                <w:sz w:val="16"/>
                <w:szCs w:val="16"/>
                <w:rPrChange w:id="9152" w:author="Edward Leung" w:date="2017-01-10T12:35:00Z">
                  <w:rPr>
                    <w:color w:val="000000"/>
                    <w:sz w:val="16"/>
                    <w:szCs w:val="16"/>
                  </w:rPr>
                </w:rPrChange>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Change w:id="9153" w:author="Edward Leung" w:date="2017-01-10T12:35:00Z">
                  <w:rPr>
                    <w:sz w:val="16"/>
                    <w:szCs w:val="16"/>
                  </w:rPr>
                </w:rPrChange>
              </w:rPr>
            </w:pPr>
            <w:r w:rsidRPr="00184A3A">
              <w:rPr>
                <w:sz w:val="16"/>
                <w:szCs w:val="16"/>
                <w:rPrChange w:id="9154"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Change w:id="9155" w:author="Edward Leung" w:date="2017-01-10T12:35:00Z">
                  <w:rPr>
                    <w:color w:val="000000"/>
                    <w:sz w:val="16"/>
                    <w:szCs w:val="16"/>
                  </w:rPr>
                </w:rPrChange>
              </w:rPr>
            </w:pPr>
            <w:r w:rsidRPr="00184A3A">
              <w:rPr>
                <w:color w:val="000000"/>
                <w:sz w:val="16"/>
                <w:szCs w:val="16"/>
                <w:rPrChange w:id="9156" w:author="Edward Leung" w:date="2017-01-10T12:35:00Z">
                  <w:rPr>
                    <w:color w:val="000000"/>
                    <w:sz w:val="16"/>
                    <w:szCs w:val="16"/>
                  </w:rPr>
                </w:rPrChange>
              </w:rPr>
              <w:t>&lt; businessDate</w:t>
            </w:r>
            <w:r w:rsidR="0013302E" w:rsidRPr="00184A3A">
              <w:rPr>
                <w:color w:val="000000"/>
                <w:sz w:val="16"/>
                <w:szCs w:val="16"/>
                <w:rPrChange w:id="9157" w:author="Edward Leung" w:date="2017-01-10T12:35:00Z">
                  <w:rPr>
                    <w:color w:val="000000"/>
                    <w:sz w:val="16"/>
                    <w:szCs w:val="16"/>
                  </w:rPr>
                </w:rPrChange>
              </w:rPr>
              <w:t>&gt;</w:t>
            </w:r>
            <w:r w:rsidRPr="00184A3A">
              <w:rPr>
                <w:color w:val="000000"/>
                <w:sz w:val="16"/>
                <w:szCs w:val="16"/>
                <w:rPrChange w:id="9158" w:author="Edward Leung" w:date="2017-01-10T12:35:00Z">
                  <w:rPr>
                    <w:color w:val="000000"/>
                    <w:sz w:val="16"/>
                    <w:szCs w:val="16"/>
                  </w:rPr>
                </w:rPrChange>
              </w:rPr>
              <w:t>2016-01-01</w:t>
            </w:r>
          </w:p>
          <w:p w14:paraId="1EFFE5C5" w14:textId="3AA75BB9" w:rsidR="007E4470" w:rsidRPr="00184A3A" w:rsidRDefault="0013302E" w:rsidP="0013302E">
            <w:pPr>
              <w:spacing w:after="0"/>
              <w:rPr>
                <w:sz w:val="16"/>
                <w:szCs w:val="16"/>
                <w:rPrChange w:id="9159" w:author="Edward Leung" w:date="2017-01-10T12:35:00Z">
                  <w:rPr>
                    <w:sz w:val="16"/>
                    <w:szCs w:val="16"/>
                  </w:rPr>
                </w:rPrChange>
              </w:rPr>
            </w:pPr>
            <w:r w:rsidRPr="00184A3A">
              <w:rPr>
                <w:color w:val="000000"/>
                <w:sz w:val="16"/>
                <w:szCs w:val="16"/>
                <w:rPrChange w:id="9160" w:author="Edward Leung" w:date="2017-01-10T12:35:00Z">
                  <w:rPr>
                    <w:color w:val="000000"/>
                    <w:sz w:val="16"/>
                    <w:szCs w:val="16"/>
                  </w:rPr>
                </w:rPrChange>
              </w:rPr>
              <w:t>&lt;/</w:t>
            </w:r>
            <w:r w:rsidR="007E4470" w:rsidRPr="00184A3A">
              <w:rPr>
                <w:color w:val="000000"/>
                <w:sz w:val="16"/>
                <w:szCs w:val="16"/>
                <w:rPrChange w:id="9161" w:author="Edward Leung" w:date="2017-01-10T12:35:00Z">
                  <w:rPr>
                    <w:color w:val="000000"/>
                    <w:sz w:val="16"/>
                    <w:szCs w:val="16"/>
                  </w:rPr>
                </w:rPrChange>
              </w:rPr>
              <w:t>businessDate</w:t>
            </w:r>
            <w:r w:rsidRPr="00184A3A">
              <w:rPr>
                <w:color w:val="000000"/>
                <w:sz w:val="16"/>
                <w:szCs w:val="16"/>
                <w:rPrChange w:id="9162"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Change w:id="9163" w:author="Edward Leung" w:date="2017-01-10T12:35:00Z">
                  <w:rPr>
                    <w:color w:val="000000"/>
                    <w:sz w:val="16"/>
                    <w:szCs w:val="16"/>
                  </w:rPr>
                </w:rPrChange>
              </w:rPr>
            </w:pPr>
            <w:r w:rsidRPr="00184A3A">
              <w:rPr>
                <w:color w:val="000000"/>
                <w:sz w:val="16"/>
                <w:szCs w:val="16"/>
                <w:rPrChange w:id="9164" w:author="Edward Leung" w:date="2017-01-10T12:35:00Z">
                  <w:rPr>
                    <w:color w:val="000000"/>
                    <w:sz w:val="16"/>
                    <w:szCs w:val="16"/>
                  </w:rPr>
                </w:rPrChange>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Change w:id="9165" w:author="Edward Leung" w:date="2017-01-10T12:35:00Z">
                  <w:rPr>
                    <w:color w:val="000000"/>
                    <w:sz w:val="16"/>
                    <w:szCs w:val="16"/>
                  </w:rPr>
                </w:rPrChange>
              </w:rPr>
            </w:pPr>
            <w:r w:rsidRPr="00184A3A">
              <w:rPr>
                <w:color w:val="000000"/>
                <w:sz w:val="16"/>
                <w:szCs w:val="16"/>
                <w:rPrChange w:id="9166" w:author="Edward Leung" w:date="2017-01-10T12:35:00Z">
                  <w:rPr>
                    <w:color w:val="000000"/>
                    <w:sz w:val="16"/>
                    <w:szCs w:val="16"/>
                  </w:rPr>
                </w:rPrChange>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Change w:id="9167" w:author="Edward Leung" w:date="2017-01-10T12:35:00Z">
                  <w:rPr>
                    <w:color w:val="000000"/>
                    <w:sz w:val="16"/>
                    <w:szCs w:val="16"/>
                  </w:rPr>
                </w:rPrChange>
              </w:rPr>
            </w:pPr>
            <w:r w:rsidRPr="00184A3A">
              <w:rPr>
                <w:color w:val="000000"/>
                <w:sz w:val="16"/>
                <w:szCs w:val="16"/>
                <w:rPrChange w:id="9168" w:author="Edward Leung" w:date="2017-01-10T12:35:00Z">
                  <w:rPr>
                    <w:color w:val="000000"/>
                    <w:sz w:val="16"/>
                    <w:szCs w:val="16"/>
                  </w:rPr>
                </w:rPrChange>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Change w:id="9169" w:author="Edward Leung" w:date="2017-01-10T12:35:00Z">
                  <w:rPr>
                    <w:rFonts w:cs="Arial"/>
                    <w:sz w:val="16"/>
                    <w:szCs w:val="16"/>
                  </w:rPr>
                </w:rPrChange>
              </w:rPr>
            </w:pPr>
            <w:r w:rsidRPr="00184A3A">
              <w:rPr>
                <w:rFonts w:cs="Arial"/>
                <w:color w:val="000000"/>
                <w:sz w:val="16"/>
                <w:szCs w:val="16"/>
                <w:rPrChange w:id="9170" w:author="Edward Leung" w:date="2017-01-10T12:35:00Z">
                  <w:rPr>
                    <w:rFonts w:cs="Arial"/>
                    <w:color w:val="000000"/>
                    <w:sz w:val="16"/>
                    <w:szCs w:val="16"/>
                  </w:rPr>
                </w:rPrChange>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Change w:id="9171" w:author="Edward Leung" w:date="2017-01-10T12:35:00Z">
                  <w:rPr>
                    <w:color w:val="000000"/>
                    <w:sz w:val="16"/>
                    <w:szCs w:val="16"/>
                  </w:rPr>
                </w:rPrChange>
              </w:rPr>
            </w:pPr>
            <w:r w:rsidRPr="00184A3A">
              <w:rPr>
                <w:color w:val="000000"/>
                <w:sz w:val="16"/>
                <w:szCs w:val="16"/>
                <w:rPrChange w:id="917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Change w:id="9173" w:author="Edward Leung" w:date="2017-01-10T12:35:00Z">
                  <w:rPr>
                    <w:color w:val="000000"/>
                    <w:sz w:val="16"/>
                    <w:szCs w:val="16"/>
                  </w:rPr>
                </w:rPrChange>
              </w:rPr>
            </w:pPr>
            <w:r w:rsidRPr="00184A3A">
              <w:rPr>
                <w:color w:val="000000"/>
                <w:sz w:val="16"/>
                <w:szCs w:val="16"/>
                <w:rPrChange w:id="917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Change w:id="9175" w:author="Edward Leung" w:date="2017-01-10T12:35:00Z">
                  <w:rPr>
                    <w:color w:val="000000"/>
                    <w:sz w:val="16"/>
                    <w:szCs w:val="16"/>
                  </w:rPr>
                </w:rPrChange>
              </w:rPr>
            </w:pPr>
            <w:r w:rsidRPr="00184A3A">
              <w:rPr>
                <w:color w:val="000000"/>
                <w:sz w:val="16"/>
                <w:szCs w:val="16"/>
                <w:rPrChange w:id="9176" w:author="Edward Leung" w:date="2017-01-10T12:35:00Z">
                  <w:rPr>
                    <w:color w:val="000000"/>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Change w:id="9177" w:author="Edward Leung" w:date="2017-01-10T12:35:00Z">
                  <w:rPr>
                    <w:color w:val="000000"/>
                    <w:sz w:val="16"/>
                    <w:szCs w:val="16"/>
                  </w:rPr>
                </w:rPrChange>
              </w:rPr>
            </w:pPr>
            <w:r w:rsidRPr="00184A3A">
              <w:rPr>
                <w:color w:val="000000"/>
                <w:sz w:val="16"/>
                <w:szCs w:val="16"/>
                <w:rPrChange w:id="9178" w:author="Edward Leung" w:date="2017-01-10T12:35:00Z">
                  <w:rPr>
                    <w:color w:val="000000"/>
                    <w:sz w:val="16"/>
                    <w:szCs w:val="16"/>
                  </w:rPr>
                </w:rPrChange>
              </w:rPr>
              <w:t>&lt;rectype&gt;</w:t>
            </w:r>
            <w:r w:rsidRPr="00184A3A">
              <w:rPr>
                <w:color w:val="000000"/>
                <w:sz w:val="16"/>
                <w:szCs w:val="16"/>
                <w:rPrChange w:id="9179" w:author="Edward Leung" w:date="2017-01-10T12:35:00Z">
                  <w:rPr>
                    <w:color w:val="000000"/>
                    <w:sz w:val="16"/>
                    <w:szCs w:val="16"/>
                  </w:rPr>
                </w:rPrChange>
              </w:rPr>
              <w:br/>
            </w:r>
            <w:r w:rsidR="001D733F" w:rsidRPr="00184A3A">
              <w:rPr>
                <w:color w:val="000000"/>
                <w:sz w:val="16"/>
                <w:szCs w:val="16"/>
                <w:rPrChange w:id="9180" w:author="Edward Leung" w:date="2017-01-10T12:35:00Z">
                  <w:rPr>
                    <w:color w:val="000000"/>
                    <w:sz w:val="16"/>
                    <w:szCs w:val="16"/>
                  </w:rPr>
                </w:rPrChange>
              </w:rPr>
              <w:t>&lt;/</w:t>
            </w:r>
            <w:r w:rsidRPr="00184A3A">
              <w:rPr>
                <w:color w:val="000000"/>
                <w:sz w:val="16"/>
                <w:szCs w:val="16"/>
                <w:rPrChange w:id="9181" w:author="Edward Leung" w:date="2017-01-10T12:35:00Z">
                  <w:rPr>
                    <w:color w:val="000000"/>
                    <w:sz w:val="16"/>
                    <w:szCs w:val="16"/>
                  </w:rPr>
                </w:rPrChange>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Change w:id="9182" w:author="Edward Leung" w:date="2017-01-10T12:35:00Z">
                  <w:rPr>
                    <w:color w:val="000000"/>
                    <w:sz w:val="16"/>
                    <w:szCs w:val="16"/>
                  </w:rPr>
                </w:rPrChange>
              </w:rPr>
            </w:pPr>
            <w:r w:rsidRPr="00184A3A">
              <w:rPr>
                <w:color w:val="000000"/>
                <w:sz w:val="16"/>
                <w:szCs w:val="16"/>
                <w:rPrChange w:id="9183" w:author="Edward Leung" w:date="2017-01-10T12:35:00Z">
                  <w:rPr>
                    <w:color w:val="000000"/>
                    <w:sz w:val="16"/>
                    <w:szCs w:val="16"/>
                  </w:rPr>
                </w:rPrChange>
              </w:rPr>
              <w:t>{"rectype":""}</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Change w:id="9184" w:author="Edward Leung" w:date="2017-01-10T12:35:00Z">
                  <w:rPr>
                    <w:color w:val="000000"/>
                    <w:sz w:val="16"/>
                    <w:szCs w:val="16"/>
                  </w:rPr>
                </w:rPrChange>
              </w:rPr>
            </w:pPr>
            <w:r w:rsidRPr="00184A3A">
              <w:rPr>
                <w:color w:val="000000"/>
                <w:sz w:val="16"/>
                <w:szCs w:val="16"/>
                <w:rPrChange w:id="9185" w:author="Edward Leung" w:date="2017-01-10T12:35:00Z">
                  <w:rPr>
                    <w:color w:val="000000"/>
                    <w:sz w:val="16"/>
                    <w:szCs w:val="16"/>
                  </w:rPr>
                </w:rPrChange>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Change w:id="9186" w:author="Edward Leung" w:date="2017-01-10T12:35:00Z">
                  <w:rPr>
                    <w:color w:val="000000"/>
                    <w:sz w:val="16"/>
                    <w:szCs w:val="16"/>
                  </w:rPr>
                </w:rPrChange>
              </w:rPr>
            </w:pPr>
            <w:r w:rsidRPr="00184A3A">
              <w:rPr>
                <w:color w:val="000000"/>
                <w:sz w:val="16"/>
                <w:szCs w:val="16"/>
                <w:rPrChange w:id="9187" w:author="Edward Leung" w:date="2017-01-10T12:35:00Z">
                  <w:rPr>
                    <w:color w:val="000000"/>
                    <w:sz w:val="16"/>
                    <w:szCs w:val="16"/>
                  </w:rPr>
                </w:rPrChange>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Change w:id="9188" w:author="Edward Leung" w:date="2017-01-10T12:35:00Z">
                  <w:rPr>
                    <w:rFonts w:cs="Arial"/>
                    <w:sz w:val="16"/>
                    <w:szCs w:val="16"/>
                  </w:rPr>
                </w:rPrChange>
              </w:rPr>
            </w:pPr>
            <w:r w:rsidRPr="00184A3A">
              <w:rPr>
                <w:rFonts w:cs="Arial"/>
                <w:color w:val="000000"/>
                <w:sz w:val="16"/>
                <w:szCs w:val="16"/>
                <w:rPrChange w:id="9189" w:author="Edward Leung" w:date="2017-01-10T12:35:00Z">
                  <w:rPr>
                    <w:rFonts w:cs="Arial"/>
                    <w:color w:val="000000"/>
                    <w:sz w:val="16"/>
                    <w:szCs w:val="16"/>
                  </w:rPr>
                </w:rPrChange>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Change w:id="9190" w:author="Edward Leung" w:date="2017-01-10T12:35:00Z">
                  <w:rPr>
                    <w:color w:val="000000"/>
                    <w:sz w:val="16"/>
                    <w:szCs w:val="16"/>
                  </w:rPr>
                </w:rPrChange>
              </w:rPr>
            </w:pPr>
            <w:r w:rsidRPr="00184A3A">
              <w:rPr>
                <w:color w:val="000000"/>
                <w:sz w:val="16"/>
                <w:szCs w:val="16"/>
                <w:rPrChange w:id="919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Change w:id="9192" w:author="Edward Leung" w:date="2017-01-10T12:35:00Z">
                  <w:rPr>
                    <w:color w:val="000000"/>
                    <w:sz w:val="16"/>
                    <w:szCs w:val="16"/>
                  </w:rPr>
                </w:rPrChange>
              </w:rPr>
            </w:pPr>
            <w:r w:rsidRPr="00184A3A">
              <w:rPr>
                <w:color w:val="000000"/>
                <w:sz w:val="16"/>
                <w:szCs w:val="16"/>
                <w:rPrChange w:id="9193"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Change w:id="9194" w:author="Edward Leung" w:date="2017-01-10T12:35:00Z">
                  <w:rPr>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Change w:id="9195" w:author="Edward Leung" w:date="2017-01-10T12:35:00Z">
                  <w:rPr>
                    <w:color w:val="000000"/>
                    <w:sz w:val="16"/>
                    <w:szCs w:val="16"/>
                  </w:rPr>
                </w:rPrChange>
              </w:rPr>
            </w:pPr>
            <w:r w:rsidRPr="00184A3A">
              <w:rPr>
                <w:color w:val="000000"/>
                <w:sz w:val="16"/>
                <w:szCs w:val="16"/>
                <w:rPrChange w:id="9196" w:author="Edward Leung" w:date="2017-01-10T12:35:00Z">
                  <w:rPr>
                    <w:color w:val="000000"/>
                    <w:sz w:val="16"/>
                    <w:szCs w:val="16"/>
                  </w:rPr>
                </w:rPrChange>
              </w:rPr>
              <w:t>&lt;recdesc&gt;</w:t>
            </w:r>
            <w:r w:rsidRPr="00184A3A">
              <w:rPr>
                <w:color w:val="000000"/>
                <w:sz w:val="16"/>
                <w:szCs w:val="16"/>
                <w:rPrChange w:id="9197" w:author="Edward Leung" w:date="2017-01-10T12:35:00Z">
                  <w:rPr>
                    <w:color w:val="000000"/>
                    <w:sz w:val="16"/>
                    <w:szCs w:val="16"/>
                  </w:rPr>
                </w:rPrChange>
              </w:rPr>
              <w:br/>
            </w:r>
            <w:r w:rsidR="001D733F" w:rsidRPr="00184A3A">
              <w:rPr>
                <w:color w:val="000000"/>
                <w:sz w:val="16"/>
                <w:szCs w:val="16"/>
                <w:rPrChange w:id="9198" w:author="Edward Leung" w:date="2017-01-10T12:35:00Z">
                  <w:rPr>
                    <w:color w:val="000000"/>
                    <w:sz w:val="16"/>
                    <w:szCs w:val="16"/>
                  </w:rPr>
                </w:rPrChange>
              </w:rPr>
              <w:t>&lt;/</w:t>
            </w:r>
            <w:r w:rsidRPr="00184A3A">
              <w:rPr>
                <w:color w:val="000000"/>
                <w:sz w:val="16"/>
                <w:szCs w:val="16"/>
                <w:rPrChange w:id="9199" w:author="Edward Leung" w:date="2017-01-10T12:35:00Z">
                  <w:rPr>
                    <w:color w:val="000000"/>
                    <w:sz w:val="16"/>
                    <w:szCs w:val="16"/>
                  </w:rPr>
                </w:rPrChange>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Change w:id="9200" w:author="Edward Leung" w:date="2017-01-10T12:35:00Z">
                  <w:rPr>
                    <w:color w:val="000000"/>
                    <w:sz w:val="16"/>
                    <w:szCs w:val="16"/>
                  </w:rPr>
                </w:rPrChange>
              </w:rPr>
            </w:pPr>
            <w:r w:rsidRPr="00184A3A">
              <w:rPr>
                <w:color w:val="000000"/>
                <w:sz w:val="16"/>
                <w:szCs w:val="16"/>
                <w:rPrChange w:id="9201" w:author="Edward Leung" w:date="2017-01-10T12:35:00Z">
                  <w:rPr>
                    <w:color w:val="000000"/>
                    <w:sz w:val="16"/>
                    <w:szCs w:val="16"/>
                  </w:rPr>
                </w:rPrChange>
              </w:rPr>
              <w:t>{"recdesc":""}</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Change w:id="9202" w:author="Edward Leung" w:date="2017-01-10T12:35:00Z">
                  <w:rPr>
                    <w:color w:val="000000"/>
                    <w:sz w:val="16"/>
                    <w:szCs w:val="16"/>
                  </w:rPr>
                </w:rPrChange>
              </w:rPr>
            </w:pPr>
            <w:r w:rsidRPr="00184A3A">
              <w:rPr>
                <w:color w:val="000000"/>
                <w:sz w:val="16"/>
                <w:szCs w:val="16"/>
                <w:rPrChange w:id="9203" w:author="Edward Leung" w:date="2017-01-10T12:35:00Z">
                  <w:rPr>
                    <w:color w:val="000000"/>
                    <w:sz w:val="16"/>
                    <w:szCs w:val="16"/>
                  </w:rPr>
                </w:rPrChange>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Change w:id="9204" w:author="Edward Leung" w:date="2017-01-10T12:35:00Z">
                  <w:rPr>
                    <w:color w:val="000000"/>
                    <w:sz w:val="16"/>
                    <w:szCs w:val="16"/>
                  </w:rPr>
                </w:rPrChange>
              </w:rPr>
            </w:pPr>
            <w:r w:rsidRPr="00184A3A">
              <w:rPr>
                <w:color w:val="000000"/>
                <w:sz w:val="16"/>
                <w:szCs w:val="16"/>
                <w:rPrChange w:id="9205" w:author="Edward Leung" w:date="2017-01-10T12:35:00Z">
                  <w:rPr>
                    <w:color w:val="000000"/>
                    <w:sz w:val="16"/>
                    <w:szCs w:val="16"/>
                  </w:rPr>
                </w:rPrChange>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Change w:id="9206" w:author="Edward Leung" w:date="2017-01-10T12:35:00Z">
                  <w:rPr>
                    <w:rFonts w:cs="Arial"/>
                    <w:sz w:val="16"/>
                    <w:szCs w:val="16"/>
                  </w:rPr>
                </w:rPrChange>
              </w:rPr>
            </w:pPr>
            <w:r w:rsidRPr="00184A3A">
              <w:rPr>
                <w:rFonts w:cs="Arial"/>
                <w:color w:val="000000"/>
                <w:sz w:val="16"/>
                <w:szCs w:val="16"/>
                <w:rPrChange w:id="9207" w:author="Edward Leung" w:date="2017-01-10T12:35:00Z">
                  <w:rPr>
                    <w:rFonts w:cs="Arial"/>
                    <w:color w:val="000000"/>
                    <w:sz w:val="16"/>
                    <w:szCs w:val="16"/>
                  </w:rPr>
                </w:rPrChange>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Change w:id="9208" w:author="Edward Leung" w:date="2017-01-10T12:35:00Z">
                  <w:rPr>
                    <w:color w:val="000000"/>
                    <w:sz w:val="16"/>
                    <w:szCs w:val="16"/>
                  </w:rPr>
                </w:rPrChange>
              </w:rPr>
            </w:pPr>
            <w:r w:rsidRPr="00184A3A">
              <w:rPr>
                <w:color w:val="000000"/>
                <w:sz w:val="16"/>
                <w:szCs w:val="16"/>
                <w:rPrChange w:id="920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Change w:id="9210" w:author="Edward Leung" w:date="2017-01-10T12:35:00Z">
                  <w:rPr>
                    <w:color w:val="000000"/>
                    <w:sz w:val="16"/>
                    <w:szCs w:val="16"/>
                  </w:rPr>
                </w:rPrChange>
              </w:rPr>
            </w:pPr>
            <w:r w:rsidRPr="00184A3A">
              <w:rPr>
                <w:color w:val="000000"/>
                <w:sz w:val="16"/>
                <w:szCs w:val="16"/>
                <w:rPrChange w:id="921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Change w:id="9212"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Change w:id="9213" w:author="Edward Leung" w:date="2017-01-10T12:35:00Z">
                  <w:rPr>
                    <w:color w:val="000000"/>
                    <w:sz w:val="16"/>
                    <w:szCs w:val="16"/>
                  </w:rPr>
                </w:rPrChange>
              </w:rPr>
            </w:pPr>
            <w:r w:rsidRPr="00184A3A">
              <w:rPr>
                <w:color w:val="000000"/>
                <w:sz w:val="16"/>
                <w:szCs w:val="16"/>
                <w:rPrChange w:id="9214" w:author="Edward Leung" w:date="2017-01-10T12:35:00Z">
                  <w:rPr>
                    <w:color w:val="000000"/>
                    <w:sz w:val="16"/>
                    <w:szCs w:val="16"/>
                  </w:rPr>
                </w:rPrChange>
              </w:rPr>
              <w:t>&lt;currencyCode&gt;</w:t>
            </w:r>
            <w:r w:rsidRPr="00184A3A">
              <w:rPr>
                <w:color w:val="000000"/>
                <w:sz w:val="16"/>
                <w:szCs w:val="16"/>
                <w:rPrChange w:id="9215" w:author="Edward Leung" w:date="2017-01-10T12:35:00Z">
                  <w:rPr>
                    <w:color w:val="000000"/>
                    <w:sz w:val="16"/>
                    <w:szCs w:val="16"/>
                  </w:rPr>
                </w:rPrChange>
              </w:rPr>
              <w:br/>
            </w:r>
            <w:r w:rsidR="001D733F" w:rsidRPr="00184A3A">
              <w:rPr>
                <w:color w:val="000000"/>
                <w:sz w:val="16"/>
                <w:szCs w:val="16"/>
                <w:rPrChange w:id="9216" w:author="Edward Leung" w:date="2017-01-10T12:35:00Z">
                  <w:rPr>
                    <w:color w:val="000000"/>
                    <w:sz w:val="16"/>
                    <w:szCs w:val="16"/>
                  </w:rPr>
                </w:rPrChange>
              </w:rPr>
              <w:t>&lt;/</w:t>
            </w:r>
            <w:r w:rsidRPr="00184A3A">
              <w:rPr>
                <w:color w:val="000000"/>
                <w:sz w:val="16"/>
                <w:szCs w:val="16"/>
                <w:rPrChange w:id="9217" w:author="Edward Leung" w:date="2017-01-10T12:35:00Z">
                  <w:rPr>
                    <w:color w:val="000000"/>
                    <w:sz w:val="16"/>
                    <w:szCs w:val="16"/>
                  </w:rPr>
                </w:rPrChange>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Change w:id="9218" w:author="Edward Leung" w:date="2017-01-10T12:35:00Z">
                  <w:rPr>
                    <w:color w:val="000000"/>
                    <w:sz w:val="16"/>
                    <w:szCs w:val="16"/>
                  </w:rPr>
                </w:rPrChange>
              </w:rPr>
            </w:pPr>
            <w:r w:rsidRPr="00184A3A">
              <w:rPr>
                <w:color w:val="000000"/>
                <w:sz w:val="16"/>
                <w:szCs w:val="16"/>
                <w:rPrChange w:id="9219" w:author="Edward Leung" w:date="2017-01-10T12:35:00Z">
                  <w:rPr>
                    <w:color w:val="000000"/>
                    <w:sz w:val="16"/>
                    <w:szCs w:val="16"/>
                  </w:rPr>
                </w:rPrChange>
              </w:rPr>
              <w:t>{"currencyCode":""}</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Change w:id="9220" w:author="Edward Leung" w:date="2017-01-10T12:35:00Z">
                  <w:rPr>
                    <w:rFonts w:eastAsia="SimSun"/>
                    <w:color w:val="000000"/>
                    <w:sz w:val="16"/>
                    <w:szCs w:val="16"/>
                  </w:rPr>
                </w:rPrChange>
              </w:rPr>
            </w:pPr>
            <w:r w:rsidRPr="00184A3A">
              <w:rPr>
                <w:color w:val="000000"/>
                <w:sz w:val="16"/>
                <w:szCs w:val="16"/>
                <w:rPrChange w:id="9221" w:author="Edward Leung" w:date="2017-01-10T12:35:00Z">
                  <w:rPr>
                    <w:color w:val="000000"/>
                    <w:sz w:val="16"/>
                    <w:szCs w:val="16"/>
                  </w:rPr>
                </w:rPrChange>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Change w:id="9222" w:author="Edward Leung" w:date="2017-01-10T12:35:00Z">
                  <w:rPr>
                    <w:rFonts w:cs="Arial"/>
                    <w:sz w:val="16"/>
                    <w:szCs w:val="16"/>
                  </w:rPr>
                </w:rPrChange>
              </w:rPr>
            </w:pPr>
            <w:r w:rsidRPr="00184A3A">
              <w:rPr>
                <w:rFonts w:cs="Arial"/>
                <w:color w:val="000000"/>
                <w:sz w:val="16"/>
                <w:szCs w:val="16"/>
                <w:rPrChange w:id="9223" w:author="Edward Leung" w:date="2017-01-10T12:35:00Z">
                  <w:rPr>
                    <w:rFonts w:cs="Arial"/>
                    <w:color w:val="000000"/>
                    <w:sz w:val="16"/>
                    <w:szCs w:val="16"/>
                  </w:rPr>
                </w:rPrChange>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Change w:id="9224" w:author="Edward Leung" w:date="2017-01-10T12:35:00Z">
                  <w:rPr>
                    <w:rFonts w:cs="Arial"/>
                    <w:sz w:val="16"/>
                    <w:szCs w:val="16"/>
                  </w:rPr>
                </w:rPrChange>
              </w:rPr>
            </w:pPr>
            <w:r w:rsidRPr="00184A3A">
              <w:rPr>
                <w:rFonts w:cs="Arial"/>
                <w:color w:val="000000"/>
                <w:sz w:val="16"/>
                <w:szCs w:val="16"/>
                <w:rPrChange w:id="9225" w:author="Edward Leung" w:date="2017-01-10T12:35:00Z">
                  <w:rPr>
                    <w:rFonts w:cs="Arial"/>
                    <w:color w:val="000000"/>
                    <w:sz w:val="16"/>
                    <w:szCs w:val="16"/>
                  </w:rPr>
                </w:rPrChange>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Change w:id="9226" w:author="Edward Leung" w:date="2017-01-10T12:35:00Z">
                  <w:rPr>
                    <w:color w:val="000000"/>
                    <w:sz w:val="16"/>
                    <w:szCs w:val="16"/>
                  </w:rPr>
                </w:rPrChange>
              </w:rPr>
            </w:pPr>
            <w:r w:rsidRPr="00184A3A">
              <w:rPr>
                <w:color w:val="000000"/>
                <w:sz w:val="16"/>
                <w:szCs w:val="16"/>
                <w:rPrChange w:id="9227"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Change w:id="9228" w:author="Edward Leung" w:date="2017-01-10T12:35:00Z">
                  <w:rPr>
                    <w:color w:val="000000"/>
                    <w:sz w:val="16"/>
                    <w:szCs w:val="16"/>
                  </w:rPr>
                </w:rPrChange>
              </w:rPr>
            </w:pPr>
            <w:r w:rsidRPr="00184A3A">
              <w:rPr>
                <w:color w:val="000000"/>
                <w:sz w:val="16"/>
                <w:szCs w:val="16"/>
                <w:rPrChange w:id="9229" w:author="Edward Leung" w:date="2017-01-10T12:35:00Z">
                  <w:rPr>
                    <w:color w:val="000000"/>
                    <w:sz w:val="16"/>
                    <w:szCs w:val="16"/>
                  </w:rPr>
                </w:rPrChange>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Change w:id="9230"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Change w:id="9231" w:author="Edward Leung" w:date="2017-01-10T12:35:00Z">
                  <w:rPr>
                    <w:color w:val="000000"/>
                    <w:sz w:val="16"/>
                    <w:szCs w:val="16"/>
                  </w:rPr>
                </w:rPrChange>
              </w:rPr>
            </w:pPr>
            <w:r w:rsidRPr="00184A3A">
              <w:rPr>
                <w:color w:val="000000"/>
                <w:sz w:val="16"/>
                <w:szCs w:val="16"/>
                <w:rPrChange w:id="9232" w:author="Edward Leung" w:date="2017-01-10T12:35:00Z">
                  <w:rPr>
                    <w:color w:val="000000"/>
                    <w:sz w:val="16"/>
                    <w:szCs w:val="16"/>
                  </w:rPr>
                </w:rPrChange>
              </w:rPr>
              <w:t>&lt;totalAmount&gt;</w:t>
            </w:r>
            <w:r w:rsidRPr="00184A3A">
              <w:rPr>
                <w:color w:val="000000"/>
                <w:sz w:val="16"/>
                <w:szCs w:val="16"/>
                <w:rPrChange w:id="9233" w:author="Edward Leung" w:date="2017-01-10T12:35:00Z">
                  <w:rPr>
                    <w:color w:val="000000"/>
                    <w:sz w:val="16"/>
                    <w:szCs w:val="16"/>
                  </w:rPr>
                </w:rPrChange>
              </w:rPr>
              <w:br/>
            </w:r>
            <w:r w:rsidR="001D733F" w:rsidRPr="00184A3A">
              <w:rPr>
                <w:color w:val="000000"/>
                <w:sz w:val="16"/>
                <w:szCs w:val="16"/>
                <w:rPrChange w:id="9234" w:author="Edward Leung" w:date="2017-01-10T12:35:00Z">
                  <w:rPr>
                    <w:color w:val="000000"/>
                    <w:sz w:val="16"/>
                    <w:szCs w:val="16"/>
                  </w:rPr>
                </w:rPrChange>
              </w:rPr>
              <w:t>&lt;/</w:t>
            </w:r>
            <w:r w:rsidRPr="00184A3A">
              <w:rPr>
                <w:color w:val="000000"/>
                <w:sz w:val="16"/>
                <w:szCs w:val="16"/>
                <w:rPrChange w:id="9235" w:author="Edward Leung" w:date="2017-01-10T12:35:00Z">
                  <w:rPr>
                    <w:color w:val="000000"/>
                    <w:sz w:val="16"/>
                    <w:szCs w:val="16"/>
                  </w:rPr>
                </w:rPrChange>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Change w:id="9236" w:author="Edward Leung" w:date="2017-01-10T12:35:00Z">
                  <w:rPr>
                    <w:color w:val="000000"/>
                    <w:sz w:val="16"/>
                    <w:szCs w:val="16"/>
                  </w:rPr>
                </w:rPrChange>
              </w:rPr>
            </w:pPr>
            <w:r w:rsidRPr="00184A3A">
              <w:rPr>
                <w:color w:val="000000"/>
                <w:sz w:val="16"/>
                <w:szCs w:val="16"/>
                <w:rPrChange w:id="9237" w:author="Edward Leung" w:date="2017-01-10T12:35:00Z">
                  <w:rPr>
                    <w:color w:val="000000"/>
                    <w:sz w:val="16"/>
                    <w:szCs w:val="16"/>
                  </w:rPr>
                </w:rPrChange>
              </w:rPr>
              <w:t>{"totalAmount":""}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Change w:id="9238" w:author="Edward Leung" w:date="2017-01-10T12:35:00Z">
                  <w:rPr>
                    <w:color w:val="000000"/>
                    <w:sz w:val="16"/>
                    <w:szCs w:val="16"/>
                  </w:rPr>
                </w:rPrChange>
              </w:rPr>
            </w:pPr>
            <w:r w:rsidRPr="00184A3A">
              <w:rPr>
                <w:color w:val="000000"/>
                <w:sz w:val="16"/>
                <w:szCs w:val="16"/>
                <w:rPrChange w:id="9239" w:author="Edward Leung" w:date="2017-01-10T12:35:00Z">
                  <w:rPr>
                    <w:color w:val="000000"/>
                    <w:sz w:val="16"/>
                    <w:szCs w:val="16"/>
                  </w:rPr>
                </w:rPrChange>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Change w:id="9240" w:author="Edward Leung" w:date="2017-01-10T12:35:00Z">
                  <w:rPr>
                    <w:rFonts w:cs="Arial"/>
                    <w:sz w:val="16"/>
                    <w:szCs w:val="16"/>
                  </w:rPr>
                </w:rPrChange>
              </w:rPr>
            </w:pPr>
            <w:r w:rsidRPr="00184A3A">
              <w:rPr>
                <w:rFonts w:cs="Arial"/>
                <w:color w:val="000000"/>
                <w:sz w:val="16"/>
                <w:szCs w:val="16"/>
                <w:rPrChange w:id="9241" w:author="Edward Leung" w:date="2017-01-10T12:35:00Z">
                  <w:rPr>
                    <w:rFonts w:cs="Arial"/>
                    <w:color w:val="000000"/>
                    <w:sz w:val="16"/>
                    <w:szCs w:val="16"/>
                  </w:rPr>
                </w:rPrChange>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Change w:id="9242" w:author="Edward Leung" w:date="2017-01-10T12:35:00Z">
                  <w:rPr>
                    <w:rFonts w:cs="Arial"/>
                    <w:sz w:val="16"/>
                    <w:szCs w:val="16"/>
                  </w:rPr>
                </w:rPrChange>
              </w:rPr>
            </w:pPr>
            <w:r w:rsidRPr="00184A3A">
              <w:rPr>
                <w:rFonts w:cs="Arial"/>
                <w:color w:val="000000"/>
                <w:sz w:val="16"/>
                <w:szCs w:val="16"/>
                <w:rPrChange w:id="9243" w:author="Edward Leung" w:date="2017-01-10T12:35:00Z">
                  <w:rPr>
                    <w:rFonts w:cs="Arial"/>
                    <w:color w:val="000000"/>
                    <w:sz w:val="16"/>
                    <w:szCs w:val="16"/>
                  </w:rPr>
                </w:rPrChange>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Change w:id="9244" w:author="Edward Leung" w:date="2017-01-10T12:35:00Z">
                  <w:rPr>
                    <w:color w:val="000000"/>
                    <w:sz w:val="16"/>
                    <w:szCs w:val="16"/>
                  </w:rPr>
                </w:rPrChange>
              </w:rPr>
            </w:pPr>
            <w:r w:rsidRPr="00184A3A">
              <w:rPr>
                <w:color w:val="000000"/>
                <w:sz w:val="16"/>
                <w:szCs w:val="16"/>
                <w:rPrChange w:id="924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Change w:id="9246" w:author="Edward Leung" w:date="2017-01-10T12:35:00Z">
                  <w:rPr>
                    <w:color w:val="000000"/>
                    <w:sz w:val="16"/>
                    <w:szCs w:val="16"/>
                  </w:rPr>
                </w:rPrChange>
              </w:rPr>
            </w:pPr>
            <w:r w:rsidRPr="00184A3A">
              <w:rPr>
                <w:color w:val="000000"/>
                <w:sz w:val="16"/>
                <w:szCs w:val="16"/>
                <w:rPrChange w:id="924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Change w:id="924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Change w:id="9249" w:author="Edward Leung" w:date="2017-01-10T12:35:00Z">
                  <w:rPr>
                    <w:color w:val="000000"/>
                    <w:sz w:val="16"/>
                    <w:szCs w:val="16"/>
                  </w:rPr>
                </w:rPrChange>
              </w:rPr>
            </w:pPr>
            <w:r w:rsidRPr="00184A3A">
              <w:rPr>
                <w:color w:val="000000"/>
                <w:sz w:val="16"/>
                <w:szCs w:val="16"/>
                <w:rPrChange w:id="9250" w:author="Edward Leung" w:date="2017-01-10T12:35:00Z">
                  <w:rPr>
                    <w:color w:val="000000"/>
                    <w:sz w:val="16"/>
                    <w:szCs w:val="16"/>
                  </w:rPr>
                </w:rPrChange>
              </w:rPr>
              <w:t>&lt;qty&gt;</w:t>
            </w:r>
            <w:r w:rsidRPr="00184A3A">
              <w:rPr>
                <w:color w:val="000000"/>
                <w:sz w:val="16"/>
                <w:szCs w:val="16"/>
                <w:rPrChange w:id="9251" w:author="Edward Leung" w:date="2017-01-10T12:35:00Z">
                  <w:rPr>
                    <w:color w:val="000000"/>
                    <w:sz w:val="16"/>
                    <w:szCs w:val="16"/>
                  </w:rPr>
                </w:rPrChange>
              </w:rPr>
              <w:br/>
            </w:r>
            <w:r w:rsidR="001D733F" w:rsidRPr="00184A3A">
              <w:rPr>
                <w:color w:val="000000"/>
                <w:sz w:val="16"/>
                <w:szCs w:val="16"/>
                <w:rPrChange w:id="9252" w:author="Edward Leung" w:date="2017-01-10T12:35:00Z">
                  <w:rPr>
                    <w:color w:val="000000"/>
                    <w:sz w:val="16"/>
                    <w:szCs w:val="16"/>
                  </w:rPr>
                </w:rPrChange>
              </w:rPr>
              <w:t>&lt;/</w:t>
            </w:r>
            <w:r w:rsidRPr="00184A3A">
              <w:rPr>
                <w:color w:val="000000"/>
                <w:sz w:val="16"/>
                <w:szCs w:val="16"/>
                <w:rPrChange w:id="9253" w:author="Edward Leung" w:date="2017-01-10T12:35:00Z">
                  <w:rPr>
                    <w:color w:val="000000"/>
                    <w:sz w:val="16"/>
                    <w:szCs w:val="16"/>
                  </w:rPr>
                </w:rPrChange>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Change w:id="9254" w:author="Edward Leung" w:date="2017-01-10T12:35:00Z">
                  <w:rPr>
                    <w:color w:val="000000"/>
                    <w:sz w:val="16"/>
                    <w:szCs w:val="16"/>
                  </w:rPr>
                </w:rPrChange>
              </w:rPr>
            </w:pPr>
            <w:r w:rsidRPr="00184A3A">
              <w:rPr>
                <w:color w:val="000000"/>
                <w:sz w:val="16"/>
                <w:szCs w:val="16"/>
                <w:rPrChange w:id="9255" w:author="Edward Leung" w:date="2017-01-10T12:35:00Z">
                  <w:rPr>
                    <w:color w:val="000000"/>
                    <w:sz w:val="16"/>
                    <w:szCs w:val="16"/>
                  </w:rPr>
                </w:rPrChange>
              </w:rPr>
              <w:t>{"qty":""}</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Change w:id="9256" w:author="Edward Leung" w:date="2017-01-10T12:35:00Z">
                  <w:rPr>
                    <w:color w:val="000000"/>
                    <w:sz w:val="16"/>
                    <w:szCs w:val="16"/>
                  </w:rPr>
                </w:rPrChange>
              </w:rPr>
            </w:pPr>
            <w:r w:rsidRPr="00184A3A">
              <w:rPr>
                <w:color w:val="000000"/>
                <w:sz w:val="16"/>
                <w:szCs w:val="16"/>
                <w:rPrChange w:id="9257" w:author="Edward Leung" w:date="2017-01-10T12:35:00Z">
                  <w:rPr>
                    <w:color w:val="000000"/>
                    <w:sz w:val="16"/>
                    <w:szCs w:val="16"/>
                  </w:rPr>
                </w:rPrChange>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Change w:id="9258" w:author="Edward Leung" w:date="2017-01-10T12:35:00Z">
                  <w:rPr>
                    <w:rFonts w:cs="Arial"/>
                    <w:sz w:val="16"/>
                    <w:szCs w:val="16"/>
                  </w:rPr>
                </w:rPrChange>
              </w:rPr>
            </w:pPr>
            <w:r w:rsidRPr="00184A3A">
              <w:rPr>
                <w:sz w:val="16"/>
                <w:szCs w:val="16"/>
                <w:rPrChange w:id="9259" w:author="Edward Leung" w:date="2017-01-10T12:35:00Z">
                  <w:rPr>
                    <w:sz w:val="16"/>
                    <w:szCs w:val="16"/>
                  </w:rPr>
                </w:rPrChange>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Change w:id="9260" w:author="Edward Leung" w:date="2017-01-10T12:35:00Z">
                  <w:rPr>
                    <w:rFonts w:cs="Arial"/>
                    <w:sz w:val="16"/>
                    <w:szCs w:val="16"/>
                  </w:rPr>
                </w:rPrChange>
              </w:rPr>
            </w:pPr>
            <w:r w:rsidRPr="00184A3A">
              <w:rPr>
                <w:rFonts w:cs="Arial"/>
                <w:color w:val="000000"/>
                <w:sz w:val="16"/>
                <w:szCs w:val="16"/>
                <w:rPrChange w:id="9261" w:author="Edward Leung" w:date="2017-01-10T12:35:00Z">
                  <w:rPr>
                    <w:rFonts w:cs="Arial"/>
                    <w:color w:val="000000"/>
                    <w:sz w:val="16"/>
                    <w:szCs w:val="16"/>
                  </w:rPr>
                </w:rPrChange>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Change w:id="9262" w:author="Edward Leung" w:date="2017-01-10T12:35:00Z">
                  <w:rPr>
                    <w:color w:val="000000"/>
                    <w:sz w:val="16"/>
                    <w:szCs w:val="16"/>
                  </w:rPr>
                </w:rPrChange>
              </w:rPr>
            </w:pPr>
            <w:r w:rsidRPr="00184A3A">
              <w:rPr>
                <w:color w:val="000000"/>
                <w:sz w:val="16"/>
                <w:szCs w:val="16"/>
                <w:rPrChange w:id="926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Change w:id="9264" w:author="Edward Leung" w:date="2017-01-10T12:35:00Z">
                  <w:rPr>
                    <w:color w:val="000000"/>
                    <w:sz w:val="16"/>
                    <w:szCs w:val="16"/>
                  </w:rPr>
                </w:rPrChange>
              </w:rPr>
            </w:pPr>
            <w:r w:rsidRPr="00184A3A">
              <w:rPr>
                <w:color w:val="000000"/>
                <w:sz w:val="16"/>
                <w:szCs w:val="16"/>
                <w:rPrChange w:id="926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Change w:id="926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Change w:id="9267" w:author="Edward Leung" w:date="2017-01-10T12:35:00Z">
                  <w:rPr>
                    <w:color w:val="000000"/>
                    <w:sz w:val="16"/>
                    <w:szCs w:val="16"/>
                  </w:rPr>
                </w:rPrChange>
              </w:rPr>
            </w:pPr>
            <w:r w:rsidRPr="00184A3A">
              <w:rPr>
                <w:color w:val="000000"/>
                <w:sz w:val="16"/>
                <w:szCs w:val="16"/>
                <w:rPrChange w:id="9268" w:author="Edward Leung" w:date="2017-01-10T12:35:00Z">
                  <w:rPr>
                    <w:color w:val="000000"/>
                    <w:sz w:val="16"/>
                    <w:szCs w:val="16"/>
                  </w:rPr>
                </w:rPrChange>
              </w:rPr>
              <w:t>&lt;author&gt;</w:t>
            </w:r>
            <w:r w:rsidRPr="00184A3A">
              <w:rPr>
                <w:color w:val="000000"/>
                <w:sz w:val="16"/>
                <w:szCs w:val="16"/>
                <w:rPrChange w:id="9269" w:author="Edward Leung" w:date="2017-01-10T12:35:00Z">
                  <w:rPr>
                    <w:color w:val="000000"/>
                    <w:sz w:val="16"/>
                    <w:szCs w:val="16"/>
                  </w:rPr>
                </w:rPrChange>
              </w:rPr>
              <w:br/>
            </w:r>
            <w:r w:rsidR="001D733F" w:rsidRPr="00184A3A">
              <w:rPr>
                <w:color w:val="000000"/>
                <w:sz w:val="16"/>
                <w:szCs w:val="16"/>
                <w:rPrChange w:id="9270" w:author="Edward Leung" w:date="2017-01-10T12:35:00Z">
                  <w:rPr>
                    <w:color w:val="000000"/>
                    <w:sz w:val="16"/>
                    <w:szCs w:val="16"/>
                  </w:rPr>
                </w:rPrChange>
              </w:rPr>
              <w:t>&lt;/</w:t>
            </w:r>
            <w:r w:rsidRPr="00184A3A">
              <w:rPr>
                <w:color w:val="000000"/>
                <w:sz w:val="16"/>
                <w:szCs w:val="16"/>
                <w:rPrChange w:id="9271" w:author="Edward Leung" w:date="2017-01-10T12:35:00Z">
                  <w:rPr>
                    <w:color w:val="000000"/>
                    <w:sz w:val="16"/>
                    <w:szCs w:val="16"/>
                  </w:rPr>
                </w:rPrChange>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Change w:id="9272" w:author="Edward Leung" w:date="2017-01-10T12:35:00Z">
                  <w:rPr>
                    <w:color w:val="000000"/>
                    <w:sz w:val="16"/>
                    <w:szCs w:val="16"/>
                  </w:rPr>
                </w:rPrChange>
              </w:rPr>
            </w:pPr>
            <w:r w:rsidRPr="00184A3A">
              <w:rPr>
                <w:color w:val="000000"/>
                <w:sz w:val="16"/>
                <w:szCs w:val="16"/>
                <w:rPrChange w:id="9273" w:author="Edward Leung" w:date="2017-01-10T12:35:00Z">
                  <w:rPr>
                    <w:color w:val="000000"/>
                    <w:sz w:val="16"/>
                    <w:szCs w:val="16"/>
                  </w:rPr>
                </w:rPrChange>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Change w:id="9274" w:author="Edward Leung" w:date="2017-01-10T12:35:00Z">
                  <w:rPr>
                    <w:color w:val="000000"/>
                    <w:sz w:val="16"/>
                    <w:szCs w:val="16"/>
                  </w:rPr>
                </w:rPrChange>
              </w:rPr>
            </w:pPr>
            <w:r w:rsidRPr="00184A3A">
              <w:rPr>
                <w:color w:val="000000"/>
                <w:sz w:val="16"/>
                <w:szCs w:val="16"/>
                <w:rPrChange w:id="9275" w:author="Edward Leung" w:date="2017-01-10T12:35:00Z">
                  <w:rPr>
                    <w:color w:val="000000"/>
                    <w:sz w:val="16"/>
                    <w:szCs w:val="16"/>
                  </w:rPr>
                </w:rPrChange>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Change w:id="9276" w:author="Edward Leung" w:date="2017-01-10T12:35:00Z">
                  <w:rPr>
                    <w:rFonts w:cs="Arial"/>
                    <w:sz w:val="16"/>
                    <w:szCs w:val="16"/>
                  </w:rPr>
                </w:rPrChange>
              </w:rPr>
            </w:pPr>
            <w:r w:rsidRPr="00184A3A">
              <w:rPr>
                <w:sz w:val="16"/>
                <w:szCs w:val="16"/>
                <w:rPrChange w:id="9277" w:author="Edward Leung" w:date="2017-01-10T12:35:00Z">
                  <w:rPr>
                    <w:sz w:val="16"/>
                    <w:szCs w:val="16"/>
                  </w:rPr>
                </w:rPrChange>
              </w:rPr>
              <w:t>local</w:t>
            </w:r>
            <w:r w:rsidRPr="00184A3A">
              <w:rPr>
                <w:rFonts w:cs="Arial"/>
                <w:color w:val="000000"/>
                <w:sz w:val="16"/>
                <w:szCs w:val="16"/>
                <w:rPrChange w:id="9278" w:author="Edward Leung" w:date="2017-01-10T12:35:00Z">
                  <w:rPr>
                    <w:rFonts w:cs="Arial"/>
                    <w:color w:val="000000"/>
                    <w:sz w:val="16"/>
                    <w:szCs w:val="16"/>
                  </w:rPr>
                </w:rPrChange>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Change w:id="9279" w:author="Edward Leung" w:date="2017-01-10T12:35:00Z">
                  <w:rPr>
                    <w:rFonts w:cs="Arial"/>
                    <w:sz w:val="16"/>
                    <w:szCs w:val="16"/>
                  </w:rPr>
                </w:rPrChange>
              </w:rPr>
            </w:pPr>
            <w:r w:rsidRPr="00184A3A">
              <w:rPr>
                <w:rFonts w:cs="Arial"/>
                <w:color w:val="000000"/>
                <w:sz w:val="16"/>
                <w:szCs w:val="16"/>
                <w:rPrChange w:id="9280" w:author="Edward Leung" w:date="2017-01-10T12:35:00Z">
                  <w:rPr>
                    <w:rFonts w:cs="Arial"/>
                    <w:color w:val="000000"/>
                    <w:sz w:val="16"/>
                    <w:szCs w:val="16"/>
                  </w:rPr>
                </w:rPrChange>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Change w:id="9281" w:author="Edward Leung" w:date="2017-01-10T12:35:00Z">
                  <w:rPr>
                    <w:rFonts w:eastAsia="SimSun"/>
                    <w:sz w:val="16"/>
                    <w:szCs w:val="16"/>
                  </w:rPr>
                </w:rPrChange>
              </w:rPr>
            </w:pPr>
            <w:r w:rsidRPr="00184A3A">
              <w:rPr>
                <w:color w:val="000000"/>
                <w:sz w:val="16"/>
                <w:szCs w:val="16"/>
                <w:rPrChange w:id="928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Change w:id="9283" w:author="Edward Leung" w:date="2017-01-10T12:35:00Z">
                  <w:rPr>
                    <w:color w:val="000000"/>
                    <w:sz w:val="16"/>
                    <w:szCs w:val="16"/>
                  </w:rPr>
                </w:rPrChange>
              </w:rPr>
            </w:pPr>
            <w:r w:rsidRPr="00184A3A">
              <w:rPr>
                <w:color w:val="000000"/>
                <w:sz w:val="16"/>
                <w:szCs w:val="16"/>
                <w:rPrChange w:id="928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Change w:id="9285"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Change w:id="9286" w:author="Edward Leung" w:date="2017-01-10T12:35:00Z">
                  <w:rPr>
                    <w:color w:val="000000"/>
                    <w:sz w:val="16"/>
                    <w:szCs w:val="16"/>
                  </w:rPr>
                </w:rPrChange>
              </w:rPr>
            </w:pPr>
            <w:r w:rsidRPr="00184A3A">
              <w:rPr>
                <w:color w:val="000000"/>
                <w:sz w:val="16"/>
                <w:szCs w:val="16"/>
                <w:rPrChange w:id="9287" w:author="Edward Leung" w:date="2017-01-10T12:35:00Z">
                  <w:rPr>
                    <w:color w:val="000000"/>
                    <w:sz w:val="16"/>
                    <w:szCs w:val="16"/>
                  </w:rPr>
                </w:rPrChange>
              </w:rPr>
              <w:t>&lt;localCurrency&gt;</w:t>
            </w:r>
            <w:r w:rsidRPr="00184A3A">
              <w:rPr>
                <w:color w:val="000000"/>
                <w:sz w:val="16"/>
                <w:szCs w:val="16"/>
                <w:rPrChange w:id="9288" w:author="Edward Leung" w:date="2017-01-10T12:35:00Z">
                  <w:rPr>
                    <w:color w:val="000000"/>
                    <w:sz w:val="16"/>
                    <w:szCs w:val="16"/>
                  </w:rPr>
                </w:rPrChange>
              </w:rPr>
              <w:br/>
            </w:r>
            <w:r w:rsidR="001D733F" w:rsidRPr="00184A3A">
              <w:rPr>
                <w:color w:val="000000"/>
                <w:sz w:val="16"/>
                <w:szCs w:val="16"/>
                <w:rPrChange w:id="9289" w:author="Edward Leung" w:date="2017-01-10T12:35:00Z">
                  <w:rPr>
                    <w:color w:val="000000"/>
                    <w:sz w:val="16"/>
                    <w:szCs w:val="16"/>
                  </w:rPr>
                </w:rPrChange>
              </w:rPr>
              <w:t>&lt;/</w:t>
            </w:r>
            <w:r w:rsidRPr="00184A3A">
              <w:rPr>
                <w:color w:val="000000"/>
                <w:sz w:val="16"/>
                <w:szCs w:val="16"/>
                <w:rPrChange w:id="9290" w:author="Edward Leung" w:date="2017-01-10T12:35:00Z">
                  <w:rPr>
                    <w:color w:val="000000"/>
                    <w:sz w:val="16"/>
                    <w:szCs w:val="16"/>
                  </w:rPr>
                </w:rPrChange>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Change w:id="9291" w:author="Edward Leung" w:date="2017-01-10T12:35:00Z">
                  <w:rPr>
                    <w:color w:val="000000"/>
                    <w:sz w:val="16"/>
                    <w:szCs w:val="16"/>
                  </w:rPr>
                </w:rPrChange>
              </w:rPr>
            </w:pPr>
            <w:r w:rsidRPr="00184A3A">
              <w:rPr>
                <w:color w:val="000000"/>
                <w:sz w:val="16"/>
                <w:szCs w:val="16"/>
                <w:rPrChange w:id="9292" w:author="Edward Leung" w:date="2017-01-10T12:35:00Z">
                  <w:rPr>
                    <w:color w:val="000000"/>
                    <w:sz w:val="16"/>
                    <w:szCs w:val="16"/>
                  </w:rPr>
                </w:rPrChange>
              </w:rPr>
              <w:t>{"localCurrency":""}</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Change w:id="9293" w:author="Edward Leung" w:date="2017-01-10T12:35:00Z">
                  <w:rPr>
                    <w:color w:val="000000"/>
                    <w:sz w:val="16"/>
                    <w:szCs w:val="16"/>
                  </w:rPr>
                </w:rPrChange>
              </w:rPr>
            </w:pPr>
            <w:r w:rsidRPr="00184A3A">
              <w:rPr>
                <w:color w:val="000000"/>
                <w:sz w:val="16"/>
                <w:szCs w:val="16"/>
                <w:rPrChange w:id="9294" w:author="Edward Leung" w:date="2017-01-10T12:35:00Z">
                  <w:rPr>
                    <w:color w:val="000000"/>
                    <w:sz w:val="16"/>
                    <w:szCs w:val="16"/>
                  </w:rPr>
                </w:rPrChange>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Change w:id="9295" w:author="Edward Leung" w:date="2017-01-10T12:35:00Z">
                  <w:rPr>
                    <w:rFonts w:cs="Arial"/>
                    <w:sz w:val="16"/>
                    <w:szCs w:val="16"/>
                  </w:rPr>
                </w:rPrChange>
              </w:rPr>
            </w:pPr>
            <w:r w:rsidRPr="00184A3A">
              <w:rPr>
                <w:sz w:val="16"/>
                <w:szCs w:val="16"/>
                <w:rPrChange w:id="9296" w:author="Edward Leung" w:date="2017-01-10T12:35:00Z">
                  <w:rPr>
                    <w:sz w:val="16"/>
                    <w:szCs w:val="16"/>
                  </w:rPr>
                </w:rPrChange>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Change w:id="9297" w:author="Edward Leung" w:date="2017-01-10T12:35:00Z">
                  <w:rPr>
                    <w:rFonts w:cs="Arial"/>
                    <w:sz w:val="16"/>
                    <w:szCs w:val="16"/>
                  </w:rPr>
                </w:rPrChange>
              </w:rPr>
            </w:pPr>
            <w:r w:rsidRPr="00184A3A">
              <w:rPr>
                <w:rFonts w:cs="Arial"/>
                <w:color w:val="000000"/>
                <w:sz w:val="16"/>
                <w:szCs w:val="16"/>
                <w:rPrChange w:id="9298" w:author="Edward Leung" w:date="2017-01-10T12:35:00Z">
                  <w:rPr>
                    <w:rFonts w:cs="Arial"/>
                    <w:color w:val="000000"/>
                    <w:sz w:val="16"/>
                    <w:szCs w:val="16"/>
                  </w:rPr>
                </w:rPrChange>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Change w:id="9299" w:author="Edward Leung" w:date="2017-01-10T12:35:00Z">
                  <w:rPr>
                    <w:rFonts w:eastAsia="SimSun"/>
                    <w:sz w:val="16"/>
                    <w:szCs w:val="16"/>
                  </w:rPr>
                </w:rPrChange>
              </w:rPr>
            </w:pPr>
            <w:r w:rsidRPr="00184A3A">
              <w:rPr>
                <w:color w:val="000000"/>
                <w:sz w:val="16"/>
                <w:szCs w:val="16"/>
                <w:rPrChange w:id="930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Change w:id="9301" w:author="Edward Leung" w:date="2017-01-10T12:35:00Z">
                  <w:rPr>
                    <w:color w:val="000000"/>
                    <w:sz w:val="16"/>
                    <w:szCs w:val="16"/>
                  </w:rPr>
                </w:rPrChange>
              </w:rPr>
            </w:pPr>
            <w:r w:rsidRPr="00184A3A">
              <w:rPr>
                <w:color w:val="000000"/>
                <w:sz w:val="16"/>
                <w:szCs w:val="16"/>
                <w:rPrChange w:id="9302"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Change w:id="9303"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Change w:id="9304" w:author="Edward Leung" w:date="2017-01-10T12:35:00Z">
                  <w:rPr>
                    <w:color w:val="000000"/>
                    <w:sz w:val="16"/>
                    <w:szCs w:val="16"/>
                  </w:rPr>
                </w:rPrChange>
              </w:rPr>
            </w:pPr>
            <w:r w:rsidRPr="00184A3A">
              <w:rPr>
                <w:color w:val="000000"/>
                <w:sz w:val="16"/>
                <w:szCs w:val="16"/>
                <w:rPrChange w:id="9305" w:author="Edward Leung" w:date="2017-01-10T12:35:00Z">
                  <w:rPr>
                    <w:color w:val="000000"/>
                    <w:sz w:val="16"/>
                    <w:szCs w:val="16"/>
                  </w:rPr>
                </w:rPrChange>
              </w:rPr>
              <w:t>&lt;localAmount&gt;</w:t>
            </w:r>
            <w:r w:rsidRPr="00184A3A">
              <w:rPr>
                <w:color w:val="000000"/>
                <w:sz w:val="16"/>
                <w:szCs w:val="16"/>
                <w:rPrChange w:id="9306" w:author="Edward Leung" w:date="2017-01-10T12:35:00Z">
                  <w:rPr>
                    <w:color w:val="000000"/>
                    <w:sz w:val="16"/>
                    <w:szCs w:val="16"/>
                  </w:rPr>
                </w:rPrChange>
              </w:rPr>
              <w:br/>
            </w:r>
            <w:r w:rsidR="001D733F" w:rsidRPr="00184A3A">
              <w:rPr>
                <w:color w:val="000000"/>
                <w:sz w:val="16"/>
                <w:szCs w:val="16"/>
                <w:rPrChange w:id="9307" w:author="Edward Leung" w:date="2017-01-10T12:35:00Z">
                  <w:rPr>
                    <w:color w:val="000000"/>
                    <w:sz w:val="16"/>
                    <w:szCs w:val="16"/>
                  </w:rPr>
                </w:rPrChange>
              </w:rPr>
              <w:t>&lt;/</w:t>
            </w:r>
            <w:r w:rsidRPr="00184A3A">
              <w:rPr>
                <w:color w:val="000000"/>
                <w:sz w:val="16"/>
                <w:szCs w:val="16"/>
                <w:rPrChange w:id="9308" w:author="Edward Leung" w:date="2017-01-10T12:35:00Z">
                  <w:rPr>
                    <w:color w:val="000000"/>
                    <w:sz w:val="16"/>
                    <w:szCs w:val="16"/>
                  </w:rPr>
                </w:rPrChange>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Change w:id="9309" w:author="Edward Leung" w:date="2017-01-10T12:35:00Z">
                  <w:rPr>
                    <w:color w:val="000000"/>
                    <w:sz w:val="16"/>
                    <w:szCs w:val="16"/>
                  </w:rPr>
                </w:rPrChange>
              </w:rPr>
            </w:pPr>
            <w:r w:rsidRPr="00184A3A">
              <w:rPr>
                <w:color w:val="000000"/>
                <w:sz w:val="16"/>
                <w:szCs w:val="16"/>
                <w:rPrChange w:id="9310" w:author="Edward Leung" w:date="2017-01-10T12:35:00Z">
                  <w:rPr>
                    <w:color w:val="000000"/>
                    <w:sz w:val="16"/>
                    <w:szCs w:val="16"/>
                  </w:rPr>
                </w:rPrChange>
              </w:rPr>
              <w:t>{"localAmount":""}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Change w:id="9311" w:author="Edward Leung" w:date="2017-01-10T12:35:00Z">
                  <w:rPr>
                    <w:color w:val="000000"/>
                    <w:sz w:val="16"/>
                    <w:szCs w:val="16"/>
                  </w:rPr>
                </w:rPrChange>
              </w:rPr>
            </w:pPr>
            <w:r w:rsidRPr="00184A3A">
              <w:rPr>
                <w:color w:val="000000"/>
                <w:sz w:val="16"/>
                <w:szCs w:val="16"/>
                <w:rPrChange w:id="9312" w:author="Edward Leung" w:date="2017-01-10T12:35:00Z">
                  <w:rPr>
                    <w:color w:val="000000"/>
                    <w:sz w:val="16"/>
                    <w:szCs w:val="16"/>
                  </w:rPr>
                </w:rPrChange>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Change w:id="9313" w:author="Edward Leung" w:date="2017-01-10T12:35:00Z">
                  <w:rPr>
                    <w:rFonts w:cs="Arial"/>
                    <w:sz w:val="16"/>
                    <w:szCs w:val="16"/>
                  </w:rPr>
                </w:rPrChange>
              </w:rPr>
            </w:pPr>
            <w:r w:rsidRPr="00184A3A">
              <w:rPr>
                <w:sz w:val="16"/>
                <w:szCs w:val="16"/>
                <w:rPrChange w:id="9314" w:author="Edward Leung" w:date="2017-01-10T12:35:00Z">
                  <w:rPr>
                    <w:sz w:val="16"/>
                    <w:szCs w:val="16"/>
                  </w:rPr>
                </w:rPrChange>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Change w:id="9315" w:author="Edward Leung" w:date="2017-01-10T12:35:00Z">
                  <w:rPr>
                    <w:rFonts w:cs="Arial"/>
                    <w:sz w:val="16"/>
                    <w:szCs w:val="16"/>
                  </w:rPr>
                </w:rPrChange>
              </w:rPr>
            </w:pPr>
            <w:r w:rsidRPr="00184A3A">
              <w:rPr>
                <w:rFonts w:cs="Arial"/>
                <w:color w:val="000000"/>
                <w:sz w:val="16"/>
                <w:szCs w:val="16"/>
                <w:rPrChange w:id="9316" w:author="Edward Leung" w:date="2017-01-10T12:35:00Z">
                  <w:rPr>
                    <w:rFonts w:cs="Arial"/>
                    <w:color w:val="000000"/>
                    <w:sz w:val="16"/>
                    <w:szCs w:val="16"/>
                  </w:rPr>
                </w:rPrChange>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Change w:id="9317" w:author="Edward Leung" w:date="2017-01-10T12:35:00Z">
                  <w:rPr>
                    <w:rFonts w:eastAsia="SimSun"/>
                    <w:sz w:val="16"/>
                    <w:szCs w:val="16"/>
                  </w:rPr>
                </w:rPrChange>
              </w:rPr>
            </w:pPr>
            <w:r w:rsidRPr="00184A3A">
              <w:rPr>
                <w:color w:val="000000"/>
                <w:sz w:val="16"/>
                <w:szCs w:val="16"/>
                <w:rPrChange w:id="931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Change w:id="9319" w:author="Edward Leung" w:date="2017-01-10T12:35:00Z">
                  <w:rPr>
                    <w:color w:val="000000"/>
                    <w:sz w:val="16"/>
                    <w:szCs w:val="16"/>
                  </w:rPr>
                </w:rPrChange>
              </w:rPr>
            </w:pPr>
            <w:r w:rsidRPr="00184A3A">
              <w:rPr>
                <w:color w:val="000000"/>
                <w:sz w:val="16"/>
                <w:szCs w:val="16"/>
                <w:rPrChange w:id="9320"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Change w:id="9321"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Change w:id="9322" w:author="Edward Leung" w:date="2017-01-10T12:35:00Z">
                  <w:rPr>
                    <w:color w:val="000000"/>
                    <w:sz w:val="16"/>
                    <w:szCs w:val="16"/>
                  </w:rPr>
                </w:rPrChange>
              </w:rPr>
            </w:pPr>
            <w:r w:rsidRPr="00184A3A">
              <w:rPr>
                <w:color w:val="000000"/>
                <w:sz w:val="16"/>
                <w:szCs w:val="16"/>
                <w:rPrChange w:id="9323" w:author="Edward Leung" w:date="2017-01-10T12:35:00Z">
                  <w:rPr>
                    <w:color w:val="000000"/>
                    <w:sz w:val="16"/>
                    <w:szCs w:val="16"/>
                  </w:rPr>
                </w:rPrChange>
              </w:rPr>
              <w:t>&lt;exchangeRate&gt;</w:t>
            </w:r>
            <w:r w:rsidRPr="00184A3A">
              <w:rPr>
                <w:color w:val="000000"/>
                <w:sz w:val="16"/>
                <w:szCs w:val="16"/>
                <w:rPrChange w:id="9324" w:author="Edward Leung" w:date="2017-01-10T12:35:00Z">
                  <w:rPr>
                    <w:color w:val="000000"/>
                    <w:sz w:val="16"/>
                    <w:szCs w:val="16"/>
                  </w:rPr>
                </w:rPrChange>
              </w:rPr>
              <w:br/>
            </w:r>
            <w:r w:rsidR="001D733F" w:rsidRPr="00184A3A">
              <w:rPr>
                <w:color w:val="000000"/>
                <w:sz w:val="16"/>
                <w:szCs w:val="16"/>
                <w:rPrChange w:id="9325" w:author="Edward Leung" w:date="2017-01-10T12:35:00Z">
                  <w:rPr>
                    <w:color w:val="000000"/>
                    <w:sz w:val="16"/>
                    <w:szCs w:val="16"/>
                  </w:rPr>
                </w:rPrChange>
              </w:rPr>
              <w:t>&lt;/</w:t>
            </w:r>
            <w:r w:rsidRPr="00184A3A">
              <w:rPr>
                <w:color w:val="000000"/>
                <w:sz w:val="16"/>
                <w:szCs w:val="16"/>
                <w:rPrChange w:id="9326" w:author="Edward Leung" w:date="2017-01-10T12:35:00Z">
                  <w:rPr>
                    <w:color w:val="000000"/>
                    <w:sz w:val="16"/>
                    <w:szCs w:val="16"/>
                  </w:rPr>
                </w:rPrChange>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Change w:id="9327" w:author="Edward Leung" w:date="2017-01-10T12:35:00Z">
                  <w:rPr>
                    <w:color w:val="000000"/>
                    <w:sz w:val="16"/>
                    <w:szCs w:val="16"/>
                  </w:rPr>
                </w:rPrChange>
              </w:rPr>
            </w:pPr>
            <w:r w:rsidRPr="00184A3A">
              <w:rPr>
                <w:color w:val="000000"/>
                <w:sz w:val="16"/>
                <w:szCs w:val="16"/>
                <w:rPrChange w:id="9328" w:author="Edward Leung" w:date="2017-01-10T12:35:00Z">
                  <w:rPr>
                    <w:color w:val="000000"/>
                    <w:sz w:val="16"/>
                    <w:szCs w:val="16"/>
                  </w:rPr>
                </w:rPrChange>
              </w:rPr>
              <w:t>{"exchangeRate":""}</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Change w:id="9329" w:author="Edward Leung" w:date="2017-01-10T12:35:00Z">
                  <w:rPr>
                    <w:color w:val="000000"/>
                    <w:sz w:val="16"/>
                    <w:szCs w:val="16"/>
                  </w:rPr>
                </w:rPrChange>
              </w:rPr>
            </w:pPr>
            <w:r w:rsidRPr="00184A3A">
              <w:rPr>
                <w:color w:val="000000"/>
                <w:sz w:val="16"/>
                <w:szCs w:val="16"/>
                <w:rPrChange w:id="9330" w:author="Edward Leung" w:date="2017-01-10T12:35:00Z">
                  <w:rPr>
                    <w:color w:val="000000"/>
                    <w:sz w:val="16"/>
                    <w:szCs w:val="16"/>
                  </w:rPr>
                </w:rPrChange>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Change w:id="9331" w:author="Edward Leung" w:date="2017-01-10T12:35:00Z">
                  <w:rPr>
                    <w:rFonts w:cs="Arial"/>
                    <w:sz w:val="16"/>
                    <w:szCs w:val="16"/>
                  </w:rPr>
                </w:rPrChange>
              </w:rPr>
            </w:pPr>
            <w:r w:rsidRPr="00184A3A">
              <w:rPr>
                <w:sz w:val="16"/>
                <w:szCs w:val="16"/>
                <w:rPrChange w:id="9332" w:author="Edward Leung" w:date="2017-01-10T12:35:00Z">
                  <w:rPr>
                    <w:sz w:val="16"/>
                    <w:szCs w:val="16"/>
                  </w:rPr>
                </w:rPrChange>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Change w:id="9333" w:author="Edward Leung" w:date="2017-01-10T12:35:00Z">
                  <w:rPr>
                    <w:rFonts w:cs="Arial"/>
                    <w:sz w:val="16"/>
                    <w:szCs w:val="16"/>
                  </w:rPr>
                </w:rPrChange>
              </w:rPr>
            </w:pPr>
            <w:r w:rsidRPr="00184A3A">
              <w:rPr>
                <w:rFonts w:cs="Arial"/>
                <w:color w:val="000000"/>
                <w:sz w:val="16"/>
                <w:szCs w:val="16"/>
                <w:rPrChange w:id="9334" w:author="Edward Leung" w:date="2017-01-10T12:35:00Z">
                  <w:rPr>
                    <w:rFonts w:cs="Arial"/>
                    <w:color w:val="000000"/>
                    <w:sz w:val="16"/>
                    <w:szCs w:val="16"/>
                  </w:rPr>
                </w:rPrChange>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Change w:id="9335" w:author="Edward Leung" w:date="2017-01-10T12:35:00Z">
                  <w:rPr>
                    <w:color w:val="000000"/>
                    <w:sz w:val="16"/>
                    <w:szCs w:val="16"/>
                  </w:rPr>
                </w:rPrChange>
              </w:rPr>
            </w:pPr>
            <w:r w:rsidRPr="00184A3A">
              <w:rPr>
                <w:color w:val="000000"/>
                <w:sz w:val="16"/>
                <w:szCs w:val="16"/>
                <w:rPrChange w:id="933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Change w:id="9337" w:author="Edward Leung" w:date="2017-01-10T12:35:00Z">
                  <w:rPr>
                    <w:color w:val="000000"/>
                    <w:sz w:val="16"/>
                    <w:szCs w:val="16"/>
                  </w:rPr>
                </w:rPrChange>
              </w:rPr>
            </w:pPr>
            <w:r w:rsidRPr="00184A3A">
              <w:rPr>
                <w:color w:val="000000"/>
                <w:sz w:val="16"/>
                <w:szCs w:val="16"/>
                <w:rPrChange w:id="9338"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Change w:id="9339" w:author="Edward Leung" w:date="2017-01-10T12:35:00Z">
                  <w:rPr>
                    <w:color w:val="00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Change w:id="9340" w:author="Edward Leung" w:date="2017-01-10T12:35:00Z">
                  <w:rPr>
                    <w:color w:val="000000"/>
                    <w:sz w:val="16"/>
                    <w:szCs w:val="16"/>
                  </w:rPr>
                </w:rPrChange>
              </w:rPr>
            </w:pPr>
            <w:r w:rsidRPr="00184A3A">
              <w:rPr>
                <w:color w:val="000000"/>
                <w:sz w:val="16"/>
                <w:szCs w:val="16"/>
                <w:rPrChange w:id="9341" w:author="Edward Leung" w:date="2017-01-10T12:35:00Z">
                  <w:rPr>
                    <w:color w:val="000000"/>
                    <w:sz w:val="16"/>
                    <w:szCs w:val="16"/>
                  </w:rPr>
                </w:rPrChange>
              </w:rPr>
              <w:t>&lt;inputDateTime&gt;</w:t>
            </w:r>
            <w:r w:rsidRPr="00184A3A">
              <w:rPr>
                <w:color w:val="000000"/>
                <w:sz w:val="16"/>
                <w:szCs w:val="16"/>
                <w:rPrChange w:id="9342" w:author="Edward Leung" w:date="2017-01-10T12:35:00Z">
                  <w:rPr>
                    <w:color w:val="000000"/>
                    <w:sz w:val="16"/>
                    <w:szCs w:val="16"/>
                  </w:rPr>
                </w:rPrChange>
              </w:rPr>
              <w:br/>
            </w:r>
            <w:r w:rsidR="001D733F" w:rsidRPr="00184A3A">
              <w:rPr>
                <w:color w:val="000000"/>
                <w:sz w:val="16"/>
                <w:szCs w:val="16"/>
                <w:rPrChange w:id="9343" w:author="Edward Leung" w:date="2017-01-10T12:35:00Z">
                  <w:rPr>
                    <w:color w:val="000000"/>
                    <w:sz w:val="16"/>
                    <w:szCs w:val="16"/>
                  </w:rPr>
                </w:rPrChange>
              </w:rPr>
              <w:t>&lt;/</w:t>
            </w:r>
            <w:r w:rsidRPr="00184A3A">
              <w:rPr>
                <w:color w:val="000000"/>
                <w:sz w:val="16"/>
                <w:szCs w:val="16"/>
                <w:rPrChange w:id="9344" w:author="Edward Leung" w:date="2017-01-10T12:35:00Z">
                  <w:rPr>
                    <w:color w:val="000000"/>
                    <w:sz w:val="16"/>
                    <w:szCs w:val="16"/>
                  </w:rPr>
                </w:rPrChange>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Change w:id="9345" w:author="Edward Leung" w:date="2017-01-10T12:35:00Z">
                  <w:rPr>
                    <w:color w:val="000000"/>
                    <w:sz w:val="16"/>
                    <w:szCs w:val="16"/>
                  </w:rPr>
                </w:rPrChange>
              </w:rPr>
            </w:pPr>
            <w:r w:rsidRPr="00184A3A">
              <w:rPr>
                <w:color w:val="000000"/>
                <w:sz w:val="16"/>
                <w:szCs w:val="16"/>
                <w:rPrChange w:id="9346" w:author="Edward Leung" w:date="2017-01-10T12:35:00Z">
                  <w:rPr>
                    <w:color w:val="000000"/>
                    <w:sz w:val="16"/>
                    <w:szCs w:val="16"/>
                  </w:rPr>
                </w:rPrChange>
              </w:rPr>
              <w:t>{"inputDateTime":""}</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Change w:id="9347" w:author="Edward Leung" w:date="2017-01-10T12:35:00Z">
                  <w:rPr>
                    <w:color w:val="000000"/>
                    <w:sz w:val="16"/>
                    <w:szCs w:val="16"/>
                  </w:rPr>
                </w:rPrChange>
              </w:rPr>
            </w:pPr>
            <w:r w:rsidRPr="00184A3A">
              <w:rPr>
                <w:color w:val="000000"/>
                <w:sz w:val="16"/>
                <w:szCs w:val="16"/>
                <w:rPrChange w:id="9348" w:author="Edward Leung" w:date="2017-01-10T12:35:00Z">
                  <w:rPr>
                    <w:color w:val="000000"/>
                    <w:sz w:val="16"/>
                    <w:szCs w:val="16"/>
                  </w:rPr>
                </w:rPrChange>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Change w:id="9349" w:author="Edward Leung" w:date="2017-01-10T12:35:00Z">
                  <w:rPr>
                    <w:rFonts w:cs="Arial"/>
                    <w:sz w:val="16"/>
                    <w:szCs w:val="16"/>
                  </w:rPr>
                </w:rPrChange>
              </w:rPr>
            </w:pPr>
            <w:r w:rsidRPr="00184A3A">
              <w:rPr>
                <w:rFonts w:cs="Arial"/>
                <w:sz w:val="16"/>
                <w:szCs w:val="16"/>
                <w:rPrChange w:id="9350" w:author="Edward Leung" w:date="2017-01-10T12:35:00Z">
                  <w:rPr>
                    <w:rFonts w:cs="Arial"/>
                    <w:sz w:val="16"/>
                    <w:szCs w:val="16"/>
                  </w:rPr>
                </w:rPrChange>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Change w:id="9351" w:author="Edward Leung" w:date="2017-01-10T12:35:00Z">
                  <w:rPr>
                    <w:rFonts w:cs="Arial"/>
                    <w:sz w:val="16"/>
                    <w:szCs w:val="16"/>
                  </w:rPr>
                </w:rPrChange>
              </w:rPr>
            </w:pPr>
            <w:r w:rsidRPr="00184A3A">
              <w:rPr>
                <w:rFonts w:cs="Arial"/>
                <w:color w:val="000000"/>
                <w:sz w:val="16"/>
                <w:szCs w:val="16"/>
                <w:rPrChange w:id="9352" w:author="Edward Leung" w:date="2017-01-10T12:35:00Z">
                  <w:rPr>
                    <w:rFonts w:cs="Arial"/>
                    <w:color w:val="000000"/>
                    <w:sz w:val="16"/>
                    <w:szCs w:val="16"/>
                  </w:rPr>
                </w:rPrChange>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Change w:id="9353" w:author="Edward Leung" w:date="2017-01-10T12:35:00Z">
                  <w:rPr>
                    <w:color w:val="000000"/>
                    <w:sz w:val="16"/>
                    <w:szCs w:val="16"/>
                  </w:rPr>
                </w:rPrChange>
              </w:rPr>
            </w:pPr>
            <w:r w:rsidRPr="00184A3A">
              <w:rPr>
                <w:color w:val="000000"/>
                <w:sz w:val="16"/>
                <w:szCs w:val="16"/>
                <w:rPrChange w:id="9354"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Change w:id="9355" w:author="Edward Leung" w:date="2017-01-10T12:35:00Z">
                  <w:rPr>
                    <w:color w:val="000000"/>
                    <w:sz w:val="16"/>
                    <w:szCs w:val="16"/>
                  </w:rPr>
                </w:rPrChange>
              </w:rPr>
            </w:pPr>
            <w:r w:rsidRPr="00184A3A">
              <w:rPr>
                <w:color w:val="000000"/>
                <w:sz w:val="16"/>
                <w:szCs w:val="16"/>
                <w:rPrChange w:id="935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Change w:id="9357"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Change w:id="9358" w:author="Edward Leung" w:date="2017-01-10T12:35:00Z">
                  <w:rPr>
                    <w:color w:val="000000"/>
                    <w:sz w:val="16"/>
                    <w:szCs w:val="16"/>
                  </w:rPr>
                </w:rPrChange>
              </w:rPr>
            </w:pPr>
            <w:r w:rsidRPr="00184A3A">
              <w:rPr>
                <w:color w:val="000000"/>
                <w:sz w:val="16"/>
                <w:szCs w:val="16"/>
                <w:rPrChange w:id="9359" w:author="Edward Leung" w:date="2017-01-10T12:35:00Z">
                  <w:rPr>
                    <w:color w:val="000000"/>
                    <w:sz w:val="16"/>
                    <w:szCs w:val="16"/>
                  </w:rPr>
                </w:rPrChange>
              </w:rPr>
              <w:t>&lt;reasonCode&gt;</w:t>
            </w:r>
            <w:r w:rsidRPr="00184A3A">
              <w:rPr>
                <w:color w:val="000000"/>
                <w:sz w:val="16"/>
                <w:szCs w:val="16"/>
                <w:rPrChange w:id="9360" w:author="Edward Leung" w:date="2017-01-10T12:35:00Z">
                  <w:rPr>
                    <w:color w:val="000000"/>
                    <w:sz w:val="16"/>
                    <w:szCs w:val="16"/>
                  </w:rPr>
                </w:rPrChange>
              </w:rPr>
              <w:br/>
            </w:r>
            <w:r w:rsidR="001D733F" w:rsidRPr="00184A3A">
              <w:rPr>
                <w:color w:val="000000"/>
                <w:sz w:val="16"/>
                <w:szCs w:val="16"/>
                <w:rPrChange w:id="9361" w:author="Edward Leung" w:date="2017-01-10T12:35:00Z">
                  <w:rPr>
                    <w:color w:val="000000"/>
                    <w:sz w:val="16"/>
                    <w:szCs w:val="16"/>
                  </w:rPr>
                </w:rPrChange>
              </w:rPr>
              <w:t>&lt;/</w:t>
            </w:r>
            <w:r w:rsidRPr="00184A3A">
              <w:rPr>
                <w:color w:val="000000"/>
                <w:sz w:val="16"/>
                <w:szCs w:val="16"/>
                <w:rPrChange w:id="9362" w:author="Edward Leung" w:date="2017-01-10T12:35:00Z">
                  <w:rPr>
                    <w:color w:val="000000"/>
                    <w:sz w:val="16"/>
                    <w:szCs w:val="16"/>
                  </w:rPr>
                </w:rPrChange>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Change w:id="9363" w:author="Edward Leung" w:date="2017-01-10T12:35:00Z">
                  <w:rPr>
                    <w:color w:val="000000"/>
                    <w:sz w:val="16"/>
                    <w:szCs w:val="16"/>
                  </w:rPr>
                </w:rPrChange>
              </w:rPr>
            </w:pPr>
            <w:r w:rsidRPr="00184A3A">
              <w:rPr>
                <w:color w:val="000000"/>
                <w:sz w:val="16"/>
                <w:szCs w:val="16"/>
                <w:rPrChange w:id="9364" w:author="Edward Leung" w:date="2017-01-10T12:35:00Z">
                  <w:rPr>
                    <w:color w:val="000000"/>
                    <w:sz w:val="16"/>
                    <w:szCs w:val="16"/>
                  </w:rPr>
                </w:rPrChange>
              </w:rPr>
              <w:t>{"reasonCode":""}</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Change w:id="9365" w:author="Edward Leung" w:date="2017-01-10T12:35:00Z">
                  <w:rPr>
                    <w:color w:val="000000"/>
                    <w:sz w:val="16"/>
                    <w:szCs w:val="16"/>
                  </w:rPr>
                </w:rPrChange>
              </w:rPr>
            </w:pPr>
            <w:r w:rsidRPr="00184A3A">
              <w:rPr>
                <w:color w:val="000000"/>
                <w:sz w:val="16"/>
                <w:szCs w:val="16"/>
                <w:rPrChange w:id="9366" w:author="Edward Leung" w:date="2017-01-10T12:35:00Z">
                  <w:rPr>
                    <w:color w:val="000000"/>
                    <w:sz w:val="16"/>
                    <w:szCs w:val="16"/>
                  </w:rPr>
                </w:rPrChange>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Change w:id="9367" w:author="Edward Leung" w:date="2017-01-10T12:35:00Z">
                  <w:rPr>
                    <w:rFonts w:cs="Arial"/>
                    <w:sz w:val="16"/>
                    <w:szCs w:val="16"/>
                  </w:rPr>
                </w:rPrChange>
              </w:rPr>
            </w:pPr>
            <w:r w:rsidRPr="00184A3A">
              <w:rPr>
                <w:sz w:val="16"/>
                <w:szCs w:val="16"/>
                <w:rPrChange w:id="9368" w:author="Edward Leung" w:date="2017-01-10T12:35:00Z">
                  <w:rPr>
                    <w:sz w:val="16"/>
                    <w:szCs w:val="16"/>
                  </w:rPr>
                </w:rPrChange>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Change w:id="9369" w:author="Edward Leung" w:date="2017-01-10T12:35:00Z">
                  <w:rPr>
                    <w:rFonts w:cs="Arial"/>
                    <w:sz w:val="16"/>
                    <w:szCs w:val="16"/>
                  </w:rPr>
                </w:rPrChange>
              </w:rPr>
            </w:pPr>
            <w:r w:rsidRPr="00184A3A">
              <w:rPr>
                <w:rFonts w:cs="Arial"/>
                <w:color w:val="000000"/>
                <w:sz w:val="16"/>
                <w:szCs w:val="16"/>
                <w:rPrChange w:id="9370" w:author="Edward Leung" w:date="2017-01-10T12:35:00Z">
                  <w:rPr>
                    <w:rFonts w:cs="Arial"/>
                    <w:color w:val="000000"/>
                    <w:sz w:val="16"/>
                    <w:szCs w:val="16"/>
                  </w:rPr>
                </w:rPrChange>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Change w:id="9371" w:author="Edward Leung" w:date="2017-01-10T12:35:00Z">
                  <w:rPr>
                    <w:color w:val="000000"/>
                    <w:sz w:val="16"/>
                    <w:szCs w:val="16"/>
                  </w:rPr>
                </w:rPrChange>
              </w:rPr>
            </w:pPr>
            <w:r w:rsidRPr="00184A3A">
              <w:rPr>
                <w:color w:val="000000"/>
                <w:sz w:val="16"/>
                <w:szCs w:val="16"/>
                <w:rPrChange w:id="9372"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Change w:id="9373" w:author="Edward Leung" w:date="2017-01-10T12:35:00Z">
                  <w:rPr>
                    <w:color w:val="000000"/>
                    <w:sz w:val="16"/>
                    <w:szCs w:val="16"/>
                  </w:rPr>
                </w:rPrChange>
              </w:rPr>
            </w:pPr>
            <w:r w:rsidRPr="00184A3A">
              <w:rPr>
                <w:color w:val="000000"/>
                <w:sz w:val="16"/>
                <w:szCs w:val="16"/>
                <w:rPrChange w:id="937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Change w:id="9375"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Change w:id="9376" w:author="Edward Leung" w:date="2017-01-10T12:35:00Z">
                  <w:rPr>
                    <w:color w:val="000000"/>
                    <w:sz w:val="16"/>
                    <w:szCs w:val="16"/>
                  </w:rPr>
                </w:rPrChange>
              </w:rPr>
            </w:pPr>
            <w:r w:rsidRPr="00184A3A">
              <w:rPr>
                <w:color w:val="000000"/>
                <w:sz w:val="16"/>
                <w:szCs w:val="16"/>
                <w:rPrChange w:id="9377" w:author="Edward Leung" w:date="2017-01-10T12:35:00Z">
                  <w:rPr>
                    <w:color w:val="000000"/>
                    <w:sz w:val="16"/>
                    <w:szCs w:val="16"/>
                  </w:rPr>
                </w:rPrChange>
              </w:rPr>
              <w:t xml:space="preserve">&lt;remarks01&gt;   </w:t>
            </w:r>
            <w:r w:rsidRPr="00184A3A">
              <w:rPr>
                <w:color w:val="000000"/>
                <w:sz w:val="16"/>
                <w:szCs w:val="16"/>
                <w:rPrChange w:id="9378" w:author="Edward Leung" w:date="2017-01-10T12:35:00Z">
                  <w:rPr>
                    <w:color w:val="000000"/>
                    <w:sz w:val="16"/>
                    <w:szCs w:val="16"/>
                  </w:rPr>
                </w:rPrChange>
              </w:rPr>
              <w:br/>
            </w:r>
            <w:r w:rsidR="001D733F" w:rsidRPr="00184A3A">
              <w:rPr>
                <w:color w:val="000000"/>
                <w:sz w:val="16"/>
                <w:szCs w:val="16"/>
                <w:rPrChange w:id="9379" w:author="Edward Leung" w:date="2017-01-10T12:35:00Z">
                  <w:rPr>
                    <w:color w:val="000000"/>
                    <w:sz w:val="16"/>
                    <w:szCs w:val="16"/>
                  </w:rPr>
                </w:rPrChange>
              </w:rPr>
              <w:t>&lt;/</w:t>
            </w:r>
            <w:r w:rsidRPr="00184A3A">
              <w:rPr>
                <w:color w:val="000000"/>
                <w:sz w:val="16"/>
                <w:szCs w:val="16"/>
                <w:rPrChange w:id="9380" w:author="Edward Leung" w:date="2017-01-10T12:35:00Z">
                  <w:rPr>
                    <w:color w:val="000000"/>
                    <w:sz w:val="16"/>
                    <w:szCs w:val="16"/>
                  </w:rPr>
                </w:rPrChange>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Change w:id="9381" w:author="Edward Leung" w:date="2017-01-10T12:35:00Z">
                  <w:rPr>
                    <w:color w:val="000000"/>
                    <w:sz w:val="16"/>
                    <w:szCs w:val="16"/>
                  </w:rPr>
                </w:rPrChange>
              </w:rPr>
            </w:pPr>
            <w:r w:rsidRPr="00184A3A">
              <w:rPr>
                <w:color w:val="000000"/>
                <w:sz w:val="16"/>
                <w:szCs w:val="16"/>
                <w:rPrChange w:id="9382" w:author="Edward Leung" w:date="2017-01-10T12:35:00Z">
                  <w:rPr>
                    <w:color w:val="000000"/>
                    <w:sz w:val="16"/>
                    <w:szCs w:val="16"/>
                  </w:rPr>
                </w:rPrChange>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Change w:id="9383" w:author="Edward Leung" w:date="2017-01-10T12:35:00Z">
                  <w:rPr>
                    <w:color w:val="000000"/>
                    <w:sz w:val="16"/>
                    <w:szCs w:val="16"/>
                  </w:rPr>
                </w:rPrChange>
              </w:rPr>
            </w:pPr>
            <w:r w:rsidRPr="00184A3A">
              <w:rPr>
                <w:color w:val="000000"/>
                <w:sz w:val="16"/>
                <w:szCs w:val="16"/>
                <w:rPrChange w:id="9384" w:author="Edward Leung" w:date="2017-01-10T12:35:00Z">
                  <w:rPr>
                    <w:color w:val="000000"/>
                    <w:sz w:val="16"/>
                    <w:szCs w:val="16"/>
                  </w:rPr>
                </w:rPrChange>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Change w:id="9385" w:author="Edward Leung" w:date="2017-01-10T12:35:00Z">
                  <w:rPr>
                    <w:rFonts w:cs="Arial"/>
                    <w:sz w:val="16"/>
                    <w:szCs w:val="16"/>
                  </w:rPr>
                </w:rPrChange>
              </w:rPr>
            </w:pPr>
            <w:r w:rsidRPr="00184A3A">
              <w:rPr>
                <w:sz w:val="16"/>
                <w:szCs w:val="16"/>
                <w:rPrChange w:id="9386" w:author="Edward Leung" w:date="2017-01-10T12:35:00Z">
                  <w:rPr>
                    <w:sz w:val="16"/>
                    <w:szCs w:val="16"/>
                  </w:rPr>
                </w:rPrChange>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Change w:id="9387" w:author="Edward Leung" w:date="2017-01-10T12:35:00Z">
                  <w:rPr>
                    <w:rFonts w:cs="Arial"/>
                    <w:sz w:val="16"/>
                    <w:szCs w:val="16"/>
                  </w:rPr>
                </w:rPrChange>
              </w:rPr>
            </w:pPr>
            <w:r w:rsidRPr="00184A3A">
              <w:rPr>
                <w:rFonts w:cs="Arial"/>
                <w:color w:val="000000"/>
                <w:sz w:val="16"/>
                <w:szCs w:val="16"/>
                <w:rPrChange w:id="9388" w:author="Edward Leung" w:date="2017-01-10T12:35:00Z">
                  <w:rPr>
                    <w:rFonts w:cs="Arial"/>
                    <w:color w:val="000000"/>
                    <w:sz w:val="16"/>
                    <w:szCs w:val="16"/>
                  </w:rPr>
                </w:rPrChange>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Change w:id="9389" w:author="Edward Leung" w:date="2017-01-10T12:35:00Z">
                  <w:rPr>
                    <w:color w:val="000000"/>
                    <w:sz w:val="16"/>
                    <w:szCs w:val="16"/>
                  </w:rPr>
                </w:rPrChange>
              </w:rPr>
            </w:pPr>
            <w:r w:rsidRPr="00184A3A">
              <w:rPr>
                <w:color w:val="000000"/>
                <w:sz w:val="16"/>
                <w:szCs w:val="16"/>
                <w:rPrChange w:id="9390"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Change w:id="9391" w:author="Edward Leung" w:date="2017-01-10T12:35:00Z">
                  <w:rPr>
                    <w:color w:val="000000"/>
                    <w:sz w:val="16"/>
                    <w:szCs w:val="16"/>
                  </w:rPr>
                </w:rPrChange>
              </w:rPr>
            </w:pPr>
            <w:r w:rsidRPr="00184A3A">
              <w:rPr>
                <w:color w:val="000000"/>
                <w:sz w:val="16"/>
                <w:szCs w:val="16"/>
                <w:rPrChange w:id="939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Change w:id="9393"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Change w:id="9394" w:author="Edward Leung" w:date="2017-01-10T12:35:00Z">
                  <w:rPr>
                    <w:color w:val="000000"/>
                    <w:sz w:val="16"/>
                    <w:szCs w:val="16"/>
                  </w:rPr>
                </w:rPrChange>
              </w:rPr>
            </w:pPr>
            <w:r w:rsidRPr="00184A3A">
              <w:rPr>
                <w:color w:val="000000"/>
                <w:sz w:val="16"/>
                <w:szCs w:val="16"/>
                <w:rPrChange w:id="9395" w:author="Edward Leung" w:date="2017-01-10T12:35:00Z">
                  <w:rPr>
                    <w:color w:val="000000"/>
                    <w:sz w:val="16"/>
                    <w:szCs w:val="16"/>
                  </w:rPr>
                </w:rPrChange>
              </w:rPr>
              <w:t xml:space="preserve">&lt;remarks02&gt;   </w:t>
            </w:r>
            <w:r w:rsidRPr="00184A3A">
              <w:rPr>
                <w:color w:val="000000"/>
                <w:sz w:val="16"/>
                <w:szCs w:val="16"/>
                <w:rPrChange w:id="9396" w:author="Edward Leung" w:date="2017-01-10T12:35:00Z">
                  <w:rPr>
                    <w:color w:val="000000"/>
                    <w:sz w:val="16"/>
                    <w:szCs w:val="16"/>
                  </w:rPr>
                </w:rPrChange>
              </w:rPr>
              <w:br/>
            </w:r>
            <w:r w:rsidR="001D733F" w:rsidRPr="00184A3A">
              <w:rPr>
                <w:color w:val="000000"/>
                <w:sz w:val="16"/>
                <w:szCs w:val="16"/>
                <w:rPrChange w:id="9397" w:author="Edward Leung" w:date="2017-01-10T12:35:00Z">
                  <w:rPr>
                    <w:color w:val="000000"/>
                    <w:sz w:val="16"/>
                    <w:szCs w:val="16"/>
                  </w:rPr>
                </w:rPrChange>
              </w:rPr>
              <w:t>&lt;/</w:t>
            </w:r>
            <w:r w:rsidRPr="00184A3A">
              <w:rPr>
                <w:color w:val="000000"/>
                <w:sz w:val="16"/>
                <w:szCs w:val="16"/>
                <w:rPrChange w:id="9398" w:author="Edward Leung" w:date="2017-01-10T12:35:00Z">
                  <w:rPr>
                    <w:color w:val="000000"/>
                    <w:sz w:val="16"/>
                    <w:szCs w:val="16"/>
                  </w:rPr>
                </w:rPrChange>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Change w:id="9399" w:author="Edward Leung" w:date="2017-01-10T12:35:00Z">
                  <w:rPr>
                    <w:color w:val="000000"/>
                    <w:sz w:val="16"/>
                    <w:szCs w:val="16"/>
                  </w:rPr>
                </w:rPrChange>
              </w:rPr>
            </w:pPr>
            <w:r w:rsidRPr="00184A3A">
              <w:rPr>
                <w:color w:val="000000"/>
                <w:sz w:val="16"/>
                <w:szCs w:val="16"/>
                <w:rPrChange w:id="9400" w:author="Edward Leung" w:date="2017-01-10T12:35:00Z">
                  <w:rPr>
                    <w:color w:val="000000"/>
                    <w:sz w:val="16"/>
                    <w:szCs w:val="16"/>
                  </w:rPr>
                </w:rPrChange>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Change w:id="9401" w:author="Edward Leung" w:date="2017-01-10T12:35:00Z">
                  <w:rPr>
                    <w:color w:val="000000"/>
                    <w:sz w:val="16"/>
                    <w:szCs w:val="16"/>
                  </w:rPr>
                </w:rPrChange>
              </w:rPr>
            </w:pPr>
            <w:r w:rsidRPr="00184A3A">
              <w:rPr>
                <w:color w:val="000000"/>
                <w:sz w:val="16"/>
                <w:szCs w:val="16"/>
                <w:rPrChange w:id="9402" w:author="Edward Leung" w:date="2017-01-10T12:35:00Z">
                  <w:rPr>
                    <w:color w:val="000000"/>
                    <w:sz w:val="16"/>
                    <w:szCs w:val="16"/>
                  </w:rPr>
                </w:rPrChange>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Change w:id="9403" w:author="Edward Leung" w:date="2017-01-10T12:35:00Z">
                  <w:rPr>
                    <w:rFonts w:cs="Arial"/>
                    <w:sz w:val="16"/>
                    <w:szCs w:val="16"/>
                  </w:rPr>
                </w:rPrChange>
              </w:rPr>
            </w:pPr>
            <w:r w:rsidRPr="00184A3A">
              <w:rPr>
                <w:sz w:val="16"/>
                <w:szCs w:val="16"/>
                <w:rPrChange w:id="9404" w:author="Edward Leung" w:date="2017-01-10T12:35:00Z">
                  <w:rPr>
                    <w:sz w:val="16"/>
                    <w:szCs w:val="16"/>
                  </w:rPr>
                </w:rPrChange>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Change w:id="9405" w:author="Edward Leung" w:date="2017-01-10T12:35:00Z">
                  <w:rPr>
                    <w:rFonts w:cs="Arial"/>
                    <w:sz w:val="16"/>
                    <w:szCs w:val="16"/>
                  </w:rPr>
                </w:rPrChange>
              </w:rPr>
            </w:pPr>
            <w:r w:rsidRPr="00184A3A">
              <w:rPr>
                <w:rFonts w:cs="Arial"/>
                <w:color w:val="000000"/>
                <w:sz w:val="16"/>
                <w:szCs w:val="16"/>
                <w:rPrChange w:id="9406" w:author="Edward Leung" w:date="2017-01-10T12:35:00Z">
                  <w:rPr>
                    <w:rFonts w:cs="Arial"/>
                    <w:color w:val="000000"/>
                    <w:sz w:val="16"/>
                    <w:szCs w:val="16"/>
                  </w:rPr>
                </w:rPrChange>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Change w:id="9407" w:author="Edward Leung" w:date="2017-01-10T12:35:00Z">
                  <w:rPr>
                    <w:color w:val="000000"/>
                    <w:sz w:val="16"/>
                    <w:szCs w:val="16"/>
                  </w:rPr>
                </w:rPrChange>
              </w:rPr>
            </w:pPr>
            <w:r w:rsidRPr="00184A3A">
              <w:rPr>
                <w:color w:val="000000"/>
                <w:sz w:val="16"/>
                <w:szCs w:val="16"/>
                <w:rPrChange w:id="9408"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Change w:id="9409" w:author="Edward Leung" w:date="2017-01-10T12:35:00Z">
                  <w:rPr>
                    <w:color w:val="000000"/>
                    <w:sz w:val="16"/>
                    <w:szCs w:val="16"/>
                  </w:rPr>
                </w:rPrChange>
              </w:rPr>
            </w:pPr>
            <w:r w:rsidRPr="00184A3A">
              <w:rPr>
                <w:color w:val="000000"/>
                <w:sz w:val="16"/>
                <w:szCs w:val="16"/>
                <w:rPrChange w:id="941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Change w:id="9411"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Change w:id="9412" w:author="Edward Leung" w:date="2017-01-10T12:35:00Z">
                  <w:rPr>
                    <w:color w:val="000000"/>
                    <w:sz w:val="16"/>
                    <w:szCs w:val="16"/>
                  </w:rPr>
                </w:rPrChange>
              </w:rPr>
            </w:pPr>
            <w:r w:rsidRPr="00184A3A">
              <w:rPr>
                <w:color w:val="000000"/>
                <w:sz w:val="16"/>
                <w:szCs w:val="16"/>
                <w:rPrChange w:id="9413" w:author="Edward Leung" w:date="2017-01-10T12:35:00Z">
                  <w:rPr>
                    <w:color w:val="000000"/>
                    <w:sz w:val="16"/>
                    <w:szCs w:val="16"/>
                  </w:rPr>
                </w:rPrChange>
              </w:rPr>
              <w:t xml:space="preserve">&lt;remarks03&gt;   </w:t>
            </w:r>
            <w:r w:rsidRPr="00184A3A">
              <w:rPr>
                <w:color w:val="000000"/>
                <w:sz w:val="16"/>
                <w:szCs w:val="16"/>
                <w:rPrChange w:id="9414" w:author="Edward Leung" w:date="2017-01-10T12:35:00Z">
                  <w:rPr>
                    <w:color w:val="000000"/>
                    <w:sz w:val="16"/>
                    <w:szCs w:val="16"/>
                  </w:rPr>
                </w:rPrChange>
              </w:rPr>
              <w:br/>
            </w:r>
            <w:r w:rsidR="001D733F" w:rsidRPr="00184A3A">
              <w:rPr>
                <w:color w:val="000000"/>
                <w:sz w:val="16"/>
                <w:szCs w:val="16"/>
                <w:rPrChange w:id="9415" w:author="Edward Leung" w:date="2017-01-10T12:35:00Z">
                  <w:rPr>
                    <w:color w:val="000000"/>
                    <w:sz w:val="16"/>
                    <w:szCs w:val="16"/>
                  </w:rPr>
                </w:rPrChange>
              </w:rPr>
              <w:t>&lt;/</w:t>
            </w:r>
            <w:r w:rsidRPr="00184A3A">
              <w:rPr>
                <w:color w:val="000000"/>
                <w:sz w:val="16"/>
                <w:szCs w:val="16"/>
                <w:rPrChange w:id="9416" w:author="Edward Leung" w:date="2017-01-10T12:35:00Z">
                  <w:rPr>
                    <w:color w:val="000000"/>
                    <w:sz w:val="16"/>
                    <w:szCs w:val="16"/>
                  </w:rPr>
                </w:rPrChange>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Change w:id="9417" w:author="Edward Leung" w:date="2017-01-10T12:35:00Z">
                  <w:rPr>
                    <w:color w:val="000000"/>
                    <w:sz w:val="16"/>
                    <w:szCs w:val="16"/>
                  </w:rPr>
                </w:rPrChange>
              </w:rPr>
            </w:pPr>
            <w:r w:rsidRPr="00184A3A">
              <w:rPr>
                <w:color w:val="000000"/>
                <w:sz w:val="16"/>
                <w:szCs w:val="16"/>
                <w:rPrChange w:id="9418" w:author="Edward Leung" w:date="2017-01-10T12:35:00Z">
                  <w:rPr>
                    <w:color w:val="000000"/>
                    <w:sz w:val="16"/>
                    <w:szCs w:val="16"/>
                  </w:rPr>
                </w:rPrChange>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Change w:id="9419" w:author="Edward Leung" w:date="2017-01-10T12:35:00Z">
                  <w:rPr>
                    <w:color w:val="000000"/>
                    <w:sz w:val="16"/>
                    <w:szCs w:val="16"/>
                  </w:rPr>
                </w:rPrChange>
              </w:rPr>
            </w:pPr>
            <w:r w:rsidRPr="00184A3A">
              <w:rPr>
                <w:color w:val="000000"/>
                <w:sz w:val="16"/>
                <w:szCs w:val="16"/>
                <w:rPrChange w:id="9420" w:author="Edward Leung" w:date="2017-01-10T12:35:00Z">
                  <w:rPr>
                    <w:color w:val="000000"/>
                    <w:sz w:val="16"/>
                    <w:szCs w:val="16"/>
                  </w:rPr>
                </w:rPrChange>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Change w:id="9421" w:author="Edward Leung" w:date="2017-01-10T12:35:00Z">
                  <w:rPr>
                    <w:rFonts w:cs="Arial"/>
                    <w:sz w:val="16"/>
                    <w:szCs w:val="16"/>
                  </w:rPr>
                </w:rPrChange>
              </w:rPr>
            </w:pPr>
            <w:r w:rsidRPr="00184A3A">
              <w:rPr>
                <w:sz w:val="16"/>
                <w:szCs w:val="16"/>
                <w:rPrChange w:id="9422" w:author="Edward Leung" w:date="2017-01-10T12:35:00Z">
                  <w:rPr>
                    <w:sz w:val="16"/>
                    <w:szCs w:val="16"/>
                  </w:rPr>
                </w:rPrChange>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Change w:id="9423" w:author="Edward Leung" w:date="2017-01-10T12:35:00Z">
                  <w:rPr>
                    <w:rFonts w:cs="Arial"/>
                    <w:sz w:val="16"/>
                    <w:szCs w:val="16"/>
                  </w:rPr>
                </w:rPrChange>
              </w:rPr>
            </w:pPr>
            <w:r w:rsidRPr="00184A3A">
              <w:rPr>
                <w:rFonts w:cs="Arial"/>
                <w:color w:val="000000"/>
                <w:sz w:val="16"/>
                <w:szCs w:val="16"/>
                <w:rPrChange w:id="9424" w:author="Edward Leung" w:date="2017-01-10T12:35:00Z">
                  <w:rPr>
                    <w:rFonts w:cs="Arial"/>
                    <w:color w:val="000000"/>
                    <w:sz w:val="16"/>
                    <w:szCs w:val="16"/>
                  </w:rPr>
                </w:rPrChange>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Change w:id="9425" w:author="Edward Leung" w:date="2017-01-10T12:35:00Z">
                  <w:rPr>
                    <w:color w:val="000000"/>
                    <w:sz w:val="16"/>
                    <w:szCs w:val="16"/>
                  </w:rPr>
                </w:rPrChange>
              </w:rPr>
            </w:pPr>
            <w:r w:rsidRPr="00184A3A">
              <w:rPr>
                <w:color w:val="000000"/>
                <w:sz w:val="16"/>
                <w:szCs w:val="16"/>
                <w:rPrChange w:id="9426" w:author="Edward Leung" w:date="2017-01-10T12:35:00Z">
                  <w:rPr>
                    <w:color w:val="000000"/>
                    <w:sz w:val="16"/>
                    <w:szCs w:val="16"/>
                  </w:rPr>
                </w:rPrChange>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Change w:id="9427" w:author="Edward Leung" w:date="2017-01-10T12:35:00Z">
                  <w:rPr>
                    <w:color w:val="000000"/>
                    <w:sz w:val="16"/>
                    <w:szCs w:val="16"/>
                  </w:rPr>
                </w:rPrChange>
              </w:rPr>
            </w:pPr>
            <w:r w:rsidRPr="00184A3A">
              <w:rPr>
                <w:color w:val="000000"/>
                <w:sz w:val="16"/>
                <w:szCs w:val="16"/>
                <w:rPrChange w:id="942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Change w:id="9429"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Change w:id="9430" w:author="Edward Leung" w:date="2017-01-10T12:35:00Z">
                  <w:rPr>
                    <w:color w:val="000000"/>
                    <w:sz w:val="16"/>
                    <w:szCs w:val="16"/>
                  </w:rPr>
                </w:rPrChange>
              </w:rPr>
            </w:pPr>
            <w:r w:rsidRPr="00184A3A">
              <w:rPr>
                <w:color w:val="000000"/>
                <w:sz w:val="16"/>
                <w:szCs w:val="16"/>
                <w:rPrChange w:id="9431" w:author="Edward Leung" w:date="2017-01-10T12:35:00Z">
                  <w:rPr>
                    <w:color w:val="000000"/>
                    <w:sz w:val="16"/>
                    <w:szCs w:val="16"/>
                  </w:rPr>
                </w:rPrChange>
              </w:rPr>
              <w:t xml:space="preserve">&lt;dataSource&gt;   </w:t>
            </w:r>
            <w:r w:rsidRPr="00184A3A">
              <w:rPr>
                <w:color w:val="000000"/>
                <w:sz w:val="16"/>
                <w:szCs w:val="16"/>
                <w:rPrChange w:id="9432" w:author="Edward Leung" w:date="2017-01-10T12:35:00Z">
                  <w:rPr>
                    <w:color w:val="000000"/>
                    <w:sz w:val="16"/>
                    <w:szCs w:val="16"/>
                  </w:rPr>
                </w:rPrChange>
              </w:rPr>
              <w:br/>
            </w:r>
            <w:r w:rsidR="001D733F" w:rsidRPr="00184A3A">
              <w:rPr>
                <w:color w:val="000000"/>
                <w:sz w:val="16"/>
                <w:szCs w:val="16"/>
                <w:rPrChange w:id="9433" w:author="Edward Leung" w:date="2017-01-10T12:35:00Z">
                  <w:rPr>
                    <w:color w:val="000000"/>
                    <w:sz w:val="16"/>
                    <w:szCs w:val="16"/>
                  </w:rPr>
                </w:rPrChange>
              </w:rPr>
              <w:t>&lt;/</w:t>
            </w:r>
            <w:r w:rsidRPr="00184A3A">
              <w:rPr>
                <w:color w:val="000000"/>
                <w:sz w:val="16"/>
                <w:szCs w:val="16"/>
                <w:rPrChange w:id="9434" w:author="Edward Leung" w:date="2017-01-10T12:35:00Z">
                  <w:rPr>
                    <w:color w:val="000000"/>
                    <w:sz w:val="16"/>
                    <w:szCs w:val="16"/>
                  </w:rPr>
                </w:rPrChange>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Change w:id="9435" w:author="Edward Leung" w:date="2017-01-10T12:35:00Z">
                  <w:rPr>
                    <w:color w:val="000000"/>
                    <w:sz w:val="16"/>
                    <w:szCs w:val="16"/>
                  </w:rPr>
                </w:rPrChange>
              </w:rPr>
            </w:pPr>
            <w:r w:rsidRPr="00184A3A">
              <w:rPr>
                <w:color w:val="000000"/>
                <w:sz w:val="16"/>
                <w:szCs w:val="16"/>
                <w:rPrChange w:id="9436" w:author="Edward Leung" w:date="2017-01-10T12:35:00Z">
                  <w:rPr>
                    <w:color w:val="000000"/>
                    <w:sz w:val="16"/>
                    <w:szCs w:val="16"/>
                  </w:rPr>
                </w:rPrChange>
              </w:rPr>
              <w:t>{"dataSource":""}</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Change w:id="9437" w:author="Edward Leung" w:date="2017-01-10T12:35:00Z">
                  <w:rPr>
                    <w:color w:val="000000"/>
                    <w:sz w:val="16"/>
                    <w:szCs w:val="16"/>
                  </w:rPr>
                </w:rPrChange>
              </w:rPr>
            </w:pPr>
            <w:r w:rsidRPr="00184A3A">
              <w:rPr>
                <w:color w:val="000000"/>
                <w:sz w:val="16"/>
                <w:szCs w:val="16"/>
                <w:rPrChange w:id="9438" w:author="Edward Leung" w:date="2017-01-10T12:35:00Z">
                  <w:rPr>
                    <w:color w:val="000000"/>
                    <w:sz w:val="16"/>
                    <w:szCs w:val="16"/>
                  </w:rPr>
                </w:rPrChange>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Change w:id="9439" w:author="Edward Leung" w:date="2017-01-10T12:35:00Z">
                  <w:rPr>
                    <w:rFonts w:cs="Arial"/>
                    <w:sz w:val="16"/>
                    <w:szCs w:val="16"/>
                  </w:rPr>
                </w:rPrChange>
              </w:rPr>
            </w:pPr>
            <w:r w:rsidRPr="00184A3A">
              <w:rPr>
                <w:sz w:val="16"/>
                <w:szCs w:val="16"/>
                <w:rPrChange w:id="9440" w:author="Edward Leung" w:date="2017-01-10T12:35:00Z">
                  <w:rPr>
                    <w:sz w:val="16"/>
                    <w:szCs w:val="16"/>
                  </w:rPr>
                </w:rPrChange>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Change w:id="9441" w:author="Edward Leung" w:date="2017-01-10T12:35:00Z">
                  <w:rPr>
                    <w:rFonts w:cs="Arial"/>
                    <w:sz w:val="16"/>
                    <w:szCs w:val="16"/>
                  </w:rPr>
                </w:rPrChange>
              </w:rPr>
            </w:pPr>
            <w:r w:rsidRPr="00184A3A">
              <w:rPr>
                <w:rFonts w:cs="Arial"/>
                <w:color w:val="000000"/>
                <w:sz w:val="16"/>
                <w:szCs w:val="16"/>
                <w:rPrChange w:id="9442" w:author="Edward Leung" w:date="2017-01-10T12:35:00Z">
                  <w:rPr>
                    <w:rFonts w:cs="Arial"/>
                    <w:color w:val="000000"/>
                    <w:sz w:val="16"/>
                    <w:szCs w:val="16"/>
                  </w:rPr>
                </w:rPrChange>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Change w:id="9443" w:author="Edward Leung" w:date="2017-01-10T12:35:00Z">
                  <w:rPr>
                    <w:color w:val="000000"/>
                    <w:sz w:val="16"/>
                    <w:szCs w:val="16"/>
                  </w:rPr>
                </w:rPrChange>
              </w:rPr>
            </w:pPr>
            <w:r w:rsidRPr="00184A3A">
              <w:rPr>
                <w:color w:val="000000"/>
                <w:sz w:val="16"/>
                <w:szCs w:val="16"/>
                <w:rPrChange w:id="944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Change w:id="9445" w:author="Edward Leung" w:date="2017-01-10T12:35:00Z">
                  <w:rPr>
                    <w:color w:val="000000"/>
                    <w:sz w:val="16"/>
                    <w:szCs w:val="16"/>
                  </w:rPr>
                </w:rPrChange>
              </w:rPr>
            </w:pPr>
            <w:r w:rsidRPr="00184A3A">
              <w:rPr>
                <w:color w:val="000000"/>
                <w:sz w:val="16"/>
                <w:szCs w:val="16"/>
                <w:rPrChange w:id="9446" w:author="Edward Leung" w:date="2017-01-10T12:35:00Z">
                  <w:rPr>
                    <w:color w:val="000000"/>
                    <w:sz w:val="16"/>
                    <w:szCs w:val="16"/>
                  </w:rPr>
                </w:rPrChange>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Change w:id="9447"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Change w:id="9448" w:author="Edward Leung" w:date="2017-01-10T12:35:00Z">
                  <w:rPr>
                    <w:color w:val="000000"/>
                    <w:sz w:val="16"/>
                    <w:szCs w:val="16"/>
                  </w:rPr>
                </w:rPrChange>
              </w:rPr>
            </w:pPr>
            <w:r w:rsidRPr="00184A3A">
              <w:rPr>
                <w:color w:val="000000"/>
                <w:sz w:val="16"/>
                <w:szCs w:val="16"/>
                <w:rPrChange w:id="9449" w:author="Edward Leung" w:date="2017-01-10T12:35:00Z">
                  <w:rPr>
                    <w:color w:val="000000"/>
                    <w:sz w:val="16"/>
                    <w:szCs w:val="16"/>
                  </w:rPr>
                </w:rPrChange>
              </w:rPr>
              <w:t xml:space="preserve">&lt;lastUpdateUser&gt;   </w:t>
            </w:r>
            <w:r w:rsidRPr="00184A3A">
              <w:rPr>
                <w:color w:val="000000"/>
                <w:sz w:val="16"/>
                <w:szCs w:val="16"/>
                <w:rPrChange w:id="9450" w:author="Edward Leung" w:date="2017-01-10T12:35:00Z">
                  <w:rPr>
                    <w:color w:val="000000"/>
                    <w:sz w:val="16"/>
                    <w:szCs w:val="16"/>
                  </w:rPr>
                </w:rPrChange>
              </w:rPr>
              <w:br/>
            </w:r>
            <w:r w:rsidR="001D733F" w:rsidRPr="00184A3A">
              <w:rPr>
                <w:color w:val="000000"/>
                <w:sz w:val="16"/>
                <w:szCs w:val="16"/>
                <w:rPrChange w:id="9451" w:author="Edward Leung" w:date="2017-01-10T12:35:00Z">
                  <w:rPr>
                    <w:color w:val="000000"/>
                    <w:sz w:val="16"/>
                    <w:szCs w:val="16"/>
                  </w:rPr>
                </w:rPrChange>
              </w:rPr>
              <w:t>&lt;/</w:t>
            </w:r>
            <w:r w:rsidRPr="00184A3A">
              <w:rPr>
                <w:color w:val="000000"/>
                <w:sz w:val="16"/>
                <w:szCs w:val="16"/>
                <w:rPrChange w:id="9452" w:author="Edward Leung" w:date="2017-01-10T12:35:00Z">
                  <w:rPr>
                    <w:color w:val="000000"/>
                    <w:sz w:val="16"/>
                    <w:szCs w:val="16"/>
                  </w:rPr>
                </w:rPrChange>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Change w:id="9453" w:author="Edward Leung" w:date="2017-01-10T12:35:00Z">
                  <w:rPr>
                    <w:color w:val="000000"/>
                    <w:sz w:val="16"/>
                    <w:szCs w:val="16"/>
                  </w:rPr>
                </w:rPrChange>
              </w:rPr>
            </w:pPr>
            <w:r w:rsidRPr="00184A3A">
              <w:rPr>
                <w:color w:val="000000"/>
                <w:sz w:val="16"/>
                <w:szCs w:val="16"/>
                <w:rPrChange w:id="9454" w:author="Edward Leung" w:date="2017-01-10T12:35:00Z">
                  <w:rPr>
                    <w:color w:val="000000"/>
                    <w:sz w:val="16"/>
                    <w:szCs w:val="16"/>
                  </w:rPr>
                </w:rPrChange>
              </w:rPr>
              <w:t>{"lastUpdateUser":""}</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Change w:id="9455" w:author="Edward Leung" w:date="2017-01-10T12:35:00Z">
                  <w:rPr>
                    <w:rFonts w:eastAsia="SimSun"/>
                    <w:color w:val="000000"/>
                    <w:sz w:val="16"/>
                    <w:szCs w:val="16"/>
                  </w:rPr>
                </w:rPrChange>
              </w:rPr>
            </w:pPr>
            <w:r w:rsidRPr="00184A3A">
              <w:rPr>
                <w:color w:val="000000"/>
                <w:sz w:val="16"/>
                <w:szCs w:val="16"/>
                <w:rPrChange w:id="9456" w:author="Edward Leung" w:date="2017-01-10T12:35:00Z">
                  <w:rPr>
                    <w:color w:val="000000"/>
                    <w:sz w:val="16"/>
                    <w:szCs w:val="16"/>
                  </w:rPr>
                </w:rPrChange>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Change w:id="9457" w:author="Edward Leung" w:date="2017-01-10T12:35:00Z">
                  <w:rPr>
                    <w:rFonts w:cs="Arial"/>
                    <w:sz w:val="16"/>
                    <w:szCs w:val="16"/>
                  </w:rPr>
                </w:rPrChange>
              </w:rPr>
            </w:pPr>
            <w:r w:rsidRPr="00184A3A">
              <w:rPr>
                <w:sz w:val="16"/>
                <w:szCs w:val="16"/>
                <w:rPrChange w:id="9458" w:author="Edward Leung" w:date="2017-01-10T12:35:00Z">
                  <w:rPr>
                    <w:sz w:val="16"/>
                    <w:szCs w:val="16"/>
                  </w:rPr>
                </w:rPrChange>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Change w:id="9459" w:author="Edward Leung" w:date="2017-01-10T12:35:00Z">
                  <w:rPr>
                    <w:rFonts w:cs="Arial"/>
                    <w:sz w:val="16"/>
                    <w:szCs w:val="16"/>
                  </w:rPr>
                </w:rPrChange>
              </w:rPr>
            </w:pPr>
            <w:r w:rsidRPr="00184A3A">
              <w:rPr>
                <w:rFonts w:cs="Arial"/>
                <w:color w:val="000000"/>
                <w:sz w:val="16"/>
                <w:szCs w:val="16"/>
                <w:rPrChange w:id="9460" w:author="Edward Leung" w:date="2017-01-10T12:35:00Z">
                  <w:rPr>
                    <w:rFonts w:cs="Arial"/>
                    <w:color w:val="000000"/>
                    <w:sz w:val="16"/>
                    <w:szCs w:val="16"/>
                  </w:rPr>
                </w:rPrChange>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Change w:id="9461" w:author="Edward Leung" w:date="2017-01-10T12:35:00Z">
                  <w:rPr>
                    <w:color w:val="000000"/>
                    <w:sz w:val="16"/>
                    <w:szCs w:val="16"/>
                  </w:rPr>
                </w:rPrChange>
              </w:rPr>
            </w:pPr>
            <w:r w:rsidRPr="00184A3A">
              <w:rPr>
                <w:color w:val="000000"/>
                <w:sz w:val="16"/>
                <w:szCs w:val="16"/>
                <w:rPrChange w:id="946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Change w:id="9463" w:author="Edward Leung" w:date="2017-01-10T12:35:00Z">
                  <w:rPr>
                    <w:color w:val="000000"/>
                    <w:sz w:val="16"/>
                    <w:szCs w:val="16"/>
                  </w:rPr>
                </w:rPrChange>
              </w:rPr>
            </w:pPr>
            <w:r w:rsidRPr="00184A3A">
              <w:rPr>
                <w:color w:val="000000"/>
                <w:sz w:val="16"/>
                <w:szCs w:val="16"/>
                <w:rPrChange w:id="946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Change w:id="9465"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Change w:id="9466" w:author="Edward Leung" w:date="2017-01-10T12:35:00Z">
                  <w:rPr>
                    <w:color w:val="000000"/>
                    <w:sz w:val="16"/>
                    <w:szCs w:val="16"/>
                  </w:rPr>
                </w:rPrChange>
              </w:rPr>
            </w:pPr>
            <w:r w:rsidRPr="00184A3A">
              <w:rPr>
                <w:color w:val="000000"/>
                <w:sz w:val="16"/>
                <w:szCs w:val="16"/>
                <w:rPrChange w:id="9467" w:author="Edward Leung" w:date="2017-01-10T12:35:00Z">
                  <w:rPr>
                    <w:color w:val="000000"/>
                    <w:sz w:val="16"/>
                    <w:szCs w:val="16"/>
                  </w:rPr>
                </w:rPrChange>
              </w:rPr>
              <w:t xml:space="preserve">&lt;lastUpdateTime&gt;   </w:t>
            </w:r>
            <w:r w:rsidRPr="00184A3A">
              <w:rPr>
                <w:color w:val="000000"/>
                <w:sz w:val="16"/>
                <w:szCs w:val="16"/>
                <w:rPrChange w:id="9468" w:author="Edward Leung" w:date="2017-01-10T12:35:00Z">
                  <w:rPr>
                    <w:color w:val="000000"/>
                    <w:sz w:val="16"/>
                    <w:szCs w:val="16"/>
                  </w:rPr>
                </w:rPrChange>
              </w:rPr>
              <w:br/>
            </w:r>
            <w:r w:rsidR="001D733F" w:rsidRPr="00184A3A">
              <w:rPr>
                <w:color w:val="000000"/>
                <w:sz w:val="16"/>
                <w:szCs w:val="16"/>
                <w:rPrChange w:id="9469" w:author="Edward Leung" w:date="2017-01-10T12:35:00Z">
                  <w:rPr>
                    <w:color w:val="000000"/>
                    <w:sz w:val="16"/>
                    <w:szCs w:val="16"/>
                  </w:rPr>
                </w:rPrChange>
              </w:rPr>
              <w:t>&lt;/</w:t>
            </w:r>
            <w:r w:rsidRPr="00184A3A">
              <w:rPr>
                <w:color w:val="000000"/>
                <w:sz w:val="16"/>
                <w:szCs w:val="16"/>
                <w:rPrChange w:id="9470" w:author="Edward Leung" w:date="2017-01-10T12:35:00Z">
                  <w:rPr>
                    <w:color w:val="000000"/>
                    <w:sz w:val="16"/>
                    <w:szCs w:val="16"/>
                  </w:rPr>
                </w:rPrChange>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Change w:id="9471" w:author="Edward Leung" w:date="2017-01-10T12:35:00Z">
                  <w:rPr>
                    <w:color w:val="000000"/>
                    <w:sz w:val="16"/>
                    <w:szCs w:val="16"/>
                  </w:rPr>
                </w:rPrChange>
              </w:rPr>
            </w:pPr>
            <w:r w:rsidRPr="00184A3A">
              <w:rPr>
                <w:color w:val="000000"/>
                <w:sz w:val="16"/>
                <w:szCs w:val="16"/>
                <w:rPrChange w:id="9472" w:author="Edward Leung" w:date="2017-01-10T12:35:00Z">
                  <w:rPr>
                    <w:color w:val="000000"/>
                    <w:sz w:val="16"/>
                    <w:szCs w:val="16"/>
                  </w:rPr>
                </w:rPrChange>
              </w:rPr>
              <w:t>{"lastUpdateTime":""}</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Change w:id="9473" w:author="Edward Leung" w:date="2017-01-10T12:35:00Z">
                  <w:rPr>
                    <w:color w:val="000000"/>
                    <w:sz w:val="16"/>
                    <w:szCs w:val="16"/>
                  </w:rPr>
                </w:rPrChange>
              </w:rPr>
            </w:pPr>
            <w:r w:rsidRPr="00184A3A">
              <w:rPr>
                <w:color w:val="000000"/>
                <w:sz w:val="16"/>
                <w:szCs w:val="16"/>
                <w:rPrChange w:id="9474" w:author="Edward Leung" w:date="2017-01-10T12:35:00Z">
                  <w:rPr>
                    <w:color w:val="000000"/>
                    <w:sz w:val="16"/>
                    <w:szCs w:val="16"/>
                  </w:rPr>
                </w:rPrChange>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Change w:id="9475" w:author="Edward Leung" w:date="2017-01-10T12:35:00Z">
                  <w:rPr>
                    <w:rFonts w:cs="Arial"/>
                    <w:sz w:val="16"/>
                    <w:szCs w:val="16"/>
                  </w:rPr>
                </w:rPrChange>
              </w:rPr>
            </w:pPr>
            <w:r w:rsidRPr="00184A3A">
              <w:rPr>
                <w:sz w:val="16"/>
                <w:szCs w:val="16"/>
                <w:rPrChange w:id="9476" w:author="Edward Leung" w:date="2017-01-10T12:35:00Z">
                  <w:rPr>
                    <w:sz w:val="16"/>
                    <w:szCs w:val="16"/>
                  </w:rPr>
                </w:rPrChange>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Change w:id="9477" w:author="Edward Leung" w:date="2017-01-10T12:35:00Z">
                  <w:rPr>
                    <w:rFonts w:cs="Arial"/>
                    <w:sz w:val="16"/>
                    <w:szCs w:val="16"/>
                  </w:rPr>
                </w:rPrChange>
              </w:rPr>
            </w:pPr>
            <w:r w:rsidRPr="00184A3A">
              <w:rPr>
                <w:rFonts w:cs="Arial"/>
                <w:color w:val="000000"/>
                <w:sz w:val="16"/>
                <w:szCs w:val="16"/>
                <w:rPrChange w:id="9478" w:author="Edward Leung" w:date="2017-01-10T12:35:00Z">
                  <w:rPr>
                    <w:rFonts w:cs="Arial"/>
                    <w:color w:val="000000"/>
                    <w:sz w:val="16"/>
                    <w:szCs w:val="16"/>
                  </w:rPr>
                </w:rPrChange>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Change w:id="9479" w:author="Edward Leung" w:date="2017-01-10T12:35:00Z">
                  <w:rPr>
                    <w:color w:val="000000"/>
                    <w:sz w:val="16"/>
                    <w:szCs w:val="16"/>
                  </w:rPr>
                </w:rPrChange>
              </w:rPr>
            </w:pPr>
            <w:r w:rsidRPr="00184A3A">
              <w:rPr>
                <w:color w:val="000000"/>
                <w:sz w:val="16"/>
                <w:szCs w:val="16"/>
                <w:rPrChange w:id="9480"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Change w:id="9481" w:author="Edward Leung" w:date="2017-01-10T12:35:00Z">
                  <w:rPr>
                    <w:color w:val="000000"/>
                    <w:sz w:val="16"/>
                    <w:szCs w:val="16"/>
                  </w:rPr>
                </w:rPrChange>
              </w:rPr>
            </w:pPr>
            <w:r w:rsidRPr="00184A3A">
              <w:rPr>
                <w:color w:val="000000"/>
                <w:sz w:val="16"/>
                <w:szCs w:val="16"/>
                <w:rPrChange w:id="9482"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Change w:id="9483"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Change w:id="9484" w:author="Edward Leung" w:date="2017-01-10T12:35:00Z">
                  <w:rPr>
                    <w:color w:val="000000"/>
                    <w:sz w:val="16"/>
                    <w:szCs w:val="16"/>
                  </w:rPr>
                </w:rPrChange>
              </w:rPr>
            </w:pPr>
            <w:r w:rsidRPr="00184A3A">
              <w:rPr>
                <w:color w:val="000000"/>
                <w:sz w:val="16"/>
                <w:szCs w:val="16"/>
                <w:rPrChange w:id="9485" w:author="Edward Leung" w:date="2017-01-10T12:35:00Z">
                  <w:rPr>
                    <w:color w:val="000000"/>
                    <w:sz w:val="16"/>
                    <w:szCs w:val="16"/>
                  </w:rPr>
                </w:rPrChange>
              </w:rPr>
              <w:t xml:space="preserve">&lt;workstationName&gt;   </w:t>
            </w:r>
            <w:r w:rsidRPr="00184A3A">
              <w:rPr>
                <w:color w:val="000000"/>
                <w:sz w:val="16"/>
                <w:szCs w:val="16"/>
                <w:rPrChange w:id="9486" w:author="Edward Leung" w:date="2017-01-10T12:35:00Z">
                  <w:rPr>
                    <w:color w:val="000000"/>
                    <w:sz w:val="16"/>
                    <w:szCs w:val="16"/>
                  </w:rPr>
                </w:rPrChange>
              </w:rPr>
              <w:br/>
            </w:r>
            <w:r w:rsidR="001D733F" w:rsidRPr="00184A3A">
              <w:rPr>
                <w:color w:val="000000"/>
                <w:sz w:val="16"/>
                <w:szCs w:val="16"/>
                <w:rPrChange w:id="9487" w:author="Edward Leung" w:date="2017-01-10T12:35:00Z">
                  <w:rPr>
                    <w:color w:val="000000"/>
                    <w:sz w:val="16"/>
                    <w:szCs w:val="16"/>
                  </w:rPr>
                </w:rPrChange>
              </w:rPr>
              <w:t>&lt;/</w:t>
            </w:r>
            <w:r w:rsidRPr="00184A3A">
              <w:rPr>
                <w:color w:val="000000"/>
                <w:sz w:val="16"/>
                <w:szCs w:val="16"/>
                <w:rPrChange w:id="9488" w:author="Edward Leung" w:date="2017-01-10T12:35:00Z">
                  <w:rPr>
                    <w:color w:val="000000"/>
                    <w:sz w:val="16"/>
                    <w:szCs w:val="16"/>
                  </w:rPr>
                </w:rPrChange>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Change w:id="9489" w:author="Edward Leung" w:date="2017-01-10T12:35:00Z">
                  <w:rPr>
                    <w:color w:val="000000"/>
                    <w:sz w:val="16"/>
                    <w:szCs w:val="16"/>
                  </w:rPr>
                </w:rPrChange>
              </w:rPr>
            </w:pPr>
            <w:r w:rsidRPr="00184A3A">
              <w:rPr>
                <w:color w:val="000000"/>
                <w:sz w:val="16"/>
                <w:szCs w:val="16"/>
                <w:rPrChange w:id="9490" w:author="Edward Leung" w:date="2017-01-10T12:35:00Z">
                  <w:rPr>
                    <w:color w:val="000000"/>
                    <w:sz w:val="16"/>
                    <w:szCs w:val="16"/>
                  </w:rPr>
                </w:rPrChange>
              </w:rPr>
              <w:t>{"workstationName":""}</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Change w:id="9491" w:author="Edward Leung" w:date="2017-01-10T12:35:00Z">
                  <w:rPr>
                    <w:color w:val="000000"/>
                    <w:sz w:val="16"/>
                    <w:szCs w:val="16"/>
                  </w:rPr>
                </w:rPrChange>
              </w:rPr>
            </w:pPr>
            <w:r w:rsidRPr="00184A3A">
              <w:rPr>
                <w:color w:val="000000"/>
                <w:sz w:val="16"/>
                <w:szCs w:val="16"/>
                <w:rPrChange w:id="9492" w:author="Edward Leung" w:date="2017-01-10T12:35:00Z">
                  <w:rPr>
                    <w:color w:val="000000"/>
                    <w:sz w:val="16"/>
                    <w:szCs w:val="16"/>
                  </w:rPr>
                </w:rPrChange>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Change w:id="9493" w:author="Edward Leung" w:date="2017-01-10T12:35:00Z">
                  <w:rPr>
                    <w:rFonts w:cs="Arial"/>
                    <w:sz w:val="16"/>
                    <w:szCs w:val="16"/>
                  </w:rPr>
                </w:rPrChange>
              </w:rPr>
            </w:pPr>
            <w:r w:rsidRPr="00184A3A">
              <w:rPr>
                <w:sz w:val="16"/>
                <w:szCs w:val="16"/>
                <w:rPrChange w:id="9494" w:author="Edward Leung" w:date="2017-01-10T12:35:00Z">
                  <w:rPr>
                    <w:sz w:val="16"/>
                    <w:szCs w:val="16"/>
                  </w:rPr>
                </w:rPrChange>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Change w:id="9495" w:author="Edward Leung" w:date="2017-01-10T12:35:00Z">
                  <w:rPr>
                    <w:rFonts w:cs="Arial"/>
                    <w:sz w:val="16"/>
                    <w:szCs w:val="16"/>
                  </w:rPr>
                </w:rPrChange>
              </w:rPr>
            </w:pPr>
            <w:r w:rsidRPr="00184A3A">
              <w:rPr>
                <w:rFonts w:cs="Arial"/>
                <w:color w:val="000000"/>
                <w:sz w:val="16"/>
                <w:szCs w:val="16"/>
                <w:rPrChange w:id="9496" w:author="Edward Leung" w:date="2017-01-10T12:35:00Z">
                  <w:rPr>
                    <w:rFonts w:cs="Arial"/>
                    <w:color w:val="000000"/>
                    <w:sz w:val="16"/>
                    <w:szCs w:val="16"/>
                  </w:rPr>
                </w:rPrChange>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Change w:id="9497" w:author="Edward Leung" w:date="2017-01-10T12:35:00Z">
                  <w:rPr>
                    <w:color w:val="000000"/>
                    <w:sz w:val="16"/>
                    <w:szCs w:val="16"/>
                  </w:rPr>
                </w:rPrChange>
              </w:rPr>
            </w:pPr>
            <w:r w:rsidRPr="00184A3A">
              <w:rPr>
                <w:color w:val="000000"/>
                <w:sz w:val="16"/>
                <w:szCs w:val="16"/>
                <w:rPrChange w:id="949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Change w:id="9499" w:author="Edward Leung" w:date="2017-01-10T12:35:00Z">
                  <w:rPr>
                    <w:color w:val="000000"/>
                    <w:sz w:val="16"/>
                    <w:szCs w:val="16"/>
                  </w:rPr>
                </w:rPrChange>
              </w:rPr>
            </w:pPr>
            <w:r w:rsidRPr="00184A3A">
              <w:rPr>
                <w:color w:val="000000"/>
                <w:sz w:val="16"/>
                <w:szCs w:val="16"/>
                <w:rPrChange w:id="950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Change w:id="9501"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Change w:id="9502" w:author="Edward Leung" w:date="2017-01-10T12:35:00Z">
                  <w:rPr>
                    <w:color w:val="000000"/>
                    <w:sz w:val="16"/>
                    <w:szCs w:val="16"/>
                  </w:rPr>
                </w:rPrChange>
              </w:rPr>
            </w:pPr>
            <w:r w:rsidRPr="00184A3A">
              <w:rPr>
                <w:color w:val="000000"/>
                <w:sz w:val="16"/>
                <w:szCs w:val="16"/>
                <w:rPrChange w:id="9503" w:author="Edward Leung" w:date="2017-01-10T12:35:00Z">
                  <w:rPr>
                    <w:color w:val="000000"/>
                    <w:sz w:val="16"/>
                    <w:szCs w:val="16"/>
                  </w:rPr>
                </w:rPrChange>
              </w:rPr>
              <w:t xml:space="preserve">&lt;appNmae&gt;   </w:t>
            </w:r>
            <w:r w:rsidRPr="00184A3A">
              <w:rPr>
                <w:color w:val="000000"/>
                <w:sz w:val="16"/>
                <w:szCs w:val="16"/>
                <w:rPrChange w:id="9504" w:author="Edward Leung" w:date="2017-01-10T12:35:00Z">
                  <w:rPr>
                    <w:color w:val="000000"/>
                    <w:sz w:val="16"/>
                    <w:szCs w:val="16"/>
                  </w:rPr>
                </w:rPrChange>
              </w:rPr>
              <w:br/>
            </w:r>
            <w:r w:rsidR="001D733F" w:rsidRPr="00184A3A">
              <w:rPr>
                <w:color w:val="000000"/>
                <w:sz w:val="16"/>
                <w:szCs w:val="16"/>
                <w:rPrChange w:id="9505" w:author="Edward Leung" w:date="2017-01-10T12:35:00Z">
                  <w:rPr>
                    <w:color w:val="000000"/>
                    <w:sz w:val="16"/>
                    <w:szCs w:val="16"/>
                  </w:rPr>
                </w:rPrChange>
              </w:rPr>
              <w:t>&lt;/</w:t>
            </w:r>
            <w:r w:rsidRPr="00184A3A">
              <w:rPr>
                <w:color w:val="000000"/>
                <w:sz w:val="16"/>
                <w:szCs w:val="16"/>
                <w:rPrChange w:id="9506" w:author="Edward Leung" w:date="2017-01-10T12:35:00Z">
                  <w:rPr>
                    <w:color w:val="000000"/>
                    <w:sz w:val="16"/>
                    <w:szCs w:val="16"/>
                  </w:rPr>
                </w:rPrChange>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Change w:id="9507" w:author="Edward Leung" w:date="2017-01-10T12:35:00Z">
                  <w:rPr>
                    <w:color w:val="000000"/>
                    <w:sz w:val="16"/>
                    <w:szCs w:val="16"/>
                  </w:rPr>
                </w:rPrChange>
              </w:rPr>
            </w:pPr>
            <w:r w:rsidRPr="00184A3A">
              <w:rPr>
                <w:color w:val="000000"/>
                <w:sz w:val="16"/>
                <w:szCs w:val="16"/>
                <w:rPrChange w:id="9508" w:author="Edward Leung" w:date="2017-01-10T12:35:00Z">
                  <w:rPr>
                    <w:color w:val="000000"/>
                    <w:sz w:val="16"/>
                    <w:szCs w:val="16"/>
                  </w:rPr>
                </w:rPrChange>
              </w:rPr>
              <w:t>{"appNmae":""}</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Change w:id="9509" w:author="Edward Leung" w:date="2017-01-10T12:35:00Z">
                  <w:rPr>
                    <w:color w:val="000000"/>
                    <w:sz w:val="16"/>
                    <w:szCs w:val="16"/>
                  </w:rPr>
                </w:rPrChange>
              </w:rPr>
            </w:pPr>
            <w:r w:rsidRPr="00184A3A">
              <w:rPr>
                <w:color w:val="000000"/>
                <w:sz w:val="16"/>
                <w:szCs w:val="16"/>
                <w:rPrChange w:id="9510" w:author="Edward Leung" w:date="2017-01-10T12:35:00Z">
                  <w:rPr>
                    <w:color w:val="000000"/>
                    <w:sz w:val="16"/>
                    <w:szCs w:val="16"/>
                  </w:rPr>
                </w:rPrChange>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Change w:id="9511" w:author="Edward Leung" w:date="2017-01-10T12:35:00Z">
                  <w:rPr>
                    <w:rFonts w:cs="Arial"/>
                    <w:sz w:val="16"/>
                    <w:szCs w:val="16"/>
                  </w:rPr>
                </w:rPrChange>
              </w:rPr>
            </w:pPr>
            <w:r w:rsidRPr="00184A3A">
              <w:rPr>
                <w:sz w:val="16"/>
                <w:szCs w:val="16"/>
                <w:rPrChange w:id="9512" w:author="Edward Leung" w:date="2017-01-10T12:35:00Z">
                  <w:rPr>
                    <w:sz w:val="16"/>
                    <w:szCs w:val="16"/>
                  </w:rPr>
                </w:rPrChange>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Change w:id="9513" w:author="Edward Leung" w:date="2017-01-10T12:35:00Z">
                  <w:rPr>
                    <w:rFonts w:cs="Arial"/>
                    <w:sz w:val="16"/>
                    <w:szCs w:val="16"/>
                  </w:rPr>
                </w:rPrChange>
              </w:rPr>
            </w:pPr>
            <w:r w:rsidRPr="00184A3A">
              <w:rPr>
                <w:rFonts w:cs="Arial"/>
                <w:color w:val="000000"/>
                <w:sz w:val="16"/>
                <w:szCs w:val="16"/>
                <w:rPrChange w:id="9514" w:author="Edward Leung" w:date="2017-01-10T12:35:00Z">
                  <w:rPr>
                    <w:rFonts w:cs="Arial"/>
                    <w:color w:val="000000"/>
                    <w:sz w:val="16"/>
                    <w:szCs w:val="16"/>
                  </w:rPr>
                </w:rPrChange>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Change w:id="9515" w:author="Edward Leung" w:date="2017-01-10T12:35:00Z">
                  <w:rPr>
                    <w:color w:val="000000"/>
                    <w:sz w:val="16"/>
                    <w:szCs w:val="16"/>
                  </w:rPr>
                </w:rPrChange>
              </w:rPr>
            </w:pPr>
            <w:r w:rsidRPr="00184A3A">
              <w:rPr>
                <w:color w:val="000000"/>
                <w:sz w:val="16"/>
                <w:szCs w:val="16"/>
                <w:rPrChange w:id="951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Change w:id="9517" w:author="Edward Leung" w:date="2017-01-10T12:35:00Z">
                  <w:rPr>
                    <w:color w:val="000000"/>
                    <w:sz w:val="16"/>
                    <w:szCs w:val="16"/>
                  </w:rPr>
                </w:rPrChange>
              </w:rPr>
            </w:pPr>
            <w:r w:rsidRPr="00184A3A">
              <w:rPr>
                <w:color w:val="000000"/>
                <w:sz w:val="16"/>
                <w:szCs w:val="16"/>
                <w:rPrChange w:id="9518" w:author="Edward Leung" w:date="2017-01-10T12:35:00Z">
                  <w:rPr>
                    <w:color w:val="000000"/>
                    <w:sz w:val="16"/>
                    <w:szCs w:val="16"/>
                  </w:rPr>
                </w:rPrChange>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Change w:id="9519"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Change w:id="9520" w:author="Edward Leung" w:date="2017-01-10T12:35:00Z">
                  <w:rPr>
                    <w:color w:val="000000"/>
                    <w:sz w:val="16"/>
                    <w:szCs w:val="16"/>
                  </w:rPr>
                </w:rPrChange>
              </w:rPr>
            </w:pPr>
            <w:r w:rsidRPr="00184A3A">
              <w:rPr>
                <w:color w:val="000000"/>
                <w:sz w:val="16"/>
                <w:szCs w:val="16"/>
                <w:rPrChange w:id="9521" w:author="Edward Leung" w:date="2017-01-10T12:35:00Z">
                  <w:rPr>
                    <w:color w:val="000000"/>
                    <w:sz w:val="16"/>
                    <w:szCs w:val="16"/>
                  </w:rPr>
                </w:rPrChange>
              </w:rPr>
              <w:t xml:space="preserve">&lt;runno&gt;   </w:t>
            </w:r>
            <w:r w:rsidRPr="00184A3A">
              <w:rPr>
                <w:color w:val="000000"/>
                <w:sz w:val="16"/>
                <w:szCs w:val="16"/>
                <w:rPrChange w:id="9522" w:author="Edward Leung" w:date="2017-01-10T12:35:00Z">
                  <w:rPr>
                    <w:color w:val="000000"/>
                    <w:sz w:val="16"/>
                    <w:szCs w:val="16"/>
                  </w:rPr>
                </w:rPrChange>
              </w:rPr>
              <w:br/>
            </w:r>
            <w:r w:rsidR="001D733F" w:rsidRPr="00184A3A">
              <w:rPr>
                <w:color w:val="000000"/>
                <w:sz w:val="16"/>
                <w:szCs w:val="16"/>
                <w:rPrChange w:id="9523" w:author="Edward Leung" w:date="2017-01-10T12:35:00Z">
                  <w:rPr>
                    <w:color w:val="000000"/>
                    <w:sz w:val="16"/>
                    <w:szCs w:val="16"/>
                  </w:rPr>
                </w:rPrChange>
              </w:rPr>
              <w:t>&lt;/</w:t>
            </w:r>
            <w:r w:rsidRPr="00184A3A">
              <w:rPr>
                <w:color w:val="000000"/>
                <w:sz w:val="16"/>
                <w:szCs w:val="16"/>
                <w:rPrChange w:id="9524" w:author="Edward Leung" w:date="2017-01-10T12:35:00Z">
                  <w:rPr>
                    <w:color w:val="000000"/>
                    <w:sz w:val="16"/>
                    <w:szCs w:val="16"/>
                  </w:rPr>
                </w:rPrChange>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Change w:id="9525" w:author="Edward Leung" w:date="2017-01-10T12:35:00Z">
                  <w:rPr>
                    <w:color w:val="000000"/>
                    <w:sz w:val="16"/>
                    <w:szCs w:val="16"/>
                  </w:rPr>
                </w:rPrChange>
              </w:rPr>
            </w:pPr>
            <w:r w:rsidRPr="00184A3A">
              <w:rPr>
                <w:color w:val="000000"/>
                <w:sz w:val="16"/>
                <w:szCs w:val="16"/>
                <w:rPrChange w:id="9526" w:author="Edward Leung" w:date="2017-01-10T12:35:00Z">
                  <w:rPr>
                    <w:color w:val="000000"/>
                    <w:sz w:val="16"/>
                    <w:szCs w:val="16"/>
                  </w:rPr>
                </w:rPrChange>
              </w:rPr>
              <w:t>{"runno":""}</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Change w:id="9527" w:author="Edward Leung" w:date="2017-01-10T12:35:00Z">
                  <w:rPr>
                    <w:color w:val="000000"/>
                    <w:sz w:val="16"/>
                    <w:szCs w:val="16"/>
                  </w:rPr>
                </w:rPrChange>
              </w:rPr>
            </w:pPr>
            <w:r w:rsidRPr="00184A3A">
              <w:rPr>
                <w:color w:val="000000"/>
                <w:sz w:val="16"/>
                <w:szCs w:val="16"/>
                <w:rPrChange w:id="9528" w:author="Edward Leung" w:date="2017-01-10T12:35:00Z">
                  <w:rPr>
                    <w:color w:val="000000"/>
                    <w:sz w:val="16"/>
                    <w:szCs w:val="16"/>
                  </w:rPr>
                </w:rPrChange>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Change w:id="9529" w:author="Edward Leung" w:date="2017-01-10T12:35:00Z">
                  <w:rPr>
                    <w:rFonts w:cs="Arial"/>
                    <w:sz w:val="16"/>
                    <w:szCs w:val="16"/>
                  </w:rPr>
                </w:rPrChange>
              </w:rPr>
            </w:pPr>
            <w:r w:rsidRPr="00184A3A">
              <w:rPr>
                <w:sz w:val="16"/>
                <w:szCs w:val="16"/>
                <w:rPrChange w:id="9530" w:author="Edward Leung" w:date="2017-01-10T12:35:00Z">
                  <w:rPr>
                    <w:sz w:val="16"/>
                    <w:szCs w:val="16"/>
                  </w:rPr>
                </w:rPrChange>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Change w:id="9531" w:author="Edward Leung" w:date="2017-01-10T12:35:00Z">
                  <w:rPr>
                    <w:rFonts w:cs="Arial"/>
                    <w:sz w:val="16"/>
                    <w:szCs w:val="16"/>
                  </w:rPr>
                </w:rPrChange>
              </w:rPr>
            </w:pPr>
            <w:r w:rsidRPr="00184A3A">
              <w:rPr>
                <w:rFonts w:cs="Arial"/>
                <w:color w:val="000000"/>
                <w:sz w:val="16"/>
                <w:szCs w:val="16"/>
                <w:rPrChange w:id="9532" w:author="Edward Leung" w:date="2017-01-10T12:35:00Z">
                  <w:rPr>
                    <w:rFonts w:cs="Arial"/>
                    <w:color w:val="000000"/>
                    <w:sz w:val="16"/>
                    <w:szCs w:val="16"/>
                  </w:rPr>
                </w:rPrChange>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Change w:id="9533" w:author="Edward Leung" w:date="2017-01-10T12:35:00Z">
                  <w:rPr>
                    <w:color w:val="000000"/>
                    <w:sz w:val="16"/>
                    <w:szCs w:val="16"/>
                  </w:rPr>
                </w:rPrChange>
              </w:rPr>
            </w:pPr>
            <w:r w:rsidRPr="00184A3A">
              <w:rPr>
                <w:color w:val="000000"/>
                <w:sz w:val="16"/>
                <w:szCs w:val="16"/>
                <w:rPrChange w:id="953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Change w:id="9535" w:author="Edward Leung" w:date="2017-01-10T12:35:00Z">
                  <w:rPr>
                    <w:color w:val="000000"/>
                    <w:sz w:val="16"/>
                    <w:szCs w:val="16"/>
                  </w:rPr>
                </w:rPrChange>
              </w:rPr>
            </w:pPr>
            <w:r w:rsidRPr="00184A3A">
              <w:rPr>
                <w:color w:val="000000"/>
                <w:sz w:val="16"/>
                <w:szCs w:val="16"/>
                <w:rPrChange w:id="9536"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Change w:id="9537"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Change w:id="9538" w:author="Edward Leung" w:date="2017-01-10T12:35:00Z">
                  <w:rPr>
                    <w:color w:val="000000"/>
                    <w:sz w:val="16"/>
                    <w:szCs w:val="16"/>
                  </w:rPr>
                </w:rPrChange>
              </w:rPr>
            </w:pPr>
            <w:r w:rsidRPr="00184A3A">
              <w:rPr>
                <w:color w:val="000000"/>
                <w:sz w:val="16"/>
                <w:szCs w:val="16"/>
                <w:rPrChange w:id="9539" w:author="Edward Leung" w:date="2017-01-10T12:35:00Z">
                  <w:rPr>
                    <w:color w:val="000000"/>
                    <w:sz w:val="16"/>
                    <w:szCs w:val="16"/>
                  </w:rPr>
                </w:rPrChange>
              </w:rPr>
              <w:t xml:space="preserve">&lt;status&gt;   </w:t>
            </w:r>
            <w:r w:rsidRPr="00184A3A">
              <w:rPr>
                <w:color w:val="000000"/>
                <w:sz w:val="16"/>
                <w:szCs w:val="16"/>
                <w:rPrChange w:id="9540" w:author="Edward Leung" w:date="2017-01-10T12:35:00Z">
                  <w:rPr>
                    <w:color w:val="000000"/>
                    <w:sz w:val="16"/>
                    <w:szCs w:val="16"/>
                  </w:rPr>
                </w:rPrChange>
              </w:rPr>
              <w:br/>
            </w:r>
            <w:r w:rsidR="001D733F" w:rsidRPr="00184A3A">
              <w:rPr>
                <w:color w:val="000000"/>
                <w:sz w:val="16"/>
                <w:szCs w:val="16"/>
                <w:rPrChange w:id="9541" w:author="Edward Leung" w:date="2017-01-10T12:35:00Z">
                  <w:rPr>
                    <w:color w:val="000000"/>
                    <w:sz w:val="16"/>
                    <w:szCs w:val="16"/>
                  </w:rPr>
                </w:rPrChange>
              </w:rPr>
              <w:t>&lt;/</w:t>
            </w:r>
            <w:r w:rsidRPr="00184A3A">
              <w:rPr>
                <w:color w:val="000000"/>
                <w:sz w:val="16"/>
                <w:szCs w:val="16"/>
                <w:rPrChange w:id="9542" w:author="Edward Leung" w:date="2017-01-10T12:35:00Z">
                  <w:rPr>
                    <w:color w:val="000000"/>
                    <w:sz w:val="16"/>
                    <w:szCs w:val="16"/>
                  </w:rPr>
                </w:rPrChange>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Change w:id="9543" w:author="Edward Leung" w:date="2017-01-10T12:35:00Z">
                  <w:rPr>
                    <w:color w:val="000000"/>
                    <w:sz w:val="16"/>
                    <w:szCs w:val="16"/>
                  </w:rPr>
                </w:rPrChange>
              </w:rPr>
            </w:pPr>
            <w:r w:rsidRPr="00184A3A">
              <w:rPr>
                <w:color w:val="000000"/>
                <w:sz w:val="16"/>
                <w:szCs w:val="16"/>
                <w:rPrChange w:id="9544" w:author="Edward Leung" w:date="2017-01-10T12:35:00Z">
                  <w:rPr>
                    <w:color w:val="000000"/>
                    <w:sz w:val="16"/>
                    <w:szCs w:val="16"/>
                  </w:rPr>
                </w:rPrChange>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Change w:id="9545" w:author="Edward Leung" w:date="2017-01-10T12:35:00Z">
                  <w:rPr>
                    <w:color w:val="000000"/>
                    <w:sz w:val="16"/>
                    <w:szCs w:val="16"/>
                  </w:rPr>
                </w:rPrChange>
              </w:rPr>
            </w:pPr>
            <w:r w:rsidRPr="00184A3A">
              <w:rPr>
                <w:color w:val="000000"/>
                <w:sz w:val="16"/>
                <w:szCs w:val="16"/>
                <w:rPrChange w:id="9546" w:author="Edward Leung" w:date="2017-01-10T12:35:00Z">
                  <w:rPr>
                    <w:color w:val="000000"/>
                    <w:sz w:val="16"/>
                    <w:szCs w:val="16"/>
                  </w:rPr>
                </w:rPrChange>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Change w:id="9547" w:author="Edward Leung" w:date="2017-01-10T12:35:00Z">
                  <w:rPr>
                    <w:rFonts w:cs="Arial"/>
                    <w:sz w:val="16"/>
                    <w:szCs w:val="16"/>
                  </w:rPr>
                </w:rPrChange>
              </w:rPr>
            </w:pPr>
            <w:r w:rsidRPr="00184A3A">
              <w:rPr>
                <w:sz w:val="16"/>
                <w:szCs w:val="16"/>
                <w:rPrChange w:id="9548" w:author="Edward Leung" w:date="2017-01-10T12:35:00Z">
                  <w:rPr>
                    <w:sz w:val="16"/>
                    <w:szCs w:val="16"/>
                  </w:rPr>
                </w:rPrChange>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Change w:id="9549" w:author="Edward Leung" w:date="2017-01-10T12:35:00Z">
                  <w:rPr>
                    <w:rFonts w:cs="Arial"/>
                    <w:sz w:val="16"/>
                    <w:szCs w:val="16"/>
                  </w:rPr>
                </w:rPrChange>
              </w:rPr>
            </w:pPr>
            <w:r w:rsidRPr="00184A3A">
              <w:rPr>
                <w:rFonts w:cs="Arial"/>
                <w:color w:val="000000"/>
                <w:sz w:val="16"/>
                <w:szCs w:val="16"/>
                <w:rPrChange w:id="9550" w:author="Edward Leung" w:date="2017-01-10T12:35:00Z">
                  <w:rPr>
                    <w:rFonts w:cs="Arial"/>
                    <w:color w:val="000000"/>
                    <w:sz w:val="16"/>
                    <w:szCs w:val="16"/>
                  </w:rPr>
                </w:rPrChange>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Change w:id="9551" w:author="Edward Leung" w:date="2017-01-10T12:35:00Z">
                  <w:rPr>
                    <w:color w:val="000000"/>
                    <w:sz w:val="16"/>
                    <w:szCs w:val="16"/>
                  </w:rPr>
                </w:rPrChange>
              </w:rPr>
            </w:pPr>
            <w:r w:rsidRPr="00184A3A">
              <w:rPr>
                <w:color w:val="000000"/>
                <w:sz w:val="16"/>
                <w:szCs w:val="16"/>
                <w:rPrChange w:id="955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Change w:id="9553" w:author="Edward Leung" w:date="2017-01-10T12:35:00Z">
                  <w:rPr>
                    <w:color w:val="000000"/>
                    <w:sz w:val="16"/>
                    <w:szCs w:val="16"/>
                  </w:rPr>
                </w:rPrChange>
              </w:rPr>
            </w:pPr>
            <w:r w:rsidRPr="00184A3A">
              <w:rPr>
                <w:color w:val="000000"/>
                <w:sz w:val="16"/>
                <w:szCs w:val="16"/>
                <w:rPrChange w:id="955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Change w:id="9555"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Change w:id="9556" w:author="Edward Leung" w:date="2017-01-10T12:35:00Z">
                  <w:rPr>
                    <w:color w:val="000000"/>
                    <w:sz w:val="16"/>
                    <w:szCs w:val="16"/>
                  </w:rPr>
                </w:rPrChange>
              </w:rPr>
            </w:pPr>
            <w:r w:rsidRPr="00184A3A">
              <w:rPr>
                <w:color w:val="000000"/>
                <w:sz w:val="16"/>
                <w:szCs w:val="16"/>
                <w:rPrChange w:id="9557" w:author="Edward Leung" w:date="2017-01-10T12:35:00Z">
                  <w:rPr>
                    <w:color w:val="000000"/>
                    <w:sz w:val="16"/>
                    <w:szCs w:val="16"/>
                  </w:rPr>
                </w:rPrChange>
              </w:rPr>
              <w:t xml:space="preserve">&lt;status&gt;   </w:t>
            </w:r>
            <w:r w:rsidRPr="00184A3A">
              <w:rPr>
                <w:color w:val="000000"/>
                <w:sz w:val="16"/>
                <w:szCs w:val="16"/>
                <w:rPrChange w:id="9558" w:author="Edward Leung" w:date="2017-01-10T12:35:00Z">
                  <w:rPr>
                    <w:color w:val="000000"/>
                    <w:sz w:val="16"/>
                    <w:szCs w:val="16"/>
                  </w:rPr>
                </w:rPrChange>
              </w:rPr>
              <w:br/>
            </w:r>
            <w:r w:rsidR="001D733F" w:rsidRPr="00184A3A">
              <w:rPr>
                <w:color w:val="000000"/>
                <w:sz w:val="16"/>
                <w:szCs w:val="16"/>
                <w:rPrChange w:id="9559" w:author="Edward Leung" w:date="2017-01-10T12:35:00Z">
                  <w:rPr>
                    <w:color w:val="000000"/>
                    <w:sz w:val="16"/>
                    <w:szCs w:val="16"/>
                  </w:rPr>
                </w:rPrChange>
              </w:rPr>
              <w:t>&lt;/</w:t>
            </w:r>
            <w:r w:rsidRPr="00184A3A">
              <w:rPr>
                <w:color w:val="000000"/>
                <w:sz w:val="16"/>
                <w:szCs w:val="16"/>
                <w:rPrChange w:id="9560" w:author="Edward Leung" w:date="2017-01-10T12:35:00Z">
                  <w:rPr>
                    <w:color w:val="000000"/>
                    <w:sz w:val="16"/>
                    <w:szCs w:val="16"/>
                  </w:rPr>
                </w:rPrChange>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Change w:id="9561" w:author="Edward Leung" w:date="2017-01-10T12:35:00Z">
                  <w:rPr>
                    <w:color w:val="000000"/>
                    <w:sz w:val="16"/>
                    <w:szCs w:val="16"/>
                  </w:rPr>
                </w:rPrChange>
              </w:rPr>
            </w:pPr>
            <w:r w:rsidRPr="00184A3A">
              <w:rPr>
                <w:color w:val="000000"/>
                <w:sz w:val="16"/>
                <w:szCs w:val="16"/>
                <w:rPrChange w:id="9562" w:author="Edward Leung" w:date="2017-01-10T12:35:00Z">
                  <w:rPr>
                    <w:color w:val="000000"/>
                    <w:sz w:val="16"/>
                    <w:szCs w:val="16"/>
                  </w:rPr>
                </w:rPrChange>
              </w:rPr>
              <w:t>{"status":""}</w:t>
            </w:r>
          </w:p>
        </w:tc>
      </w:tr>
    </w:tbl>
    <w:p w14:paraId="679A27A0" w14:textId="077316A7" w:rsidR="007E4470" w:rsidRPr="00184A3A" w:rsidRDefault="007E4470" w:rsidP="007E4470">
      <w:pPr>
        <w:rPr>
          <w:rPrChange w:id="9563" w:author="Edward Leung" w:date="2017-01-10T12:35:00Z">
            <w:rPr/>
          </w:rPrChange>
        </w:rPr>
      </w:pPr>
    </w:p>
    <w:p w14:paraId="1FEF11C6" w14:textId="405FAAB2" w:rsidR="007E4470" w:rsidRPr="00184A3A" w:rsidRDefault="00ED5E32" w:rsidP="007E4470">
      <w:pPr>
        <w:rPr>
          <w:rPrChange w:id="9564" w:author="Edward Leung" w:date="2017-01-10T12:35:00Z">
            <w:rPr/>
          </w:rPrChange>
        </w:rPr>
      </w:pPr>
      <w:r w:rsidRPr="00184A3A">
        <w:rPr>
          <w:rPrChange w:id="9565" w:author="Edward Leung" w:date="2017-01-10T12:35:00Z">
            <w:rPr/>
          </w:rPrChange>
        </w:rPr>
        <w:t>O</w:t>
      </w:r>
      <w:r w:rsidRPr="00184A3A">
        <w:rPr>
          <w:lang w:eastAsia="zh-HK"/>
          <w:rPrChange w:id="9566" w:author="Edward Leung" w:date="2017-01-10T12:35:00Z">
            <w:rPr>
              <w:lang w:eastAsia="zh-HK"/>
            </w:rPr>
          </w:rPrChange>
        </w:rPr>
        <w:t>ut</w:t>
      </w:r>
      <w:r w:rsidR="007E4470" w:rsidRPr="00184A3A">
        <w:rPr>
          <w:rPrChange w:id="9567" w:author="Edward Leung" w:date="2017-01-10T12:35:00Z">
            <w:rPr/>
          </w:rPrChange>
        </w:rPr>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Change w:id="9568" w:author="Edward Leung" w:date="2017-01-10T12:35:00Z">
                  <w:rPr>
                    <w:b/>
                    <w:bCs/>
                    <w:color w:val="FFFFFF"/>
                    <w:sz w:val="16"/>
                    <w:szCs w:val="16"/>
                    <w:lang w:eastAsia="zh-CN"/>
                  </w:rPr>
                </w:rPrChange>
              </w:rPr>
            </w:pPr>
            <w:r w:rsidRPr="00184A3A">
              <w:rPr>
                <w:b/>
                <w:bCs/>
                <w:color w:val="FFFFFF"/>
                <w:sz w:val="16"/>
                <w:szCs w:val="16"/>
                <w:rPrChange w:id="9569" w:author="Edward Leung" w:date="2017-01-10T12:35:00Z">
                  <w:rPr>
                    <w:b/>
                    <w:bCs/>
                    <w:color w:val="FFFFFF"/>
                    <w:sz w:val="16"/>
                    <w:szCs w:val="16"/>
                  </w:rPr>
                </w:rPrChange>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Change w:id="9570" w:author="Edward Leung" w:date="2017-01-10T12:35:00Z">
                  <w:rPr>
                    <w:b/>
                    <w:bCs/>
                    <w:color w:val="FFFFFF"/>
                    <w:sz w:val="16"/>
                    <w:szCs w:val="16"/>
                  </w:rPr>
                </w:rPrChange>
              </w:rPr>
            </w:pPr>
            <w:r w:rsidRPr="00184A3A">
              <w:rPr>
                <w:b/>
                <w:bCs/>
                <w:color w:val="FFFFFF"/>
                <w:sz w:val="16"/>
                <w:szCs w:val="16"/>
                <w:rPrChange w:id="9571" w:author="Edward Leung" w:date="2017-01-10T12:35:00Z">
                  <w:rPr>
                    <w:b/>
                    <w:bCs/>
                    <w:color w:val="FFFFFF"/>
                    <w:sz w:val="16"/>
                    <w:szCs w:val="16"/>
                  </w:rPr>
                </w:rPrChange>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Change w:id="9572" w:author="Edward Leung" w:date="2017-01-10T12:35:00Z">
                  <w:rPr>
                    <w:b/>
                    <w:bCs/>
                    <w:color w:val="FFFFFF"/>
                    <w:sz w:val="16"/>
                    <w:szCs w:val="16"/>
                  </w:rPr>
                </w:rPrChange>
              </w:rPr>
            </w:pPr>
            <w:r w:rsidRPr="00184A3A">
              <w:rPr>
                <w:b/>
                <w:bCs/>
                <w:color w:val="FFFFFF"/>
                <w:sz w:val="16"/>
                <w:szCs w:val="16"/>
                <w:rPrChange w:id="9573"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Change w:id="9574" w:author="Edward Leung" w:date="2017-01-10T12:35:00Z">
                  <w:rPr>
                    <w:b/>
                    <w:bCs/>
                    <w:color w:val="FFFFFF"/>
                    <w:sz w:val="16"/>
                    <w:szCs w:val="16"/>
                  </w:rPr>
                </w:rPrChange>
              </w:rPr>
            </w:pPr>
            <w:r w:rsidRPr="00184A3A">
              <w:rPr>
                <w:b/>
                <w:bCs/>
                <w:color w:val="FFFFFF"/>
                <w:sz w:val="16"/>
                <w:szCs w:val="16"/>
                <w:rPrChange w:id="9575"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Change w:id="9576" w:author="Edward Leung" w:date="2017-01-10T12:35:00Z">
                  <w:rPr>
                    <w:b/>
                    <w:bCs/>
                    <w:color w:val="FFFFFF"/>
                    <w:sz w:val="16"/>
                    <w:szCs w:val="16"/>
                  </w:rPr>
                </w:rPrChange>
              </w:rPr>
            </w:pPr>
            <w:r w:rsidRPr="00184A3A">
              <w:rPr>
                <w:b/>
                <w:bCs/>
                <w:color w:val="FFFFFF"/>
                <w:sz w:val="16"/>
                <w:szCs w:val="16"/>
                <w:rPrChange w:id="9577"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Change w:id="9578" w:author="Edward Leung" w:date="2017-01-10T12:35:00Z">
                  <w:rPr>
                    <w:b/>
                    <w:bCs/>
                    <w:color w:val="FFFFFF"/>
                    <w:sz w:val="16"/>
                    <w:szCs w:val="16"/>
                  </w:rPr>
                </w:rPrChange>
              </w:rPr>
            </w:pPr>
            <w:r w:rsidRPr="00184A3A">
              <w:rPr>
                <w:b/>
                <w:bCs/>
                <w:color w:val="FFFFFF"/>
                <w:sz w:val="16"/>
                <w:szCs w:val="16"/>
                <w:rPrChange w:id="9579"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Change w:id="9580" w:author="Edward Leung" w:date="2017-01-10T12:35:00Z">
                  <w:rPr>
                    <w:b/>
                    <w:bCs/>
                    <w:color w:val="FFFFFF"/>
                    <w:sz w:val="16"/>
                    <w:szCs w:val="16"/>
                  </w:rPr>
                </w:rPrChange>
              </w:rPr>
            </w:pPr>
            <w:r w:rsidRPr="00184A3A">
              <w:rPr>
                <w:b/>
                <w:bCs/>
                <w:color w:val="FFFFFF"/>
                <w:sz w:val="16"/>
                <w:szCs w:val="16"/>
                <w:rPrChange w:id="9581" w:author="Edward Leung" w:date="2017-01-10T12:35:00Z">
                  <w:rPr>
                    <w:b/>
                    <w:bCs/>
                    <w:color w:val="FFFFFF"/>
                    <w:sz w:val="16"/>
                    <w:szCs w:val="16"/>
                  </w:rPr>
                </w:rPrChange>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Change w:id="9582" w:author="Edward Leung" w:date="2017-01-10T12:35:00Z">
                  <w:rPr>
                    <w:rFonts w:eastAsia="SimSun"/>
                    <w:b/>
                    <w:bCs/>
                    <w:color w:val="FFFFFF"/>
                    <w:sz w:val="16"/>
                    <w:szCs w:val="16"/>
                  </w:rPr>
                </w:rPrChange>
              </w:rPr>
            </w:pPr>
            <w:r w:rsidRPr="00184A3A">
              <w:rPr>
                <w:b/>
                <w:bCs/>
                <w:color w:val="FFFFFF"/>
                <w:sz w:val="16"/>
                <w:szCs w:val="16"/>
                <w:rPrChange w:id="9583" w:author="Edward Leung" w:date="2017-01-10T12:35:00Z">
                  <w:rPr>
                    <w:b/>
                    <w:bCs/>
                    <w:color w:val="FFFFFF"/>
                    <w:sz w:val="16"/>
                    <w:szCs w:val="16"/>
                  </w:rPr>
                </w:rPrChange>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Change w:id="9584" w:author="Edward Leung" w:date="2017-01-10T12:35:00Z">
                  <w:rPr>
                    <w:color w:val="000000"/>
                    <w:sz w:val="16"/>
                    <w:szCs w:val="16"/>
                  </w:rPr>
                </w:rPrChange>
              </w:rPr>
            </w:pPr>
            <w:r w:rsidRPr="00184A3A">
              <w:rPr>
                <w:color w:val="000000"/>
                <w:sz w:val="16"/>
                <w:szCs w:val="16"/>
                <w:rPrChange w:id="9585" w:author="Edward Leung" w:date="2017-01-10T12:35:00Z">
                  <w:rPr>
                    <w:color w:val="000000"/>
                    <w:sz w:val="16"/>
                    <w:szCs w:val="16"/>
                  </w:rPr>
                </w:rPrChange>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Change w:id="9586" w:author="Edward Leung" w:date="2017-01-10T12:35:00Z">
                  <w:rPr>
                    <w:color w:val="000000"/>
                    <w:sz w:val="16"/>
                    <w:szCs w:val="16"/>
                  </w:rPr>
                </w:rPrChange>
              </w:rPr>
            </w:pPr>
            <w:r w:rsidRPr="00184A3A">
              <w:rPr>
                <w:color w:val="000000"/>
                <w:sz w:val="16"/>
                <w:szCs w:val="16"/>
                <w:rPrChange w:id="9587" w:author="Edward Leung" w:date="2017-01-10T12:35:00Z">
                  <w:rPr>
                    <w:color w:val="000000"/>
                    <w:sz w:val="16"/>
                    <w:szCs w:val="16"/>
                  </w:rPr>
                </w:rPrChange>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Change w:id="9588" w:author="Edward Leung" w:date="2017-01-10T12:35:00Z">
                  <w:rPr>
                    <w:rFonts w:cs="Arial"/>
                    <w:sz w:val="16"/>
                    <w:szCs w:val="16"/>
                  </w:rPr>
                </w:rPrChange>
              </w:rPr>
            </w:pPr>
            <w:r w:rsidRPr="00184A3A">
              <w:rPr>
                <w:rFonts w:cs="Arial"/>
                <w:color w:val="000000"/>
                <w:sz w:val="16"/>
                <w:szCs w:val="16"/>
                <w:rPrChange w:id="9589" w:author="Edward Leung" w:date="2017-01-10T12:35:00Z">
                  <w:rPr>
                    <w:rFonts w:cs="Arial"/>
                    <w:color w:val="000000"/>
                    <w:sz w:val="16"/>
                    <w:szCs w:val="16"/>
                  </w:rPr>
                </w:rPrChange>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Change w:id="9590" w:author="Edward Leung" w:date="2017-01-10T12:35:00Z">
                  <w:rPr>
                    <w:color w:val="000000"/>
                    <w:sz w:val="16"/>
                    <w:szCs w:val="16"/>
                  </w:rPr>
                </w:rPrChange>
              </w:rPr>
            </w:pPr>
            <w:r w:rsidRPr="00184A3A">
              <w:rPr>
                <w:color w:val="000000"/>
                <w:sz w:val="16"/>
                <w:szCs w:val="16"/>
                <w:rPrChange w:id="9591"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Change w:id="9592" w:author="Edward Leung" w:date="2017-01-10T12:35:00Z">
                  <w:rPr>
                    <w:color w:val="000000"/>
                    <w:sz w:val="16"/>
                    <w:szCs w:val="16"/>
                  </w:rPr>
                </w:rPrChange>
              </w:rPr>
            </w:pPr>
            <w:r w:rsidRPr="00184A3A">
              <w:rPr>
                <w:color w:val="000000"/>
                <w:sz w:val="16"/>
                <w:szCs w:val="16"/>
                <w:rPrChange w:id="9593"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Change w:id="9594"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Change w:id="9595" w:author="Edward Leung" w:date="2017-01-10T12:35:00Z">
                  <w:rPr>
                    <w:color w:val="000000"/>
                    <w:sz w:val="16"/>
                    <w:szCs w:val="16"/>
                  </w:rPr>
                </w:rPrChange>
              </w:rPr>
            </w:pPr>
            <w:r w:rsidRPr="00184A3A">
              <w:rPr>
                <w:color w:val="000000"/>
                <w:sz w:val="16"/>
                <w:szCs w:val="16"/>
                <w:rPrChange w:id="9596" w:author="Edward Leung" w:date="2017-01-10T12:35:00Z">
                  <w:rPr>
                    <w:color w:val="000000"/>
                    <w:sz w:val="16"/>
                    <w:szCs w:val="16"/>
                  </w:rPr>
                </w:rPrChange>
              </w:rPr>
              <w:t>&lt;status</w:t>
            </w:r>
            <w:r w:rsidR="0013302E" w:rsidRPr="00184A3A">
              <w:rPr>
                <w:color w:val="000000"/>
                <w:sz w:val="16"/>
                <w:szCs w:val="16"/>
                <w:rPrChange w:id="9597" w:author="Edward Leung" w:date="2017-01-10T12:35:00Z">
                  <w:rPr>
                    <w:color w:val="000000"/>
                    <w:sz w:val="16"/>
                    <w:szCs w:val="16"/>
                  </w:rPr>
                </w:rPrChange>
              </w:rPr>
              <w:t>&gt;</w:t>
            </w:r>
            <w:r w:rsidRPr="00184A3A">
              <w:rPr>
                <w:color w:val="000000"/>
                <w:sz w:val="16"/>
                <w:szCs w:val="16"/>
                <w:rPrChange w:id="9598" w:author="Edward Leung" w:date="2017-01-10T12:35:00Z">
                  <w:rPr>
                    <w:color w:val="000000"/>
                    <w:sz w:val="16"/>
                    <w:szCs w:val="16"/>
                  </w:rPr>
                </w:rPrChange>
              </w:rPr>
              <w:t>MXM</w:t>
            </w:r>
          </w:p>
          <w:p w14:paraId="06A797A0" w14:textId="52D9B41A" w:rsidR="007E4470" w:rsidRPr="00184A3A" w:rsidRDefault="0013302E" w:rsidP="0013302E">
            <w:pPr>
              <w:spacing w:after="0"/>
              <w:rPr>
                <w:sz w:val="16"/>
                <w:szCs w:val="16"/>
                <w:rPrChange w:id="9599" w:author="Edward Leung" w:date="2017-01-10T12:35:00Z">
                  <w:rPr>
                    <w:sz w:val="16"/>
                    <w:szCs w:val="16"/>
                  </w:rPr>
                </w:rPrChange>
              </w:rPr>
            </w:pPr>
            <w:r w:rsidRPr="00184A3A">
              <w:rPr>
                <w:color w:val="000000"/>
                <w:sz w:val="16"/>
                <w:szCs w:val="16"/>
                <w:rPrChange w:id="9600" w:author="Edward Leung" w:date="2017-01-10T12:35:00Z">
                  <w:rPr>
                    <w:color w:val="000000"/>
                    <w:sz w:val="16"/>
                    <w:szCs w:val="16"/>
                  </w:rPr>
                </w:rPrChange>
              </w:rPr>
              <w:t>&lt;/</w:t>
            </w:r>
            <w:r w:rsidR="007E4470" w:rsidRPr="00184A3A">
              <w:rPr>
                <w:color w:val="000000"/>
                <w:sz w:val="16"/>
                <w:szCs w:val="16"/>
                <w:rPrChange w:id="9601" w:author="Edward Leung" w:date="2017-01-10T12:35:00Z">
                  <w:rPr>
                    <w:color w:val="000000"/>
                    <w:sz w:val="16"/>
                    <w:szCs w:val="16"/>
                  </w:rPr>
                </w:rPrChange>
              </w:rPr>
              <w:t>branchId</w:t>
            </w:r>
            <w:r w:rsidRPr="00184A3A">
              <w:rPr>
                <w:color w:val="000000"/>
                <w:sz w:val="16"/>
                <w:szCs w:val="16"/>
                <w:rPrChange w:id="9602"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Change w:id="9603" w:author="Edward Leung" w:date="2017-01-10T12:35:00Z">
                  <w:rPr>
                    <w:color w:val="000000"/>
                    <w:sz w:val="16"/>
                    <w:szCs w:val="16"/>
                  </w:rPr>
                </w:rPrChange>
              </w:rPr>
            </w:pPr>
            <w:r w:rsidRPr="00184A3A">
              <w:rPr>
                <w:color w:val="000000"/>
                <w:sz w:val="16"/>
                <w:szCs w:val="16"/>
                <w:rPrChange w:id="9604" w:author="Edward Leung" w:date="2017-01-10T12:35:00Z">
                  <w:rPr>
                    <w:color w:val="000000"/>
                    <w:sz w:val="16"/>
                    <w:szCs w:val="16"/>
                  </w:rPr>
                </w:rPrChange>
              </w:rPr>
              <w:t>{“status”:”A”}</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Change w:id="9605" w:author="Edward Leung" w:date="2017-01-10T12:35:00Z">
                  <w:rPr>
                    <w:color w:val="000000"/>
                    <w:sz w:val="16"/>
                    <w:szCs w:val="16"/>
                  </w:rPr>
                </w:rPrChange>
              </w:rPr>
            </w:pPr>
            <w:r w:rsidRPr="00184A3A">
              <w:rPr>
                <w:color w:val="000000"/>
                <w:sz w:val="16"/>
                <w:szCs w:val="16"/>
                <w:rPrChange w:id="9606" w:author="Edward Leung" w:date="2017-01-10T12:35:00Z">
                  <w:rPr>
                    <w:color w:val="000000"/>
                    <w:sz w:val="16"/>
                    <w:szCs w:val="16"/>
                  </w:rPr>
                </w:rPrChange>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Change w:id="9607" w:author="Edward Leung" w:date="2017-01-10T12:35:00Z">
                  <w:rPr>
                    <w:color w:val="000000"/>
                    <w:sz w:val="16"/>
                    <w:szCs w:val="16"/>
                  </w:rPr>
                </w:rPrChange>
              </w:rPr>
            </w:pPr>
            <w:r w:rsidRPr="00184A3A">
              <w:rPr>
                <w:color w:val="000000"/>
                <w:sz w:val="16"/>
                <w:szCs w:val="16"/>
                <w:rPrChange w:id="9608" w:author="Edward Leung" w:date="2017-01-10T12:35:00Z">
                  <w:rPr>
                    <w:color w:val="000000"/>
                    <w:sz w:val="16"/>
                    <w:szCs w:val="16"/>
                  </w:rPr>
                </w:rPrChange>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Change w:id="9609" w:author="Edward Leung" w:date="2017-01-10T12:35:00Z">
                  <w:rPr>
                    <w:rFonts w:cs="Arial"/>
                    <w:sz w:val="16"/>
                    <w:szCs w:val="16"/>
                  </w:rPr>
                </w:rPrChange>
              </w:rPr>
            </w:pPr>
            <w:r w:rsidRPr="00184A3A">
              <w:rPr>
                <w:rFonts w:cs="Arial"/>
                <w:color w:val="000000"/>
                <w:sz w:val="16"/>
                <w:szCs w:val="16"/>
                <w:rPrChange w:id="9610" w:author="Edward Leung" w:date="2017-01-10T12:35:00Z">
                  <w:rPr>
                    <w:rFonts w:cs="Arial"/>
                    <w:color w:val="000000"/>
                    <w:sz w:val="16"/>
                    <w:szCs w:val="16"/>
                  </w:rPr>
                </w:rPrChange>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Change w:id="9611" w:author="Edward Leung" w:date="2017-01-10T12:35:00Z">
                  <w:rPr>
                    <w:color w:val="000000"/>
                    <w:sz w:val="16"/>
                    <w:szCs w:val="16"/>
                  </w:rPr>
                </w:rPrChange>
              </w:rPr>
            </w:pPr>
            <w:r w:rsidRPr="00184A3A">
              <w:rPr>
                <w:color w:val="000000"/>
                <w:sz w:val="16"/>
                <w:szCs w:val="16"/>
                <w:rPrChange w:id="9612"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Change w:id="9613" w:author="Edward Leung" w:date="2017-01-10T12:35:00Z">
                  <w:rPr>
                    <w:color w:val="000000"/>
                    <w:sz w:val="16"/>
                    <w:szCs w:val="16"/>
                  </w:rPr>
                </w:rPrChange>
              </w:rPr>
            </w:pPr>
            <w:r w:rsidRPr="00184A3A">
              <w:rPr>
                <w:color w:val="000000"/>
                <w:sz w:val="16"/>
                <w:szCs w:val="16"/>
                <w:rPrChange w:id="9614"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Change w:id="9615" w:author="Edward Leung" w:date="2017-01-10T12:35:00Z">
                  <w:rPr>
                    <w:sz w:val="16"/>
                    <w:szCs w:val="16"/>
                  </w:rPr>
                </w:rPrChange>
              </w:rPr>
            </w:pPr>
            <w:r w:rsidRPr="00184A3A">
              <w:rPr>
                <w:sz w:val="16"/>
                <w:szCs w:val="16"/>
                <w:rPrChange w:id="9616"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Change w:id="9617" w:author="Edward Leung" w:date="2017-01-10T12:35:00Z">
                  <w:rPr>
                    <w:color w:val="000000"/>
                    <w:sz w:val="16"/>
                    <w:szCs w:val="16"/>
                  </w:rPr>
                </w:rPrChange>
              </w:rPr>
            </w:pPr>
            <w:r w:rsidRPr="00184A3A">
              <w:rPr>
                <w:color w:val="000000"/>
                <w:sz w:val="16"/>
                <w:szCs w:val="16"/>
                <w:rPrChange w:id="9618" w:author="Edward Leung" w:date="2017-01-10T12:35:00Z">
                  <w:rPr>
                    <w:color w:val="000000"/>
                    <w:sz w:val="16"/>
                    <w:szCs w:val="16"/>
                  </w:rPr>
                </w:rPrChange>
              </w:rPr>
              <w:t>&lt; remark</w:t>
            </w:r>
            <w:r w:rsidR="0013302E" w:rsidRPr="00184A3A">
              <w:rPr>
                <w:color w:val="000000"/>
                <w:sz w:val="16"/>
                <w:szCs w:val="16"/>
                <w:rPrChange w:id="9619" w:author="Edward Leung" w:date="2017-01-10T12:35:00Z">
                  <w:rPr>
                    <w:color w:val="000000"/>
                    <w:sz w:val="16"/>
                    <w:szCs w:val="16"/>
                  </w:rPr>
                </w:rPrChange>
              </w:rPr>
              <w:t>&gt;</w:t>
            </w:r>
          </w:p>
          <w:p w14:paraId="06E074A1" w14:textId="53974C60" w:rsidR="007E4470" w:rsidRPr="00184A3A" w:rsidRDefault="0013302E" w:rsidP="0013302E">
            <w:pPr>
              <w:spacing w:after="0"/>
              <w:rPr>
                <w:sz w:val="16"/>
                <w:szCs w:val="16"/>
                <w:rPrChange w:id="9620" w:author="Edward Leung" w:date="2017-01-10T12:35:00Z">
                  <w:rPr>
                    <w:sz w:val="16"/>
                    <w:szCs w:val="16"/>
                  </w:rPr>
                </w:rPrChange>
              </w:rPr>
            </w:pPr>
            <w:r w:rsidRPr="00184A3A">
              <w:rPr>
                <w:color w:val="000000"/>
                <w:sz w:val="16"/>
                <w:szCs w:val="16"/>
                <w:rPrChange w:id="9621" w:author="Edward Leung" w:date="2017-01-10T12:35:00Z">
                  <w:rPr>
                    <w:color w:val="000000"/>
                    <w:sz w:val="16"/>
                    <w:szCs w:val="16"/>
                  </w:rPr>
                </w:rPrChange>
              </w:rPr>
              <w:t>&lt;/</w:t>
            </w:r>
            <w:r w:rsidR="007E4470" w:rsidRPr="00184A3A">
              <w:rPr>
                <w:color w:val="000000"/>
                <w:sz w:val="16"/>
                <w:szCs w:val="16"/>
                <w:rPrChange w:id="9622" w:author="Edward Leung" w:date="2017-01-10T12:35:00Z">
                  <w:rPr>
                    <w:color w:val="000000"/>
                    <w:sz w:val="16"/>
                    <w:szCs w:val="16"/>
                  </w:rPr>
                </w:rPrChange>
              </w:rPr>
              <w:t>remark</w:t>
            </w:r>
            <w:r w:rsidRPr="00184A3A">
              <w:rPr>
                <w:color w:val="000000"/>
                <w:sz w:val="16"/>
                <w:szCs w:val="16"/>
                <w:rPrChange w:id="9623"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Change w:id="9624" w:author="Edward Leung" w:date="2017-01-10T12:35:00Z">
                  <w:rPr>
                    <w:color w:val="000000"/>
                    <w:sz w:val="16"/>
                    <w:szCs w:val="16"/>
                  </w:rPr>
                </w:rPrChange>
              </w:rPr>
            </w:pPr>
            <w:r w:rsidRPr="00184A3A">
              <w:rPr>
                <w:color w:val="000000"/>
                <w:sz w:val="16"/>
                <w:szCs w:val="16"/>
                <w:rPrChange w:id="9625" w:author="Edward Leung" w:date="2017-01-10T12:35:00Z">
                  <w:rPr>
                    <w:color w:val="000000"/>
                    <w:sz w:val="16"/>
                    <w:szCs w:val="16"/>
                  </w:rPr>
                </w:rPrChange>
              </w:rPr>
              <w:t>{“remark”:””}</w:t>
            </w:r>
          </w:p>
        </w:tc>
      </w:tr>
    </w:tbl>
    <w:p w14:paraId="6FD4C436" w14:textId="77777777" w:rsidR="003562C8" w:rsidRPr="00184A3A" w:rsidRDefault="003562C8" w:rsidP="007E4470">
      <w:pPr>
        <w:pStyle w:val="Heading2"/>
        <w:rPr>
          <w:lang w:eastAsia="zh-TW"/>
          <w:rPrChange w:id="9626" w:author="Edward Leung" w:date="2017-01-10T12:35:00Z">
            <w:rPr>
              <w:lang w:eastAsia="zh-TW"/>
            </w:rPr>
          </w:rPrChange>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rPr>
          <w:rPrChange w:id="9627" w:author="Edward Leung" w:date="2017-01-10T12:35:00Z">
            <w:rPr/>
          </w:rPrChange>
        </w:rPr>
      </w:pPr>
      <w:bookmarkStart w:id="9628" w:name="_Toc471750762"/>
      <w:r w:rsidRPr="00184A3A">
        <w:rPr>
          <w:lang w:eastAsia="zh-TW"/>
          <w:rPrChange w:id="9629" w:author="Edward Leung" w:date="2017-01-10T12:35:00Z">
            <w:rPr>
              <w:lang w:eastAsia="zh-TW"/>
            </w:rPr>
          </w:rPrChange>
        </w:rPr>
        <w:lastRenderedPageBreak/>
        <w:t xml:space="preserve">Pricing </w:t>
      </w:r>
      <w:r w:rsidRPr="00184A3A">
        <w:rPr>
          <w:rPrChange w:id="9630" w:author="Edward Leung" w:date="2017-01-10T12:35:00Z">
            <w:rPr/>
          </w:rPrChange>
        </w:rPr>
        <w:t>Data Web Service</w:t>
      </w:r>
      <w:bookmarkEnd w:id="9628"/>
    </w:p>
    <w:p w14:paraId="66407635" w14:textId="77777777" w:rsidR="007E4470" w:rsidRPr="00184A3A" w:rsidRDefault="007E4470" w:rsidP="007E4470">
      <w:pPr>
        <w:pStyle w:val="Heading3"/>
        <w:rPr>
          <w:color w:val="auto"/>
          <w:lang w:eastAsia="zh-HK"/>
          <w:rPrChange w:id="9631" w:author="Edward Leung" w:date="2017-01-10T12:35:00Z">
            <w:rPr>
              <w:color w:val="auto"/>
              <w:lang w:eastAsia="zh-HK"/>
            </w:rPr>
          </w:rPrChange>
        </w:rPr>
      </w:pPr>
      <w:r w:rsidRPr="00184A3A">
        <w:rPr>
          <w:color w:val="auto"/>
          <w:rPrChange w:id="9632" w:author="Edward Leung" w:date="2017-01-10T12:35:00Z">
            <w:rPr>
              <w:color w:val="auto"/>
            </w:rPr>
          </w:rPrChange>
        </w:rPr>
        <w:t xml:space="preserve">Process/Work Flow </w:t>
      </w:r>
    </w:p>
    <w:p w14:paraId="5203CDBB" w14:textId="77777777" w:rsidR="007E4470" w:rsidRPr="00184A3A" w:rsidRDefault="007E4470" w:rsidP="007E4470">
      <w:pPr>
        <w:rPr>
          <w:rPrChange w:id="9633" w:author="Edward Leung" w:date="2017-01-10T12:35:00Z">
            <w:rPr/>
          </w:rPrChange>
        </w:rPr>
      </w:pPr>
      <w:r w:rsidRPr="00184A3A">
        <w:rPr>
          <w:rPrChange w:id="9634" w:author="Edward Leung" w:date="2017-01-10T12:35:00Z">
            <w:rPr>
              <w:noProof/>
            </w:rPr>
          </w:rPrChange>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Pr>
        <w:rPr>
          <w:rPrChange w:id="9635" w:author="Edward Leung" w:date="2017-01-10T12:35:00Z">
            <w:rPr/>
          </w:rPrChange>
        </w:rPr>
      </w:pPr>
    </w:p>
    <w:p w14:paraId="33F34D41" w14:textId="77777777" w:rsidR="007E4470" w:rsidRPr="00184A3A" w:rsidRDefault="007E4470" w:rsidP="007E4470">
      <w:pPr>
        <w:rPr>
          <w:rPrChange w:id="9636" w:author="Edward Leung" w:date="2017-01-10T12:35:00Z">
            <w:rPr/>
          </w:rPrChange>
        </w:rPr>
      </w:pPr>
    </w:p>
    <w:p w14:paraId="17E77C60" w14:textId="77777777" w:rsidR="007E4470" w:rsidRPr="00184A3A" w:rsidRDefault="007E4470" w:rsidP="007E4470">
      <w:pPr>
        <w:rPr>
          <w:rPrChange w:id="9637" w:author="Edward Leung" w:date="2017-01-10T12:35:00Z">
            <w:rPr/>
          </w:rPrChange>
        </w:rPr>
      </w:pPr>
    </w:p>
    <w:p w14:paraId="269B2679" w14:textId="77777777" w:rsidR="007E4470" w:rsidRPr="00184A3A" w:rsidRDefault="007E4470" w:rsidP="007E4470">
      <w:pPr>
        <w:rPr>
          <w:rPrChange w:id="9638" w:author="Edward Leung" w:date="2017-01-10T12:35:00Z">
            <w:rPr/>
          </w:rPrChange>
        </w:rPr>
      </w:pPr>
    </w:p>
    <w:p w14:paraId="291FC142" w14:textId="77777777" w:rsidR="007E4470" w:rsidRPr="00184A3A" w:rsidRDefault="007E4470" w:rsidP="007E4470">
      <w:pPr>
        <w:rPr>
          <w:rPrChange w:id="9639" w:author="Edward Leung" w:date="2017-01-10T12:35:00Z">
            <w:rPr/>
          </w:rPrChange>
        </w:rPr>
      </w:pPr>
    </w:p>
    <w:p w14:paraId="4245B786" w14:textId="77777777" w:rsidR="007E4470" w:rsidRPr="00184A3A" w:rsidRDefault="007E4470" w:rsidP="007E4470">
      <w:pPr>
        <w:rPr>
          <w:rPrChange w:id="9640" w:author="Edward Leung" w:date="2017-01-10T12:35:00Z">
            <w:rPr/>
          </w:rPrChange>
        </w:rPr>
      </w:pPr>
    </w:p>
    <w:p w14:paraId="079E7284" w14:textId="46C7CCF1" w:rsidR="007E4470" w:rsidRPr="00184A3A" w:rsidRDefault="007E4470" w:rsidP="007E4470">
      <w:pPr>
        <w:pStyle w:val="ListParagraph"/>
        <w:numPr>
          <w:ilvl w:val="0"/>
          <w:numId w:val="42"/>
        </w:numPr>
        <w:spacing w:after="0" w:line="240" w:lineRule="auto"/>
        <w:rPr>
          <w:rPrChange w:id="9641" w:author="Edward Leung" w:date="2017-01-10T12:35:00Z">
            <w:rPr/>
          </w:rPrChange>
        </w:rPr>
      </w:pPr>
      <w:r w:rsidRPr="00184A3A">
        <w:rPr>
          <w:rPrChange w:id="9642" w:author="Edward Leung" w:date="2017-01-10T12:35:00Z">
            <w:rPr/>
          </w:rPrChange>
        </w:rPr>
        <w:t>Send the request the OSB Restful Pricing Data Web Service through HTTP</w:t>
      </w:r>
      <w:r w:rsidR="003562C8" w:rsidRPr="00184A3A">
        <w:rPr>
          <w:rPrChange w:id="9643" w:author="Edward Leung" w:date="2017-01-10T12:35:00Z">
            <w:rPr/>
          </w:rPrChange>
        </w:rPr>
        <w:t>.</w:t>
      </w:r>
    </w:p>
    <w:p w14:paraId="649BD578" w14:textId="77777777" w:rsidR="007E4470" w:rsidRPr="00184A3A" w:rsidRDefault="007E4470" w:rsidP="007E4470">
      <w:pPr>
        <w:pStyle w:val="ListParagraph"/>
        <w:numPr>
          <w:ilvl w:val="0"/>
          <w:numId w:val="42"/>
        </w:numPr>
        <w:spacing w:after="0" w:line="240" w:lineRule="auto"/>
        <w:rPr>
          <w:rPrChange w:id="9644" w:author="Edward Leung" w:date="2017-01-10T12:35:00Z">
            <w:rPr/>
          </w:rPrChange>
        </w:rPr>
      </w:pPr>
      <w:r w:rsidRPr="00184A3A">
        <w:rPr>
          <w:rPrChange w:id="9645" w:author="Edward Leung" w:date="2017-01-10T12:35:00Z">
            <w:rPr/>
          </w:rPrChange>
        </w:rPr>
        <w:t>The service will trigger the pricing store procedure to update the EDW pricing tables in EDW.</w:t>
      </w:r>
    </w:p>
    <w:p w14:paraId="49593A2E" w14:textId="6B533F71" w:rsidR="007E4470" w:rsidRPr="00184A3A" w:rsidRDefault="007E4470" w:rsidP="007E4470">
      <w:pPr>
        <w:pStyle w:val="ListParagraph"/>
        <w:numPr>
          <w:ilvl w:val="0"/>
          <w:numId w:val="42"/>
        </w:numPr>
        <w:spacing w:after="0" w:line="240" w:lineRule="auto"/>
        <w:rPr>
          <w:rPrChange w:id="9646" w:author="Edward Leung" w:date="2017-01-10T12:35:00Z">
            <w:rPr/>
          </w:rPrChange>
        </w:rPr>
      </w:pPr>
      <w:r w:rsidRPr="00184A3A">
        <w:rPr>
          <w:rPrChange w:id="9647" w:author="Edward Leung" w:date="2017-01-10T12:35:00Z">
            <w:rPr/>
          </w:rPrChange>
        </w:rPr>
        <w:t xml:space="preserve">The </w:t>
      </w:r>
      <w:r w:rsidR="003562C8" w:rsidRPr="00184A3A">
        <w:rPr>
          <w:rPrChange w:id="9648" w:author="Edward Leung" w:date="2017-01-10T12:35:00Z">
            <w:rPr/>
          </w:rPrChange>
        </w:rPr>
        <w:t>s</w:t>
      </w:r>
      <w:r w:rsidRPr="00184A3A">
        <w:rPr>
          <w:rPrChange w:id="9649" w:author="Edward Leung" w:date="2017-01-10T12:35:00Z">
            <w:rPr/>
          </w:rPrChange>
        </w:rPr>
        <w:t>ervice will return the status to indicate whether the update is success.</w:t>
      </w:r>
    </w:p>
    <w:p w14:paraId="390CA631" w14:textId="77777777" w:rsidR="003562C8" w:rsidRPr="00184A3A" w:rsidRDefault="003562C8" w:rsidP="007E4470">
      <w:pPr>
        <w:rPr>
          <w:rPrChange w:id="9650" w:author="Edward Leung" w:date="2017-01-10T12:35:00Z">
            <w:rPr/>
          </w:rPrChange>
        </w:r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pPr>
        <w:rPr>
          <w:rPrChange w:id="9651" w:author="Edward Leung" w:date="2017-01-10T12:35:00Z">
            <w:rPr/>
          </w:rPrChange>
        </w:rPr>
      </w:pPr>
      <w:r w:rsidRPr="00184A3A">
        <w:rPr>
          <w:rPrChange w:id="9652" w:author="Edward Leung" w:date="2017-01-10T12:35:00Z">
            <w:rPr/>
          </w:rPrChange>
        </w:rPr>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Change w:id="9653" w:author="Edward Leung" w:date="2017-01-10T12:35:00Z">
                  <w:rPr>
                    <w:b/>
                    <w:bCs/>
                    <w:color w:val="FFFFFF"/>
                    <w:sz w:val="16"/>
                    <w:szCs w:val="16"/>
                    <w:lang w:eastAsia="zh-CN"/>
                  </w:rPr>
                </w:rPrChange>
              </w:rPr>
            </w:pPr>
            <w:r w:rsidRPr="00184A3A">
              <w:rPr>
                <w:b/>
                <w:bCs/>
                <w:color w:val="FFFFFF"/>
                <w:sz w:val="16"/>
                <w:szCs w:val="16"/>
                <w:rPrChange w:id="9654" w:author="Edward Leung" w:date="2017-01-10T12:35:00Z">
                  <w:rPr>
                    <w:b/>
                    <w:bCs/>
                    <w:color w:val="FFFFFF"/>
                    <w:sz w:val="16"/>
                    <w:szCs w:val="16"/>
                  </w:rPr>
                </w:rPrChange>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Change w:id="9655" w:author="Edward Leung" w:date="2017-01-10T12:35:00Z">
                  <w:rPr>
                    <w:b/>
                    <w:bCs/>
                    <w:color w:val="FFFFFF"/>
                    <w:sz w:val="16"/>
                    <w:szCs w:val="16"/>
                  </w:rPr>
                </w:rPrChange>
              </w:rPr>
            </w:pPr>
            <w:r w:rsidRPr="00184A3A">
              <w:rPr>
                <w:b/>
                <w:bCs/>
                <w:color w:val="FFFFFF"/>
                <w:sz w:val="16"/>
                <w:szCs w:val="16"/>
                <w:rPrChange w:id="9656" w:author="Edward Leung" w:date="2017-01-10T12:35:00Z">
                  <w:rPr>
                    <w:b/>
                    <w:bCs/>
                    <w:color w:val="FFFFFF"/>
                    <w:sz w:val="16"/>
                    <w:szCs w:val="16"/>
                  </w:rPr>
                </w:rPrChange>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Change w:id="9657" w:author="Edward Leung" w:date="2017-01-10T12:35:00Z">
                  <w:rPr>
                    <w:b/>
                    <w:bCs/>
                    <w:color w:val="FFFFFF"/>
                    <w:sz w:val="16"/>
                    <w:szCs w:val="16"/>
                  </w:rPr>
                </w:rPrChange>
              </w:rPr>
            </w:pPr>
            <w:r w:rsidRPr="00184A3A">
              <w:rPr>
                <w:b/>
                <w:bCs/>
                <w:color w:val="FFFFFF"/>
                <w:sz w:val="16"/>
                <w:szCs w:val="16"/>
                <w:rPrChange w:id="9658"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Change w:id="9659" w:author="Edward Leung" w:date="2017-01-10T12:35:00Z">
                  <w:rPr>
                    <w:b/>
                    <w:bCs/>
                    <w:color w:val="FFFFFF"/>
                    <w:sz w:val="16"/>
                    <w:szCs w:val="16"/>
                  </w:rPr>
                </w:rPrChange>
              </w:rPr>
            </w:pPr>
            <w:r w:rsidRPr="00184A3A">
              <w:rPr>
                <w:b/>
                <w:bCs/>
                <w:color w:val="FFFFFF"/>
                <w:sz w:val="16"/>
                <w:szCs w:val="16"/>
                <w:rPrChange w:id="9660"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Change w:id="9661" w:author="Edward Leung" w:date="2017-01-10T12:35:00Z">
                  <w:rPr>
                    <w:b/>
                    <w:bCs/>
                    <w:color w:val="FFFFFF"/>
                    <w:sz w:val="16"/>
                    <w:szCs w:val="16"/>
                  </w:rPr>
                </w:rPrChange>
              </w:rPr>
            </w:pPr>
            <w:r w:rsidRPr="00184A3A">
              <w:rPr>
                <w:b/>
                <w:bCs/>
                <w:color w:val="FFFFFF"/>
                <w:sz w:val="16"/>
                <w:szCs w:val="16"/>
                <w:rPrChange w:id="9662"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Change w:id="9663" w:author="Edward Leung" w:date="2017-01-10T12:35:00Z">
                  <w:rPr>
                    <w:b/>
                    <w:bCs/>
                    <w:color w:val="FFFFFF"/>
                    <w:sz w:val="16"/>
                    <w:szCs w:val="16"/>
                  </w:rPr>
                </w:rPrChange>
              </w:rPr>
            </w:pPr>
            <w:r w:rsidRPr="00184A3A">
              <w:rPr>
                <w:b/>
                <w:bCs/>
                <w:color w:val="FFFFFF"/>
                <w:sz w:val="16"/>
                <w:szCs w:val="16"/>
                <w:rPrChange w:id="9664"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Change w:id="9665" w:author="Edward Leung" w:date="2017-01-10T12:35:00Z">
                  <w:rPr>
                    <w:b/>
                    <w:bCs/>
                    <w:color w:val="FFFFFF"/>
                    <w:sz w:val="16"/>
                    <w:szCs w:val="16"/>
                  </w:rPr>
                </w:rPrChange>
              </w:rPr>
            </w:pPr>
            <w:r w:rsidRPr="00184A3A">
              <w:rPr>
                <w:b/>
                <w:bCs/>
                <w:color w:val="FFFFFF"/>
                <w:sz w:val="16"/>
                <w:szCs w:val="16"/>
                <w:rPrChange w:id="9666" w:author="Edward Leung" w:date="2017-01-10T12:35:00Z">
                  <w:rPr>
                    <w:b/>
                    <w:bCs/>
                    <w:color w:val="FFFFFF"/>
                    <w:sz w:val="16"/>
                    <w:szCs w:val="16"/>
                  </w:rPr>
                </w:rPrChange>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Change w:id="9667" w:author="Edward Leung" w:date="2017-01-10T12:35:00Z">
                  <w:rPr>
                    <w:rFonts w:eastAsia="SimSun"/>
                    <w:b/>
                    <w:bCs/>
                    <w:color w:val="FFFFFF"/>
                    <w:sz w:val="16"/>
                    <w:szCs w:val="16"/>
                  </w:rPr>
                </w:rPrChange>
              </w:rPr>
            </w:pPr>
            <w:r w:rsidRPr="00184A3A">
              <w:rPr>
                <w:b/>
                <w:bCs/>
                <w:color w:val="FFFFFF"/>
                <w:sz w:val="16"/>
                <w:szCs w:val="16"/>
                <w:rPrChange w:id="9668" w:author="Edward Leung" w:date="2017-01-10T12:35:00Z">
                  <w:rPr>
                    <w:b/>
                    <w:bCs/>
                    <w:color w:val="FFFFFF"/>
                    <w:sz w:val="16"/>
                    <w:szCs w:val="16"/>
                  </w:rPr>
                </w:rPrChange>
              </w:rPr>
              <w:t>JSON Example</w:t>
            </w:r>
          </w:p>
        </w:tc>
      </w:tr>
    </w:tbl>
    <w:p w14:paraId="4EA8917C" w14:textId="77777777" w:rsidR="007E4470" w:rsidRPr="00184A3A" w:rsidRDefault="007E4470" w:rsidP="007E4470">
      <w:pPr>
        <w:rPr>
          <w:b/>
          <w:u w:val="single"/>
          <w:rPrChange w:id="9669" w:author="Edward Leung" w:date="2017-01-10T12:35:00Z">
            <w:rPr>
              <w:b/>
              <w:u w:val="single"/>
            </w:rPr>
          </w:rPrChange>
        </w:rPr>
      </w:pPr>
    </w:p>
    <w:p w14:paraId="086EEB5E" w14:textId="77777777" w:rsidR="003562C8" w:rsidRPr="00184A3A" w:rsidRDefault="003562C8" w:rsidP="003562C8">
      <w:pPr>
        <w:rPr>
          <w:rPrChange w:id="9670" w:author="Edward Leung" w:date="2017-01-10T12:35:00Z">
            <w:rPr/>
          </w:rPrChange>
        </w:rPr>
      </w:pPr>
      <w:r w:rsidRPr="00184A3A">
        <w:rPr>
          <w:rPrChange w:id="9671" w:author="Edward Leung" w:date="2017-01-10T12:35:00Z">
            <w:rPr/>
          </w:rPrChange>
        </w:rPr>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Change w:id="9672" w:author="Edward Leung" w:date="2017-01-10T12:35:00Z">
                  <w:rPr>
                    <w:b/>
                    <w:bCs/>
                    <w:color w:val="FFFFFF"/>
                    <w:sz w:val="16"/>
                    <w:szCs w:val="16"/>
                    <w:lang w:eastAsia="zh-CN"/>
                  </w:rPr>
                </w:rPrChange>
              </w:rPr>
            </w:pPr>
            <w:r w:rsidRPr="00184A3A">
              <w:rPr>
                <w:b/>
                <w:bCs/>
                <w:color w:val="FFFFFF"/>
                <w:sz w:val="16"/>
                <w:szCs w:val="16"/>
                <w:rPrChange w:id="9673" w:author="Edward Leung" w:date="2017-01-10T12:35:00Z">
                  <w:rPr>
                    <w:b/>
                    <w:bCs/>
                    <w:color w:val="FFFFFF"/>
                    <w:sz w:val="16"/>
                    <w:szCs w:val="16"/>
                  </w:rPr>
                </w:rPrChange>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Change w:id="9674" w:author="Edward Leung" w:date="2017-01-10T12:35:00Z">
                  <w:rPr>
                    <w:b/>
                    <w:bCs/>
                    <w:color w:val="FFFFFF"/>
                    <w:sz w:val="16"/>
                    <w:szCs w:val="16"/>
                  </w:rPr>
                </w:rPrChange>
              </w:rPr>
            </w:pPr>
            <w:r w:rsidRPr="00184A3A">
              <w:rPr>
                <w:b/>
                <w:bCs/>
                <w:color w:val="FFFFFF"/>
                <w:sz w:val="16"/>
                <w:szCs w:val="16"/>
                <w:rPrChange w:id="9675" w:author="Edward Leung" w:date="2017-01-10T12:35:00Z">
                  <w:rPr>
                    <w:b/>
                    <w:bCs/>
                    <w:color w:val="FFFFFF"/>
                    <w:sz w:val="16"/>
                    <w:szCs w:val="16"/>
                  </w:rPr>
                </w:rPrChange>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Change w:id="9676" w:author="Edward Leung" w:date="2017-01-10T12:35:00Z">
                  <w:rPr>
                    <w:b/>
                    <w:bCs/>
                    <w:color w:val="FFFFFF"/>
                    <w:sz w:val="16"/>
                    <w:szCs w:val="16"/>
                  </w:rPr>
                </w:rPrChange>
              </w:rPr>
            </w:pPr>
            <w:r w:rsidRPr="00184A3A">
              <w:rPr>
                <w:b/>
                <w:bCs/>
                <w:color w:val="FFFFFF"/>
                <w:sz w:val="16"/>
                <w:szCs w:val="16"/>
                <w:rPrChange w:id="9677"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Change w:id="9678" w:author="Edward Leung" w:date="2017-01-10T12:35:00Z">
                  <w:rPr>
                    <w:b/>
                    <w:bCs/>
                    <w:color w:val="FFFFFF"/>
                    <w:sz w:val="16"/>
                    <w:szCs w:val="16"/>
                  </w:rPr>
                </w:rPrChange>
              </w:rPr>
            </w:pPr>
            <w:r w:rsidRPr="00184A3A">
              <w:rPr>
                <w:b/>
                <w:bCs/>
                <w:color w:val="FFFFFF"/>
                <w:sz w:val="16"/>
                <w:szCs w:val="16"/>
                <w:rPrChange w:id="9679"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Change w:id="9680" w:author="Edward Leung" w:date="2017-01-10T12:35:00Z">
                  <w:rPr>
                    <w:b/>
                    <w:bCs/>
                    <w:color w:val="FFFFFF"/>
                    <w:sz w:val="16"/>
                    <w:szCs w:val="16"/>
                  </w:rPr>
                </w:rPrChange>
              </w:rPr>
            </w:pPr>
            <w:r w:rsidRPr="00184A3A">
              <w:rPr>
                <w:b/>
                <w:bCs/>
                <w:color w:val="FFFFFF"/>
                <w:sz w:val="16"/>
                <w:szCs w:val="16"/>
                <w:rPrChange w:id="9681"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Change w:id="9682" w:author="Edward Leung" w:date="2017-01-10T12:35:00Z">
                  <w:rPr>
                    <w:b/>
                    <w:bCs/>
                    <w:color w:val="FFFFFF"/>
                    <w:sz w:val="16"/>
                    <w:szCs w:val="16"/>
                  </w:rPr>
                </w:rPrChange>
              </w:rPr>
            </w:pPr>
            <w:r w:rsidRPr="00184A3A">
              <w:rPr>
                <w:b/>
                <w:bCs/>
                <w:color w:val="FFFFFF"/>
                <w:sz w:val="16"/>
                <w:szCs w:val="16"/>
                <w:rPrChange w:id="9683"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Change w:id="9684" w:author="Edward Leung" w:date="2017-01-10T12:35:00Z">
                  <w:rPr>
                    <w:b/>
                    <w:bCs/>
                    <w:color w:val="FFFFFF"/>
                    <w:sz w:val="16"/>
                    <w:szCs w:val="16"/>
                  </w:rPr>
                </w:rPrChange>
              </w:rPr>
            </w:pPr>
            <w:r w:rsidRPr="00184A3A">
              <w:rPr>
                <w:b/>
                <w:bCs/>
                <w:color w:val="FFFFFF"/>
                <w:sz w:val="16"/>
                <w:szCs w:val="16"/>
                <w:rPrChange w:id="9685" w:author="Edward Leung" w:date="2017-01-10T12:35:00Z">
                  <w:rPr>
                    <w:b/>
                    <w:bCs/>
                    <w:color w:val="FFFFFF"/>
                    <w:sz w:val="16"/>
                    <w:szCs w:val="16"/>
                  </w:rPr>
                </w:rPrChange>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Change w:id="9686" w:author="Edward Leung" w:date="2017-01-10T12:35:00Z">
                  <w:rPr>
                    <w:rFonts w:eastAsia="SimSun"/>
                    <w:b/>
                    <w:bCs/>
                    <w:color w:val="FFFFFF"/>
                    <w:sz w:val="16"/>
                    <w:szCs w:val="16"/>
                  </w:rPr>
                </w:rPrChange>
              </w:rPr>
            </w:pPr>
            <w:r w:rsidRPr="00184A3A">
              <w:rPr>
                <w:b/>
                <w:bCs/>
                <w:color w:val="FFFFFF"/>
                <w:sz w:val="16"/>
                <w:szCs w:val="16"/>
                <w:rPrChange w:id="9687" w:author="Edward Leung" w:date="2017-01-10T12:35:00Z">
                  <w:rPr>
                    <w:b/>
                    <w:bCs/>
                    <w:color w:val="FFFFFF"/>
                    <w:sz w:val="16"/>
                    <w:szCs w:val="16"/>
                  </w:rPr>
                </w:rPrChange>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Change w:id="9688" w:author="Edward Leung" w:date="2017-01-10T12:35:00Z">
                  <w:rPr>
                    <w:color w:val="000000"/>
                    <w:sz w:val="16"/>
                    <w:szCs w:val="16"/>
                  </w:rPr>
                </w:rPrChange>
              </w:rPr>
            </w:pPr>
            <w:r w:rsidRPr="00184A3A">
              <w:rPr>
                <w:color w:val="000000"/>
                <w:sz w:val="16"/>
                <w:szCs w:val="16"/>
                <w:rPrChange w:id="9689" w:author="Edward Leung" w:date="2017-01-10T12:35:00Z">
                  <w:rPr>
                    <w:color w:val="000000"/>
                    <w:sz w:val="16"/>
                    <w:szCs w:val="16"/>
                  </w:rPr>
                </w:rPrChange>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Change w:id="9690" w:author="Edward Leung" w:date="2017-01-10T12:35:00Z">
                  <w:rPr>
                    <w:color w:val="000000"/>
                    <w:sz w:val="16"/>
                    <w:szCs w:val="16"/>
                  </w:rPr>
                </w:rPrChange>
              </w:rPr>
            </w:pPr>
            <w:r w:rsidRPr="00184A3A">
              <w:rPr>
                <w:color w:val="000000"/>
                <w:sz w:val="16"/>
                <w:szCs w:val="16"/>
                <w:rPrChange w:id="9691" w:author="Edward Leung" w:date="2017-01-10T12:35:00Z">
                  <w:rPr>
                    <w:color w:val="000000"/>
                    <w:sz w:val="16"/>
                    <w:szCs w:val="16"/>
                  </w:rPr>
                </w:rPrChange>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Change w:id="9692" w:author="Edward Leung" w:date="2017-01-10T12:35:00Z">
                  <w:rPr>
                    <w:rFonts w:cs="Arial"/>
                    <w:sz w:val="16"/>
                    <w:szCs w:val="16"/>
                  </w:rPr>
                </w:rPrChange>
              </w:rPr>
            </w:pPr>
            <w:r w:rsidRPr="00184A3A">
              <w:rPr>
                <w:rFonts w:cs="Arial"/>
                <w:color w:val="000000"/>
                <w:sz w:val="16"/>
                <w:szCs w:val="16"/>
                <w:rPrChange w:id="9693" w:author="Edward Leung" w:date="2017-01-10T12:35:00Z">
                  <w:rPr>
                    <w:rFonts w:cs="Arial"/>
                    <w:color w:val="000000"/>
                    <w:sz w:val="16"/>
                    <w:szCs w:val="16"/>
                  </w:rPr>
                </w:rPrChange>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Change w:id="9694" w:author="Edward Leung" w:date="2017-01-10T12:35:00Z">
                  <w:rPr>
                    <w:color w:val="000000"/>
                    <w:sz w:val="16"/>
                    <w:szCs w:val="16"/>
                  </w:rPr>
                </w:rPrChange>
              </w:rPr>
            </w:pPr>
            <w:r w:rsidRPr="00184A3A">
              <w:rPr>
                <w:color w:val="000000"/>
                <w:sz w:val="16"/>
                <w:szCs w:val="16"/>
                <w:rPrChange w:id="969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Change w:id="9696" w:author="Edward Leung" w:date="2017-01-10T12:35:00Z">
                  <w:rPr>
                    <w:color w:val="000000"/>
                    <w:sz w:val="16"/>
                    <w:szCs w:val="16"/>
                  </w:rPr>
                </w:rPrChange>
              </w:rPr>
            </w:pPr>
            <w:r w:rsidRPr="00184A3A">
              <w:rPr>
                <w:color w:val="000000"/>
                <w:sz w:val="16"/>
                <w:szCs w:val="16"/>
                <w:rPrChange w:id="9697"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Change w:id="969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Change w:id="9699" w:author="Edward Leung" w:date="2017-01-10T12:35:00Z">
                  <w:rPr>
                    <w:color w:val="000000"/>
                    <w:sz w:val="16"/>
                    <w:szCs w:val="16"/>
                  </w:rPr>
                </w:rPrChange>
              </w:rPr>
            </w:pPr>
            <w:r w:rsidRPr="00184A3A">
              <w:rPr>
                <w:color w:val="000000"/>
                <w:sz w:val="16"/>
                <w:szCs w:val="16"/>
                <w:rPrChange w:id="9700" w:author="Edward Leung" w:date="2017-01-10T12:35:00Z">
                  <w:rPr>
                    <w:color w:val="000000"/>
                    <w:sz w:val="16"/>
                    <w:szCs w:val="16"/>
                  </w:rPr>
                </w:rPrChange>
              </w:rPr>
              <w:t>&lt;status</w:t>
            </w:r>
            <w:r w:rsidR="0013302E" w:rsidRPr="00184A3A">
              <w:rPr>
                <w:color w:val="000000"/>
                <w:sz w:val="16"/>
                <w:szCs w:val="16"/>
                <w:rPrChange w:id="9701" w:author="Edward Leung" w:date="2017-01-10T12:35:00Z">
                  <w:rPr>
                    <w:color w:val="000000"/>
                    <w:sz w:val="16"/>
                    <w:szCs w:val="16"/>
                  </w:rPr>
                </w:rPrChange>
              </w:rPr>
              <w:t>&gt;</w:t>
            </w:r>
            <w:r w:rsidRPr="00184A3A">
              <w:rPr>
                <w:color w:val="000000"/>
                <w:sz w:val="16"/>
                <w:szCs w:val="16"/>
                <w:rPrChange w:id="9702" w:author="Edward Leung" w:date="2017-01-10T12:35:00Z">
                  <w:rPr>
                    <w:color w:val="000000"/>
                    <w:sz w:val="16"/>
                    <w:szCs w:val="16"/>
                  </w:rPr>
                </w:rPrChange>
              </w:rPr>
              <w:t>MXM</w:t>
            </w:r>
          </w:p>
          <w:p w14:paraId="462FDDBA" w14:textId="4372B3DB" w:rsidR="007E4470" w:rsidRPr="00184A3A" w:rsidRDefault="0013302E" w:rsidP="003562C8">
            <w:pPr>
              <w:spacing w:after="0"/>
              <w:rPr>
                <w:sz w:val="16"/>
                <w:szCs w:val="16"/>
                <w:rPrChange w:id="9703" w:author="Edward Leung" w:date="2017-01-10T12:35:00Z">
                  <w:rPr>
                    <w:sz w:val="16"/>
                    <w:szCs w:val="16"/>
                  </w:rPr>
                </w:rPrChange>
              </w:rPr>
            </w:pPr>
            <w:r w:rsidRPr="00184A3A">
              <w:rPr>
                <w:color w:val="000000"/>
                <w:sz w:val="16"/>
                <w:szCs w:val="16"/>
                <w:rPrChange w:id="9704" w:author="Edward Leung" w:date="2017-01-10T12:35:00Z">
                  <w:rPr>
                    <w:color w:val="000000"/>
                    <w:sz w:val="16"/>
                    <w:szCs w:val="16"/>
                  </w:rPr>
                </w:rPrChange>
              </w:rPr>
              <w:t>&lt;/</w:t>
            </w:r>
            <w:r w:rsidR="007E4470" w:rsidRPr="00184A3A">
              <w:rPr>
                <w:color w:val="000000"/>
                <w:sz w:val="16"/>
                <w:szCs w:val="16"/>
                <w:rPrChange w:id="9705" w:author="Edward Leung" w:date="2017-01-10T12:35:00Z">
                  <w:rPr>
                    <w:color w:val="000000"/>
                    <w:sz w:val="16"/>
                    <w:szCs w:val="16"/>
                  </w:rPr>
                </w:rPrChange>
              </w:rPr>
              <w:t>branchId</w:t>
            </w:r>
            <w:r w:rsidRPr="00184A3A">
              <w:rPr>
                <w:color w:val="000000"/>
                <w:sz w:val="16"/>
                <w:szCs w:val="16"/>
                <w:rPrChange w:id="9706"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Change w:id="9707" w:author="Edward Leung" w:date="2017-01-10T12:35:00Z">
                  <w:rPr>
                    <w:color w:val="000000"/>
                    <w:sz w:val="16"/>
                    <w:szCs w:val="16"/>
                  </w:rPr>
                </w:rPrChange>
              </w:rPr>
            </w:pPr>
            <w:r w:rsidRPr="00184A3A">
              <w:rPr>
                <w:color w:val="000000"/>
                <w:sz w:val="16"/>
                <w:szCs w:val="16"/>
                <w:rPrChange w:id="9708" w:author="Edward Leung" w:date="2017-01-10T12:35:00Z">
                  <w:rPr>
                    <w:color w:val="000000"/>
                    <w:sz w:val="16"/>
                    <w:szCs w:val="16"/>
                  </w:rPr>
                </w:rPrChange>
              </w:rPr>
              <w:t>{“status”:”A”}</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Change w:id="9709" w:author="Edward Leung" w:date="2017-01-10T12:35:00Z">
                  <w:rPr>
                    <w:color w:val="000000"/>
                    <w:sz w:val="16"/>
                    <w:szCs w:val="16"/>
                  </w:rPr>
                </w:rPrChange>
              </w:rPr>
            </w:pPr>
            <w:r w:rsidRPr="00184A3A">
              <w:rPr>
                <w:color w:val="000000"/>
                <w:sz w:val="16"/>
                <w:szCs w:val="16"/>
                <w:rPrChange w:id="9710" w:author="Edward Leung" w:date="2017-01-10T12:35:00Z">
                  <w:rPr>
                    <w:color w:val="000000"/>
                    <w:sz w:val="16"/>
                    <w:szCs w:val="16"/>
                  </w:rPr>
                </w:rPrChange>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Change w:id="9711" w:author="Edward Leung" w:date="2017-01-10T12:35:00Z">
                  <w:rPr>
                    <w:color w:val="000000"/>
                    <w:sz w:val="16"/>
                    <w:szCs w:val="16"/>
                  </w:rPr>
                </w:rPrChange>
              </w:rPr>
            </w:pPr>
            <w:r w:rsidRPr="00184A3A">
              <w:rPr>
                <w:color w:val="000000"/>
                <w:sz w:val="16"/>
                <w:szCs w:val="16"/>
                <w:rPrChange w:id="9712" w:author="Edward Leung" w:date="2017-01-10T12:35:00Z">
                  <w:rPr>
                    <w:color w:val="000000"/>
                    <w:sz w:val="16"/>
                    <w:szCs w:val="16"/>
                  </w:rPr>
                </w:rPrChange>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Change w:id="9713" w:author="Edward Leung" w:date="2017-01-10T12:35:00Z">
                  <w:rPr>
                    <w:rFonts w:cs="Arial"/>
                    <w:sz w:val="16"/>
                    <w:szCs w:val="16"/>
                  </w:rPr>
                </w:rPrChange>
              </w:rPr>
            </w:pPr>
            <w:r w:rsidRPr="00184A3A">
              <w:rPr>
                <w:rFonts w:cs="Arial"/>
                <w:color w:val="000000"/>
                <w:sz w:val="16"/>
                <w:szCs w:val="16"/>
                <w:rPrChange w:id="9714" w:author="Edward Leung" w:date="2017-01-10T12:35:00Z">
                  <w:rPr>
                    <w:rFonts w:cs="Arial"/>
                    <w:color w:val="000000"/>
                    <w:sz w:val="16"/>
                    <w:szCs w:val="16"/>
                  </w:rPr>
                </w:rPrChange>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Change w:id="9715" w:author="Edward Leung" w:date="2017-01-10T12:35:00Z">
                  <w:rPr>
                    <w:color w:val="000000"/>
                    <w:sz w:val="16"/>
                    <w:szCs w:val="16"/>
                  </w:rPr>
                </w:rPrChange>
              </w:rPr>
            </w:pPr>
            <w:r w:rsidRPr="00184A3A">
              <w:rPr>
                <w:color w:val="000000"/>
                <w:sz w:val="16"/>
                <w:szCs w:val="16"/>
                <w:rPrChange w:id="971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Change w:id="9717" w:author="Edward Leung" w:date="2017-01-10T12:35:00Z">
                  <w:rPr>
                    <w:color w:val="000000"/>
                    <w:sz w:val="16"/>
                    <w:szCs w:val="16"/>
                  </w:rPr>
                </w:rPrChange>
              </w:rPr>
            </w:pPr>
            <w:r w:rsidRPr="00184A3A">
              <w:rPr>
                <w:color w:val="000000"/>
                <w:sz w:val="16"/>
                <w:szCs w:val="16"/>
                <w:rPrChange w:id="9718"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Change w:id="9719" w:author="Edward Leung" w:date="2017-01-10T12:35:00Z">
                  <w:rPr>
                    <w:sz w:val="16"/>
                    <w:szCs w:val="16"/>
                  </w:rPr>
                </w:rPrChange>
              </w:rPr>
            </w:pPr>
            <w:r w:rsidRPr="00184A3A">
              <w:rPr>
                <w:sz w:val="16"/>
                <w:szCs w:val="16"/>
                <w:rPrChange w:id="9720"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Change w:id="9721" w:author="Edward Leung" w:date="2017-01-10T12:35:00Z">
                  <w:rPr>
                    <w:color w:val="000000"/>
                    <w:sz w:val="16"/>
                    <w:szCs w:val="16"/>
                  </w:rPr>
                </w:rPrChange>
              </w:rPr>
            </w:pPr>
            <w:r w:rsidRPr="00184A3A">
              <w:rPr>
                <w:color w:val="000000"/>
                <w:sz w:val="16"/>
                <w:szCs w:val="16"/>
                <w:rPrChange w:id="9722" w:author="Edward Leung" w:date="2017-01-10T12:35:00Z">
                  <w:rPr>
                    <w:color w:val="000000"/>
                    <w:sz w:val="16"/>
                    <w:szCs w:val="16"/>
                  </w:rPr>
                </w:rPrChange>
              </w:rPr>
              <w:t>&lt;remark</w:t>
            </w:r>
            <w:r w:rsidR="0013302E" w:rsidRPr="00184A3A">
              <w:rPr>
                <w:color w:val="000000"/>
                <w:sz w:val="16"/>
                <w:szCs w:val="16"/>
                <w:rPrChange w:id="9723" w:author="Edward Leung" w:date="2017-01-10T12:35:00Z">
                  <w:rPr>
                    <w:color w:val="000000"/>
                    <w:sz w:val="16"/>
                    <w:szCs w:val="16"/>
                  </w:rPr>
                </w:rPrChange>
              </w:rPr>
              <w:t>&gt;</w:t>
            </w:r>
          </w:p>
          <w:p w14:paraId="186B0D10" w14:textId="0D4D9D2A" w:rsidR="007E4470" w:rsidRPr="00184A3A" w:rsidRDefault="0013302E" w:rsidP="003562C8">
            <w:pPr>
              <w:spacing w:after="0"/>
              <w:rPr>
                <w:sz w:val="16"/>
                <w:szCs w:val="16"/>
                <w:rPrChange w:id="9724" w:author="Edward Leung" w:date="2017-01-10T12:35:00Z">
                  <w:rPr>
                    <w:sz w:val="16"/>
                    <w:szCs w:val="16"/>
                  </w:rPr>
                </w:rPrChange>
              </w:rPr>
            </w:pPr>
            <w:r w:rsidRPr="00184A3A">
              <w:rPr>
                <w:color w:val="000000"/>
                <w:sz w:val="16"/>
                <w:szCs w:val="16"/>
                <w:rPrChange w:id="9725" w:author="Edward Leung" w:date="2017-01-10T12:35:00Z">
                  <w:rPr>
                    <w:color w:val="000000"/>
                    <w:sz w:val="16"/>
                    <w:szCs w:val="16"/>
                  </w:rPr>
                </w:rPrChange>
              </w:rPr>
              <w:t>&lt;/</w:t>
            </w:r>
            <w:r w:rsidR="007E4470" w:rsidRPr="00184A3A">
              <w:rPr>
                <w:color w:val="000000"/>
                <w:sz w:val="16"/>
                <w:szCs w:val="16"/>
                <w:rPrChange w:id="9726" w:author="Edward Leung" w:date="2017-01-10T12:35:00Z">
                  <w:rPr>
                    <w:color w:val="000000"/>
                    <w:sz w:val="16"/>
                    <w:szCs w:val="16"/>
                  </w:rPr>
                </w:rPrChange>
              </w:rPr>
              <w:t>remark</w:t>
            </w:r>
            <w:r w:rsidRPr="00184A3A">
              <w:rPr>
                <w:color w:val="000000"/>
                <w:sz w:val="16"/>
                <w:szCs w:val="16"/>
                <w:rPrChange w:id="9727"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Change w:id="9728" w:author="Edward Leung" w:date="2017-01-10T12:35:00Z">
                  <w:rPr>
                    <w:color w:val="000000"/>
                    <w:sz w:val="16"/>
                    <w:szCs w:val="16"/>
                  </w:rPr>
                </w:rPrChange>
              </w:rPr>
            </w:pPr>
            <w:r w:rsidRPr="00184A3A">
              <w:rPr>
                <w:color w:val="000000"/>
                <w:sz w:val="16"/>
                <w:szCs w:val="16"/>
                <w:rPrChange w:id="9729" w:author="Edward Leung" w:date="2017-01-10T12:35:00Z">
                  <w:rPr>
                    <w:color w:val="000000"/>
                    <w:sz w:val="16"/>
                    <w:szCs w:val="16"/>
                  </w:rPr>
                </w:rPrChange>
              </w:rPr>
              <w:t>{“remark”:””}</w:t>
            </w:r>
          </w:p>
        </w:tc>
      </w:tr>
    </w:tbl>
    <w:p w14:paraId="7706543B" w14:textId="77777777" w:rsidR="007E4470" w:rsidRPr="00184A3A" w:rsidRDefault="007E4470" w:rsidP="007E4470">
      <w:pPr>
        <w:rPr>
          <w:rPrChange w:id="9730" w:author="Edward Leung" w:date="2017-01-10T12:35:00Z">
            <w:rPr/>
          </w:rPrChange>
        </w:rPr>
      </w:pPr>
      <w:r w:rsidRPr="00184A3A">
        <w:rPr>
          <w:rPrChange w:id="9731" w:author="Edward Leung" w:date="2017-01-10T12:35:00Z">
            <w:rPr/>
          </w:rPrChange>
        </w:rPr>
        <w:tab/>
      </w:r>
    </w:p>
    <w:p w14:paraId="38B4E898" w14:textId="77777777" w:rsidR="003562C8" w:rsidRPr="00184A3A" w:rsidRDefault="003562C8" w:rsidP="007E4470">
      <w:pPr>
        <w:pStyle w:val="Heading2"/>
        <w:rPr>
          <w:lang w:eastAsia="zh-TW"/>
          <w:rPrChange w:id="9732" w:author="Edward Leung" w:date="2017-01-10T12:35:00Z">
            <w:rPr>
              <w:lang w:eastAsia="zh-TW"/>
            </w:rPr>
          </w:rPrChange>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Heading2"/>
        <w:rPr>
          <w:rPrChange w:id="9733" w:author="Edward Leung" w:date="2017-01-10T12:35:00Z">
            <w:rPr/>
          </w:rPrChange>
        </w:rPr>
      </w:pPr>
      <w:bookmarkStart w:id="9734" w:name="_Toc471750763"/>
      <w:r w:rsidRPr="00184A3A">
        <w:rPr>
          <w:lang w:eastAsia="zh-TW"/>
          <w:rPrChange w:id="9735" w:author="Edward Leung" w:date="2017-01-10T12:35:00Z">
            <w:rPr>
              <w:lang w:eastAsia="zh-TW"/>
            </w:rPr>
          </w:rPrChange>
        </w:rPr>
        <w:lastRenderedPageBreak/>
        <w:t>EDW Checksum</w:t>
      </w:r>
      <w:r w:rsidRPr="00184A3A">
        <w:rPr>
          <w:rPrChange w:id="9736" w:author="Edward Leung" w:date="2017-01-10T12:35:00Z">
            <w:rPr/>
          </w:rPrChange>
        </w:rPr>
        <w:t xml:space="preserve"> Web Service</w:t>
      </w:r>
      <w:bookmarkEnd w:id="9734"/>
    </w:p>
    <w:p w14:paraId="3AF1D1C0" w14:textId="77777777" w:rsidR="007E4470" w:rsidRPr="00184A3A" w:rsidRDefault="007E4470" w:rsidP="007E4470">
      <w:pPr>
        <w:pStyle w:val="Heading3"/>
        <w:rPr>
          <w:color w:val="auto"/>
          <w:lang w:eastAsia="zh-HK"/>
          <w:rPrChange w:id="9737" w:author="Edward Leung" w:date="2017-01-10T12:35:00Z">
            <w:rPr>
              <w:color w:val="auto"/>
              <w:lang w:eastAsia="zh-HK"/>
            </w:rPr>
          </w:rPrChange>
        </w:rPr>
      </w:pPr>
      <w:r w:rsidRPr="00184A3A">
        <w:rPr>
          <w:rPrChange w:id="9738" w:author="Edward Leung" w:date="2017-01-10T12:35:00Z">
            <w:rPr>
              <w:noProof/>
            </w:rPr>
          </w:rPrChange>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rPr>
          <w:color w:val="auto"/>
          <w:rPrChange w:id="9739" w:author="Edward Leung" w:date="2017-01-10T12:35:00Z">
            <w:rPr>
              <w:color w:val="auto"/>
            </w:rPr>
          </w:rPrChange>
        </w:rPr>
        <w:t xml:space="preserve">Process/Work Flow </w:t>
      </w:r>
    </w:p>
    <w:p w14:paraId="6A08834C" w14:textId="77777777" w:rsidR="007E4470" w:rsidRPr="00184A3A" w:rsidRDefault="007E4470" w:rsidP="007E4470">
      <w:pPr>
        <w:rPr>
          <w:rPrChange w:id="9740" w:author="Edward Leung" w:date="2017-01-10T12:35:00Z">
            <w:rPr/>
          </w:rPrChange>
        </w:rPr>
      </w:pPr>
    </w:p>
    <w:p w14:paraId="63A1DE90" w14:textId="77777777" w:rsidR="007E4470" w:rsidRPr="00184A3A" w:rsidRDefault="007E4470" w:rsidP="007E4470">
      <w:pPr>
        <w:rPr>
          <w:rPrChange w:id="9741" w:author="Edward Leung" w:date="2017-01-10T12:35:00Z">
            <w:rPr/>
          </w:rPrChange>
        </w:rPr>
      </w:pPr>
    </w:p>
    <w:p w14:paraId="53E41FFD" w14:textId="77777777" w:rsidR="007E4470" w:rsidRPr="00184A3A" w:rsidRDefault="007E4470" w:rsidP="007E4470">
      <w:pPr>
        <w:rPr>
          <w:rPrChange w:id="9742" w:author="Edward Leung" w:date="2017-01-10T12:35:00Z">
            <w:rPr/>
          </w:rPrChange>
        </w:rPr>
      </w:pPr>
    </w:p>
    <w:p w14:paraId="71AC1967" w14:textId="77777777" w:rsidR="007E4470" w:rsidRPr="00184A3A" w:rsidRDefault="007E4470" w:rsidP="007E4470">
      <w:pPr>
        <w:rPr>
          <w:rPrChange w:id="9743" w:author="Edward Leung" w:date="2017-01-10T12:35:00Z">
            <w:rPr/>
          </w:rPrChange>
        </w:rPr>
      </w:pPr>
    </w:p>
    <w:p w14:paraId="72578538" w14:textId="77777777" w:rsidR="007E4470" w:rsidRPr="00184A3A" w:rsidRDefault="007E4470" w:rsidP="007E4470">
      <w:pPr>
        <w:rPr>
          <w:rPrChange w:id="9744" w:author="Edward Leung" w:date="2017-01-10T12:35:00Z">
            <w:rPr/>
          </w:rPrChange>
        </w:rPr>
      </w:pPr>
    </w:p>
    <w:p w14:paraId="229E987A" w14:textId="77777777" w:rsidR="007E4470" w:rsidRPr="00184A3A" w:rsidRDefault="007E4470" w:rsidP="007E4470">
      <w:pPr>
        <w:rPr>
          <w:rPrChange w:id="9745" w:author="Edward Leung" w:date="2017-01-10T12:35:00Z">
            <w:rPr/>
          </w:rPrChange>
        </w:rPr>
      </w:pPr>
    </w:p>
    <w:p w14:paraId="394C3FC9" w14:textId="77777777" w:rsidR="007E4470" w:rsidRPr="00184A3A" w:rsidRDefault="007E4470" w:rsidP="007E4470">
      <w:pPr>
        <w:rPr>
          <w:rPrChange w:id="9746" w:author="Edward Leung" w:date="2017-01-10T12:35:00Z">
            <w:rPr/>
          </w:rPrChange>
        </w:rPr>
      </w:pPr>
    </w:p>
    <w:p w14:paraId="3D37D617" w14:textId="779B97FF" w:rsidR="007E4470" w:rsidRPr="00184A3A" w:rsidRDefault="007E4470" w:rsidP="007E4470">
      <w:pPr>
        <w:pStyle w:val="ListParagraph"/>
        <w:numPr>
          <w:ilvl w:val="0"/>
          <w:numId w:val="43"/>
        </w:numPr>
        <w:spacing w:after="0" w:line="240" w:lineRule="auto"/>
        <w:rPr>
          <w:rPrChange w:id="9747" w:author="Edward Leung" w:date="2017-01-10T12:35:00Z">
            <w:rPr/>
          </w:rPrChange>
        </w:rPr>
      </w:pPr>
      <w:r w:rsidRPr="00184A3A">
        <w:rPr>
          <w:rPrChange w:id="9748" w:author="Edward Leung" w:date="2017-01-10T12:35:00Z">
            <w:rPr/>
          </w:rPrChange>
        </w:rPr>
        <w:t>Send the request the OSB Restful EDW Checksum Web Service through HTTP</w:t>
      </w:r>
      <w:r w:rsidR="003562C8" w:rsidRPr="00184A3A">
        <w:rPr>
          <w:rPrChange w:id="9749" w:author="Edward Leung" w:date="2017-01-10T12:35:00Z">
            <w:rPr/>
          </w:rPrChange>
        </w:rPr>
        <w:t>.</w:t>
      </w:r>
    </w:p>
    <w:p w14:paraId="221D028E" w14:textId="272311EA" w:rsidR="007E4470" w:rsidRPr="00184A3A" w:rsidRDefault="007E4470" w:rsidP="007E4470">
      <w:pPr>
        <w:pStyle w:val="ListParagraph"/>
        <w:numPr>
          <w:ilvl w:val="0"/>
          <w:numId w:val="43"/>
        </w:numPr>
        <w:spacing w:after="0" w:line="240" w:lineRule="auto"/>
        <w:rPr>
          <w:rPrChange w:id="9750" w:author="Edward Leung" w:date="2017-01-10T12:35:00Z">
            <w:rPr/>
          </w:rPrChange>
        </w:rPr>
      </w:pPr>
      <w:r w:rsidRPr="00184A3A">
        <w:rPr>
          <w:rPrChange w:id="9751" w:author="Edward Leung" w:date="2017-01-10T12:35:00Z">
            <w:rPr/>
          </w:rPrChange>
        </w:rPr>
        <w:t>The service will get the information from the EDW</w:t>
      </w:r>
      <w:r w:rsidR="003562C8" w:rsidRPr="00184A3A">
        <w:rPr>
          <w:rPrChange w:id="9752" w:author="Edward Leung" w:date="2017-01-10T12:35:00Z">
            <w:rPr/>
          </w:rPrChange>
        </w:rPr>
        <w:t>.</w:t>
      </w:r>
    </w:p>
    <w:p w14:paraId="4DF7BF07" w14:textId="57D3E8EC" w:rsidR="007E4470" w:rsidRPr="00184A3A" w:rsidRDefault="007E4470" w:rsidP="007E4470">
      <w:pPr>
        <w:pStyle w:val="ListParagraph"/>
        <w:numPr>
          <w:ilvl w:val="0"/>
          <w:numId w:val="43"/>
        </w:numPr>
        <w:spacing w:after="0" w:line="240" w:lineRule="auto"/>
        <w:rPr>
          <w:rPrChange w:id="9753" w:author="Edward Leung" w:date="2017-01-10T12:35:00Z">
            <w:rPr/>
          </w:rPrChange>
        </w:rPr>
      </w:pPr>
      <w:r w:rsidRPr="00184A3A">
        <w:rPr>
          <w:rPrChange w:id="9754" w:author="Edward Leung" w:date="2017-01-10T12:35:00Z">
            <w:rPr/>
          </w:rPrChange>
        </w:rPr>
        <w:t xml:space="preserve">The </w:t>
      </w:r>
      <w:r w:rsidR="003562C8" w:rsidRPr="00184A3A">
        <w:rPr>
          <w:rPrChange w:id="9755" w:author="Edward Leung" w:date="2017-01-10T12:35:00Z">
            <w:rPr/>
          </w:rPrChange>
        </w:rPr>
        <w:t>s</w:t>
      </w:r>
      <w:r w:rsidRPr="00184A3A">
        <w:rPr>
          <w:rPrChange w:id="9756" w:author="Edward Leung" w:date="2017-01-10T12:35:00Z">
            <w:rPr/>
          </w:rPrChange>
        </w:rPr>
        <w:t>ervice will return the result and status to indicate whether the request is success.</w:t>
      </w:r>
    </w:p>
    <w:p w14:paraId="541E6AF3" w14:textId="77777777" w:rsidR="003562C8" w:rsidRPr="00184A3A" w:rsidRDefault="003562C8" w:rsidP="007E4470">
      <w:pPr>
        <w:pStyle w:val="ListParagraph"/>
        <w:numPr>
          <w:ilvl w:val="0"/>
          <w:numId w:val="42"/>
        </w:numPr>
        <w:spacing w:after="0" w:line="240" w:lineRule="auto"/>
        <w:rPr>
          <w:rPrChange w:id="9757" w:author="Edward Leung" w:date="2017-01-10T12:35:00Z">
            <w:rPr/>
          </w:rPrChange>
        </w:rPr>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pPr>
        <w:rPr>
          <w:rPrChange w:id="9758" w:author="Edward Leung" w:date="2017-01-10T12:35:00Z">
            <w:rPr/>
          </w:rPrChange>
        </w:rPr>
      </w:pPr>
      <w:r w:rsidRPr="00184A3A">
        <w:rPr>
          <w:rPrChange w:id="9759" w:author="Edward Leung" w:date="2017-01-10T12:35:00Z">
            <w:rPr/>
          </w:rPrChange>
        </w:rPr>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Change w:id="9760" w:author="Edward Leung" w:date="2017-01-10T12:35:00Z">
                  <w:rPr>
                    <w:b/>
                    <w:bCs/>
                    <w:color w:val="FFFFFF"/>
                    <w:sz w:val="16"/>
                    <w:szCs w:val="16"/>
                    <w:lang w:eastAsia="zh-CN"/>
                  </w:rPr>
                </w:rPrChange>
              </w:rPr>
            </w:pPr>
            <w:r w:rsidRPr="00184A3A">
              <w:rPr>
                <w:b/>
                <w:bCs/>
                <w:color w:val="FFFFFF"/>
                <w:sz w:val="16"/>
                <w:szCs w:val="16"/>
                <w:rPrChange w:id="9761" w:author="Edward Leung" w:date="2017-01-10T12:35:00Z">
                  <w:rPr>
                    <w:b/>
                    <w:bCs/>
                    <w:color w:val="FFFFFF"/>
                    <w:sz w:val="16"/>
                    <w:szCs w:val="16"/>
                  </w:rPr>
                </w:rPrChange>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Change w:id="9762" w:author="Edward Leung" w:date="2017-01-10T12:35:00Z">
                  <w:rPr>
                    <w:b/>
                    <w:bCs/>
                    <w:color w:val="FFFFFF"/>
                    <w:sz w:val="16"/>
                    <w:szCs w:val="16"/>
                  </w:rPr>
                </w:rPrChange>
              </w:rPr>
            </w:pPr>
            <w:r w:rsidRPr="00184A3A">
              <w:rPr>
                <w:b/>
                <w:bCs/>
                <w:color w:val="FFFFFF"/>
                <w:sz w:val="16"/>
                <w:szCs w:val="16"/>
                <w:rPrChange w:id="9763" w:author="Edward Leung" w:date="2017-01-10T12:35:00Z">
                  <w:rPr>
                    <w:b/>
                    <w:bCs/>
                    <w:color w:val="FFFFFF"/>
                    <w:sz w:val="16"/>
                    <w:szCs w:val="16"/>
                  </w:rPr>
                </w:rPrChange>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Change w:id="9764" w:author="Edward Leung" w:date="2017-01-10T12:35:00Z">
                  <w:rPr>
                    <w:b/>
                    <w:bCs/>
                    <w:color w:val="FFFFFF"/>
                    <w:sz w:val="16"/>
                    <w:szCs w:val="16"/>
                  </w:rPr>
                </w:rPrChange>
              </w:rPr>
            </w:pPr>
            <w:r w:rsidRPr="00184A3A">
              <w:rPr>
                <w:b/>
                <w:bCs/>
                <w:color w:val="FFFFFF"/>
                <w:sz w:val="16"/>
                <w:szCs w:val="16"/>
                <w:rPrChange w:id="9765"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Change w:id="9766" w:author="Edward Leung" w:date="2017-01-10T12:35:00Z">
                  <w:rPr>
                    <w:b/>
                    <w:bCs/>
                    <w:color w:val="FFFFFF"/>
                    <w:sz w:val="16"/>
                    <w:szCs w:val="16"/>
                  </w:rPr>
                </w:rPrChange>
              </w:rPr>
            </w:pPr>
            <w:r w:rsidRPr="00184A3A">
              <w:rPr>
                <w:b/>
                <w:bCs/>
                <w:color w:val="FFFFFF"/>
                <w:sz w:val="16"/>
                <w:szCs w:val="16"/>
                <w:rPrChange w:id="9767"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Change w:id="9768" w:author="Edward Leung" w:date="2017-01-10T12:35:00Z">
                  <w:rPr>
                    <w:b/>
                    <w:bCs/>
                    <w:color w:val="FFFFFF"/>
                    <w:sz w:val="16"/>
                    <w:szCs w:val="16"/>
                  </w:rPr>
                </w:rPrChange>
              </w:rPr>
            </w:pPr>
            <w:r w:rsidRPr="00184A3A">
              <w:rPr>
                <w:b/>
                <w:bCs/>
                <w:color w:val="FFFFFF"/>
                <w:sz w:val="16"/>
                <w:szCs w:val="16"/>
                <w:rPrChange w:id="9769"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Change w:id="9770" w:author="Edward Leung" w:date="2017-01-10T12:35:00Z">
                  <w:rPr>
                    <w:b/>
                    <w:bCs/>
                    <w:color w:val="FFFFFF"/>
                    <w:sz w:val="16"/>
                    <w:szCs w:val="16"/>
                  </w:rPr>
                </w:rPrChange>
              </w:rPr>
            </w:pPr>
            <w:r w:rsidRPr="00184A3A">
              <w:rPr>
                <w:b/>
                <w:bCs/>
                <w:color w:val="FFFFFF"/>
                <w:sz w:val="16"/>
                <w:szCs w:val="16"/>
                <w:rPrChange w:id="9771"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Change w:id="9772" w:author="Edward Leung" w:date="2017-01-10T12:35:00Z">
                  <w:rPr>
                    <w:b/>
                    <w:bCs/>
                    <w:color w:val="FFFFFF"/>
                    <w:sz w:val="16"/>
                    <w:szCs w:val="16"/>
                  </w:rPr>
                </w:rPrChange>
              </w:rPr>
            </w:pPr>
            <w:r w:rsidRPr="00184A3A">
              <w:rPr>
                <w:b/>
                <w:bCs/>
                <w:color w:val="FFFFFF"/>
                <w:sz w:val="16"/>
                <w:szCs w:val="16"/>
                <w:rPrChange w:id="9773" w:author="Edward Leung" w:date="2017-01-10T12:35:00Z">
                  <w:rPr>
                    <w:b/>
                    <w:bCs/>
                    <w:color w:val="FFFFFF"/>
                    <w:sz w:val="16"/>
                    <w:szCs w:val="16"/>
                  </w:rPr>
                </w:rPrChange>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Change w:id="9774" w:author="Edward Leung" w:date="2017-01-10T12:35:00Z">
                  <w:rPr>
                    <w:rFonts w:eastAsia="SimSun"/>
                    <w:b/>
                    <w:bCs/>
                    <w:color w:val="FFFFFF"/>
                    <w:sz w:val="16"/>
                    <w:szCs w:val="16"/>
                  </w:rPr>
                </w:rPrChange>
              </w:rPr>
            </w:pPr>
            <w:r w:rsidRPr="00184A3A">
              <w:rPr>
                <w:b/>
                <w:bCs/>
                <w:color w:val="FFFFFF"/>
                <w:sz w:val="16"/>
                <w:szCs w:val="16"/>
                <w:rPrChange w:id="9775" w:author="Edward Leung" w:date="2017-01-10T12:35:00Z">
                  <w:rPr>
                    <w:b/>
                    <w:bCs/>
                    <w:color w:val="FFFFFF"/>
                    <w:sz w:val="16"/>
                    <w:szCs w:val="16"/>
                  </w:rPr>
                </w:rPrChange>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Change w:id="9776" w:author="Edward Leung" w:date="2017-01-10T12:35:00Z">
                  <w:rPr>
                    <w:color w:val="000000"/>
                    <w:sz w:val="16"/>
                    <w:szCs w:val="16"/>
                  </w:rPr>
                </w:rPrChange>
              </w:rPr>
            </w:pPr>
            <w:r w:rsidRPr="00184A3A">
              <w:rPr>
                <w:color w:val="000000"/>
                <w:sz w:val="16"/>
                <w:szCs w:val="16"/>
                <w:rPrChange w:id="9777" w:author="Edward Leung" w:date="2017-01-10T12:35:00Z">
                  <w:rPr>
                    <w:color w:val="000000"/>
                    <w:sz w:val="16"/>
                    <w:szCs w:val="16"/>
                  </w:rPr>
                </w:rPrChange>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Change w:id="9778" w:author="Edward Leung" w:date="2017-01-10T12:35:00Z">
                  <w:rPr>
                    <w:color w:val="000000"/>
                    <w:sz w:val="16"/>
                    <w:szCs w:val="16"/>
                  </w:rPr>
                </w:rPrChange>
              </w:rPr>
            </w:pPr>
            <w:r w:rsidRPr="00184A3A">
              <w:rPr>
                <w:color w:val="000000"/>
                <w:sz w:val="16"/>
                <w:szCs w:val="16"/>
                <w:rPrChange w:id="9779" w:author="Edward Leung" w:date="2017-01-10T12:35:00Z">
                  <w:rPr>
                    <w:color w:val="000000"/>
                    <w:sz w:val="16"/>
                    <w:szCs w:val="16"/>
                  </w:rPr>
                </w:rPrChange>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Change w:id="9780" w:author="Edward Leung" w:date="2017-01-10T12:35:00Z">
                  <w:rPr>
                    <w:rFonts w:cs="Arial"/>
                    <w:sz w:val="16"/>
                    <w:szCs w:val="16"/>
                  </w:rPr>
                </w:rPrChange>
              </w:rPr>
            </w:pPr>
            <w:r w:rsidRPr="00184A3A">
              <w:rPr>
                <w:rFonts w:cs="Arial"/>
                <w:color w:val="000000"/>
                <w:sz w:val="16"/>
                <w:szCs w:val="16"/>
                <w:rPrChange w:id="9781" w:author="Edward Leung" w:date="2017-01-10T12:35:00Z">
                  <w:rPr>
                    <w:rFonts w:cs="Arial"/>
                    <w:color w:val="000000"/>
                    <w:sz w:val="16"/>
                    <w:szCs w:val="16"/>
                  </w:rPr>
                </w:rPrChange>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Change w:id="9782" w:author="Edward Leung" w:date="2017-01-10T12:35:00Z">
                  <w:rPr>
                    <w:color w:val="000000"/>
                    <w:sz w:val="16"/>
                    <w:szCs w:val="16"/>
                  </w:rPr>
                </w:rPrChange>
              </w:rPr>
            </w:pPr>
            <w:r w:rsidRPr="00184A3A">
              <w:rPr>
                <w:color w:val="000000"/>
                <w:sz w:val="16"/>
                <w:szCs w:val="16"/>
                <w:rPrChange w:id="9783"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Change w:id="9784" w:author="Edward Leung" w:date="2017-01-10T12:35:00Z">
                  <w:rPr>
                    <w:color w:val="000000"/>
                    <w:sz w:val="16"/>
                    <w:szCs w:val="16"/>
                  </w:rPr>
                </w:rPrChange>
              </w:rPr>
            </w:pPr>
            <w:r w:rsidRPr="00184A3A">
              <w:rPr>
                <w:color w:val="000000"/>
                <w:sz w:val="16"/>
                <w:szCs w:val="16"/>
                <w:rPrChange w:id="9785"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Change w:id="9786"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Change w:id="9787" w:author="Edward Leung" w:date="2017-01-10T12:35:00Z">
                  <w:rPr>
                    <w:color w:val="000000"/>
                    <w:sz w:val="16"/>
                    <w:szCs w:val="16"/>
                  </w:rPr>
                </w:rPrChange>
              </w:rPr>
            </w:pPr>
            <w:r w:rsidRPr="00184A3A">
              <w:rPr>
                <w:color w:val="000000"/>
                <w:sz w:val="16"/>
                <w:szCs w:val="16"/>
                <w:rPrChange w:id="9788" w:author="Edward Leung" w:date="2017-01-10T12:35:00Z">
                  <w:rPr>
                    <w:color w:val="000000"/>
                    <w:sz w:val="16"/>
                    <w:szCs w:val="16"/>
                  </w:rPr>
                </w:rPrChange>
              </w:rPr>
              <w:t>&lt; branchId</w:t>
            </w:r>
            <w:r w:rsidR="0013302E" w:rsidRPr="00184A3A">
              <w:rPr>
                <w:color w:val="000000"/>
                <w:sz w:val="16"/>
                <w:szCs w:val="16"/>
                <w:rPrChange w:id="9789" w:author="Edward Leung" w:date="2017-01-10T12:35:00Z">
                  <w:rPr>
                    <w:color w:val="000000"/>
                    <w:sz w:val="16"/>
                    <w:szCs w:val="16"/>
                  </w:rPr>
                </w:rPrChange>
              </w:rPr>
              <w:t>&gt;</w:t>
            </w:r>
            <w:r w:rsidRPr="00184A3A">
              <w:rPr>
                <w:color w:val="000000"/>
                <w:sz w:val="16"/>
                <w:szCs w:val="16"/>
                <w:rPrChange w:id="9790" w:author="Edward Leung" w:date="2017-01-10T12:35:00Z">
                  <w:rPr>
                    <w:color w:val="000000"/>
                    <w:sz w:val="16"/>
                    <w:szCs w:val="16"/>
                  </w:rPr>
                </w:rPrChange>
              </w:rPr>
              <w:t>MXM</w:t>
            </w:r>
          </w:p>
          <w:p w14:paraId="09733FE0" w14:textId="3DDF9ADD" w:rsidR="007E4470" w:rsidRPr="00184A3A" w:rsidRDefault="0013302E" w:rsidP="003562C8">
            <w:pPr>
              <w:spacing w:after="0"/>
              <w:rPr>
                <w:sz w:val="16"/>
                <w:szCs w:val="16"/>
                <w:rPrChange w:id="9791" w:author="Edward Leung" w:date="2017-01-10T12:35:00Z">
                  <w:rPr>
                    <w:sz w:val="16"/>
                    <w:szCs w:val="16"/>
                  </w:rPr>
                </w:rPrChange>
              </w:rPr>
            </w:pPr>
            <w:r w:rsidRPr="00184A3A">
              <w:rPr>
                <w:color w:val="000000"/>
                <w:sz w:val="16"/>
                <w:szCs w:val="16"/>
                <w:rPrChange w:id="9792" w:author="Edward Leung" w:date="2017-01-10T12:35:00Z">
                  <w:rPr>
                    <w:color w:val="000000"/>
                    <w:sz w:val="16"/>
                    <w:szCs w:val="16"/>
                  </w:rPr>
                </w:rPrChange>
              </w:rPr>
              <w:t>&lt;/</w:t>
            </w:r>
            <w:r w:rsidR="007E4470" w:rsidRPr="00184A3A">
              <w:rPr>
                <w:color w:val="000000"/>
                <w:sz w:val="16"/>
                <w:szCs w:val="16"/>
                <w:rPrChange w:id="9793" w:author="Edward Leung" w:date="2017-01-10T12:35:00Z">
                  <w:rPr>
                    <w:color w:val="000000"/>
                    <w:sz w:val="16"/>
                    <w:szCs w:val="16"/>
                  </w:rPr>
                </w:rPrChange>
              </w:rPr>
              <w:t>branchId</w:t>
            </w:r>
            <w:r w:rsidRPr="00184A3A">
              <w:rPr>
                <w:color w:val="000000"/>
                <w:sz w:val="16"/>
                <w:szCs w:val="16"/>
                <w:rPrChange w:id="9794"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Change w:id="9795" w:author="Edward Leung" w:date="2017-01-10T12:35:00Z">
                  <w:rPr>
                    <w:color w:val="000000"/>
                    <w:sz w:val="16"/>
                    <w:szCs w:val="16"/>
                  </w:rPr>
                </w:rPrChange>
              </w:rPr>
            </w:pPr>
            <w:r w:rsidRPr="00184A3A">
              <w:rPr>
                <w:color w:val="000000"/>
                <w:sz w:val="16"/>
                <w:szCs w:val="16"/>
                <w:rPrChange w:id="9796" w:author="Edward Leung" w:date="2017-01-10T12:35:00Z">
                  <w:rPr>
                    <w:color w:val="000000"/>
                    <w:sz w:val="16"/>
                    <w:szCs w:val="16"/>
                  </w:rPr>
                </w:rPrChange>
              </w:rPr>
              <w:t>{“branchId”:”MXM”}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Change w:id="9797" w:author="Edward Leung" w:date="2017-01-10T12:35:00Z">
                  <w:rPr>
                    <w:color w:val="000000"/>
                    <w:sz w:val="16"/>
                    <w:szCs w:val="16"/>
                  </w:rPr>
                </w:rPrChange>
              </w:rPr>
            </w:pPr>
            <w:r w:rsidRPr="00184A3A">
              <w:rPr>
                <w:color w:val="000000"/>
                <w:sz w:val="16"/>
                <w:szCs w:val="16"/>
                <w:rPrChange w:id="9798" w:author="Edward Leung" w:date="2017-01-10T12:35:00Z">
                  <w:rPr>
                    <w:color w:val="000000"/>
                    <w:sz w:val="16"/>
                    <w:szCs w:val="16"/>
                  </w:rPr>
                </w:rPrChange>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Change w:id="9799" w:author="Edward Leung" w:date="2017-01-10T12:35:00Z">
                  <w:rPr>
                    <w:color w:val="000000"/>
                    <w:sz w:val="16"/>
                    <w:szCs w:val="16"/>
                  </w:rPr>
                </w:rPrChange>
              </w:rPr>
            </w:pPr>
            <w:r w:rsidRPr="00184A3A">
              <w:rPr>
                <w:color w:val="000000"/>
                <w:sz w:val="16"/>
                <w:szCs w:val="16"/>
                <w:rPrChange w:id="9800" w:author="Edward Leung" w:date="2017-01-10T12:35:00Z">
                  <w:rPr>
                    <w:color w:val="000000"/>
                    <w:sz w:val="16"/>
                    <w:szCs w:val="16"/>
                  </w:rPr>
                </w:rPrChange>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Change w:id="9801" w:author="Edward Leung" w:date="2017-01-10T12:35:00Z">
                  <w:rPr>
                    <w:rFonts w:cs="Arial"/>
                    <w:sz w:val="16"/>
                    <w:szCs w:val="16"/>
                  </w:rPr>
                </w:rPrChange>
              </w:rPr>
            </w:pPr>
            <w:r w:rsidRPr="00184A3A">
              <w:rPr>
                <w:rFonts w:cs="Arial"/>
                <w:color w:val="000000"/>
                <w:sz w:val="16"/>
                <w:szCs w:val="16"/>
                <w:rPrChange w:id="9802" w:author="Edward Leung" w:date="2017-01-10T12:35:00Z">
                  <w:rPr>
                    <w:rFonts w:cs="Arial"/>
                    <w:color w:val="000000"/>
                    <w:sz w:val="16"/>
                    <w:szCs w:val="16"/>
                  </w:rPr>
                </w:rPrChange>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Change w:id="9803" w:author="Edward Leung" w:date="2017-01-10T12:35:00Z">
                  <w:rPr>
                    <w:color w:val="000000"/>
                    <w:sz w:val="16"/>
                    <w:szCs w:val="16"/>
                  </w:rPr>
                </w:rPrChange>
              </w:rPr>
            </w:pPr>
            <w:r w:rsidRPr="00184A3A">
              <w:rPr>
                <w:color w:val="000000"/>
                <w:sz w:val="16"/>
                <w:szCs w:val="16"/>
                <w:rPrChange w:id="9804"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Change w:id="9805" w:author="Edward Leung" w:date="2017-01-10T12:35:00Z">
                  <w:rPr>
                    <w:color w:val="000000"/>
                    <w:sz w:val="16"/>
                    <w:szCs w:val="16"/>
                  </w:rPr>
                </w:rPrChange>
              </w:rPr>
            </w:pPr>
            <w:r w:rsidRPr="00184A3A">
              <w:rPr>
                <w:color w:val="000000"/>
                <w:sz w:val="16"/>
                <w:szCs w:val="16"/>
                <w:rPrChange w:id="9806" w:author="Edward Leung" w:date="2017-01-10T12:35:00Z">
                  <w:rPr>
                    <w:color w:val="000000"/>
                    <w:sz w:val="16"/>
                    <w:szCs w:val="16"/>
                  </w:rPr>
                </w:rPrChange>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Change w:id="9807" w:author="Edward Leung" w:date="2017-01-10T12:35:00Z">
                  <w:rPr>
                    <w:sz w:val="16"/>
                    <w:szCs w:val="16"/>
                  </w:rPr>
                </w:rPrChange>
              </w:rPr>
            </w:pPr>
            <w:r w:rsidRPr="00184A3A">
              <w:rPr>
                <w:sz w:val="16"/>
                <w:szCs w:val="16"/>
                <w:rPrChange w:id="9808"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Change w:id="9809" w:author="Edward Leung" w:date="2017-01-10T12:35:00Z">
                  <w:rPr>
                    <w:color w:val="000000"/>
                    <w:sz w:val="16"/>
                    <w:szCs w:val="16"/>
                  </w:rPr>
                </w:rPrChange>
              </w:rPr>
            </w:pPr>
            <w:r w:rsidRPr="00184A3A">
              <w:rPr>
                <w:color w:val="000000"/>
                <w:sz w:val="16"/>
                <w:szCs w:val="16"/>
                <w:rPrChange w:id="9810" w:author="Edward Leung" w:date="2017-01-10T12:35:00Z">
                  <w:rPr>
                    <w:color w:val="000000"/>
                    <w:sz w:val="16"/>
                    <w:szCs w:val="16"/>
                  </w:rPr>
                </w:rPrChange>
              </w:rPr>
              <w:t>&lt; businessDate</w:t>
            </w:r>
            <w:r w:rsidR="0013302E" w:rsidRPr="00184A3A">
              <w:rPr>
                <w:color w:val="000000"/>
                <w:sz w:val="16"/>
                <w:szCs w:val="16"/>
                <w:rPrChange w:id="9811" w:author="Edward Leung" w:date="2017-01-10T12:35:00Z">
                  <w:rPr>
                    <w:color w:val="000000"/>
                    <w:sz w:val="16"/>
                    <w:szCs w:val="16"/>
                  </w:rPr>
                </w:rPrChange>
              </w:rPr>
              <w:t>&gt;</w:t>
            </w:r>
            <w:r w:rsidRPr="00184A3A">
              <w:rPr>
                <w:color w:val="000000"/>
                <w:sz w:val="16"/>
                <w:szCs w:val="16"/>
                <w:rPrChange w:id="9812" w:author="Edward Leung" w:date="2017-01-10T12:35:00Z">
                  <w:rPr>
                    <w:color w:val="000000"/>
                    <w:sz w:val="16"/>
                    <w:szCs w:val="16"/>
                  </w:rPr>
                </w:rPrChange>
              </w:rPr>
              <w:t>2016-01-01</w:t>
            </w:r>
          </w:p>
          <w:p w14:paraId="2CA11056" w14:textId="3C6B226E" w:rsidR="007E4470" w:rsidRPr="00184A3A" w:rsidRDefault="0013302E" w:rsidP="003562C8">
            <w:pPr>
              <w:spacing w:after="0"/>
              <w:rPr>
                <w:sz w:val="16"/>
                <w:szCs w:val="16"/>
                <w:rPrChange w:id="9813" w:author="Edward Leung" w:date="2017-01-10T12:35:00Z">
                  <w:rPr>
                    <w:sz w:val="16"/>
                    <w:szCs w:val="16"/>
                  </w:rPr>
                </w:rPrChange>
              </w:rPr>
            </w:pPr>
            <w:r w:rsidRPr="00184A3A">
              <w:rPr>
                <w:color w:val="000000"/>
                <w:sz w:val="16"/>
                <w:szCs w:val="16"/>
                <w:rPrChange w:id="9814" w:author="Edward Leung" w:date="2017-01-10T12:35:00Z">
                  <w:rPr>
                    <w:color w:val="000000"/>
                    <w:sz w:val="16"/>
                    <w:szCs w:val="16"/>
                  </w:rPr>
                </w:rPrChange>
              </w:rPr>
              <w:t>&lt;/</w:t>
            </w:r>
            <w:r w:rsidR="007E4470" w:rsidRPr="00184A3A">
              <w:rPr>
                <w:color w:val="000000"/>
                <w:sz w:val="16"/>
                <w:szCs w:val="16"/>
                <w:rPrChange w:id="9815" w:author="Edward Leung" w:date="2017-01-10T12:35:00Z">
                  <w:rPr>
                    <w:color w:val="000000"/>
                    <w:sz w:val="16"/>
                    <w:szCs w:val="16"/>
                  </w:rPr>
                </w:rPrChange>
              </w:rPr>
              <w:t>businessDate</w:t>
            </w:r>
            <w:r w:rsidRPr="00184A3A">
              <w:rPr>
                <w:color w:val="000000"/>
                <w:sz w:val="16"/>
                <w:szCs w:val="16"/>
                <w:rPrChange w:id="9816"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Change w:id="9817" w:author="Edward Leung" w:date="2017-01-10T12:35:00Z">
                  <w:rPr>
                    <w:color w:val="000000"/>
                    <w:sz w:val="16"/>
                    <w:szCs w:val="16"/>
                  </w:rPr>
                </w:rPrChange>
              </w:rPr>
            </w:pPr>
            <w:r w:rsidRPr="00184A3A">
              <w:rPr>
                <w:color w:val="000000"/>
                <w:sz w:val="16"/>
                <w:szCs w:val="16"/>
                <w:rPrChange w:id="9818" w:author="Edward Leung" w:date="2017-01-10T12:35:00Z">
                  <w:rPr>
                    <w:color w:val="000000"/>
                    <w:sz w:val="16"/>
                    <w:szCs w:val="16"/>
                  </w:rPr>
                </w:rPrChange>
              </w:rPr>
              <w:t>{“businessDate”:”2016-01-01”}</w:t>
            </w:r>
          </w:p>
        </w:tc>
      </w:tr>
    </w:tbl>
    <w:p w14:paraId="3482EE2F" w14:textId="77777777" w:rsidR="007E4470" w:rsidRPr="00184A3A" w:rsidRDefault="007E4470" w:rsidP="003562C8">
      <w:pPr>
        <w:rPr>
          <w:rPrChange w:id="9819" w:author="Edward Leung" w:date="2017-01-10T12:35:00Z">
            <w:rPr/>
          </w:rPrChange>
        </w:rPr>
      </w:pPr>
    </w:p>
    <w:p w14:paraId="58C7F714" w14:textId="27FD8DE9" w:rsidR="007E4470" w:rsidRPr="00184A3A" w:rsidRDefault="007E4470" w:rsidP="003562C8">
      <w:pPr>
        <w:rPr>
          <w:rPrChange w:id="9820" w:author="Edward Leung" w:date="2017-01-10T12:35:00Z">
            <w:rPr/>
          </w:rPrChange>
        </w:rPr>
      </w:pPr>
      <w:r w:rsidRPr="00184A3A">
        <w:rPr>
          <w:rPrChange w:id="9821" w:author="Edward Leung" w:date="2017-01-10T12:35:00Z">
            <w:rPr/>
          </w:rPrChange>
        </w:rPr>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Change w:id="9822" w:author="Edward Leung" w:date="2017-01-10T12:35:00Z">
                  <w:rPr>
                    <w:b/>
                    <w:bCs/>
                    <w:color w:val="FFFFFF"/>
                    <w:sz w:val="16"/>
                    <w:szCs w:val="16"/>
                    <w:lang w:eastAsia="zh-CN"/>
                  </w:rPr>
                </w:rPrChange>
              </w:rPr>
            </w:pPr>
            <w:r w:rsidRPr="00184A3A">
              <w:rPr>
                <w:b/>
                <w:bCs/>
                <w:color w:val="FFFFFF"/>
                <w:sz w:val="16"/>
                <w:szCs w:val="16"/>
                <w:rPrChange w:id="9823" w:author="Edward Leung" w:date="2017-01-10T12:35:00Z">
                  <w:rPr>
                    <w:b/>
                    <w:bCs/>
                    <w:color w:val="FFFFFF"/>
                    <w:sz w:val="16"/>
                    <w:szCs w:val="16"/>
                  </w:rPr>
                </w:rPrChange>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Change w:id="9824" w:author="Edward Leung" w:date="2017-01-10T12:35:00Z">
                  <w:rPr>
                    <w:b/>
                    <w:bCs/>
                    <w:color w:val="FFFFFF"/>
                    <w:sz w:val="16"/>
                    <w:szCs w:val="16"/>
                  </w:rPr>
                </w:rPrChange>
              </w:rPr>
            </w:pPr>
            <w:r w:rsidRPr="00184A3A">
              <w:rPr>
                <w:b/>
                <w:bCs/>
                <w:color w:val="FFFFFF"/>
                <w:sz w:val="16"/>
                <w:szCs w:val="16"/>
                <w:rPrChange w:id="9825" w:author="Edward Leung" w:date="2017-01-10T12:35:00Z">
                  <w:rPr>
                    <w:b/>
                    <w:bCs/>
                    <w:color w:val="FFFFFF"/>
                    <w:sz w:val="16"/>
                    <w:szCs w:val="16"/>
                  </w:rPr>
                </w:rPrChange>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Change w:id="9826" w:author="Edward Leung" w:date="2017-01-10T12:35:00Z">
                  <w:rPr>
                    <w:b/>
                    <w:bCs/>
                    <w:color w:val="FFFFFF"/>
                    <w:sz w:val="16"/>
                    <w:szCs w:val="16"/>
                  </w:rPr>
                </w:rPrChange>
              </w:rPr>
            </w:pPr>
            <w:r w:rsidRPr="00184A3A">
              <w:rPr>
                <w:b/>
                <w:bCs/>
                <w:color w:val="FFFFFF"/>
                <w:sz w:val="16"/>
                <w:szCs w:val="16"/>
                <w:rPrChange w:id="9827" w:author="Edward Leung" w:date="2017-01-10T12:35:00Z">
                  <w:rPr>
                    <w:b/>
                    <w:bCs/>
                    <w:color w:val="FFFFFF"/>
                    <w:sz w:val="16"/>
                    <w:szCs w:val="16"/>
                  </w:rPr>
                </w:rPrChange>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Change w:id="9828" w:author="Edward Leung" w:date="2017-01-10T12:35:00Z">
                  <w:rPr>
                    <w:b/>
                    <w:bCs/>
                    <w:color w:val="FFFFFF"/>
                    <w:sz w:val="16"/>
                    <w:szCs w:val="16"/>
                  </w:rPr>
                </w:rPrChange>
              </w:rPr>
            </w:pPr>
            <w:r w:rsidRPr="00184A3A">
              <w:rPr>
                <w:b/>
                <w:bCs/>
                <w:color w:val="FFFFFF"/>
                <w:sz w:val="16"/>
                <w:szCs w:val="16"/>
                <w:rPrChange w:id="9829" w:author="Edward Leung" w:date="2017-01-10T12:35:00Z">
                  <w:rPr>
                    <w:b/>
                    <w:bCs/>
                    <w:color w:val="FFFFFF"/>
                    <w:sz w:val="16"/>
                    <w:szCs w:val="16"/>
                  </w:rPr>
                </w:rPrChange>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Change w:id="9830" w:author="Edward Leung" w:date="2017-01-10T12:35:00Z">
                  <w:rPr>
                    <w:b/>
                    <w:bCs/>
                    <w:color w:val="FFFFFF"/>
                    <w:sz w:val="16"/>
                    <w:szCs w:val="16"/>
                  </w:rPr>
                </w:rPrChange>
              </w:rPr>
            </w:pPr>
            <w:r w:rsidRPr="00184A3A">
              <w:rPr>
                <w:b/>
                <w:bCs/>
                <w:color w:val="FFFFFF"/>
                <w:sz w:val="16"/>
                <w:szCs w:val="16"/>
                <w:rPrChange w:id="9831" w:author="Edward Leung" w:date="2017-01-10T12:35:00Z">
                  <w:rPr>
                    <w:b/>
                    <w:bCs/>
                    <w:color w:val="FFFFFF"/>
                    <w:sz w:val="16"/>
                    <w:szCs w:val="16"/>
                  </w:rPr>
                </w:rPrChange>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Change w:id="9832" w:author="Edward Leung" w:date="2017-01-10T12:35:00Z">
                  <w:rPr>
                    <w:b/>
                    <w:bCs/>
                    <w:color w:val="FFFFFF"/>
                    <w:sz w:val="16"/>
                    <w:szCs w:val="16"/>
                  </w:rPr>
                </w:rPrChange>
              </w:rPr>
            </w:pPr>
            <w:r w:rsidRPr="00184A3A">
              <w:rPr>
                <w:b/>
                <w:bCs/>
                <w:color w:val="FFFFFF"/>
                <w:sz w:val="16"/>
                <w:szCs w:val="16"/>
                <w:rPrChange w:id="9833" w:author="Edward Leung" w:date="2017-01-10T12:35:00Z">
                  <w:rPr>
                    <w:b/>
                    <w:bCs/>
                    <w:color w:val="FFFFFF"/>
                    <w:sz w:val="16"/>
                    <w:szCs w:val="16"/>
                  </w:rPr>
                </w:rPrChange>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Change w:id="9834" w:author="Edward Leung" w:date="2017-01-10T12:35:00Z">
                  <w:rPr>
                    <w:b/>
                    <w:bCs/>
                    <w:color w:val="FFFFFF"/>
                    <w:sz w:val="16"/>
                    <w:szCs w:val="16"/>
                  </w:rPr>
                </w:rPrChange>
              </w:rPr>
            </w:pPr>
            <w:r w:rsidRPr="00184A3A">
              <w:rPr>
                <w:b/>
                <w:bCs/>
                <w:color w:val="FFFFFF"/>
                <w:sz w:val="16"/>
                <w:szCs w:val="16"/>
                <w:rPrChange w:id="9835" w:author="Edward Leung" w:date="2017-01-10T12:35:00Z">
                  <w:rPr>
                    <w:b/>
                    <w:bCs/>
                    <w:color w:val="FFFFFF"/>
                    <w:sz w:val="16"/>
                    <w:szCs w:val="16"/>
                  </w:rPr>
                </w:rPrChange>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Change w:id="9836" w:author="Edward Leung" w:date="2017-01-10T12:35:00Z">
                  <w:rPr>
                    <w:rFonts w:eastAsia="SimSun"/>
                    <w:b/>
                    <w:bCs/>
                    <w:color w:val="FFFFFF"/>
                    <w:sz w:val="16"/>
                    <w:szCs w:val="16"/>
                  </w:rPr>
                </w:rPrChange>
              </w:rPr>
            </w:pPr>
            <w:r w:rsidRPr="00184A3A">
              <w:rPr>
                <w:b/>
                <w:bCs/>
                <w:color w:val="FFFFFF"/>
                <w:sz w:val="16"/>
                <w:szCs w:val="16"/>
                <w:rPrChange w:id="9837" w:author="Edward Leung" w:date="2017-01-10T12:35:00Z">
                  <w:rPr>
                    <w:b/>
                    <w:bCs/>
                    <w:color w:val="FFFFFF"/>
                    <w:sz w:val="16"/>
                    <w:szCs w:val="16"/>
                  </w:rPr>
                </w:rPrChange>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Change w:id="9838" w:author="Edward Leung" w:date="2017-01-10T12:35:00Z">
                  <w:rPr>
                    <w:color w:val="000000"/>
                    <w:sz w:val="16"/>
                    <w:szCs w:val="16"/>
                  </w:rPr>
                </w:rPrChange>
              </w:rPr>
            </w:pPr>
            <w:r w:rsidRPr="00184A3A">
              <w:rPr>
                <w:color w:val="000000"/>
                <w:sz w:val="16"/>
                <w:szCs w:val="16"/>
                <w:rPrChange w:id="9839" w:author="Edward Leung" w:date="2017-01-10T12:35:00Z">
                  <w:rPr>
                    <w:color w:val="000000"/>
                    <w:sz w:val="16"/>
                    <w:szCs w:val="16"/>
                  </w:rPr>
                </w:rPrChange>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Change w:id="9840" w:author="Edward Leung" w:date="2017-01-10T12:35:00Z">
                  <w:rPr>
                    <w:color w:val="000000"/>
                    <w:sz w:val="16"/>
                    <w:szCs w:val="16"/>
                  </w:rPr>
                </w:rPrChange>
              </w:rPr>
            </w:pPr>
            <w:r w:rsidRPr="00184A3A">
              <w:rPr>
                <w:color w:val="000000"/>
                <w:sz w:val="16"/>
                <w:szCs w:val="16"/>
                <w:rPrChange w:id="9841" w:author="Edward Leung" w:date="2017-01-10T12:35:00Z">
                  <w:rPr>
                    <w:color w:val="000000"/>
                    <w:sz w:val="16"/>
                    <w:szCs w:val="16"/>
                  </w:rPr>
                </w:rPrChange>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Change w:id="9842" w:author="Edward Leung" w:date="2017-01-10T12:35:00Z">
                  <w:rPr>
                    <w:rFonts w:cs="Arial"/>
                    <w:sz w:val="16"/>
                    <w:szCs w:val="16"/>
                  </w:rPr>
                </w:rPrChange>
              </w:rPr>
            </w:pPr>
            <w:r w:rsidRPr="00184A3A">
              <w:rPr>
                <w:rFonts w:cs="Arial"/>
                <w:color w:val="000000"/>
                <w:sz w:val="16"/>
                <w:szCs w:val="16"/>
                <w:rPrChange w:id="9843" w:author="Edward Leung" w:date="2017-01-10T12:35:00Z">
                  <w:rPr>
                    <w:rFonts w:cs="Arial"/>
                    <w:color w:val="000000"/>
                    <w:sz w:val="16"/>
                    <w:szCs w:val="16"/>
                  </w:rPr>
                </w:rPrChange>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Change w:id="9844" w:author="Edward Leung" w:date="2017-01-10T12:35:00Z">
                  <w:rPr>
                    <w:color w:val="000000"/>
                    <w:sz w:val="16"/>
                    <w:szCs w:val="16"/>
                  </w:rPr>
                </w:rPrChange>
              </w:rPr>
            </w:pPr>
            <w:r w:rsidRPr="00184A3A">
              <w:rPr>
                <w:color w:val="000000"/>
                <w:sz w:val="16"/>
                <w:szCs w:val="16"/>
                <w:rPrChange w:id="9845"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Change w:id="9846" w:author="Edward Leung" w:date="2017-01-10T12:35:00Z">
                  <w:rPr>
                    <w:color w:val="000000"/>
                    <w:sz w:val="16"/>
                    <w:szCs w:val="16"/>
                  </w:rPr>
                </w:rPrChange>
              </w:rPr>
            </w:pPr>
            <w:r w:rsidRPr="00184A3A">
              <w:rPr>
                <w:color w:val="000000"/>
                <w:sz w:val="16"/>
                <w:szCs w:val="16"/>
                <w:rPrChange w:id="9847" w:author="Edward Leung" w:date="2017-01-10T12:35:00Z">
                  <w:rPr>
                    <w:color w:val="000000"/>
                    <w:sz w:val="16"/>
                    <w:szCs w:val="16"/>
                  </w:rPr>
                </w:rPrChange>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Change w:id="9848"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Change w:id="9849" w:author="Edward Leung" w:date="2017-01-10T12:35:00Z">
                  <w:rPr>
                    <w:color w:val="000000"/>
                    <w:sz w:val="16"/>
                    <w:szCs w:val="16"/>
                  </w:rPr>
                </w:rPrChange>
              </w:rPr>
            </w:pPr>
            <w:r w:rsidRPr="00184A3A">
              <w:rPr>
                <w:color w:val="000000"/>
                <w:sz w:val="16"/>
                <w:szCs w:val="16"/>
                <w:rPrChange w:id="9850" w:author="Edward Leung" w:date="2017-01-10T12:35:00Z">
                  <w:rPr>
                    <w:color w:val="000000"/>
                    <w:sz w:val="16"/>
                    <w:szCs w:val="16"/>
                  </w:rPr>
                </w:rPrChange>
              </w:rPr>
              <w:t>&lt;noOfRecord</w:t>
            </w:r>
            <w:r w:rsidR="0013302E" w:rsidRPr="00184A3A">
              <w:rPr>
                <w:color w:val="000000"/>
                <w:sz w:val="16"/>
                <w:szCs w:val="16"/>
                <w:rPrChange w:id="9851" w:author="Edward Leung" w:date="2017-01-10T12:35:00Z">
                  <w:rPr>
                    <w:color w:val="000000"/>
                    <w:sz w:val="16"/>
                    <w:szCs w:val="16"/>
                  </w:rPr>
                </w:rPrChange>
              </w:rPr>
              <w:t>&gt;</w:t>
            </w:r>
            <w:r w:rsidRPr="00184A3A">
              <w:rPr>
                <w:color w:val="000000"/>
                <w:sz w:val="16"/>
                <w:szCs w:val="16"/>
                <w:rPrChange w:id="9852" w:author="Edward Leung" w:date="2017-01-10T12:35:00Z">
                  <w:rPr>
                    <w:color w:val="000000"/>
                    <w:sz w:val="16"/>
                    <w:szCs w:val="16"/>
                  </w:rPr>
                </w:rPrChange>
              </w:rPr>
              <w:t>10</w:t>
            </w:r>
          </w:p>
          <w:p w14:paraId="5BA3868A" w14:textId="3CA31A62" w:rsidR="007E4470" w:rsidRPr="00184A3A" w:rsidRDefault="0013302E" w:rsidP="003562C8">
            <w:pPr>
              <w:spacing w:after="0"/>
              <w:rPr>
                <w:sz w:val="16"/>
                <w:szCs w:val="16"/>
                <w:rPrChange w:id="9853" w:author="Edward Leung" w:date="2017-01-10T12:35:00Z">
                  <w:rPr>
                    <w:sz w:val="16"/>
                    <w:szCs w:val="16"/>
                  </w:rPr>
                </w:rPrChange>
              </w:rPr>
            </w:pPr>
            <w:r w:rsidRPr="00184A3A">
              <w:rPr>
                <w:color w:val="000000"/>
                <w:sz w:val="16"/>
                <w:szCs w:val="16"/>
                <w:rPrChange w:id="9854" w:author="Edward Leung" w:date="2017-01-10T12:35:00Z">
                  <w:rPr>
                    <w:color w:val="000000"/>
                    <w:sz w:val="16"/>
                    <w:szCs w:val="16"/>
                  </w:rPr>
                </w:rPrChange>
              </w:rPr>
              <w:t>&lt;/</w:t>
            </w:r>
            <w:r w:rsidR="007E4470" w:rsidRPr="00184A3A">
              <w:rPr>
                <w:color w:val="000000"/>
                <w:sz w:val="16"/>
                <w:szCs w:val="16"/>
                <w:rPrChange w:id="9855" w:author="Edward Leung" w:date="2017-01-10T12:35:00Z">
                  <w:rPr>
                    <w:color w:val="000000"/>
                    <w:sz w:val="16"/>
                    <w:szCs w:val="16"/>
                  </w:rPr>
                </w:rPrChange>
              </w:rPr>
              <w:t>noOfRecord</w:t>
            </w:r>
            <w:r w:rsidRPr="00184A3A">
              <w:rPr>
                <w:color w:val="000000"/>
                <w:sz w:val="16"/>
                <w:szCs w:val="16"/>
                <w:rPrChange w:id="9856"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Change w:id="9857" w:author="Edward Leung" w:date="2017-01-10T12:35:00Z">
                  <w:rPr>
                    <w:color w:val="000000"/>
                    <w:sz w:val="16"/>
                    <w:szCs w:val="16"/>
                  </w:rPr>
                </w:rPrChange>
              </w:rPr>
            </w:pPr>
            <w:r w:rsidRPr="00184A3A">
              <w:rPr>
                <w:color w:val="000000"/>
                <w:sz w:val="16"/>
                <w:szCs w:val="16"/>
                <w:rPrChange w:id="9858" w:author="Edward Leung" w:date="2017-01-10T12:35:00Z">
                  <w:rPr>
                    <w:color w:val="000000"/>
                    <w:sz w:val="16"/>
                    <w:szCs w:val="16"/>
                  </w:rPr>
                </w:rPrChange>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Change w:id="9859" w:author="Edward Leung" w:date="2017-01-10T12:35:00Z">
                  <w:rPr>
                    <w:color w:val="000000"/>
                    <w:sz w:val="16"/>
                    <w:szCs w:val="16"/>
                  </w:rPr>
                </w:rPrChange>
              </w:rPr>
            </w:pPr>
            <w:r w:rsidRPr="00184A3A">
              <w:rPr>
                <w:color w:val="000000"/>
                <w:sz w:val="16"/>
                <w:szCs w:val="16"/>
                <w:rPrChange w:id="9860" w:author="Edward Leung" w:date="2017-01-10T12:35:00Z">
                  <w:rPr>
                    <w:color w:val="000000"/>
                    <w:sz w:val="16"/>
                    <w:szCs w:val="16"/>
                  </w:rPr>
                </w:rPrChange>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Change w:id="9861" w:author="Edward Leung" w:date="2017-01-10T12:35:00Z">
                  <w:rPr>
                    <w:color w:val="000000"/>
                    <w:sz w:val="16"/>
                    <w:szCs w:val="16"/>
                  </w:rPr>
                </w:rPrChange>
              </w:rPr>
            </w:pPr>
            <w:r w:rsidRPr="00184A3A">
              <w:rPr>
                <w:color w:val="000000"/>
                <w:sz w:val="16"/>
                <w:szCs w:val="16"/>
                <w:rPrChange w:id="9862" w:author="Edward Leung" w:date="2017-01-10T12:35:00Z">
                  <w:rPr>
                    <w:color w:val="000000"/>
                    <w:sz w:val="16"/>
                    <w:szCs w:val="16"/>
                  </w:rPr>
                </w:rPrChange>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Change w:id="9863" w:author="Edward Leung" w:date="2017-01-10T12:35:00Z">
                  <w:rPr>
                    <w:rFonts w:cs="Arial"/>
                    <w:sz w:val="16"/>
                    <w:szCs w:val="16"/>
                  </w:rPr>
                </w:rPrChange>
              </w:rPr>
            </w:pPr>
            <w:r w:rsidRPr="00184A3A">
              <w:rPr>
                <w:rFonts w:cs="Arial"/>
                <w:color w:val="000000"/>
                <w:sz w:val="16"/>
                <w:szCs w:val="16"/>
                <w:rPrChange w:id="9864" w:author="Edward Leung" w:date="2017-01-10T12:35:00Z">
                  <w:rPr>
                    <w:rFonts w:cs="Arial"/>
                    <w:color w:val="000000"/>
                    <w:sz w:val="16"/>
                    <w:szCs w:val="16"/>
                  </w:rPr>
                </w:rPrChange>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Change w:id="9865" w:author="Edward Leung" w:date="2017-01-10T12:35:00Z">
                  <w:rPr>
                    <w:color w:val="000000"/>
                    <w:sz w:val="16"/>
                    <w:szCs w:val="16"/>
                  </w:rPr>
                </w:rPrChange>
              </w:rPr>
            </w:pPr>
            <w:r w:rsidRPr="00184A3A">
              <w:rPr>
                <w:color w:val="000000"/>
                <w:sz w:val="16"/>
                <w:szCs w:val="16"/>
                <w:rPrChange w:id="9866"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Change w:id="9867" w:author="Edward Leung" w:date="2017-01-10T12:35:00Z">
                  <w:rPr>
                    <w:color w:val="000000"/>
                    <w:sz w:val="16"/>
                    <w:szCs w:val="16"/>
                  </w:rPr>
                </w:rPrChange>
              </w:rPr>
            </w:pPr>
            <w:r w:rsidRPr="00184A3A">
              <w:rPr>
                <w:color w:val="000000"/>
                <w:sz w:val="16"/>
                <w:szCs w:val="16"/>
                <w:rPrChange w:id="9868" w:author="Edward Leung" w:date="2017-01-10T12:35:00Z">
                  <w:rPr>
                    <w:color w:val="000000"/>
                    <w:sz w:val="16"/>
                    <w:szCs w:val="16"/>
                  </w:rPr>
                </w:rPrChange>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Change w:id="9869" w:author="Edward Leung" w:date="2017-01-10T12:35:00Z">
                  <w:rPr>
                    <w:sz w:val="16"/>
                    <w:szCs w:val="16"/>
                  </w:rPr>
                </w:rPrChange>
              </w:rPr>
            </w:pPr>
            <w:r w:rsidRPr="00184A3A">
              <w:rPr>
                <w:sz w:val="16"/>
                <w:szCs w:val="16"/>
                <w:rPrChange w:id="9870"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Change w:id="9871" w:author="Edward Leung" w:date="2017-01-10T12:35:00Z">
                  <w:rPr>
                    <w:color w:val="000000"/>
                    <w:sz w:val="16"/>
                    <w:szCs w:val="16"/>
                  </w:rPr>
                </w:rPrChange>
              </w:rPr>
            </w:pPr>
            <w:r w:rsidRPr="00184A3A">
              <w:rPr>
                <w:color w:val="000000"/>
                <w:sz w:val="16"/>
                <w:szCs w:val="16"/>
                <w:rPrChange w:id="9872" w:author="Edward Leung" w:date="2017-01-10T12:35:00Z">
                  <w:rPr>
                    <w:color w:val="000000"/>
                    <w:sz w:val="16"/>
                    <w:szCs w:val="16"/>
                  </w:rPr>
                </w:rPrChange>
              </w:rPr>
              <w:t>&lt;checksum</w:t>
            </w:r>
            <w:r w:rsidR="0013302E" w:rsidRPr="00184A3A">
              <w:rPr>
                <w:color w:val="000000"/>
                <w:sz w:val="16"/>
                <w:szCs w:val="16"/>
                <w:rPrChange w:id="9873" w:author="Edward Leung" w:date="2017-01-10T12:35:00Z">
                  <w:rPr>
                    <w:color w:val="000000"/>
                    <w:sz w:val="16"/>
                    <w:szCs w:val="16"/>
                  </w:rPr>
                </w:rPrChange>
              </w:rPr>
              <w:t>&gt;</w:t>
            </w:r>
            <w:r w:rsidRPr="00184A3A">
              <w:rPr>
                <w:color w:val="000000"/>
                <w:sz w:val="16"/>
                <w:szCs w:val="16"/>
                <w:rPrChange w:id="9874" w:author="Edward Leung" w:date="2017-01-10T12:35:00Z">
                  <w:rPr>
                    <w:color w:val="000000"/>
                    <w:sz w:val="16"/>
                    <w:szCs w:val="16"/>
                  </w:rPr>
                </w:rPrChange>
              </w:rPr>
              <w:t>1234</w:t>
            </w:r>
          </w:p>
          <w:p w14:paraId="5CFA11F3" w14:textId="3648F356" w:rsidR="007E4470" w:rsidRPr="00184A3A" w:rsidRDefault="0013302E" w:rsidP="003562C8">
            <w:pPr>
              <w:spacing w:after="0"/>
              <w:rPr>
                <w:sz w:val="16"/>
                <w:szCs w:val="16"/>
                <w:rPrChange w:id="9875" w:author="Edward Leung" w:date="2017-01-10T12:35:00Z">
                  <w:rPr>
                    <w:sz w:val="16"/>
                    <w:szCs w:val="16"/>
                  </w:rPr>
                </w:rPrChange>
              </w:rPr>
            </w:pPr>
            <w:r w:rsidRPr="00184A3A">
              <w:rPr>
                <w:color w:val="000000"/>
                <w:sz w:val="16"/>
                <w:szCs w:val="16"/>
                <w:rPrChange w:id="9876" w:author="Edward Leung" w:date="2017-01-10T12:35:00Z">
                  <w:rPr>
                    <w:color w:val="000000"/>
                    <w:sz w:val="16"/>
                    <w:szCs w:val="16"/>
                  </w:rPr>
                </w:rPrChange>
              </w:rPr>
              <w:t>&lt;/</w:t>
            </w:r>
            <w:r w:rsidR="007E4470" w:rsidRPr="00184A3A">
              <w:rPr>
                <w:color w:val="000000"/>
                <w:sz w:val="16"/>
                <w:szCs w:val="16"/>
                <w:rPrChange w:id="9877" w:author="Edward Leung" w:date="2017-01-10T12:35:00Z">
                  <w:rPr>
                    <w:color w:val="000000"/>
                    <w:sz w:val="16"/>
                    <w:szCs w:val="16"/>
                  </w:rPr>
                </w:rPrChange>
              </w:rPr>
              <w:t>checksum</w:t>
            </w:r>
            <w:r w:rsidRPr="00184A3A">
              <w:rPr>
                <w:color w:val="000000"/>
                <w:sz w:val="16"/>
                <w:szCs w:val="16"/>
                <w:rPrChange w:id="9878"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Change w:id="9879" w:author="Edward Leung" w:date="2017-01-10T12:35:00Z">
                  <w:rPr>
                    <w:color w:val="000000"/>
                    <w:sz w:val="16"/>
                    <w:szCs w:val="16"/>
                  </w:rPr>
                </w:rPrChange>
              </w:rPr>
            </w:pPr>
            <w:r w:rsidRPr="00184A3A">
              <w:rPr>
                <w:color w:val="000000"/>
                <w:sz w:val="16"/>
                <w:szCs w:val="16"/>
                <w:rPrChange w:id="9880" w:author="Edward Leung" w:date="2017-01-10T12:35:00Z">
                  <w:rPr>
                    <w:color w:val="000000"/>
                    <w:sz w:val="16"/>
                    <w:szCs w:val="16"/>
                  </w:rPr>
                </w:rPrChange>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Change w:id="9881" w:author="Edward Leung" w:date="2017-01-10T12:35:00Z">
                  <w:rPr>
                    <w:color w:val="000000"/>
                    <w:sz w:val="16"/>
                    <w:szCs w:val="16"/>
                  </w:rPr>
                </w:rPrChange>
              </w:rPr>
            </w:pPr>
            <w:r w:rsidRPr="00184A3A">
              <w:rPr>
                <w:color w:val="000000"/>
                <w:sz w:val="16"/>
                <w:szCs w:val="16"/>
                <w:rPrChange w:id="9882" w:author="Edward Leung" w:date="2017-01-10T12:35:00Z">
                  <w:rPr>
                    <w:color w:val="000000"/>
                    <w:sz w:val="16"/>
                    <w:szCs w:val="16"/>
                  </w:rPr>
                </w:rPrChange>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Change w:id="9883" w:author="Edward Leung" w:date="2017-01-10T12:35:00Z">
                  <w:rPr>
                    <w:color w:val="000000"/>
                    <w:sz w:val="16"/>
                    <w:szCs w:val="16"/>
                  </w:rPr>
                </w:rPrChange>
              </w:rPr>
            </w:pPr>
            <w:r w:rsidRPr="00184A3A">
              <w:rPr>
                <w:color w:val="000000"/>
                <w:sz w:val="16"/>
                <w:szCs w:val="16"/>
                <w:rPrChange w:id="9884" w:author="Edward Leung" w:date="2017-01-10T12:35:00Z">
                  <w:rPr>
                    <w:color w:val="000000"/>
                    <w:sz w:val="16"/>
                    <w:szCs w:val="16"/>
                  </w:rPr>
                </w:rPrChange>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Change w:id="9885" w:author="Edward Leung" w:date="2017-01-10T12:35:00Z">
                  <w:rPr>
                    <w:rFonts w:cs="Arial"/>
                    <w:sz w:val="16"/>
                    <w:szCs w:val="16"/>
                  </w:rPr>
                </w:rPrChange>
              </w:rPr>
            </w:pPr>
            <w:r w:rsidRPr="00184A3A">
              <w:rPr>
                <w:rFonts w:cs="Arial"/>
                <w:color w:val="000000"/>
                <w:sz w:val="16"/>
                <w:szCs w:val="16"/>
                <w:rPrChange w:id="9886" w:author="Edward Leung" w:date="2017-01-10T12:35:00Z">
                  <w:rPr>
                    <w:rFonts w:cs="Arial"/>
                    <w:color w:val="000000"/>
                    <w:sz w:val="16"/>
                    <w:szCs w:val="16"/>
                  </w:rPr>
                </w:rPrChange>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Change w:id="9887" w:author="Edward Leung" w:date="2017-01-10T12:35:00Z">
                  <w:rPr>
                    <w:color w:val="000000"/>
                    <w:sz w:val="16"/>
                    <w:szCs w:val="16"/>
                  </w:rPr>
                </w:rPrChange>
              </w:rPr>
            </w:pPr>
            <w:r w:rsidRPr="00184A3A">
              <w:rPr>
                <w:color w:val="000000"/>
                <w:sz w:val="16"/>
                <w:szCs w:val="16"/>
                <w:rPrChange w:id="9888"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Change w:id="9889" w:author="Edward Leung" w:date="2017-01-10T12:35:00Z">
                  <w:rPr>
                    <w:color w:val="000000"/>
                    <w:sz w:val="16"/>
                    <w:szCs w:val="16"/>
                  </w:rPr>
                </w:rPrChange>
              </w:rPr>
            </w:pPr>
            <w:r w:rsidRPr="00184A3A">
              <w:rPr>
                <w:color w:val="000000"/>
                <w:sz w:val="16"/>
                <w:szCs w:val="16"/>
                <w:rPrChange w:id="9890"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Change w:id="9891" w:author="Edward Leung" w:date="2017-01-10T12:35:00Z">
                  <w:rPr>
                    <w:color w:val="FF0000"/>
                    <w:sz w:val="16"/>
                    <w:szCs w:val="16"/>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Change w:id="9892" w:author="Edward Leung" w:date="2017-01-10T12:35:00Z">
                  <w:rPr>
                    <w:color w:val="000000"/>
                    <w:sz w:val="16"/>
                    <w:szCs w:val="16"/>
                  </w:rPr>
                </w:rPrChange>
              </w:rPr>
            </w:pPr>
            <w:r w:rsidRPr="00184A3A">
              <w:rPr>
                <w:color w:val="000000"/>
                <w:sz w:val="16"/>
                <w:szCs w:val="16"/>
                <w:rPrChange w:id="9893" w:author="Edward Leung" w:date="2017-01-10T12:35:00Z">
                  <w:rPr>
                    <w:color w:val="000000"/>
                    <w:sz w:val="16"/>
                    <w:szCs w:val="16"/>
                  </w:rPr>
                </w:rPrChange>
              </w:rPr>
              <w:t>&lt;status</w:t>
            </w:r>
            <w:r w:rsidR="0013302E" w:rsidRPr="00184A3A">
              <w:rPr>
                <w:color w:val="000000"/>
                <w:sz w:val="16"/>
                <w:szCs w:val="16"/>
                <w:rPrChange w:id="9894" w:author="Edward Leung" w:date="2017-01-10T12:35:00Z">
                  <w:rPr>
                    <w:color w:val="000000"/>
                    <w:sz w:val="16"/>
                    <w:szCs w:val="16"/>
                  </w:rPr>
                </w:rPrChange>
              </w:rPr>
              <w:t>&gt;</w:t>
            </w:r>
            <w:r w:rsidRPr="00184A3A">
              <w:rPr>
                <w:color w:val="000000"/>
                <w:sz w:val="16"/>
                <w:szCs w:val="16"/>
                <w:rPrChange w:id="9895" w:author="Edward Leung" w:date="2017-01-10T12:35:00Z">
                  <w:rPr>
                    <w:color w:val="000000"/>
                    <w:sz w:val="16"/>
                    <w:szCs w:val="16"/>
                  </w:rPr>
                </w:rPrChange>
              </w:rPr>
              <w:t>MXM</w:t>
            </w:r>
          </w:p>
          <w:p w14:paraId="687ACC12" w14:textId="46D5B7F0" w:rsidR="007E4470" w:rsidRPr="00184A3A" w:rsidRDefault="0013302E" w:rsidP="003562C8">
            <w:pPr>
              <w:spacing w:after="0"/>
              <w:rPr>
                <w:sz w:val="16"/>
                <w:szCs w:val="16"/>
                <w:rPrChange w:id="9896" w:author="Edward Leung" w:date="2017-01-10T12:35:00Z">
                  <w:rPr>
                    <w:sz w:val="16"/>
                    <w:szCs w:val="16"/>
                  </w:rPr>
                </w:rPrChange>
              </w:rPr>
            </w:pPr>
            <w:r w:rsidRPr="00184A3A">
              <w:rPr>
                <w:color w:val="000000"/>
                <w:sz w:val="16"/>
                <w:szCs w:val="16"/>
                <w:rPrChange w:id="9897" w:author="Edward Leung" w:date="2017-01-10T12:35:00Z">
                  <w:rPr>
                    <w:color w:val="000000"/>
                    <w:sz w:val="16"/>
                    <w:szCs w:val="16"/>
                  </w:rPr>
                </w:rPrChange>
              </w:rPr>
              <w:t>&lt;/</w:t>
            </w:r>
            <w:r w:rsidR="007E4470" w:rsidRPr="00184A3A">
              <w:rPr>
                <w:color w:val="000000"/>
                <w:sz w:val="16"/>
                <w:szCs w:val="16"/>
                <w:rPrChange w:id="9898" w:author="Edward Leung" w:date="2017-01-10T12:35:00Z">
                  <w:rPr>
                    <w:color w:val="000000"/>
                    <w:sz w:val="16"/>
                    <w:szCs w:val="16"/>
                  </w:rPr>
                </w:rPrChange>
              </w:rPr>
              <w:t>branchId</w:t>
            </w:r>
            <w:r w:rsidRPr="00184A3A">
              <w:rPr>
                <w:color w:val="000000"/>
                <w:sz w:val="16"/>
                <w:szCs w:val="16"/>
                <w:rPrChange w:id="9899"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Change w:id="9900" w:author="Edward Leung" w:date="2017-01-10T12:35:00Z">
                  <w:rPr>
                    <w:color w:val="000000"/>
                    <w:sz w:val="16"/>
                    <w:szCs w:val="16"/>
                  </w:rPr>
                </w:rPrChange>
              </w:rPr>
            </w:pPr>
            <w:r w:rsidRPr="00184A3A">
              <w:rPr>
                <w:color w:val="000000"/>
                <w:sz w:val="16"/>
                <w:szCs w:val="16"/>
                <w:rPrChange w:id="9901" w:author="Edward Leung" w:date="2017-01-10T12:35:00Z">
                  <w:rPr>
                    <w:color w:val="000000"/>
                    <w:sz w:val="16"/>
                    <w:szCs w:val="16"/>
                  </w:rPr>
                </w:rPrChange>
              </w:rPr>
              <w:t>{“status”:”A”}</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Change w:id="9902" w:author="Edward Leung" w:date="2017-01-10T12:35:00Z">
                  <w:rPr>
                    <w:color w:val="000000"/>
                    <w:sz w:val="16"/>
                    <w:szCs w:val="16"/>
                  </w:rPr>
                </w:rPrChange>
              </w:rPr>
            </w:pPr>
            <w:r w:rsidRPr="00184A3A">
              <w:rPr>
                <w:color w:val="000000"/>
                <w:sz w:val="16"/>
                <w:szCs w:val="16"/>
                <w:rPrChange w:id="9903" w:author="Edward Leung" w:date="2017-01-10T12:35:00Z">
                  <w:rPr>
                    <w:color w:val="000000"/>
                    <w:sz w:val="16"/>
                    <w:szCs w:val="16"/>
                  </w:rPr>
                </w:rPrChange>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Change w:id="9904" w:author="Edward Leung" w:date="2017-01-10T12:35:00Z">
                  <w:rPr>
                    <w:color w:val="000000"/>
                    <w:sz w:val="16"/>
                    <w:szCs w:val="16"/>
                  </w:rPr>
                </w:rPrChange>
              </w:rPr>
            </w:pPr>
            <w:r w:rsidRPr="00184A3A">
              <w:rPr>
                <w:color w:val="000000"/>
                <w:sz w:val="16"/>
                <w:szCs w:val="16"/>
                <w:rPrChange w:id="9905" w:author="Edward Leung" w:date="2017-01-10T12:35:00Z">
                  <w:rPr>
                    <w:color w:val="000000"/>
                    <w:sz w:val="16"/>
                    <w:szCs w:val="16"/>
                  </w:rPr>
                </w:rPrChange>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Change w:id="9906" w:author="Edward Leung" w:date="2017-01-10T12:35:00Z">
                  <w:rPr>
                    <w:rFonts w:cs="Arial"/>
                    <w:sz w:val="16"/>
                    <w:szCs w:val="16"/>
                  </w:rPr>
                </w:rPrChange>
              </w:rPr>
            </w:pPr>
            <w:r w:rsidRPr="00184A3A">
              <w:rPr>
                <w:rFonts w:cs="Arial"/>
                <w:color w:val="000000"/>
                <w:sz w:val="16"/>
                <w:szCs w:val="16"/>
                <w:rPrChange w:id="9907" w:author="Edward Leung" w:date="2017-01-10T12:35:00Z">
                  <w:rPr>
                    <w:rFonts w:cs="Arial"/>
                    <w:color w:val="000000"/>
                    <w:sz w:val="16"/>
                    <w:szCs w:val="16"/>
                  </w:rPr>
                </w:rPrChange>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Change w:id="9908" w:author="Edward Leung" w:date="2017-01-10T12:35:00Z">
                  <w:rPr>
                    <w:color w:val="000000"/>
                    <w:sz w:val="16"/>
                    <w:szCs w:val="16"/>
                  </w:rPr>
                </w:rPrChange>
              </w:rPr>
            </w:pPr>
            <w:r w:rsidRPr="00184A3A">
              <w:rPr>
                <w:color w:val="000000"/>
                <w:sz w:val="16"/>
                <w:szCs w:val="16"/>
                <w:rPrChange w:id="9909" w:author="Edward Leung" w:date="2017-01-10T12:35:00Z">
                  <w:rPr>
                    <w:color w:val="000000"/>
                    <w:sz w:val="16"/>
                    <w:szCs w:val="16"/>
                  </w:rPr>
                </w:rPrChange>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Change w:id="9910" w:author="Edward Leung" w:date="2017-01-10T12:35:00Z">
                  <w:rPr>
                    <w:color w:val="000000"/>
                    <w:sz w:val="16"/>
                    <w:szCs w:val="16"/>
                  </w:rPr>
                </w:rPrChange>
              </w:rPr>
            </w:pPr>
            <w:r w:rsidRPr="00184A3A">
              <w:rPr>
                <w:color w:val="000000"/>
                <w:sz w:val="16"/>
                <w:szCs w:val="16"/>
                <w:rPrChange w:id="9911" w:author="Edward Leung" w:date="2017-01-10T12:35:00Z">
                  <w:rPr>
                    <w:color w:val="000000"/>
                    <w:sz w:val="16"/>
                    <w:szCs w:val="16"/>
                  </w:rPr>
                </w:rPrChange>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Change w:id="9912" w:author="Edward Leung" w:date="2017-01-10T12:35:00Z">
                  <w:rPr>
                    <w:sz w:val="16"/>
                    <w:szCs w:val="16"/>
                  </w:rPr>
                </w:rPrChange>
              </w:rPr>
            </w:pPr>
            <w:r w:rsidRPr="00184A3A">
              <w:rPr>
                <w:sz w:val="16"/>
                <w:szCs w:val="16"/>
                <w:rPrChange w:id="9913" w:author="Edward Leung" w:date="2017-01-10T12:35:00Z">
                  <w:rPr>
                    <w:sz w:val="16"/>
                    <w:szCs w:val="16"/>
                  </w:rPr>
                </w:rPrChange>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Change w:id="9914" w:author="Edward Leung" w:date="2017-01-10T12:35:00Z">
                  <w:rPr>
                    <w:color w:val="000000"/>
                    <w:sz w:val="16"/>
                    <w:szCs w:val="16"/>
                  </w:rPr>
                </w:rPrChange>
              </w:rPr>
            </w:pPr>
            <w:r w:rsidRPr="00184A3A">
              <w:rPr>
                <w:color w:val="000000"/>
                <w:sz w:val="16"/>
                <w:szCs w:val="16"/>
                <w:rPrChange w:id="9915" w:author="Edward Leung" w:date="2017-01-10T12:35:00Z">
                  <w:rPr>
                    <w:color w:val="000000"/>
                    <w:sz w:val="16"/>
                    <w:szCs w:val="16"/>
                  </w:rPr>
                </w:rPrChange>
              </w:rPr>
              <w:t>&lt;remark</w:t>
            </w:r>
            <w:r w:rsidR="0013302E" w:rsidRPr="00184A3A">
              <w:rPr>
                <w:color w:val="000000"/>
                <w:sz w:val="16"/>
                <w:szCs w:val="16"/>
                <w:rPrChange w:id="9916" w:author="Edward Leung" w:date="2017-01-10T12:35:00Z">
                  <w:rPr>
                    <w:color w:val="000000"/>
                    <w:sz w:val="16"/>
                    <w:szCs w:val="16"/>
                  </w:rPr>
                </w:rPrChange>
              </w:rPr>
              <w:t>&gt;</w:t>
            </w:r>
          </w:p>
          <w:p w14:paraId="76F99FC6" w14:textId="70758A6D" w:rsidR="007E4470" w:rsidRPr="00184A3A" w:rsidRDefault="0013302E" w:rsidP="003562C8">
            <w:pPr>
              <w:spacing w:after="0"/>
              <w:rPr>
                <w:sz w:val="16"/>
                <w:szCs w:val="16"/>
                <w:rPrChange w:id="9917" w:author="Edward Leung" w:date="2017-01-10T12:35:00Z">
                  <w:rPr>
                    <w:sz w:val="16"/>
                    <w:szCs w:val="16"/>
                  </w:rPr>
                </w:rPrChange>
              </w:rPr>
            </w:pPr>
            <w:r w:rsidRPr="00184A3A">
              <w:rPr>
                <w:color w:val="000000"/>
                <w:sz w:val="16"/>
                <w:szCs w:val="16"/>
                <w:rPrChange w:id="9918" w:author="Edward Leung" w:date="2017-01-10T12:35:00Z">
                  <w:rPr>
                    <w:color w:val="000000"/>
                    <w:sz w:val="16"/>
                    <w:szCs w:val="16"/>
                  </w:rPr>
                </w:rPrChange>
              </w:rPr>
              <w:t>&lt;/</w:t>
            </w:r>
            <w:r w:rsidR="007E4470" w:rsidRPr="00184A3A">
              <w:rPr>
                <w:color w:val="000000"/>
                <w:sz w:val="16"/>
                <w:szCs w:val="16"/>
                <w:rPrChange w:id="9919" w:author="Edward Leung" w:date="2017-01-10T12:35:00Z">
                  <w:rPr>
                    <w:color w:val="000000"/>
                    <w:sz w:val="16"/>
                    <w:szCs w:val="16"/>
                  </w:rPr>
                </w:rPrChange>
              </w:rPr>
              <w:t>remark</w:t>
            </w:r>
            <w:r w:rsidRPr="00184A3A">
              <w:rPr>
                <w:color w:val="000000"/>
                <w:sz w:val="16"/>
                <w:szCs w:val="16"/>
                <w:rPrChange w:id="9920" w:author="Edward Leung" w:date="2017-01-10T12:35:00Z">
                  <w:rPr>
                    <w:color w:val="000000"/>
                    <w:sz w:val="16"/>
                    <w:szCs w:val="16"/>
                  </w:rPr>
                </w:rPrChange>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Change w:id="9921" w:author="Edward Leung" w:date="2017-01-10T12:35:00Z">
                  <w:rPr>
                    <w:color w:val="000000"/>
                    <w:sz w:val="16"/>
                    <w:szCs w:val="16"/>
                  </w:rPr>
                </w:rPrChange>
              </w:rPr>
            </w:pPr>
            <w:r w:rsidRPr="00184A3A">
              <w:rPr>
                <w:color w:val="000000"/>
                <w:sz w:val="16"/>
                <w:szCs w:val="16"/>
                <w:rPrChange w:id="9922" w:author="Edward Leung" w:date="2017-01-10T12:35:00Z">
                  <w:rPr>
                    <w:color w:val="000000"/>
                    <w:sz w:val="16"/>
                    <w:szCs w:val="16"/>
                  </w:rPr>
                </w:rPrChange>
              </w:rPr>
              <w:t>{“remark”:””}</w:t>
            </w:r>
          </w:p>
        </w:tc>
      </w:tr>
    </w:tbl>
    <w:p w14:paraId="50C0DDF1" w14:textId="77777777" w:rsidR="008B667B" w:rsidRPr="00184A3A" w:rsidRDefault="008B667B" w:rsidP="00C15BC6">
      <w:pPr>
        <w:jc w:val="center"/>
        <w:rPr>
          <w:rFonts w:eastAsia="Microsoft YaHei"/>
          <w:rPrChange w:id="9923" w:author="Edward Leung" w:date="2017-01-10T12:35:00Z">
            <w:rPr>
              <w:rFonts w:eastAsia="Microsoft YaHei"/>
            </w:rPr>
          </w:rPrChange>
        </w:rPr>
      </w:pPr>
    </w:p>
    <w:p w14:paraId="34475C9B" w14:textId="18B8F6CE" w:rsidR="00460F4D" w:rsidRPr="00184A3A" w:rsidRDefault="00900BAC" w:rsidP="00C15BC6">
      <w:pPr>
        <w:jc w:val="center"/>
        <w:rPr>
          <w:rFonts w:eastAsia="Microsoft YaHei"/>
          <w:rPrChange w:id="9924" w:author="Edward Leung" w:date="2017-01-10T12:35:00Z">
            <w:rPr>
              <w:rFonts w:eastAsia="Microsoft YaHei"/>
            </w:rPr>
          </w:rPrChange>
        </w:rPr>
      </w:pPr>
      <w:r w:rsidRPr="00184A3A">
        <w:rPr>
          <w:rFonts w:eastAsia="Microsoft YaHei"/>
          <w:rPrChange w:id="9925" w:author="Edward Leung" w:date="2017-01-10T12:35:00Z">
            <w:rPr>
              <w:rFonts w:eastAsia="Microsoft YaHei"/>
            </w:rPr>
          </w:rPrChange>
        </w:rPr>
        <w:t>- End -</w:t>
      </w:r>
    </w:p>
    <w:sectPr w:rsidR="00460F4D" w:rsidRPr="00184A3A" w:rsidSect="003562C8">
      <w:pgSz w:w="15840" w:h="12240" w:orient="landscape"/>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4A502" w14:textId="77777777" w:rsidR="006A4B5E" w:rsidRDefault="006A4B5E" w:rsidP="008D7BAB">
      <w:pPr>
        <w:spacing w:after="0" w:line="240" w:lineRule="auto"/>
      </w:pPr>
      <w:r>
        <w:separator/>
      </w:r>
    </w:p>
  </w:endnote>
  <w:endnote w:type="continuationSeparator" w:id="0">
    <w:p w14:paraId="1856CD5F" w14:textId="77777777" w:rsidR="006A4B5E" w:rsidRDefault="006A4B5E"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52208692" w:rsidR="008C6C61" w:rsidRPr="0061154C" w:rsidRDefault="008C6C61" w:rsidP="008D7BAB">
    <w:pPr>
      <w:ind w:right="440"/>
      <w:rPr>
        <w:sz w:val="18"/>
      </w:rPr>
    </w:pPr>
    <w:r w:rsidRPr="0061154C">
      <w:rPr>
        <w:sz w:val="18"/>
      </w:rPr>
      <w:t>Requirement Definition</w:t>
    </w:r>
    <w:r w:rsidRPr="0061154C">
      <w:rPr>
        <w:sz w:val="18"/>
      </w:rPr>
      <w:tab/>
    </w:r>
    <w:sdt>
      <w:sdtPr>
        <w:rPr>
          <w:sz w:val="18"/>
        </w:rPr>
        <w:id w:val="-1000959911"/>
        <w:docPartObj>
          <w:docPartGallery w:val="Page Numbers (Bottom of Page)"/>
          <w:docPartUnique/>
        </w:docPartObj>
      </w:sdtPr>
      <w:sdtContent>
        <w:sdt>
          <w:sdtPr>
            <w:rPr>
              <w:sz w:val="18"/>
            </w:rPr>
            <w:id w:val="123588465"/>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184A3A">
              <w:rPr>
                <w:b/>
                <w:bCs/>
                <w:noProof/>
                <w:sz w:val="18"/>
              </w:rPr>
              <w:t>69</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184A3A">
              <w:rPr>
                <w:b/>
                <w:bCs/>
                <w:noProof/>
                <w:sz w:val="18"/>
              </w:rPr>
              <w:t>95</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7D194" w14:textId="77777777" w:rsidR="006A4B5E" w:rsidRDefault="006A4B5E" w:rsidP="008D7BAB">
      <w:pPr>
        <w:spacing w:after="0" w:line="240" w:lineRule="auto"/>
      </w:pPr>
      <w:r>
        <w:separator/>
      </w:r>
    </w:p>
  </w:footnote>
  <w:footnote w:type="continuationSeparator" w:id="0">
    <w:p w14:paraId="01816536" w14:textId="77777777" w:rsidR="006A4B5E" w:rsidRDefault="006A4B5E"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8C6C61" w:rsidRDefault="008C6C61">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5967733"/>
    <w:multiLevelType w:val="hybridMultilevel"/>
    <w:tmpl w:val="8D5ED3BC"/>
    <w:lvl w:ilvl="0" w:tplc="0C8E0808">
      <w:start w:val="1"/>
      <w:numFmt w:val="bullet"/>
      <w:lvlText w:val=""/>
      <w:lvlJc w:val="left"/>
      <w:pPr>
        <w:tabs>
          <w:tab w:val="num" w:pos="1352"/>
        </w:tabs>
        <w:ind w:left="1352" w:hanging="360"/>
      </w:pPr>
      <w:rPr>
        <w:rFonts w:ascii="Symbol" w:hAnsi="Symbol" w:hint="default"/>
        <w:sz w:val="20"/>
      </w:rPr>
    </w:lvl>
    <w:lvl w:ilvl="1" w:tplc="04090019">
      <w:start w:val="1"/>
      <w:numFmt w:val="lowerLetter"/>
      <w:lvlText w:val="%2."/>
      <w:lvlJc w:val="left"/>
      <w:pPr>
        <w:tabs>
          <w:tab w:val="num" w:pos="2072"/>
        </w:tabs>
        <w:ind w:left="2072" w:hanging="360"/>
      </w:pPr>
    </w:lvl>
    <w:lvl w:ilvl="2" w:tplc="0409001B">
      <w:start w:val="1"/>
      <w:numFmt w:val="lowerRoman"/>
      <w:lvlText w:val="%3."/>
      <w:lvlJc w:val="right"/>
      <w:pPr>
        <w:tabs>
          <w:tab w:val="num" w:pos="2792"/>
        </w:tabs>
        <w:ind w:left="2792" w:hanging="180"/>
      </w:pPr>
    </w:lvl>
    <w:lvl w:ilvl="3" w:tplc="0409000F">
      <w:start w:val="1"/>
      <w:numFmt w:val="decimal"/>
      <w:lvlText w:val="%4."/>
      <w:lvlJc w:val="left"/>
      <w:pPr>
        <w:tabs>
          <w:tab w:val="num" w:pos="3512"/>
        </w:tabs>
        <w:ind w:left="3512" w:hanging="360"/>
      </w:pPr>
    </w:lvl>
    <w:lvl w:ilvl="4" w:tplc="04090019">
      <w:start w:val="1"/>
      <w:numFmt w:val="lowerLetter"/>
      <w:lvlText w:val="%5."/>
      <w:lvlJc w:val="left"/>
      <w:pPr>
        <w:tabs>
          <w:tab w:val="num" w:pos="4232"/>
        </w:tabs>
        <w:ind w:left="4232" w:hanging="360"/>
      </w:pPr>
    </w:lvl>
    <w:lvl w:ilvl="5" w:tplc="0409001B">
      <w:start w:val="1"/>
      <w:numFmt w:val="lowerRoman"/>
      <w:lvlText w:val="%6."/>
      <w:lvlJc w:val="right"/>
      <w:pPr>
        <w:tabs>
          <w:tab w:val="num" w:pos="4952"/>
        </w:tabs>
        <w:ind w:left="4952" w:hanging="180"/>
      </w:pPr>
    </w:lvl>
    <w:lvl w:ilvl="6" w:tplc="0409000F">
      <w:start w:val="1"/>
      <w:numFmt w:val="decimal"/>
      <w:lvlText w:val="%7."/>
      <w:lvlJc w:val="left"/>
      <w:pPr>
        <w:tabs>
          <w:tab w:val="num" w:pos="5672"/>
        </w:tabs>
        <w:ind w:left="5672" w:hanging="360"/>
      </w:pPr>
    </w:lvl>
    <w:lvl w:ilvl="7" w:tplc="04090019">
      <w:start w:val="1"/>
      <w:numFmt w:val="lowerLetter"/>
      <w:lvlText w:val="%8."/>
      <w:lvlJc w:val="left"/>
      <w:pPr>
        <w:tabs>
          <w:tab w:val="num" w:pos="6392"/>
        </w:tabs>
        <w:ind w:left="6392" w:hanging="360"/>
      </w:pPr>
    </w:lvl>
    <w:lvl w:ilvl="8" w:tplc="0409001B">
      <w:start w:val="1"/>
      <w:numFmt w:val="lowerRoman"/>
      <w:lvlText w:val="%9."/>
      <w:lvlJc w:val="right"/>
      <w:pPr>
        <w:tabs>
          <w:tab w:val="num" w:pos="7112"/>
        </w:tabs>
        <w:ind w:left="7112" w:hanging="180"/>
      </w:pPr>
    </w:lvl>
  </w:abstractNum>
  <w:abstractNum w:abstractNumId="4" w15:restartNumberingAfterBreak="0">
    <w:nsid w:val="09B91DFD"/>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6351217"/>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38134DA"/>
    <w:multiLevelType w:val="hybridMultilevel"/>
    <w:tmpl w:val="B0146E58"/>
    <w:lvl w:ilvl="0" w:tplc="201E7A22">
      <w:start w:val="1"/>
      <w:numFmt w:val="decimal"/>
      <w:lvlText w:val="%1."/>
      <w:lvlJc w:val="left"/>
      <w:pPr>
        <w:ind w:left="792"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4F45727"/>
    <w:multiLevelType w:val="hybridMultilevel"/>
    <w:tmpl w:val="D938FC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337004E3"/>
    <w:multiLevelType w:val="hybridMultilevel"/>
    <w:tmpl w:val="315AD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2F1383"/>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1ED6F1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1D1660"/>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4A7D3E"/>
    <w:multiLevelType w:val="multilevel"/>
    <w:tmpl w:val="107E01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7"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8" w15:restartNumberingAfterBreak="0">
    <w:nsid w:val="61177830"/>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AA5DC2"/>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2" w15:restartNumberingAfterBreak="0">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935952"/>
    <w:multiLevelType w:val="hybridMultilevel"/>
    <w:tmpl w:val="A4D89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CA4DD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A1257CA"/>
    <w:multiLevelType w:val="multilevel"/>
    <w:tmpl w:val="0EEA9E0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Restart w:val="1"/>
      <w:lvlText w:val="%1.%2.%3"/>
      <w:lvlJc w:val="left"/>
      <w:pPr>
        <w:tabs>
          <w:tab w:val="num" w:pos="1724"/>
        </w:tabs>
        <w:ind w:left="1724"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41" w15:restartNumberingAfterBreak="0">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720EEE"/>
    <w:multiLevelType w:val="multilevel"/>
    <w:tmpl w:val="7B720EEE"/>
    <w:lvl w:ilvl="0">
      <w:start w:val="12"/>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5" w15:restartNumberingAfterBreak="0">
    <w:nsid w:val="7FE83B2F"/>
    <w:multiLevelType w:val="hybridMultilevel"/>
    <w:tmpl w:val="5538A780"/>
    <w:lvl w:ilvl="0" w:tplc="08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5"/>
  </w:num>
  <w:num w:numId="3">
    <w:abstractNumId w:val="43"/>
  </w:num>
  <w:num w:numId="4">
    <w:abstractNumId w:val="44"/>
  </w:num>
  <w:num w:numId="5">
    <w:abstractNumId w:val="33"/>
  </w:num>
  <w:num w:numId="6">
    <w:abstractNumId w:val="29"/>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3"/>
  </w:num>
  <w:num w:numId="10">
    <w:abstractNumId w:val="20"/>
  </w:num>
  <w:num w:numId="11">
    <w:abstractNumId w:val="12"/>
  </w:num>
  <w:num w:numId="12">
    <w:abstractNumId w:val="23"/>
  </w:num>
  <w:num w:numId="13">
    <w:abstractNumId w:val="15"/>
  </w:num>
  <w:num w:numId="14">
    <w:abstractNumId w:val="9"/>
  </w:num>
  <w:num w:numId="15">
    <w:abstractNumId w:val="4"/>
  </w:num>
  <w:num w:numId="16">
    <w:abstractNumId w:val="35"/>
  </w:num>
  <w:num w:numId="17">
    <w:abstractNumId w:val="10"/>
  </w:num>
  <w:num w:numId="18">
    <w:abstractNumId w:val="36"/>
  </w:num>
  <w:num w:numId="19">
    <w:abstractNumId w:val="6"/>
  </w:num>
  <w:num w:numId="20">
    <w:abstractNumId w:val="41"/>
  </w:num>
  <w:num w:numId="21">
    <w:abstractNumId w:val="5"/>
  </w:num>
  <w:num w:numId="22">
    <w:abstractNumId w:val="7"/>
  </w:num>
  <w:num w:numId="23">
    <w:abstractNumId w:val="37"/>
  </w:num>
  <w:num w:numId="24">
    <w:abstractNumId w:val="19"/>
  </w:num>
  <w:num w:numId="25">
    <w:abstractNumId w:val="39"/>
  </w:num>
  <w:num w:numId="26">
    <w:abstractNumId w:val="18"/>
  </w:num>
  <w:num w:numId="27">
    <w:abstractNumId w:val="11"/>
  </w:num>
  <w:num w:numId="28">
    <w:abstractNumId w:val="27"/>
  </w:num>
  <w:num w:numId="29">
    <w:abstractNumId w:val="31"/>
  </w:num>
  <w:num w:numId="30">
    <w:abstractNumId w:val="16"/>
  </w:num>
  <w:num w:numId="31">
    <w:abstractNumId w:val="40"/>
  </w:num>
  <w:num w:numId="32">
    <w:abstractNumId w:val="26"/>
  </w:num>
  <w:num w:numId="33">
    <w:abstractNumId w:val="3"/>
  </w:num>
  <w:num w:numId="34">
    <w:abstractNumId w:val="45"/>
  </w:num>
  <w:num w:numId="35">
    <w:abstractNumId w:val="17"/>
  </w:num>
  <w:num w:numId="36">
    <w:abstractNumId w:val="34"/>
  </w:num>
  <w:num w:numId="37">
    <w:abstractNumId w:val="8"/>
  </w:num>
  <w:num w:numId="38">
    <w:abstractNumId w:val="30"/>
  </w:num>
  <w:num w:numId="39">
    <w:abstractNumId w:val="28"/>
  </w:num>
  <w:num w:numId="40">
    <w:abstractNumId w:val="22"/>
  </w:num>
  <w:num w:numId="41">
    <w:abstractNumId w:val="42"/>
  </w:num>
  <w:num w:numId="42">
    <w:abstractNumId w:val="2"/>
  </w:num>
  <w:num w:numId="43">
    <w:abstractNumId w:val="32"/>
  </w:num>
  <w:num w:numId="44">
    <w:abstractNumId w:val="38"/>
  </w:num>
  <w:num w:numId="45">
    <w:abstractNumId w:val="24"/>
  </w:num>
  <w:num w:numId="46">
    <w:abstractNumId w:val="21"/>
  </w:num>
  <w:num w:numId="47">
    <w:abstractNumId w:val="14"/>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Leung">
    <w15:presenceInfo w15:providerId="None" w15:userId="Edward Leung"/>
  </w15:person>
  <w15:person w15:author="Dick Chan">
    <w15:presenceInfo w15:providerId="AD" w15:userId="S-1-5-21-220523388-1844237615-682003330-33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A8A"/>
    <w:rsid w:val="0002435C"/>
    <w:rsid w:val="0002474D"/>
    <w:rsid w:val="000311B3"/>
    <w:rsid w:val="00032923"/>
    <w:rsid w:val="00033D38"/>
    <w:rsid w:val="0003433B"/>
    <w:rsid w:val="0003555D"/>
    <w:rsid w:val="0004002D"/>
    <w:rsid w:val="00040256"/>
    <w:rsid w:val="0004266B"/>
    <w:rsid w:val="000521C1"/>
    <w:rsid w:val="000539B7"/>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4593"/>
    <w:rsid w:val="00095CC7"/>
    <w:rsid w:val="000B1039"/>
    <w:rsid w:val="000B19F9"/>
    <w:rsid w:val="000B3F72"/>
    <w:rsid w:val="000B556C"/>
    <w:rsid w:val="000C055F"/>
    <w:rsid w:val="000C0EBC"/>
    <w:rsid w:val="000C3C9A"/>
    <w:rsid w:val="000C5B6E"/>
    <w:rsid w:val="000C5C50"/>
    <w:rsid w:val="000C6662"/>
    <w:rsid w:val="000D588D"/>
    <w:rsid w:val="000D6E76"/>
    <w:rsid w:val="000E0320"/>
    <w:rsid w:val="000E1B41"/>
    <w:rsid w:val="000E544B"/>
    <w:rsid w:val="000F0D8D"/>
    <w:rsid w:val="000F1EF2"/>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60A9"/>
    <w:rsid w:val="00117FC0"/>
    <w:rsid w:val="001228F0"/>
    <w:rsid w:val="00130821"/>
    <w:rsid w:val="00131B58"/>
    <w:rsid w:val="0013302E"/>
    <w:rsid w:val="00134FC6"/>
    <w:rsid w:val="00141BDA"/>
    <w:rsid w:val="00141F5F"/>
    <w:rsid w:val="0014239B"/>
    <w:rsid w:val="00145009"/>
    <w:rsid w:val="00150130"/>
    <w:rsid w:val="0015026B"/>
    <w:rsid w:val="001505BA"/>
    <w:rsid w:val="00151A88"/>
    <w:rsid w:val="00154094"/>
    <w:rsid w:val="001553FA"/>
    <w:rsid w:val="0015743C"/>
    <w:rsid w:val="001611DA"/>
    <w:rsid w:val="001627BD"/>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7E65"/>
    <w:rsid w:val="001A09AF"/>
    <w:rsid w:val="001A2DB4"/>
    <w:rsid w:val="001A4608"/>
    <w:rsid w:val="001A6C6D"/>
    <w:rsid w:val="001B04A6"/>
    <w:rsid w:val="001B2197"/>
    <w:rsid w:val="001B2684"/>
    <w:rsid w:val="001B69C4"/>
    <w:rsid w:val="001C0BEE"/>
    <w:rsid w:val="001C3974"/>
    <w:rsid w:val="001C3F48"/>
    <w:rsid w:val="001C4B36"/>
    <w:rsid w:val="001C5938"/>
    <w:rsid w:val="001C685A"/>
    <w:rsid w:val="001C7649"/>
    <w:rsid w:val="001C78A6"/>
    <w:rsid w:val="001C7EF0"/>
    <w:rsid w:val="001D0DAB"/>
    <w:rsid w:val="001D3F9D"/>
    <w:rsid w:val="001D733F"/>
    <w:rsid w:val="001D79DF"/>
    <w:rsid w:val="001F0E39"/>
    <w:rsid w:val="001F2FE6"/>
    <w:rsid w:val="001F5555"/>
    <w:rsid w:val="001F5740"/>
    <w:rsid w:val="001F5AA7"/>
    <w:rsid w:val="001F650B"/>
    <w:rsid w:val="0020279C"/>
    <w:rsid w:val="002041D0"/>
    <w:rsid w:val="0020580B"/>
    <w:rsid w:val="00205F6F"/>
    <w:rsid w:val="00206DA5"/>
    <w:rsid w:val="002108A2"/>
    <w:rsid w:val="00210C44"/>
    <w:rsid w:val="00211DF8"/>
    <w:rsid w:val="00211F60"/>
    <w:rsid w:val="002126E1"/>
    <w:rsid w:val="00213671"/>
    <w:rsid w:val="002147E3"/>
    <w:rsid w:val="00214D23"/>
    <w:rsid w:val="00215F58"/>
    <w:rsid w:val="00217DB5"/>
    <w:rsid w:val="00222364"/>
    <w:rsid w:val="00222F78"/>
    <w:rsid w:val="00223F51"/>
    <w:rsid w:val="002257AE"/>
    <w:rsid w:val="002265DC"/>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E46"/>
    <w:rsid w:val="002701F5"/>
    <w:rsid w:val="0027234F"/>
    <w:rsid w:val="00272623"/>
    <w:rsid w:val="00274118"/>
    <w:rsid w:val="00276ED5"/>
    <w:rsid w:val="00277234"/>
    <w:rsid w:val="002813E3"/>
    <w:rsid w:val="002813FF"/>
    <w:rsid w:val="00281557"/>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C33B6"/>
    <w:rsid w:val="002C510D"/>
    <w:rsid w:val="002D273F"/>
    <w:rsid w:val="002D633D"/>
    <w:rsid w:val="002E0FED"/>
    <w:rsid w:val="002E2CFC"/>
    <w:rsid w:val="002E3219"/>
    <w:rsid w:val="002E65DE"/>
    <w:rsid w:val="002F7309"/>
    <w:rsid w:val="002F7EA2"/>
    <w:rsid w:val="00301446"/>
    <w:rsid w:val="003041E1"/>
    <w:rsid w:val="00304DFA"/>
    <w:rsid w:val="00307FFB"/>
    <w:rsid w:val="003177F2"/>
    <w:rsid w:val="00320B3E"/>
    <w:rsid w:val="003214F1"/>
    <w:rsid w:val="003267F8"/>
    <w:rsid w:val="00331A36"/>
    <w:rsid w:val="00332BA8"/>
    <w:rsid w:val="003335DB"/>
    <w:rsid w:val="00333876"/>
    <w:rsid w:val="003344D1"/>
    <w:rsid w:val="00337895"/>
    <w:rsid w:val="00343B23"/>
    <w:rsid w:val="00345D44"/>
    <w:rsid w:val="003524C0"/>
    <w:rsid w:val="0035262A"/>
    <w:rsid w:val="003562C8"/>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A06EA"/>
    <w:rsid w:val="003A266F"/>
    <w:rsid w:val="003A3B25"/>
    <w:rsid w:val="003A772F"/>
    <w:rsid w:val="003B0A82"/>
    <w:rsid w:val="003B2E24"/>
    <w:rsid w:val="003B54E6"/>
    <w:rsid w:val="003B6170"/>
    <w:rsid w:val="003B642F"/>
    <w:rsid w:val="003C1591"/>
    <w:rsid w:val="003C54CD"/>
    <w:rsid w:val="003C553D"/>
    <w:rsid w:val="003C5DC6"/>
    <w:rsid w:val="003C730A"/>
    <w:rsid w:val="003C7A86"/>
    <w:rsid w:val="003D1B1C"/>
    <w:rsid w:val="003D4291"/>
    <w:rsid w:val="003D4F62"/>
    <w:rsid w:val="003D5002"/>
    <w:rsid w:val="003D621F"/>
    <w:rsid w:val="003D63F9"/>
    <w:rsid w:val="003D73C1"/>
    <w:rsid w:val="003E02E8"/>
    <w:rsid w:val="003E5413"/>
    <w:rsid w:val="003E54C1"/>
    <w:rsid w:val="003F1E80"/>
    <w:rsid w:val="003F48AD"/>
    <w:rsid w:val="004035A7"/>
    <w:rsid w:val="00404CDF"/>
    <w:rsid w:val="00405636"/>
    <w:rsid w:val="00410A6A"/>
    <w:rsid w:val="0041222E"/>
    <w:rsid w:val="00420047"/>
    <w:rsid w:val="00430AAC"/>
    <w:rsid w:val="00431A78"/>
    <w:rsid w:val="0044009F"/>
    <w:rsid w:val="00440B34"/>
    <w:rsid w:val="00441697"/>
    <w:rsid w:val="0044500B"/>
    <w:rsid w:val="00445748"/>
    <w:rsid w:val="004516FA"/>
    <w:rsid w:val="004530BB"/>
    <w:rsid w:val="00453350"/>
    <w:rsid w:val="004533E2"/>
    <w:rsid w:val="00456AEF"/>
    <w:rsid w:val="00457418"/>
    <w:rsid w:val="00460F4D"/>
    <w:rsid w:val="0046117C"/>
    <w:rsid w:val="00462D94"/>
    <w:rsid w:val="00463122"/>
    <w:rsid w:val="00464332"/>
    <w:rsid w:val="004650AE"/>
    <w:rsid w:val="0046512D"/>
    <w:rsid w:val="004666E3"/>
    <w:rsid w:val="00472D87"/>
    <w:rsid w:val="004808FB"/>
    <w:rsid w:val="004826E2"/>
    <w:rsid w:val="004838E8"/>
    <w:rsid w:val="0048416A"/>
    <w:rsid w:val="00485B40"/>
    <w:rsid w:val="00492DE8"/>
    <w:rsid w:val="00496CB4"/>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D02D2"/>
    <w:rsid w:val="004D7C59"/>
    <w:rsid w:val="004E004E"/>
    <w:rsid w:val="004E071D"/>
    <w:rsid w:val="004E1819"/>
    <w:rsid w:val="004E3805"/>
    <w:rsid w:val="004E501B"/>
    <w:rsid w:val="004E7CEC"/>
    <w:rsid w:val="004F4B87"/>
    <w:rsid w:val="00501756"/>
    <w:rsid w:val="00501A81"/>
    <w:rsid w:val="005060B2"/>
    <w:rsid w:val="00506802"/>
    <w:rsid w:val="0051008E"/>
    <w:rsid w:val="005113D6"/>
    <w:rsid w:val="00511FBF"/>
    <w:rsid w:val="00513841"/>
    <w:rsid w:val="0051478A"/>
    <w:rsid w:val="00514A26"/>
    <w:rsid w:val="00520E61"/>
    <w:rsid w:val="00524C81"/>
    <w:rsid w:val="00525FEB"/>
    <w:rsid w:val="00526E94"/>
    <w:rsid w:val="005273BA"/>
    <w:rsid w:val="00531F6B"/>
    <w:rsid w:val="00533274"/>
    <w:rsid w:val="00534BCC"/>
    <w:rsid w:val="00535F8B"/>
    <w:rsid w:val="00536533"/>
    <w:rsid w:val="00536BAB"/>
    <w:rsid w:val="00541505"/>
    <w:rsid w:val="00542BBF"/>
    <w:rsid w:val="005436E9"/>
    <w:rsid w:val="00543F0F"/>
    <w:rsid w:val="00543F74"/>
    <w:rsid w:val="00550D22"/>
    <w:rsid w:val="00550E2A"/>
    <w:rsid w:val="00552E87"/>
    <w:rsid w:val="0055391A"/>
    <w:rsid w:val="00553FC1"/>
    <w:rsid w:val="00556B07"/>
    <w:rsid w:val="00557B24"/>
    <w:rsid w:val="00560028"/>
    <w:rsid w:val="00561AF3"/>
    <w:rsid w:val="00561E24"/>
    <w:rsid w:val="00562819"/>
    <w:rsid w:val="005656B9"/>
    <w:rsid w:val="00566247"/>
    <w:rsid w:val="00570F80"/>
    <w:rsid w:val="00572028"/>
    <w:rsid w:val="00573151"/>
    <w:rsid w:val="00576C3E"/>
    <w:rsid w:val="00583D6E"/>
    <w:rsid w:val="0058426D"/>
    <w:rsid w:val="00585026"/>
    <w:rsid w:val="00587B46"/>
    <w:rsid w:val="00591E8F"/>
    <w:rsid w:val="005932CF"/>
    <w:rsid w:val="00594EE3"/>
    <w:rsid w:val="005A0AD3"/>
    <w:rsid w:val="005A3C22"/>
    <w:rsid w:val="005A5979"/>
    <w:rsid w:val="005A6F86"/>
    <w:rsid w:val="005A7A11"/>
    <w:rsid w:val="005B0B55"/>
    <w:rsid w:val="005B21C6"/>
    <w:rsid w:val="005B21E6"/>
    <w:rsid w:val="005B4A05"/>
    <w:rsid w:val="005B71CB"/>
    <w:rsid w:val="005B7E2E"/>
    <w:rsid w:val="005C1C00"/>
    <w:rsid w:val="005C36F7"/>
    <w:rsid w:val="005C3C95"/>
    <w:rsid w:val="005C5247"/>
    <w:rsid w:val="005C64E4"/>
    <w:rsid w:val="005D372D"/>
    <w:rsid w:val="005D4776"/>
    <w:rsid w:val="005D52A9"/>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6CF2"/>
    <w:rsid w:val="006B326D"/>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5894"/>
    <w:rsid w:val="007077C0"/>
    <w:rsid w:val="00711BEE"/>
    <w:rsid w:val="00712376"/>
    <w:rsid w:val="00712C66"/>
    <w:rsid w:val="00712F2B"/>
    <w:rsid w:val="00714511"/>
    <w:rsid w:val="007203BE"/>
    <w:rsid w:val="0072240A"/>
    <w:rsid w:val="00724B90"/>
    <w:rsid w:val="007252F4"/>
    <w:rsid w:val="007306B9"/>
    <w:rsid w:val="007327D1"/>
    <w:rsid w:val="00736E29"/>
    <w:rsid w:val="007378C9"/>
    <w:rsid w:val="0074360E"/>
    <w:rsid w:val="0074368E"/>
    <w:rsid w:val="00745A0E"/>
    <w:rsid w:val="00747D4B"/>
    <w:rsid w:val="0075116C"/>
    <w:rsid w:val="00754347"/>
    <w:rsid w:val="00755B47"/>
    <w:rsid w:val="007639E2"/>
    <w:rsid w:val="00763C76"/>
    <w:rsid w:val="00764D66"/>
    <w:rsid w:val="007719F5"/>
    <w:rsid w:val="0077575D"/>
    <w:rsid w:val="00775D52"/>
    <w:rsid w:val="00780736"/>
    <w:rsid w:val="007813E9"/>
    <w:rsid w:val="00781BDB"/>
    <w:rsid w:val="007840DC"/>
    <w:rsid w:val="00786115"/>
    <w:rsid w:val="00790C2E"/>
    <w:rsid w:val="00794A24"/>
    <w:rsid w:val="00796AB7"/>
    <w:rsid w:val="00797C72"/>
    <w:rsid w:val="007A0C66"/>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402B"/>
    <w:rsid w:val="007E4470"/>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4693"/>
    <w:rsid w:val="00854929"/>
    <w:rsid w:val="00855EF9"/>
    <w:rsid w:val="00866A3A"/>
    <w:rsid w:val="0086733C"/>
    <w:rsid w:val="00867FB0"/>
    <w:rsid w:val="008734A2"/>
    <w:rsid w:val="0087400A"/>
    <w:rsid w:val="008740E7"/>
    <w:rsid w:val="008763D0"/>
    <w:rsid w:val="00877E9B"/>
    <w:rsid w:val="00883926"/>
    <w:rsid w:val="00883F68"/>
    <w:rsid w:val="00886345"/>
    <w:rsid w:val="00890CFC"/>
    <w:rsid w:val="00891BF5"/>
    <w:rsid w:val="00893C45"/>
    <w:rsid w:val="0089710A"/>
    <w:rsid w:val="008A15B6"/>
    <w:rsid w:val="008A592D"/>
    <w:rsid w:val="008A6339"/>
    <w:rsid w:val="008A66C3"/>
    <w:rsid w:val="008B0458"/>
    <w:rsid w:val="008B04C2"/>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2871"/>
    <w:rsid w:val="008E7E47"/>
    <w:rsid w:val="008F314C"/>
    <w:rsid w:val="008F3AD7"/>
    <w:rsid w:val="008F3B5A"/>
    <w:rsid w:val="008F4F6E"/>
    <w:rsid w:val="008F5A9F"/>
    <w:rsid w:val="00900BAC"/>
    <w:rsid w:val="009059CA"/>
    <w:rsid w:val="0090729B"/>
    <w:rsid w:val="00911DAD"/>
    <w:rsid w:val="0091249D"/>
    <w:rsid w:val="00912794"/>
    <w:rsid w:val="00913614"/>
    <w:rsid w:val="009160E8"/>
    <w:rsid w:val="00916F2B"/>
    <w:rsid w:val="00920B25"/>
    <w:rsid w:val="0092108B"/>
    <w:rsid w:val="00922238"/>
    <w:rsid w:val="00924599"/>
    <w:rsid w:val="00924C8F"/>
    <w:rsid w:val="00931B0F"/>
    <w:rsid w:val="00932519"/>
    <w:rsid w:val="00932A3D"/>
    <w:rsid w:val="0093385D"/>
    <w:rsid w:val="009407C0"/>
    <w:rsid w:val="00942BDD"/>
    <w:rsid w:val="00944AE2"/>
    <w:rsid w:val="00946169"/>
    <w:rsid w:val="0094747A"/>
    <w:rsid w:val="00947B39"/>
    <w:rsid w:val="00950414"/>
    <w:rsid w:val="00950EAD"/>
    <w:rsid w:val="00951C12"/>
    <w:rsid w:val="00952401"/>
    <w:rsid w:val="0095669B"/>
    <w:rsid w:val="00956FCB"/>
    <w:rsid w:val="0096252A"/>
    <w:rsid w:val="0096672E"/>
    <w:rsid w:val="00966BA7"/>
    <w:rsid w:val="009706A7"/>
    <w:rsid w:val="00971B22"/>
    <w:rsid w:val="00972ED7"/>
    <w:rsid w:val="009757B4"/>
    <w:rsid w:val="00977259"/>
    <w:rsid w:val="00980E73"/>
    <w:rsid w:val="00981365"/>
    <w:rsid w:val="0098195F"/>
    <w:rsid w:val="00985BCD"/>
    <w:rsid w:val="00985C73"/>
    <w:rsid w:val="00986506"/>
    <w:rsid w:val="00987DCA"/>
    <w:rsid w:val="00990250"/>
    <w:rsid w:val="00996003"/>
    <w:rsid w:val="009974AC"/>
    <w:rsid w:val="009A0562"/>
    <w:rsid w:val="009A06C8"/>
    <w:rsid w:val="009A0FED"/>
    <w:rsid w:val="009A1CF4"/>
    <w:rsid w:val="009A3EE4"/>
    <w:rsid w:val="009A41AC"/>
    <w:rsid w:val="009B1BDD"/>
    <w:rsid w:val="009B3118"/>
    <w:rsid w:val="009B54C6"/>
    <w:rsid w:val="009C4A4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810"/>
    <w:rsid w:val="00A33D4B"/>
    <w:rsid w:val="00A34004"/>
    <w:rsid w:val="00A35195"/>
    <w:rsid w:val="00A37790"/>
    <w:rsid w:val="00A377EE"/>
    <w:rsid w:val="00A41558"/>
    <w:rsid w:val="00A427C1"/>
    <w:rsid w:val="00A4312C"/>
    <w:rsid w:val="00A44698"/>
    <w:rsid w:val="00A45E6F"/>
    <w:rsid w:val="00A46AFC"/>
    <w:rsid w:val="00A50170"/>
    <w:rsid w:val="00A505A5"/>
    <w:rsid w:val="00A577E2"/>
    <w:rsid w:val="00A65409"/>
    <w:rsid w:val="00A6702D"/>
    <w:rsid w:val="00A705C6"/>
    <w:rsid w:val="00A73B85"/>
    <w:rsid w:val="00A73CE8"/>
    <w:rsid w:val="00A76DF3"/>
    <w:rsid w:val="00A821B3"/>
    <w:rsid w:val="00A825E8"/>
    <w:rsid w:val="00A82B20"/>
    <w:rsid w:val="00A8442A"/>
    <w:rsid w:val="00A853A8"/>
    <w:rsid w:val="00A86042"/>
    <w:rsid w:val="00A91B89"/>
    <w:rsid w:val="00A9319A"/>
    <w:rsid w:val="00A931CD"/>
    <w:rsid w:val="00A94877"/>
    <w:rsid w:val="00A9505C"/>
    <w:rsid w:val="00A96ED7"/>
    <w:rsid w:val="00AA2394"/>
    <w:rsid w:val="00AA4C3A"/>
    <w:rsid w:val="00AA50F9"/>
    <w:rsid w:val="00AA55D3"/>
    <w:rsid w:val="00AA61F0"/>
    <w:rsid w:val="00AA64B6"/>
    <w:rsid w:val="00AB0671"/>
    <w:rsid w:val="00AB14F3"/>
    <w:rsid w:val="00AB222D"/>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4DB"/>
    <w:rsid w:val="00AF7D3E"/>
    <w:rsid w:val="00B0177F"/>
    <w:rsid w:val="00B03190"/>
    <w:rsid w:val="00B03B1F"/>
    <w:rsid w:val="00B05F37"/>
    <w:rsid w:val="00B06FE6"/>
    <w:rsid w:val="00B10815"/>
    <w:rsid w:val="00B11A43"/>
    <w:rsid w:val="00B13649"/>
    <w:rsid w:val="00B14715"/>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6FD1"/>
    <w:rsid w:val="00B501E3"/>
    <w:rsid w:val="00B50660"/>
    <w:rsid w:val="00B52C05"/>
    <w:rsid w:val="00B539C5"/>
    <w:rsid w:val="00B54094"/>
    <w:rsid w:val="00B54929"/>
    <w:rsid w:val="00B549E4"/>
    <w:rsid w:val="00B555D8"/>
    <w:rsid w:val="00B5661F"/>
    <w:rsid w:val="00B62D92"/>
    <w:rsid w:val="00B633C8"/>
    <w:rsid w:val="00B63FBB"/>
    <w:rsid w:val="00B64BE6"/>
    <w:rsid w:val="00B71F87"/>
    <w:rsid w:val="00B75675"/>
    <w:rsid w:val="00B7771D"/>
    <w:rsid w:val="00B779EF"/>
    <w:rsid w:val="00B80109"/>
    <w:rsid w:val="00B8471F"/>
    <w:rsid w:val="00B848ED"/>
    <w:rsid w:val="00B86B48"/>
    <w:rsid w:val="00B96480"/>
    <w:rsid w:val="00B966A6"/>
    <w:rsid w:val="00B9683E"/>
    <w:rsid w:val="00B97187"/>
    <w:rsid w:val="00BA16B1"/>
    <w:rsid w:val="00BA3500"/>
    <w:rsid w:val="00BA4DED"/>
    <w:rsid w:val="00BA6945"/>
    <w:rsid w:val="00BA6D83"/>
    <w:rsid w:val="00BA6F9A"/>
    <w:rsid w:val="00BB1F6B"/>
    <w:rsid w:val="00BC4C23"/>
    <w:rsid w:val="00BC6B82"/>
    <w:rsid w:val="00BD2D88"/>
    <w:rsid w:val="00BD44AA"/>
    <w:rsid w:val="00BD530A"/>
    <w:rsid w:val="00BE0107"/>
    <w:rsid w:val="00BE5C5C"/>
    <w:rsid w:val="00BE606A"/>
    <w:rsid w:val="00BF019D"/>
    <w:rsid w:val="00BF0849"/>
    <w:rsid w:val="00BF0F3D"/>
    <w:rsid w:val="00BF23AE"/>
    <w:rsid w:val="00BF2BA2"/>
    <w:rsid w:val="00BF381B"/>
    <w:rsid w:val="00BF5CE6"/>
    <w:rsid w:val="00BF600D"/>
    <w:rsid w:val="00C03BAB"/>
    <w:rsid w:val="00C04F1A"/>
    <w:rsid w:val="00C103F0"/>
    <w:rsid w:val="00C104AC"/>
    <w:rsid w:val="00C12065"/>
    <w:rsid w:val="00C12C58"/>
    <w:rsid w:val="00C13E18"/>
    <w:rsid w:val="00C1402B"/>
    <w:rsid w:val="00C14CD1"/>
    <w:rsid w:val="00C15BC6"/>
    <w:rsid w:val="00C24A1C"/>
    <w:rsid w:val="00C25D74"/>
    <w:rsid w:val="00C274A2"/>
    <w:rsid w:val="00C275EE"/>
    <w:rsid w:val="00C31490"/>
    <w:rsid w:val="00C3197D"/>
    <w:rsid w:val="00C32682"/>
    <w:rsid w:val="00C33666"/>
    <w:rsid w:val="00C350F1"/>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68D2"/>
    <w:rsid w:val="00CA6BF5"/>
    <w:rsid w:val="00CB2014"/>
    <w:rsid w:val="00CB2687"/>
    <w:rsid w:val="00CB3F23"/>
    <w:rsid w:val="00CB4D07"/>
    <w:rsid w:val="00CC1ACF"/>
    <w:rsid w:val="00CC4959"/>
    <w:rsid w:val="00CD0AEF"/>
    <w:rsid w:val="00CD0E8E"/>
    <w:rsid w:val="00CD2477"/>
    <w:rsid w:val="00CD55B3"/>
    <w:rsid w:val="00CD6BBF"/>
    <w:rsid w:val="00CE227B"/>
    <w:rsid w:val="00CE433F"/>
    <w:rsid w:val="00CE50BF"/>
    <w:rsid w:val="00CE514E"/>
    <w:rsid w:val="00CE7296"/>
    <w:rsid w:val="00CF1CFB"/>
    <w:rsid w:val="00CF4702"/>
    <w:rsid w:val="00CF4839"/>
    <w:rsid w:val="00CF7BCF"/>
    <w:rsid w:val="00D02A13"/>
    <w:rsid w:val="00D0316D"/>
    <w:rsid w:val="00D07909"/>
    <w:rsid w:val="00D13F30"/>
    <w:rsid w:val="00D16331"/>
    <w:rsid w:val="00D16835"/>
    <w:rsid w:val="00D16925"/>
    <w:rsid w:val="00D21579"/>
    <w:rsid w:val="00D21980"/>
    <w:rsid w:val="00D21CB5"/>
    <w:rsid w:val="00D2247A"/>
    <w:rsid w:val="00D22817"/>
    <w:rsid w:val="00D22FDC"/>
    <w:rsid w:val="00D31C7E"/>
    <w:rsid w:val="00D36D25"/>
    <w:rsid w:val="00D412F4"/>
    <w:rsid w:val="00D4247B"/>
    <w:rsid w:val="00D477DC"/>
    <w:rsid w:val="00D55A98"/>
    <w:rsid w:val="00D576B8"/>
    <w:rsid w:val="00D601D3"/>
    <w:rsid w:val="00D613C2"/>
    <w:rsid w:val="00D61A7E"/>
    <w:rsid w:val="00D64D69"/>
    <w:rsid w:val="00D6689E"/>
    <w:rsid w:val="00D67929"/>
    <w:rsid w:val="00D67F9B"/>
    <w:rsid w:val="00D70EEE"/>
    <w:rsid w:val="00D711A0"/>
    <w:rsid w:val="00D71F77"/>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AF8"/>
    <w:rsid w:val="00DC2801"/>
    <w:rsid w:val="00DC40B5"/>
    <w:rsid w:val="00DC4EEB"/>
    <w:rsid w:val="00DC7527"/>
    <w:rsid w:val="00DD1429"/>
    <w:rsid w:val="00DD2C6E"/>
    <w:rsid w:val="00DD2E0B"/>
    <w:rsid w:val="00DD3705"/>
    <w:rsid w:val="00DD3E03"/>
    <w:rsid w:val="00DD45AE"/>
    <w:rsid w:val="00DD46B2"/>
    <w:rsid w:val="00DD4BC9"/>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1DA9"/>
    <w:rsid w:val="00E31FF1"/>
    <w:rsid w:val="00E32A25"/>
    <w:rsid w:val="00E32E1E"/>
    <w:rsid w:val="00E32E65"/>
    <w:rsid w:val="00E331C4"/>
    <w:rsid w:val="00E34670"/>
    <w:rsid w:val="00E35731"/>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6CA"/>
    <w:rsid w:val="00E7687B"/>
    <w:rsid w:val="00E819A7"/>
    <w:rsid w:val="00E81A2B"/>
    <w:rsid w:val="00E84073"/>
    <w:rsid w:val="00E845B6"/>
    <w:rsid w:val="00E86913"/>
    <w:rsid w:val="00E90907"/>
    <w:rsid w:val="00E90B74"/>
    <w:rsid w:val="00E9372F"/>
    <w:rsid w:val="00E93835"/>
    <w:rsid w:val="00E94B24"/>
    <w:rsid w:val="00E97E9D"/>
    <w:rsid w:val="00EA34BE"/>
    <w:rsid w:val="00EA4D25"/>
    <w:rsid w:val="00EB4239"/>
    <w:rsid w:val="00EC509D"/>
    <w:rsid w:val="00EC5212"/>
    <w:rsid w:val="00EC6571"/>
    <w:rsid w:val="00EC71D1"/>
    <w:rsid w:val="00ED2924"/>
    <w:rsid w:val="00ED4745"/>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412BA"/>
    <w:rsid w:val="00F415C1"/>
    <w:rsid w:val="00F41F74"/>
    <w:rsid w:val="00F4388F"/>
    <w:rsid w:val="00F44A4E"/>
    <w:rsid w:val="00F47646"/>
    <w:rsid w:val="00F52D7F"/>
    <w:rsid w:val="00F56B3B"/>
    <w:rsid w:val="00F63A83"/>
    <w:rsid w:val="00F66936"/>
    <w:rsid w:val="00F71512"/>
    <w:rsid w:val="00F733F1"/>
    <w:rsid w:val="00F74281"/>
    <w:rsid w:val="00F75917"/>
    <w:rsid w:val="00F77BD5"/>
    <w:rsid w:val="00F80D13"/>
    <w:rsid w:val="00F81512"/>
    <w:rsid w:val="00F81ECE"/>
    <w:rsid w:val="00F94FE7"/>
    <w:rsid w:val="00FA19F5"/>
    <w:rsid w:val="00FA37CD"/>
    <w:rsid w:val="00FB0720"/>
    <w:rsid w:val="00FB081B"/>
    <w:rsid w:val="00FB3A8D"/>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B64BE6"/>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B64BE6"/>
    <w:rPr>
      <w:rFonts w:ascii="Palatino Linotype" w:eastAsiaTheme="majorEastAsia" w:hAnsi="Palatino Linotype"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30"/>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9"/>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8"/>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32"/>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55826-6CDF-48DF-BC50-6BE7FF97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95</Pages>
  <Words>13071</Words>
  <Characters>74505</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87402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Edward Leung</cp:lastModifiedBy>
  <cp:revision>3</cp:revision>
  <dcterms:created xsi:type="dcterms:W3CDTF">2017-01-10T04:07:00Z</dcterms:created>
  <dcterms:modified xsi:type="dcterms:W3CDTF">2017-01-10T04:35:00Z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